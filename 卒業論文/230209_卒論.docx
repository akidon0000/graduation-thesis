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3DFC3DB" w14:textId="65D97E98" w:rsidR="005109E7" w:rsidRDefault="00F015D3">
          <w:pPr>
            <w:pStyle w:val="13"/>
            <w:rPr>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hyperlink w:anchor="_Toc126715501" w:history="1">
            <w:r w:rsidR="005109E7" w:rsidRPr="000C08F9">
              <w:rPr>
                <w:rStyle w:val="a9"/>
                <w:rFonts w:ascii="Times New Roman" w:eastAsia="ＭＳ 明朝" w:hAnsi="Times New Roman" w:cs="Times New Roman"/>
                <w:noProof/>
              </w:rPr>
              <w:t>1.</w:t>
            </w:r>
            <w:r w:rsidR="005109E7">
              <w:rPr>
                <w:rFonts w:eastAsiaTheme="minorEastAsia"/>
                <w:bCs w:val="0"/>
                <w:caps w:val="0"/>
                <w:noProof/>
                <w:sz w:val="21"/>
                <w:szCs w:val="24"/>
              </w:rPr>
              <w:tab/>
            </w:r>
            <w:r w:rsidR="005109E7" w:rsidRPr="000C08F9">
              <w:rPr>
                <w:rStyle w:val="a9"/>
                <w:rFonts w:ascii="Times New Roman" w:eastAsia="ＭＳ 明朝" w:hAnsi="Times New Roman" w:cs="Times New Roman"/>
                <w:noProof/>
              </w:rPr>
              <w:t>緒言</w:t>
            </w:r>
            <w:r w:rsidR="005109E7">
              <w:rPr>
                <w:noProof/>
                <w:webHidden/>
              </w:rPr>
              <w:tab/>
            </w:r>
            <w:r w:rsidR="005109E7">
              <w:rPr>
                <w:noProof/>
                <w:webHidden/>
              </w:rPr>
              <w:fldChar w:fldCharType="begin"/>
            </w:r>
            <w:r w:rsidR="005109E7">
              <w:rPr>
                <w:noProof/>
                <w:webHidden/>
              </w:rPr>
              <w:instrText xml:space="preserve"> PAGEREF _Toc126715501 \h </w:instrText>
            </w:r>
            <w:r w:rsidR="005109E7">
              <w:rPr>
                <w:noProof/>
                <w:webHidden/>
              </w:rPr>
            </w:r>
            <w:r w:rsidR="005109E7">
              <w:rPr>
                <w:noProof/>
                <w:webHidden/>
              </w:rPr>
              <w:fldChar w:fldCharType="separate"/>
            </w:r>
            <w:r w:rsidR="005109E7">
              <w:rPr>
                <w:noProof/>
                <w:webHidden/>
              </w:rPr>
              <w:t>5</w:t>
            </w:r>
            <w:r w:rsidR="005109E7">
              <w:rPr>
                <w:noProof/>
                <w:webHidden/>
              </w:rPr>
              <w:fldChar w:fldCharType="end"/>
            </w:r>
          </w:hyperlink>
        </w:p>
        <w:p w14:paraId="4A698073" w14:textId="3A95721F" w:rsidR="005109E7" w:rsidRDefault="005109E7">
          <w:pPr>
            <w:pStyle w:val="13"/>
            <w:rPr>
              <w:rFonts w:eastAsiaTheme="minorEastAsia"/>
              <w:bCs w:val="0"/>
              <w:caps w:val="0"/>
              <w:noProof/>
              <w:sz w:val="21"/>
              <w:szCs w:val="24"/>
            </w:rPr>
          </w:pPr>
          <w:hyperlink w:anchor="_Toc126715502" w:history="1">
            <w:r w:rsidRPr="000C08F9">
              <w:rPr>
                <w:rStyle w:val="a9"/>
                <w:rFonts w:ascii="Times New Roman" w:eastAsia="ＭＳ 明朝" w:hAnsi="Times New Roman" w:cs="Times New Roman"/>
                <w:noProof/>
              </w:rPr>
              <w:t>2.</w:t>
            </w:r>
            <w:r>
              <w:rPr>
                <w:rFonts w:eastAsiaTheme="minorEastAsia"/>
                <w:bCs w:val="0"/>
                <w:caps w:val="0"/>
                <w:noProof/>
                <w:sz w:val="21"/>
                <w:szCs w:val="24"/>
              </w:rPr>
              <w:tab/>
            </w:r>
            <w:r w:rsidRPr="000C08F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_Toc126715502 \h </w:instrText>
            </w:r>
            <w:r>
              <w:rPr>
                <w:noProof/>
                <w:webHidden/>
              </w:rPr>
            </w:r>
            <w:r>
              <w:rPr>
                <w:noProof/>
                <w:webHidden/>
              </w:rPr>
              <w:fldChar w:fldCharType="separate"/>
            </w:r>
            <w:r>
              <w:rPr>
                <w:noProof/>
                <w:webHidden/>
              </w:rPr>
              <w:t>5</w:t>
            </w:r>
            <w:r>
              <w:rPr>
                <w:noProof/>
                <w:webHidden/>
              </w:rPr>
              <w:fldChar w:fldCharType="end"/>
            </w:r>
          </w:hyperlink>
        </w:p>
        <w:p w14:paraId="4C719817" w14:textId="10D20C80" w:rsidR="005109E7" w:rsidRDefault="005109E7">
          <w:pPr>
            <w:pStyle w:val="21"/>
            <w:tabs>
              <w:tab w:val="left" w:pos="840"/>
              <w:tab w:val="right" w:leader="dot" w:pos="8494"/>
            </w:tabs>
            <w:rPr>
              <w:rFonts w:eastAsiaTheme="minorEastAsia"/>
              <w:smallCaps w:val="0"/>
              <w:noProof/>
              <w:sz w:val="21"/>
              <w:szCs w:val="24"/>
            </w:rPr>
          </w:pPr>
          <w:hyperlink w:anchor="_Toc126715503" w:history="1">
            <w:r w:rsidRPr="000C08F9">
              <w:rPr>
                <w:rStyle w:val="a9"/>
                <w:rFonts w:ascii="Times New Roman" w:eastAsia="ＭＳ 明朝" w:hAnsi="Times New Roman" w:cs="Times New Roman"/>
                <w:noProof/>
              </w:rPr>
              <w:t>2.1.</w:t>
            </w:r>
            <w:r>
              <w:rPr>
                <w:rFonts w:eastAsiaTheme="minorEastAsia"/>
                <w:smallCaps w:val="0"/>
                <w:noProof/>
                <w:sz w:val="21"/>
                <w:szCs w:val="24"/>
              </w:rPr>
              <w:tab/>
            </w:r>
            <w:r w:rsidRPr="000C08F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_Toc126715503 \h </w:instrText>
            </w:r>
            <w:r>
              <w:rPr>
                <w:noProof/>
                <w:webHidden/>
              </w:rPr>
            </w:r>
            <w:r>
              <w:rPr>
                <w:noProof/>
                <w:webHidden/>
              </w:rPr>
              <w:fldChar w:fldCharType="separate"/>
            </w:r>
            <w:r>
              <w:rPr>
                <w:noProof/>
                <w:webHidden/>
              </w:rPr>
              <w:t>5</w:t>
            </w:r>
            <w:r>
              <w:rPr>
                <w:noProof/>
                <w:webHidden/>
              </w:rPr>
              <w:fldChar w:fldCharType="end"/>
            </w:r>
          </w:hyperlink>
        </w:p>
        <w:p w14:paraId="3CE47BCE" w14:textId="2BBA6C37" w:rsidR="005109E7" w:rsidRDefault="005109E7">
          <w:pPr>
            <w:pStyle w:val="21"/>
            <w:tabs>
              <w:tab w:val="left" w:pos="840"/>
              <w:tab w:val="right" w:leader="dot" w:pos="8494"/>
            </w:tabs>
            <w:rPr>
              <w:rFonts w:eastAsiaTheme="minorEastAsia"/>
              <w:smallCaps w:val="0"/>
              <w:noProof/>
              <w:sz w:val="21"/>
              <w:szCs w:val="24"/>
            </w:rPr>
          </w:pPr>
          <w:hyperlink w:anchor="_Toc126715504" w:history="1">
            <w:r w:rsidRPr="000C08F9">
              <w:rPr>
                <w:rStyle w:val="a9"/>
                <w:rFonts w:ascii="Times New Roman" w:eastAsia="ＭＳ 明朝" w:hAnsi="Times New Roman" w:cs="Times New Roman"/>
                <w:noProof/>
              </w:rPr>
              <w:t>2.2.</w:t>
            </w:r>
            <w:r>
              <w:rPr>
                <w:rFonts w:eastAsiaTheme="minorEastAsia"/>
                <w:smallCaps w:val="0"/>
                <w:noProof/>
                <w:sz w:val="21"/>
                <w:szCs w:val="24"/>
              </w:rPr>
              <w:tab/>
            </w:r>
            <w:r w:rsidRPr="000C08F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_Toc126715504 \h </w:instrText>
            </w:r>
            <w:r>
              <w:rPr>
                <w:noProof/>
                <w:webHidden/>
              </w:rPr>
            </w:r>
            <w:r>
              <w:rPr>
                <w:noProof/>
                <w:webHidden/>
              </w:rPr>
              <w:fldChar w:fldCharType="separate"/>
            </w:r>
            <w:r>
              <w:rPr>
                <w:noProof/>
                <w:webHidden/>
              </w:rPr>
              <w:t>5</w:t>
            </w:r>
            <w:r>
              <w:rPr>
                <w:noProof/>
                <w:webHidden/>
              </w:rPr>
              <w:fldChar w:fldCharType="end"/>
            </w:r>
          </w:hyperlink>
        </w:p>
        <w:p w14:paraId="246E5253" w14:textId="3C5CB5F0" w:rsidR="005109E7" w:rsidRDefault="005109E7">
          <w:pPr>
            <w:pStyle w:val="21"/>
            <w:tabs>
              <w:tab w:val="left" w:pos="840"/>
              <w:tab w:val="right" w:leader="dot" w:pos="8494"/>
            </w:tabs>
            <w:rPr>
              <w:rFonts w:eastAsiaTheme="minorEastAsia"/>
              <w:smallCaps w:val="0"/>
              <w:noProof/>
              <w:sz w:val="21"/>
              <w:szCs w:val="24"/>
            </w:rPr>
          </w:pPr>
          <w:hyperlink w:anchor="_Toc126715505" w:history="1">
            <w:r w:rsidRPr="000C08F9">
              <w:rPr>
                <w:rStyle w:val="a9"/>
                <w:rFonts w:ascii="Times New Roman" w:eastAsia="ＭＳ 明朝" w:hAnsi="Times New Roman" w:cs="Times New Roman"/>
                <w:noProof/>
              </w:rPr>
              <w:t>2.3.</w:t>
            </w:r>
            <w:r>
              <w:rPr>
                <w:rFonts w:eastAsiaTheme="minorEastAsia"/>
                <w:smallCaps w:val="0"/>
                <w:noProof/>
                <w:sz w:val="21"/>
                <w:szCs w:val="24"/>
              </w:rPr>
              <w:tab/>
            </w:r>
            <w:r w:rsidRPr="000C08F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_Toc126715505 \h </w:instrText>
            </w:r>
            <w:r>
              <w:rPr>
                <w:noProof/>
                <w:webHidden/>
              </w:rPr>
            </w:r>
            <w:r>
              <w:rPr>
                <w:noProof/>
                <w:webHidden/>
              </w:rPr>
              <w:fldChar w:fldCharType="separate"/>
            </w:r>
            <w:r>
              <w:rPr>
                <w:noProof/>
                <w:webHidden/>
              </w:rPr>
              <w:t>6</w:t>
            </w:r>
            <w:r>
              <w:rPr>
                <w:noProof/>
                <w:webHidden/>
              </w:rPr>
              <w:fldChar w:fldCharType="end"/>
            </w:r>
          </w:hyperlink>
        </w:p>
        <w:p w14:paraId="3758EE61" w14:textId="54625E41" w:rsidR="005109E7" w:rsidRDefault="005109E7">
          <w:pPr>
            <w:pStyle w:val="13"/>
            <w:rPr>
              <w:rFonts w:eastAsiaTheme="minorEastAsia"/>
              <w:bCs w:val="0"/>
              <w:caps w:val="0"/>
              <w:noProof/>
              <w:sz w:val="21"/>
              <w:szCs w:val="24"/>
            </w:rPr>
          </w:pPr>
          <w:hyperlink w:anchor="_Toc126715506" w:history="1">
            <w:r w:rsidRPr="000C08F9">
              <w:rPr>
                <w:rStyle w:val="a9"/>
                <w:rFonts w:ascii="Times New Roman" w:eastAsia="ＭＳ 明朝" w:hAnsi="Times New Roman" w:cs="Times New Roman"/>
                <w:noProof/>
              </w:rPr>
              <w:t>3.</w:t>
            </w:r>
            <w:r>
              <w:rPr>
                <w:rFonts w:eastAsiaTheme="minorEastAsia"/>
                <w:bCs w:val="0"/>
                <w:caps w:val="0"/>
                <w:noProof/>
                <w:sz w:val="21"/>
                <w:szCs w:val="24"/>
              </w:rPr>
              <w:tab/>
            </w:r>
            <w:r w:rsidRPr="000C08F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_Toc126715506 \h </w:instrText>
            </w:r>
            <w:r>
              <w:rPr>
                <w:noProof/>
                <w:webHidden/>
              </w:rPr>
            </w:r>
            <w:r>
              <w:rPr>
                <w:noProof/>
                <w:webHidden/>
              </w:rPr>
              <w:fldChar w:fldCharType="separate"/>
            </w:r>
            <w:r>
              <w:rPr>
                <w:noProof/>
                <w:webHidden/>
              </w:rPr>
              <w:t>7</w:t>
            </w:r>
            <w:r>
              <w:rPr>
                <w:noProof/>
                <w:webHidden/>
              </w:rPr>
              <w:fldChar w:fldCharType="end"/>
            </w:r>
          </w:hyperlink>
        </w:p>
        <w:p w14:paraId="69BDC9DD" w14:textId="79A25E5A" w:rsidR="005109E7" w:rsidRDefault="005109E7">
          <w:pPr>
            <w:pStyle w:val="21"/>
            <w:tabs>
              <w:tab w:val="left" w:pos="840"/>
              <w:tab w:val="right" w:leader="dot" w:pos="8494"/>
            </w:tabs>
            <w:rPr>
              <w:rFonts w:eastAsiaTheme="minorEastAsia"/>
              <w:smallCaps w:val="0"/>
              <w:noProof/>
              <w:sz w:val="21"/>
              <w:szCs w:val="24"/>
            </w:rPr>
          </w:pPr>
          <w:hyperlink w:anchor="_Toc126715507" w:history="1">
            <w:r w:rsidRPr="000C08F9">
              <w:rPr>
                <w:rStyle w:val="a9"/>
                <w:rFonts w:ascii="Times New Roman" w:eastAsia="ＭＳ 明朝" w:hAnsi="Times New Roman" w:cs="Times New Roman"/>
                <w:noProof/>
              </w:rPr>
              <w:t>3.1.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_Toc126715507 \h </w:instrText>
            </w:r>
            <w:r>
              <w:rPr>
                <w:noProof/>
                <w:webHidden/>
              </w:rPr>
            </w:r>
            <w:r>
              <w:rPr>
                <w:noProof/>
                <w:webHidden/>
              </w:rPr>
              <w:fldChar w:fldCharType="separate"/>
            </w:r>
            <w:r>
              <w:rPr>
                <w:noProof/>
                <w:webHidden/>
              </w:rPr>
              <w:t>7</w:t>
            </w:r>
            <w:r>
              <w:rPr>
                <w:noProof/>
                <w:webHidden/>
              </w:rPr>
              <w:fldChar w:fldCharType="end"/>
            </w:r>
          </w:hyperlink>
        </w:p>
        <w:p w14:paraId="30F62031" w14:textId="1AFDCF2F" w:rsidR="005109E7" w:rsidRDefault="005109E7">
          <w:pPr>
            <w:pStyle w:val="31"/>
            <w:tabs>
              <w:tab w:val="left" w:pos="1260"/>
              <w:tab w:val="right" w:leader="dot" w:pos="8494"/>
            </w:tabs>
            <w:rPr>
              <w:rFonts w:eastAsiaTheme="minorEastAsia"/>
              <w:iCs w:val="0"/>
              <w:noProof/>
              <w:sz w:val="21"/>
              <w:szCs w:val="24"/>
            </w:rPr>
          </w:pPr>
          <w:hyperlink w:anchor="_Toc126715508" w:history="1">
            <w:r w:rsidRPr="000C08F9">
              <w:rPr>
                <w:rStyle w:val="a9"/>
                <w:rFonts w:ascii="Times New Roman" w:eastAsia="ＭＳ 明朝" w:hAnsi="Times New Roman" w:cs="Times New Roman"/>
                <w:noProof/>
                <w:kern w:val="0"/>
              </w:rPr>
              <w:t>3.1.1.</w:t>
            </w:r>
            <w:r>
              <w:rPr>
                <w:rFonts w:eastAsiaTheme="minorEastAsia"/>
                <w:iCs w:val="0"/>
                <w:noProof/>
                <w:sz w:val="21"/>
                <w:szCs w:val="24"/>
              </w:rPr>
              <w:tab/>
            </w:r>
            <w:r w:rsidRPr="000C08F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_Toc126715508 \h </w:instrText>
            </w:r>
            <w:r>
              <w:rPr>
                <w:noProof/>
                <w:webHidden/>
              </w:rPr>
            </w:r>
            <w:r>
              <w:rPr>
                <w:noProof/>
                <w:webHidden/>
              </w:rPr>
              <w:fldChar w:fldCharType="separate"/>
            </w:r>
            <w:r>
              <w:rPr>
                <w:noProof/>
                <w:webHidden/>
              </w:rPr>
              <w:t>8</w:t>
            </w:r>
            <w:r>
              <w:rPr>
                <w:noProof/>
                <w:webHidden/>
              </w:rPr>
              <w:fldChar w:fldCharType="end"/>
            </w:r>
          </w:hyperlink>
        </w:p>
        <w:p w14:paraId="6D3DC9C5" w14:textId="3E424681" w:rsidR="005109E7" w:rsidRDefault="005109E7">
          <w:pPr>
            <w:pStyle w:val="31"/>
            <w:tabs>
              <w:tab w:val="left" w:pos="1260"/>
              <w:tab w:val="right" w:leader="dot" w:pos="8494"/>
            </w:tabs>
            <w:rPr>
              <w:rFonts w:eastAsiaTheme="minorEastAsia"/>
              <w:iCs w:val="0"/>
              <w:noProof/>
              <w:sz w:val="21"/>
              <w:szCs w:val="24"/>
            </w:rPr>
          </w:pPr>
          <w:hyperlink w:anchor="_Toc126715509" w:history="1">
            <w:r w:rsidRPr="000C08F9">
              <w:rPr>
                <w:rStyle w:val="a9"/>
                <w:rFonts w:ascii="Times New Roman" w:eastAsia="ＭＳ 明朝" w:hAnsi="Times New Roman" w:cs="Times New Roman"/>
                <w:noProof/>
              </w:rPr>
              <w:t>3.1.2.</w:t>
            </w:r>
            <w:r>
              <w:rPr>
                <w:rFonts w:eastAsiaTheme="minorEastAsia"/>
                <w:iCs w:val="0"/>
                <w:noProof/>
                <w:sz w:val="21"/>
                <w:szCs w:val="24"/>
              </w:rPr>
              <w:tab/>
            </w:r>
            <w:r w:rsidRPr="000C08F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_Toc126715509 \h </w:instrText>
            </w:r>
            <w:r>
              <w:rPr>
                <w:noProof/>
                <w:webHidden/>
              </w:rPr>
            </w:r>
            <w:r>
              <w:rPr>
                <w:noProof/>
                <w:webHidden/>
              </w:rPr>
              <w:fldChar w:fldCharType="separate"/>
            </w:r>
            <w:r>
              <w:rPr>
                <w:noProof/>
                <w:webHidden/>
              </w:rPr>
              <w:t>8</w:t>
            </w:r>
            <w:r>
              <w:rPr>
                <w:noProof/>
                <w:webHidden/>
              </w:rPr>
              <w:fldChar w:fldCharType="end"/>
            </w:r>
          </w:hyperlink>
        </w:p>
        <w:p w14:paraId="76727FD4" w14:textId="12C519AE" w:rsidR="005109E7" w:rsidRDefault="005109E7">
          <w:pPr>
            <w:pStyle w:val="31"/>
            <w:tabs>
              <w:tab w:val="left" w:pos="1260"/>
              <w:tab w:val="right" w:leader="dot" w:pos="8494"/>
            </w:tabs>
            <w:rPr>
              <w:rFonts w:eastAsiaTheme="minorEastAsia"/>
              <w:iCs w:val="0"/>
              <w:noProof/>
              <w:sz w:val="21"/>
              <w:szCs w:val="24"/>
            </w:rPr>
          </w:pPr>
          <w:hyperlink w:anchor="_Toc126715510" w:history="1">
            <w:r w:rsidRPr="000C08F9">
              <w:rPr>
                <w:rStyle w:val="a9"/>
                <w:rFonts w:ascii="Times New Roman" w:eastAsia="ＭＳ 明朝" w:hAnsi="Times New Roman" w:cs="Times New Roman"/>
                <w:noProof/>
              </w:rPr>
              <w:t>3.1.3.</w:t>
            </w:r>
            <w:r>
              <w:rPr>
                <w:rFonts w:eastAsiaTheme="minorEastAsia"/>
                <w:iCs w:val="0"/>
                <w:noProof/>
                <w:sz w:val="21"/>
                <w:szCs w:val="24"/>
              </w:rPr>
              <w:tab/>
            </w:r>
            <w:r w:rsidRPr="000C08F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_Toc126715510 \h </w:instrText>
            </w:r>
            <w:r>
              <w:rPr>
                <w:noProof/>
                <w:webHidden/>
              </w:rPr>
            </w:r>
            <w:r>
              <w:rPr>
                <w:noProof/>
                <w:webHidden/>
              </w:rPr>
              <w:fldChar w:fldCharType="separate"/>
            </w:r>
            <w:r>
              <w:rPr>
                <w:noProof/>
                <w:webHidden/>
              </w:rPr>
              <w:t>9</w:t>
            </w:r>
            <w:r>
              <w:rPr>
                <w:noProof/>
                <w:webHidden/>
              </w:rPr>
              <w:fldChar w:fldCharType="end"/>
            </w:r>
          </w:hyperlink>
        </w:p>
        <w:p w14:paraId="219ECC32" w14:textId="75115271" w:rsidR="005109E7" w:rsidRDefault="005109E7">
          <w:pPr>
            <w:pStyle w:val="31"/>
            <w:tabs>
              <w:tab w:val="left" w:pos="1260"/>
              <w:tab w:val="right" w:leader="dot" w:pos="8494"/>
            </w:tabs>
            <w:rPr>
              <w:rFonts w:eastAsiaTheme="minorEastAsia"/>
              <w:iCs w:val="0"/>
              <w:noProof/>
              <w:sz w:val="21"/>
              <w:szCs w:val="24"/>
            </w:rPr>
          </w:pPr>
          <w:hyperlink w:anchor="_Toc126715511" w:history="1">
            <w:r w:rsidRPr="000C08F9">
              <w:rPr>
                <w:rStyle w:val="a9"/>
                <w:rFonts w:ascii="Times New Roman" w:eastAsia="ＭＳ 明朝" w:hAnsi="Times New Roman" w:cs="Times New Roman"/>
                <w:noProof/>
              </w:rPr>
              <w:t>3.1.4.</w:t>
            </w:r>
            <w:r>
              <w:rPr>
                <w:rFonts w:eastAsiaTheme="minorEastAsia"/>
                <w:iCs w:val="0"/>
                <w:noProof/>
                <w:sz w:val="21"/>
                <w:szCs w:val="24"/>
              </w:rPr>
              <w:tab/>
            </w:r>
            <w:r w:rsidRPr="000C08F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_Toc126715511 \h </w:instrText>
            </w:r>
            <w:r>
              <w:rPr>
                <w:noProof/>
                <w:webHidden/>
              </w:rPr>
            </w:r>
            <w:r>
              <w:rPr>
                <w:noProof/>
                <w:webHidden/>
              </w:rPr>
              <w:fldChar w:fldCharType="separate"/>
            </w:r>
            <w:r>
              <w:rPr>
                <w:noProof/>
                <w:webHidden/>
              </w:rPr>
              <w:t>9</w:t>
            </w:r>
            <w:r>
              <w:rPr>
                <w:noProof/>
                <w:webHidden/>
              </w:rPr>
              <w:fldChar w:fldCharType="end"/>
            </w:r>
          </w:hyperlink>
        </w:p>
        <w:p w14:paraId="640C6E75" w14:textId="42A30ABC" w:rsidR="005109E7" w:rsidRDefault="005109E7">
          <w:pPr>
            <w:pStyle w:val="31"/>
            <w:tabs>
              <w:tab w:val="left" w:pos="1260"/>
              <w:tab w:val="right" w:leader="dot" w:pos="8494"/>
            </w:tabs>
            <w:rPr>
              <w:rFonts w:eastAsiaTheme="minorEastAsia"/>
              <w:iCs w:val="0"/>
              <w:noProof/>
              <w:sz w:val="21"/>
              <w:szCs w:val="24"/>
            </w:rPr>
          </w:pPr>
          <w:hyperlink w:anchor="_Toc126715512" w:history="1">
            <w:r w:rsidRPr="000C08F9">
              <w:rPr>
                <w:rStyle w:val="a9"/>
                <w:rFonts w:ascii="Times New Roman" w:eastAsia="ＭＳ 明朝" w:hAnsi="Times New Roman" w:cs="Times New Roman"/>
                <w:noProof/>
              </w:rPr>
              <w:t>3.1.5.</w:t>
            </w:r>
            <w:r>
              <w:rPr>
                <w:rFonts w:eastAsiaTheme="minorEastAsia"/>
                <w:iCs w:val="0"/>
                <w:noProof/>
                <w:sz w:val="21"/>
                <w:szCs w:val="24"/>
              </w:rPr>
              <w:tab/>
            </w:r>
            <w:r w:rsidRPr="000C08F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_Toc126715512 \h </w:instrText>
            </w:r>
            <w:r>
              <w:rPr>
                <w:noProof/>
                <w:webHidden/>
              </w:rPr>
            </w:r>
            <w:r>
              <w:rPr>
                <w:noProof/>
                <w:webHidden/>
              </w:rPr>
              <w:fldChar w:fldCharType="separate"/>
            </w:r>
            <w:r>
              <w:rPr>
                <w:noProof/>
                <w:webHidden/>
              </w:rPr>
              <w:t>10</w:t>
            </w:r>
            <w:r>
              <w:rPr>
                <w:noProof/>
                <w:webHidden/>
              </w:rPr>
              <w:fldChar w:fldCharType="end"/>
            </w:r>
          </w:hyperlink>
        </w:p>
        <w:p w14:paraId="4BF6659B" w14:textId="2EB95272" w:rsidR="005109E7" w:rsidRDefault="005109E7">
          <w:pPr>
            <w:pStyle w:val="31"/>
            <w:tabs>
              <w:tab w:val="left" w:pos="1260"/>
              <w:tab w:val="right" w:leader="dot" w:pos="8494"/>
            </w:tabs>
            <w:rPr>
              <w:rFonts w:eastAsiaTheme="minorEastAsia"/>
              <w:iCs w:val="0"/>
              <w:noProof/>
              <w:sz w:val="21"/>
              <w:szCs w:val="24"/>
            </w:rPr>
          </w:pPr>
          <w:hyperlink w:anchor="_Toc126715513" w:history="1">
            <w:r w:rsidRPr="000C08F9">
              <w:rPr>
                <w:rStyle w:val="a9"/>
                <w:rFonts w:ascii="Times New Roman" w:eastAsia="ＭＳ 明朝" w:hAnsi="Times New Roman" w:cs="Times New Roman"/>
                <w:noProof/>
              </w:rPr>
              <w:t>3.1.6.</w:t>
            </w:r>
            <w:r>
              <w:rPr>
                <w:rFonts w:eastAsiaTheme="minorEastAsia"/>
                <w:iCs w:val="0"/>
                <w:noProof/>
                <w:sz w:val="21"/>
                <w:szCs w:val="24"/>
              </w:rPr>
              <w:tab/>
            </w:r>
            <w:r w:rsidRPr="000C08F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_Toc126715513 \h </w:instrText>
            </w:r>
            <w:r>
              <w:rPr>
                <w:noProof/>
                <w:webHidden/>
              </w:rPr>
            </w:r>
            <w:r>
              <w:rPr>
                <w:noProof/>
                <w:webHidden/>
              </w:rPr>
              <w:fldChar w:fldCharType="separate"/>
            </w:r>
            <w:r>
              <w:rPr>
                <w:noProof/>
                <w:webHidden/>
              </w:rPr>
              <w:t>11</w:t>
            </w:r>
            <w:r>
              <w:rPr>
                <w:noProof/>
                <w:webHidden/>
              </w:rPr>
              <w:fldChar w:fldCharType="end"/>
            </w:r>
          </w:hyperlink>
        </w:p>
        <w:p w14:paraId="46A4C2C0" w14:textId="568E4051" w:rsidR="005109E7" w:rsidRDefault="005109E7">
          <w:pPr>
            <w:pStyle w:val="31"/>
            <w:tabs>
              <w:tab w:val="left" w:pos="1260"/>
              <w:tab w:val="right" w:leader="dot" w:pos="8494"/>
            </w:tabs>
            <w:rPr>
              <w:rFonts w:eastAsiaTheme="minorEastAsia"/>
              <w:iCs w:val="0"/>
              <w:noProof/>
              <w:sz w:val="21"/>
              <w:szCs w:val="24"/>
            </w:rPr>
          </w:pPr>
          <w:hyperlink w:anchor="_Toc126715514" w:history="1">
            <w:r w:rsidRPr="000C08F9">
              <w:rPr>
                <w:rStyle w:val="a9"/>
                <w:rFonts w:ascii="Times New Roman" w:eastAsia="ＭＳ 明朝" w:hAnsi="Times New Roman" w:cs="Times New Roman"/>
                <w:noProof/>
              </w:rPr>
              <w:t>3.1.7.</w:t>
            </w:r>
            <w:r>
              <w:rPr>
                <w:rFonts w:eastAsiaTheme="minorEastAsia"/>
                <w:iCs w:val="0"/>
                <w:noProof/>
                <w:sz w:val="21"/>
                <w:szCs w:val="24"/>
              </w:rPr>
              <w:tab/>
            </w:r>
            <w:r w:rsidRPr="000C08F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_Toc126715514 \h </w:instrText>
            </w:r>
            <w:r>
              <w:rPr>
                <w:noProof/>
                <w:webHidden/>
              </w:rPr>
            </w:r>
            <w:r>
              <w:rPr>
                <w:noProof/>
                <w:webHidden/>
              </w:rPr>
              <w:fldChar w:fldCharType="separate"/>
            </w:r>
            <w:r>
              <w:rPr>
                <w:noProof/>
                <w:webHidden/>
              </w:rPr>
              <w:t>11</w:t>
            </w:r>
            <w:r>
              <w:rPr>
                <w:noProof/>
                <w:webHidden/>
              </w:rPr>
              <w:fldChar w:fldCharType="end"/>
            </w:r>
          </w:hyperlink>
        </w:p>
        <w:p w14:paraId="39D0189E" w14:textId="22A82A56" w:rsidR="005109E7" w:rsidRDefault="005109E7">
          <w:pPr>
            <w:pStyle w:val="31"/>
            <w:tabs>
              <w:tab w:val="left" w:pos="1260"/>
              <w:tab w:val="right" w:leader="dot" w:pos="8494"/>
            </w:tabs>
            <w:rPr>
              <w:rFonts w:eastAsiaTheme="minorEastAsia"/>
              <w:iCs w:val="0"/>
              <w:noProof/>
              <w:sz w:val="21"/>
              <w:szCs w:val="24"/>
            </w:rPr>
          </w:pPr>
          <w:hyperlink w:anchor="_Toc126715515" w:history="1">
            <w:r w:rsidRPr="000C08F9">
              <w:rPr>
                <w:rStyle w:val="a9"/>
                <w:rFonts w:ascii="Times New Roman" w:eastAsia="ＭＳ 明朝" w:hAnsi="Times New Roman" w:cs="Times New Roman"/>
                <w:noProof/>
              </w:rPr>
              <w:t>3.1.8.</w:t>
            </w:r>
            <w:r>
              <w:rPr>
                <w:rFonts w:eastAsiaTheme="minorEastAsia"/>
                <w:iCs w:val="0"/>
                <w:noProof/>
                <w:sz w:val="21"/>
                <w:szCs w:val="24"/>
              </w:rPr>
              <w:tab/>
            </w:r>
            <w:r w:rsidRPr="000C08F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_Toc126715515 \h </w:instrText>
            </w:r>
            <w:r>
              <w:rPr>
                <w:noProof/>
                <w:webHidden/>
              </w:rPr>
            </w:r>
            <w:r>
              <w:rPr>
                <w:noProof/>
                <w:webHidden/>
              </w:rPr>
              <w:fldChar w:fldCharType="separate"/>
            </w:r>
            <w:r>
              <w:rPr>
                <w:noProof/>
                <w:webHidden/>
              </w:rPr>
              <w:t>12</w:t>
            </w:r>
            <w:r>
              <w:rPr>
                <w:noProof/>
                <w:webHidden/>
              </w:rPr>
              <w:fldChar w:fldCharType="end"/>
            </w:r>
          </w:hyperlink>
        </w:p>
        <w:p w14:paraId="7F4D2934" w14:textId="78AC33A0" w:rsidR="005109E7" w:rsidRDefault="005109E7">
          <w:pPr>
            <w:pStyle w:val="31"/>
            <w:tabs>
              <w:tab w:val="left" w:pos="1260"/>
              <w:tab w:val="right" w:leader="dot" w:pos="8494"/>
            </w:tabs>
            <w:rPr>
              <w:rFonts w:eastAsiaTheme="minorEastAsia"/>
              <w:iCs w:val="0"/>
              <w:noProof/>
              <w:sz w:val="21"/>
              <w:szCs w:val="24"/>
            </w:rPr>
          </w:pPr>
          <w:hyperlink w:anchor="_Toc126715516" w:history="1">
            <w:r w:rsidRPr="000C08F9">
              <w:rPr>
                <w:rStyle w:val="a9"/>
                <w:rFonts w:ascii="Times New Roman" w:eastAsia="ＭＳ 明朝" w:hAnsi="Times New Roman" w:cs="Times New Roman"/>
                <w:noProof/>
              </w:rPr>
              <w:t>3.1.9.</w:t>
            </w:r>
            <w:r>
              <w:rPr>
                <w:rFonts w:eastAsiaTheme="minorEastAsia"/>
                <w:iCs w:val="0"/>
                <w:noProof/>
                <w:sz w:val="21"/>
                <w:szCs w:val="24"/>
              </w:rPr>
              <w:tab/>
            </w:r>
            <w:r w:rsidRPr="000C08F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_Toc126715516 \h </w:instrText>
            </w:r>
            <w:r>
              <w:rPr>
                <w:noProof/>
                <w:webHidden/>
              </w:rPr>
            </w:r>
            <w:r>
              <w:rPr>
                <w:noProof/>
                <w:webHidden/>
              </w:rPr>
              <w:fldChar w:fldCharType="separate"/>
            </w:r>
            <w:r>
              <w:rPr>
                <w:noProof/>
                <w:webHidden/>
              </w:rPr>
              <w:t>13</w:t>
            </w:r>
            <w:r>
              <w:rPr>
                <w:noProof/>
                <w:webHidden/>
              </w:rPr>
              <w:fldChar w:fldCharType="end"/>
            </w:r>
          </w:hyperlink>
        </w:p>
        <w:p w14:paraId="4E32BEDA" w14:textId="5FD909BF" w:rsidR="005109E7" w:rsidRDefault="005109E7">
          <w:pPr>
            <w:pStyle w:val="21"/>
            <w:tabs>
              <w:tab w:val="left" w:pos="840"/>
              <w:tab w:val="right" w:leader="dot" w:pos="8494"/>
            </w:tabs>
            <w:rPr>
              <w:rFonts w:eastAsiaTheme="minorEastAsia"/>
              <w:smallCaps w:val="0"/>
              <w:noProof/>
              <w:sz w:val="21"/>
              <w:szCs w:val="24"/>
            </w:rPr>
          </w:pPr>
          <w:hyperlink w:anchor="_Toc126715517" w:history="1">
            <w:r w:rsidRPr="000C08F9">
              <w:rPr>
                <w:rStyle w:val="a9"/>
                <w:rFonts w:ascii="Times New Roman" w:eastAsia="ＭＳ 明朝" w:hAnsi="Times New Roman" w:cs="Times New Roman"/>
                <w:noProof/>
              </w:rPr>
              <w:t>3.2.</w:t>
            </w:r>
            <w:r>
              <w:rPr>
                <w:rFonts w:eastAsiaTheme="minorEastAsia"/>
                <w:smallCaps w:val="0"/>
                <w:noProof/>
                <w:sz w:val="21"/>
                <w:szCs w:val="24"/>
              </w:rPr>
              <w:tab/>
            </w:r>
            <w:r w:rsidRPr="000C08F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_Toc126715517 \h </w:instrText>
            </w:r>
            <w:r>
              <w:rPr>
                <w:noProof/>
                <w:webHidden/>
              </w:rPr>
            </w:r>
            <w:r>
              <w:rPr>
                <w:noProof/>
                <w:webHidden/>
              </w:rPr>
              <w:fldChar w:fldCharType="separate"/>
            </w:r>
            <w:r>
              <w:rPr>
                <w:noProof/>
                <w:webHidden/>
              </w:rPr>
              <w:t>15</w:t>
            </w:r>
            <w:r>
              <w:rPr>
                <w:noProof/>
                <w:webHidden/>
              </w:rPr>
              <w:fldChar w:fldCharType="end"/>
            </w:r>
          </w:hyperlink>
        </w:p>
        <w:p w14:paraId="0BD0A0EB" w14:textId="54798CF8" w:rsidR="005109E7" w:rsidRDefault="005109E7">
          <w:pPr>
            <w:pStyle w:val="31"/>
            <w:tabs>
              <w:tab w:val="left" w:pos="1260"/>
              <w:tab w:val="right" w:leader="dot" w:pos="8494"/>
            </w:tabs>
            <w:rPr>
              <w:rFonts w:eastAsiaTheme="minorEastAsia"/>
              <w:iCs w:val="0"/>
              <w:noProof/>
              <w:sz w:val="21"/>
              <w:szCs w:val="24"/>
            </w:rPr>
          </w:pPr>
          <w:hyperlink w:anchor="_Toc126715518" w:history="1">
            <w:r w:rsidRPr="000C08F9">
              <w:rPr>
                <w:rStyle w:val="a9"/>
                <w:rFonts w:ascii="Times New Roman" w:eastAsia="ＭＳ 明朝" w:hAnsi="Times New Roman" w:cs="Times New Roman"/>
                <w:noProof/>
              </w:rPr>
              <w:t>3.2.1.</w:t>
            </w:r>
            <w:r>
              <w:rPr>
                <w:rFonts w:eastAsiaTheme="minorEastAsia"/>
                <w:iCs w:val="0"/>
                <w:noProof/>
                <w:sz w:val="21"/>
                <w:szCs w:val="24"/>
              </w:rPr>
              <w:tab/>
            </w:r>
            <w:r w:rsidRPr="000C08F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_Toc126715518 \h </w:instrText>
            </w:r>
            <w:r>
              <w:rPr>
                <w:noProof/>
                <w:webHidden/>
              </w:rPr>
            </w:r>
            <w:r>
              <w:rPr>
                <w:noProof/>
                <w:webHidden/>
              </w:rPr>
              <w:fldChar w:fldCharType="separate"/>
            </w:r>
            <w:r>
              <w:rPr>
                <w:noProof/>
                <w:webHidden/>
              </w:rPr>
              <w:t>16</w:t>
            </w:r>
            <w:r>
              <w:rPr>
                <w:noProof/>
                <w:webHidden/>
              </w:rPr>
              <w:fldChar w:fldCharType="end"/>
            </w:r>
          </w:hyperlink>
        </w:p>
        <w:p w14:paraId="5DBA042D" w14:textId="73F94237" w:rsidR="005109E7" w:rsidRDefault="005109E7">
          <w:pPr>
            <w:pStyle w:val="31"/>
            <w:tabs>
              <w:tab w:val="left" w:pos="1260"/>
              <w:tab w:val="right" w:leader="dot" w:pos="8494"/>
            </w:tabs>
            <w:rPr>
              <w:rFonts w:eastAsiaTheme="minorEastAsia"/>
              <w:iCs w:val="0"/>
              <w:noProof/>
              <w:sz w:val="21"/>
              <w:szCs w:val="24"/>
            </w:rPr>
          </w:pPr>
          <w:hyperlink w:anchor="_Toc126715519" w:history="1">
            <w:r w:rsidRPr="000C08F9">
              <w:rPr>
                <w:rStyle w:val="a9"/>
                <w:rFonts w:ascii="Times New Roman" w:eastAsia="ＭＳ 明朝" w:hAnsi="Times New Roman" w:cs="Times New Roman"/>
                <w:noProof/>
              </w:rPr>
              <w:t>3.2.2.</w:t>
            </w:r>
            <w:r>
              <w:rPr>
                <w:rFonts w:eastAsiaTheme="minorEastAsia"/>
                <w:iCs w:val="0"/>
                <w:noProof/>
                <w:sz w:val="21"/>
                <w:szCs w:val="24"/>
              </w:rPr>
              <w:tab/>
            </w:r>
            <w:r w:rsidRPr="000C08F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_Toc126715519 \h </w:instrText>
            </w:r>
            <w:r>
              <w:rPr>
                <w:noProof/>
                <w:webHidden/>
              </w:rPr>
            </w:r>
            <w:r>
              <w:rPr>
                <w:noProof/>
                <w:webHidden/>
              </w:rPr>
              <w:fldChar w:fldCharType="separate"/>
            </w:r>
            <w:r>
              <w:rPr>
                <w:noProof/>
                <w:webHidden/>
              </w:rPr>
              <w:t>16</w:t>
            </w:r>
            <w:r>
              <w:rPr>
                <w:noProof/>
                <w:webHidden/>
              </w:rPr>
              <w:fldChar w:fldCharType="end"/>
            </w:r>
          </w:hyperlink>
        </w:p>
        <w:p w14:paraId="443F2404" w14:textId="4B42EFEB" w:rsidR="005109E7" w:rsidRDefault="005109E7">
          <w:pPr>
            <w:pStyle w:val="31"/>
            <w:tabs>
              <w:tab w:val="left" w:pos="1260"/>
              <w:tab w:val="right" w:leader="dot" w:pos="8494"/>
            </w:tabs>
            <w:rPr>
              <w:rFonts w:eastAsiaTheme="minorEastAsia"/>
              <w:iCs w:val="0"/>
              <w:noProof/>
              <w:sz w:val="21"/>
              <w:szCs w:val="24"/>
            </w:rPr>
          </w:pPr>
          <w:hyperlink w:anchor="_Toc126715520" w:history="1">
            <w:r w:rsidRPr="000C08F9">
              <w:rPr>
                <w:rStyle w:val="a9"/>
                <w:rFonts w:ascii="Times New Roman" w:eastAsia="ＭＳ 明朝" w:hAnsi="Times New Roman" w:cs="Times New Roman"/>
                <w:noProof/>
              </w:rPr>
              <w:t>3.2.3.</w:t>
            </w:r>
            <w:r>
              <w:rPr>
                <w:rFonts w:eastAsiaTheme="minorEastAsia"/>
                <w:iCs w:val="0"/>
                <w:noProof/>
                <w:sz w:val="21"/>
                <w:szCs w:val="24"/>
              </w:rPr>
              <w:tab/>
            </w:r>
            <w:r w:rsidRPr="000C08F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_Toc126715520 \h </w:instrText>
            </w:r>
            <w:r>
              <w:rPr>
                <w:noProof/>
                <w:webHidden/>
              </w:rPr>
            </w:r>
            <w:r>
              <w:rPr>
                <w:noProof/>
                <w:webHidden/>
              </w:rPr>
              <w:fldChar w:fldCharType="separate"/>
            </w:r>
            <w:r>
              <w:rPr>
                <w:noProof/>
                <w:webHidden/>
              </w:rPr>
              <w:t>16</w:t>
            </w:r>
            <w:r>
              <w:rPr>
                <w:noProof/>
                <w:webHidden/>
              </w:rPr>
              <w:fldChar w:fldCharType="end"/>
            </w:r>
          </w:hyperlink>
        </w:p>
        <w:p w14:paraId="455575FC" w14:textId="03FC94A6" w:rsidR="005109E7" w:rsidRDefault="005109E7">
          <w:pPr>
            <w:pStyle w:val="31"/>
            <w:tabs>
              <w:tab w:val="left" w:pos="1260"/>
              <w:tab w:val="right" w:leader="dot" w:pos="8494"/>
            </w:tabs>
            <w:rPr>
              <w:rFonts w:eastAsiaTheme="minorEastAsia"/>
              <w:iCs w:val="0"/>
              <w:noProof/>
              <w:sz w:val="21"/>
              <w:szCs w:val="24"/>
            </w:rPr>
          </w:pPr>
          <w:hyperlink w:anchor="_Toc126715521" w:history="1">
            <w:r w:rsidRPr="000C08F9">
              <w:rPr>
                <w:rStyle w:val="a9"/>
                <w:rFonts w:ascii="Times New Roman" w:eastAsia="ＭＳ 明朝" w:hAnsi="Times New Roman" w:cs="Times New Roman"/>
                <w:noProof/>
              </w:rPr>
              <w:t>3.2.4.</w:t>
            </w:r>
            <w:r>
              <w:rPr>
                <w:rFonts w:eastAsiaTheme="minorEastAsia"/>
                <w:iCs w:val="0"/>
                <w:noProof/>
                <w:sz w:val="21"/>
                <w:szCs w:val="24"/>
              </w:rPr>
              <w:tab/>
            </w:r>
            <w:r w:rsidRPr="000C08F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_Toc126715521 \h </w:instrText>
            </w:r>
            <w:r>
              <w:rPr>
                <w:noProof/>
                <w:webHidden/>
              </w:rPr>
            </w:r>
            <w:r>
              <w:rPr>
                <w:noProof/>
                <w:webHidden/>
              </w:rPr>
              <w:fldChar w:fldCharType="separate"/>
            </w:r>
            <w:r>
              <w:rPr>
                <w:noProof/>
                <w:webHidden/>
              </w:rPr>
              <w:t>17</w:t>
            </w:r>
            <w:r>
              <w:rPr>
                <w:noProof/>
                <w:webHidden/>
              </w:rPr>
              <w:fldChar w:fldCharType="end"/>
            </w:r>
          </w:hyperlink>
        </w:p>
        <w:p w14:paraId="7A9C17CA" w14:textId="29A81E9F" w:rsidR="005109E7" w:rsidRDefault="005109E7">
          <w:pPr>
            <w:pStyle w:val="21"/>
            <w:tabs>
              <w:tab w:val="left" w:pos="840"/>
              <w:tab w:val="right" w:leader="dot" w:pos="8494"/>
            </w:tabs>
            <w:rPr>
              <w:rFonts w:eastAsiaTheme="minorEastAsia"/>
              <w:smallCaps w:val="0"/>
              <w:noProof/>
              <w:sz w:val="21"/>
              <w:szCs w:val="24"/>
            </w:rPr>
          </w:pPr>
          <w:hyperlink w:anchor="_Toc126715522" w:history="1">
            <w:r w:rsidRPr="000C08F9">
              <w:rPr>
                <w:rStyle w:val="a9"/>
                <w:rFonts w:ascii="Times New Roman" w:eastAsia="ＭＳ 明朝" w:hAnsi="Times New Roman" w:cs="Times New Roman"/>
                <w:noProof/>
              </w:rPr>
              <w:t>3.3.</w:t>
            </w:r>
            <w:r>
              <w:rPr>
                <w:rFonts w:eastAsiaTheme="minorEastAsia"/>
                <w:smallCaps w:val="0"/>
                <w:noProof/>
                <w:sz w:val="21"/>
                <w:szCs w:val="24"/>
              </w:rPr>
              <w:tab/>
            </w:r>
            <w:r w:rsidRPr="000C08F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_Toc126715522 \h </w:instrText>
            </w:r>
            <w:r>
              <w:rPr>
                <w:noProof/>
                <w:webHidden/>
              </w:rPr>
            </w:r>
            <w:r>
              <w:rPr>
                <w:noProof/>
                <w:webHidden/>
              </w:rPr>
              <w:fldChar w:fldCharType="separate"/>
            </w:r>
            <w:r>
              <w:rPr>
                <w:noProof/>
                <w:webHidden/>
              </w:rPr>
              <w:t>18</w:t>
            </w:r>
            <w:r>
              <w:rPr>
                <w:noProof/>
                <w:webHidden/>
              </w:rPr>
              <w:fldChar w:fldCharType="end"/>
            </w:r>
          </w:hyperlink>
        </w:p>
        <w:p w14:paraId="51499904" w14:textId="00D0C252" w:rsidR="005109E7" w:rsidRDefault="005109E7">
          <w:pPr>
            <w:pStyle w:val="21"/>
            <w:tabs>
              <w:tab w:val="left" w:pos="630"/>
              <w:tab w:val="right" w:leader="dot" w:pos="8494"/>
            </w:tabs>
            <w:rPr>
              <w:rFonts w:eastAsiaTheme="minorEastAsia"/>
              <w:smallCaps w:val="0"/>
              <w:noProof/>
              <w:sz w:val="21"/>
              <w:szCs w:val="24"/>
            </w:rPr>
          </w:pPr>
          <w:hyperlink w:anchor="_Toc126715523" w:history="1">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 (</w:t>
            </w:r>
            <w:r w:rsidRPr="000C08F9">
              <w:rPr>
                <w:rStyle w:val="a9"/>
                <w:rFonts w:ascii="Times New Roman" w:eastAsia="ＭＳ 明朝" w:hAnsi="Times New Roman" w:cs="Times New Roman"/>
                <w:noProof/>
              </w:rPr>
              <w:t>ケッチェンブラックと流動パラフィン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_Toc126715523 \h </w:instrText>
            </w:r>
            <w:r>
              <w:rPr>
                <w:noProof/>
                <w:webHidden/>
              </w:rPr>
            </w:r>
            <w:r>
              <w:rPr>
                <w:noProof/>
                <w:webHidden/>
              </w:rPr>
              <w:fldChar w:fldCharType="separate"/>
            </w:r>
            <w:r>
              <w:rPr>
                <w:noProof/>
                <w:webHidden/>
              </w:rPr>
              <w:t>19</w:t>
            </w:r>
            <w:r>
              <w:rPr>
                <w:noProof/>
                <w:webHidden/>
              </w:rPr>
              <w:fldChar w:fldCharType="end"/>
            </w:r>
          </w:hyperlink>
        </w:p>
        <w:p w14:paraId="0F801961" w14:textId="2950596C" w:rsidR="005109E7" w:rsidRDefault="005109E7">
          <w:pPr>
            <w:pStyle w:val="21"/>
            <w:tabs>
              <w:tab w:val="right" w:leader="dot" w:pos="8494"/>
            </w:tabs>
            <w:rPr>
              <w:rFonts w:eastAsiaTheme="minorEastAsia"/>
              <w:smallCaps w:val="0"/>
              <w:noProof/>
              <w:sz w:val="21"/>
              <w:szCs w:val="24"/>
            </w:rPr>
          </w:pPr>
          <w:hyperlink w:anchor="_Toc126715524" w:history="1">
            <w:r w:rsidRPr="000C08F9">
              <w:rPr>
                <w:rStyle w:val="a9"/>
                <w:rFonts w:ascii="Times New Roman" w:eastAsia="ＭＳ 明朝" w:hAnsi="Times New Roman" w:cs="Times New Roman"/>
                <w:noProof/>
              </w:rPr>
              <w:t>3.4.</w:t>
            </w:r>
            <w:r>
              <w:rPr>
                <w:noProof/>
                <w:webHidden/>
              </w:rPr>
              <w:tab/>
            </w:r>
            <w:r>
              <w:rPr>
                <w:noProof/>
                <w:webHidden/>
              </w:rPr>
              <w:fldChar w:fldCharType="begin"/>
            </w:r>
            <w:r>
              <w:rPr>
                <w:noProof/>
                <w:webHidden/>
              </w:rPr>
              <w:instrText xml:space="preserve"> PAGEREF _Toc126715524 \h </w:instrText>
            </w:r>
            <w:r>
              <w:rPr>
                <w:noProof/>
                <w:webHidden/>
              </w:rPr>
            </w:r>
            <w:r>
              <w:rPr>
                <w:noProof/>
                <w:webHidden/>
              </w:rPr>
              <w:fldChar w:fldCharType="separate"/>
            </w:r>
            <w:r>
              <w:rPr>
                <w:noProof/>
                <w:webHidden/>
              </w:rPr>
              <w:t>19</w:t>
            </w:r>
            <w:r>
              <w:rPr>
                <w:noProof/>
                <w:webHidden/>
              </w:rPr>
              <w:fldChar w:fldCharType="end"/>
            </w:r>
          </w:hyperlink>
        </w:p>
        <w:p w14:paraId="405A596F" w14:textId="423FD4E2" w:rsidR="005109E7" w:rsidRDefault="005109E7">
          <w:pPr>
            <w:pStyle w:val="31"/>
            <w:tabs>
              <w:tab w:val="left" w:pos="1260"/>
              <w:tab w:val="right" w:leader="dot" w:pos="8494"/>
            </w:tabs>
            <w:rPr>
              <w:rFonts w:eastAsiaTheme="minorEastAsia"/>
              <w:iCs w:val="0"/>
              <w:noProof/>
              <w:sz w:val="21"/>
              <w:szCs w:val="24"/>
            </w:rPr>
          </w:pPr>
          <w:hyperlink w:anchor="_Toc126715525" w:history="1">
            <w:r w:rsidRPr="000C08F9">
              <w:rPr>
                <w:rStyle w:val="a9"/>
                <w:rFonts w:ascii="Times New Roman" w:eastAsia="ＭＳ 明朝" w:hAnsi="Times New Roman" w:cs="Times New Roman"/>
                <w:noProof/>
              </w:rPr>
              <w:t>3.4.1.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_Toc126715525 \h </w:instrText>
            </w:r>
            <w:r>
              <w:rPr>
                <w:noProof/>
                <w:webHidden/>
              </w:rPr>
            </w:r>
            <w:r>
              <w:rPr>
                <w:noProof/>
                <w:webHidden/>
              </w:rPr>
              <w:fldChar w:fldCharType="separate"/>
            </w:r>
            <w:r>
              <w:rPr>
                <w:noProof/>
                <w:webHidden/>
              </w:rPr>
              <w:t>19</w:t>
            </w:r>
            <w:r>
              <w:rPr>
                <w:noProof/>
                <w:webHidden/>
              </w:rPr>
              <w:fldChar w:fldCharType="end"/>
            </w:r>
          </w:hyperlink>
        </w:p>
        <w:p w14:paraId="6525BDD4" w14:textId="56B11368" w:rsidR="005109E7" w:rsidRDefault="005109E7">
          <w:pPr>
            <w:pStyle w:val="21"/>
            <w:tabs>
              <w:tab w:val="left" w:pos="630"/>
              <w:tab w:val="right" w:leader="dot" w:pos="8494"/>
            </w:tabs>
            <w:rPr>
              <w:rFonts w:eastAsiaTheme="minorEastAsia"/>
              <w:smallCaps w:val="0"/>
              <w:noProof/>
              <w:sz w:val="21"/>
              <w:szCs w:val="24"/>
            </w:rPr>
          </w:pPr>
          <w:hyperlink w:anchor="_Toc126715526" w:history="1">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_Toc126715526 \h </w:instrText>
            </w:r>
            <w:r>
              <w:rPr>
                <w:noProof/>
                <w:webHidden/>
              </w:rPr>
            </w:r>
            <w:r>
              <w:rPr>
                <w:noProof/>
                <w:webHidden/>
              </w:rPr>
              <w:fldChar w:fldCharType="separate"/>
            </w:r>
            <w:r>
              <w:rPr>
                <w:noProof/>
                <w:webHidden/>
              </w:rPr>
              <w:t>19</w:t>
            </w:r>
            <w:r>
              <w:rPr>
                <w:noProof/>
                <w:webHidden/>
              </w:rPr>
              <w:fldChar w:fldCharType="end"/>
            </w:r>
          </w:hyperlink>
        </w:p>
        <w:p w14:paraId="73F06B4B" w14:textId="212FCC3E" w:rsidR="005109E7" w:rsidRDefault="005109E7">
          <w:pPr>
            <w:pStyle w:val="21"/>
            <w:tabs>
              <w:tab w:val="right" w:leader="dot" w:pos="8494"/>
            </w:tabs>
            <w:rPr>
              <w:rFonts w:eastAsiaTheme="minorEastAsia"/>
              <w:smallCaps w:val="0"/>
              <w:noProof/>
              <w:sz w:val="21"/>
              <w:szCs w:val="24"/>
            </w:rPr>
          </w:pPr>
          <w:hyperlink w:anchor="_Toc126715527" w:history="1">
            <w:r w:rsidRPr="000C08F9">
              <w:rPr>
                <w:rStyle w:val="a9"/>
                <w:rFonts w:ascii="Times New Roman" w:eastAsia="ＭＳ 明朝" w:hAnsi="Times New Roman" w:cs="Times New Roman"/>
                <w:noProof/>
              </w:rPr>
              <w:t>3.5.</w:t>
            </w:r>
            <w:r>
              <w:rPr>
                <w:noProof/>
                <w:webHidden/>
              </w:rPr>
              <w:tab/>
            </w:r>
            <w:r>
              <w:rPr>
                <w:noProof/>
                <w:webHidden/>
              </w:rPr>
              <w:fldChar w:fldCharType="begin"/>
            </w:r>
            <w:r>
              <w:rPr>
                <w:noProof/>
                <w:webHidden/>
              </w:rPr>
              <w:instrText xml:space="preserve"> PAGEREF _Toc126715527 \h </w:instrText>
            </w:r>
            <w:r>
              <w:rPr>
                <w:noProof/>
                <w:webHidden/>
              </w:rPr>
            </w:r>
            <w:r>
              <w:rPr>
                <w:noProof/>
                <w:webHidden/>
              </w:rPr>
              <w:fldChar w:fldCharType="separate"/>
            </w:r>
            <w:r>
              <w:rPr>
                <w:noProof/>
                <w:webHidden/>
              </w:rPr>
              <w:t>19</w:t>
            </w:r>
            <w:r>
              <w:rPr>
                <w:noProof/>
                <w:webHidden/>
              </w:rPr>
              <w:fldChar w:fldCharType="end"/>
            </w:r>
          </w:hyperlink>
        </w:p>
        <w:p w14:paraId="6951110F" w14:textId="4A18896B" w:rsidR="005109E7" w:rsidRDefault="005109E7">
          <w:pPr>
            <w:pStyle w:val="31"/>
            <w:tabs>
              <w:tab w:val="left" w:pos="1260"/>
              <w:tab w:val="right" w:leader="dot" w:pos="8494"/>
            </w:tabs>
            <w:rPr>
              <w:rFonts w:eastAsiaTheme="minorEastAsia"/>
              <w:iCs w:val="0"/>
              <w:noProof/>
              <w:sz w:val="21"/>
              <w:szCs w:val="24"/>
            </w:rPr>
          </w:pPr>
          <w:hyperlink w:anchor="_Toc126715528" w:history="1">
            <w:r w:rsidRPr="000C08F9">
              <w:rPr>
                <w:rStyle w:val="a9"/>
                <w:rFonts w:ascii="Times New Roman" w:eastAsia="ＭＳ 明朝" w:hAnsi="Times New Roman" w:cs="Times New Roman"/>
                <w:noProof/>
              </w:rPr>
              <w:t>3.5.1.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_Toc126715528 \h </w:instrText>
            </w:r>
            <w:r>
              <w:rPr>
                <w:noProof/>
                <w:webHidden/>
              </w:rPr>
            </w:r>
            <w:r>
              <w:rPr>
                <w:noProof/>
                <w:webHidden/>
              </w:rPr>
              <w:fldChar w:fldCharType="separate"/>
            </w:r>
            <w:r>
              <w:rPr>
                <w:noProof/>
                <w:webHidden/>
              </w:rPr>
              <w:t>19</w:t>
            </w:r>
            <w:r>
              <w:rPr>
                <w:noProof/>
                <w:webHidden/>
              </w:rPr>
              <w:fldChar w:fldCharType="end"/>
            </w:r>
          </w:hyperlink>
        </w:p>
        <w:p w14:paraId="66084D2E" w14:textId="54E70060" w:rsidR="005109E7" w:rsidRDefault="005109E7">
          <w:pPr>
            <w:pStyle w:val="21"/>
            <w:tabs>
              <w:tab w:val="left" w:pos="630"/>
              <w:tab w:val="right" w:leader="dot" w:pos="8494"/>
            </w:tabs>
            <w:rPr>
              <w:rFonts w:eastAsiaTheme="minorEastAsia"/>
              <w:smallCaps w:val="0"/>
              <w:noProof/>
              <w:sz w:val="21"/>
              <w:szCs w:val="24"/>
            </w:rPr>
          </w:pPr>
          <w:hyperlink w:anchor="_Toc126715529" w:history="1">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w:t>
            </w:r>
            <w:r w:rsidRPr="000C08F9">
              <w:rPr>
                <w:rStyle w:val="a9"/>
                <w:rFonts w:ascii="Times New Roman" w:eastAsia="ＭＳ 明朝" w:hAnsi="Times New Roman" w:cs="Times New Roman"/>
                <w:noProof/>
              </w:rPr>
              <w:t>キャスト</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_Toc126715529 \h </w:instrText>
            </w:r>
            <w:r>
              <w:rPr>
                <w:noProof/>
                <w:webHidden/>
              </w:rPr>
            </w:r>
            <w:r>
              <w:rPr>
                <w:noProof/>
                <w:webHidden/>
              </w:rPr>
              <w:fldChar w:fldCharType="separate"/>
            </w:r>
            <w:r>
              <w:rPr>
                <w:noProof/>
                <w:webHidden/>
              </w:rPr>
              <w:t>20</w:t>
            </w:r>
            <w:r>
              <w:rPr>
                <w:noProof/>
                <w:webHidden/>
              </w:rPr>
              <w:fldChar w:fldCharType="end"/>
            </w:r>
          </w:hyperlink>
        </w:p>
        <w:p w14:paraId="6785CAA8" w14:textId="4BB0CC8F" w:rsidR="005109E7" w:rsidRDefault="005109E7">
          <w:pPr>
            <w:pStyle w:val="21"/>
            <w:tabs>
              <w:tab w:val="right" w:leader="dot" w:pos="8494"/>
            </w:tabs>
            <w:rPr>
              <w:rFonts w:eastAsiaTheme="minorEastAsia"/>
              <w:smallCaps w:val="0"/>
              <w:noProof/>
              <w:sz w:val="21"/>
              <w:szCs w:val="24"/>
            </w:rPr>
          </w:pPr>
          <w:hyperlink w:anchor="_Toc126715530" w:history="1">
            <w:r w:rsidRPr="000C08F9">
              <w:rPr>
                <w:rStyle w:val="a9"/>
                <w:rFonts w:ascii="Times New Roman" w:eastAsia="ＭＳ 明朝" w:hAnsi="Times New Roman" w:cs="Times New Roman"/>
                <w:noProof/>
              </w:rPr>
              <w:t>3.6.</w:t>
            </w:r>
            <w:r>
              <w:rPr>
                <w:noProof/>
                <w:webHidden/>
              </w:rPr>
              <w:tab/>
            </w:r>
            <w:r>
              <w:rPr>
                <w:noProof/>
                <w:webHidden/>
              </w:rPr>
              <w:fldChar w:fldCharType="begin"/>
            </w:r>
            <w:r>
              <w:rPr>
                <w:noProof/>
                <w:webHidden/>
              </w:rPr>
              <w:instrText xml:space="preserve"> PAGEREF _Toc126715530 \h </w:instrText>
            </w:r>
            <w:r>
              <w:rPr>
                <w:noProof/>
                <w:webHidden/>
              </w:rPr>
            </w:r>
            <w:r>
              <w:rPr>
                <w:noProof/>
                <w:webHidden/>
              </w:rPr>
              <w:fldChar w:fldCharType="separate"/>
            </w:r>
            <w:r>
              <w:rPr>
                <w:noProof/>
                <w:webHidden/>
              </w:rPr>
              <w:t>20</w:t>
            </w:r>
            <w:r>
              <w:rPr>
                <w:noProof/>
                <w:webHidden/>
              </w:rPr>
              <w:fldChar w:fldCharType="end"/>
            </w:r>
          </w:hyperlink>
        </w:p>
        <w:p w14:paraId="12BC6CEB" w14:textId="45AB486F" w:rsidR="005109E7" w:rsidRDefault="005109E7">
          <w:pPr>
            <w:pStyle w:val="31"/>
            <w:tabs>
              <w:tab w:val="left" w:pos="1260"/>
              <w:tab w:val="right" w:leader="dot" w:pos="8494"/>
            </w:tabs>
            <w:rPr>
              <w:rFonts w:eastAsiaTheme="minorEastAsia"/>
              <w:iCs w:val="0"/>
              <w:noProof/>
              <w:sz w:val="21"/>
              <w:szCs w:val="24"/>
            </w:rPr>
          </w:pPr>
          <w:hyperlink w:anchor="_Toc126715531" w:history="1">
            <w:r w:rsidRPr="000C08F9">
              <w:rPr>
                <w:rStyle w:val="a9"/>
                <w:rFonts w:ascii="Times New Roman" w:eastAsia="ＭＳ 明朝" w:hAnsi="Times New Roman" w:cs="Times New Roman"/>
                <w:noProof/>
              </w:rPr>
              <w:t>3.6.1.</w:t>
            </w:r>
            <w:r>
              <w:rPr>
                <w:rFonts w:eastAsiaTheme="minorEastAsia"/>
                <w:iCs w:val="0"/>
                <w:noProof/>
                <w:sz w:val="21"/>
                <w:szCs w:val="24"/>
              </w:rPr>
              <w:tab/>
            </w:r>
            <w:r w:rsidRPr="000C08F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_Toc126715531 \h </w:instrText>
            </w:r>
            <w:r>
              <w:rPr>
                <w:noProof/>
                <w:webHidden/>
              </w:rPr>
            </w:r>
            <w:r>
              <w:rPr>
                <w:noProof/>
                <w:webHidden/>
              </w:rPr>
              <w:fldChar w:fldCharType="separate"/>
            </w:r>
            <w:r>
              <w:rPr>
                <w:noProof/>
                <w:webHidden/>
              </w:rPr>
              <w:t>20</w:t>
            </w:r>
            <w:r>
              <w:rPr>
                <w:noProof/>
                <w:webHidden/>
              </w:rPr>
              <w:fldChar w:fldCharType="end"/>
            </w:r>
          </w:hyperlink>
        </w:p>
        <w:p w14:paraId="61AB3DB3" w14:textId="6E09CE93" w:rsidR="005109E7" w:rsidRDefault="005109E7">
          <w:pPr>
            <w:pStyle w:val="31"/>
            <w:tabs>
              <w:tab w:val="left" w:pos="1260"/>
              <w:tab w:val="right" w:leader="dot" w:pos="8494"/>
            </w:tabs>
            <w:rPr>
              <w:rFonts w:eastAsiaTheme="minorEastAsia"/>
              <w:iCs w:val="0"/>
              <w:noProof/>
              <w:sz w:val="21"/>
              <w:szCs w:val="24"/>
            </w:rPr>
          </w:pPr>
          <w:hyperlink w:anchor="_Toc126715532" w:history="1">
            <w:r w:rsidRPr="000C08F9">
              <w:rPr>
                <w:rStyle w:val="a9"/>
                <w:rFonts w:ascii="Times New Roman" w:eastAsia="ＭＳ 明朝" w:hAnsi="Times New Roman" w:cs="Times New Roman"/>
                <w:noProof/>
              </w:rPr>
              <w:t>3.6.2.</w:t>
            </w:r>
            <w:r>
              <w:rPr>
                <w:rFonts w:eastAsiaTheme="minorEastAsia"/>
                <w:iCs w:val="0"/>
                <w:noProof/>
                <w:sz w:val="21"/>
                <w:szCs w:val="24"/>
              </w:rPr>
              <w:tab/>
            </w:r>
            <w:r w:rsidRPr="000C08F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_Toc126715532 \h </w:instrText>
            </w:r>
            <w:r>
              <w:rPr>
                <w:noProof/>
                <w:webHidden/>
              </w:rPr>
            </w:r>
            <w:r>
              <w:rPr>
                <w:noProof/>
                <w:webHidden/>
              </w:rPr>
              <w:fldChar w:fldCharType="separate"/>
            </w:r>
            <w:r>
              <w:rPr>
                <w:noProof/>
                <w:webHidden/>
              </w:rPr>
              <w:t>20</w:t>
            </w:r>
            <w:r>
              <w:rPr>
                <w:noProof/>
                <w:webHidden/>
              </w:rPr>
              <w:fldChar w:fldCharType="end"/>
            </w:r>
          </w:hyperlink>
        </w:p>
        <w:p w14:paraId="016ADD10" w14:textId="3CBFD2D9" w:rsidR="005109E7" w:rsidRDefault="005109E7">
          <w:pPr>
            <w:pStyle w:val="21"/>
            <w:tabs>
              <w:tab w:val="left" w:pos="630"/>
              <w:tab w:val="right" w:leader="dot" w:pos="8494"/>
            </w:tabs>
            <w:rPr>
              <w:rFonts w:eastAsiaTheme="minorEastAsia"/>
              <w:smallCaps w:val="0"/>
              <w:noProof/>
              <w:sz w:val="21"/>
              <w:szCs w:val="24"/>
            </w:rPr>
          </w:pPr>
          <w:hyperlink w:anchor="_Toc126715533" w:history="1">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_Toc126715533 \h </w:instrText>
            </w:r>
            <w:r>
              <w:rPr>
                <w:noProof/>
                <w:webHidden/>
              </w:rPr>
            </w:r>
            <w:r>
              <w:rPr>
                <w:noProof/>
                <w:webHidden/>
              </w:rPr>
              <w:fldChar w:fldCharType="separate"/>
            </w:r>
            <w:r>
              <w:rPr>
                <w:noProof/>
                <w:webHidden/>
              </w:rPr>
              <w:t>20</w:t>
            </w:r>
            <w:r>
              <w:rPr>
                <w:noProof/>
                <w:webHidden/>
              </w:rPr>
              <w:fldChar w:fldCharType="end"/>
            </w:r>
          </w:hyperlink>
        </w:p>
        <w:p w14:paraId="7BAF6AE7" w14:textId="5F79C96A" w:rsidR="005109E7" w:rsidRDefault="005109E7">
          <w:pPr>
            <w:pStyle w:val="21"/>
            <w:tabs>
              <w:tab w:val="right" w:leader="dot" w:pos="8494"/>
            </w:tabs>
            <w:rPr>
              <w:rFonts w:eastAsiaTheme="minorEastAsia"/>
              <w:smallCaps w:val="0"/>
              <w:noProof/>
              <w:sz w:val="21"/>
              <w:szCs w:val="24"/>
            </w:rPr>
          </w:pPr>
          <w:hyperlink w:anchor="_Toc126715542" w:history="1">
            <w:r w:rsidRPr="000C08F9">
              <w:rPr>
                <w:rStyle w:val="a9"/>
                <w:noProof/>
              </w:rPr>
              <w:t>3.7.</w:t>
            </w:r>
            <w:r>
              <w:rPr>
                <w:noProof/>
                <w:webHidden/>
              </w:rPr>
              <w:tab/>
            </w:r>
            <w:r>
              <w:rPr>
                <w:noProof/>
                <w:webHidden/>
              </w:rPr>
              <w:fldChar w:fldCharType="begin"/>
            </w:r>
            <w:r>
              <w:rPr>
                <w:noProof/>
                <w:webHidden/>
              </w:rPr>
              <w:instrText xml:space="preserve"> PAGEREF _Toc126715542 \h </w:instrText>
            </w:r>
            <w:r>
              <w:rPr>
                <w:noProof/>
                <w:webHidden/>
              </w:rPr>
            </w:r>
            <w:r>
              <w:rPr>
                <w:noProof/>
                <w:webHidden/>
              </w:rPr>
              <w:fldChar w:fldCharType="separate"/>
            </w:r>
            <w:r>
              <w:rPr>
                <w:noProof/>
                <w:webHidden/>
              </w:rPr>
              <w:t>20</w:t>
            </w:r>
            <w:r>
              <w:rPr>
                <w:noProof/>
                <w:webHidden/>
              </w:rPr>
              <w:fldChar w:fldCharType="end"/>
            </w:r>
          </w:hyperlink>
        </w:p>
        <w:p w14:paraId="13A513B0" w14:textId="003C9B36" w:rsidR="005109E7" w:rsidRDefault="005109E7">
          <w:pPr>
            <w:pStyle w:val="31"/>
            <w:tabs>
              <w:tab w:val="left" w:pos="1260"/>
              <w:tab w:val="right" w:leader="dot" w:pos="8494"/>
            </w:tabs>
            <w:rPr>
              <w:rFonts w:eastAsiaTheme="minorEastAsia"/>
              <w:iCs w:val="0"/>
              <w:noProof/>
              <w:sz w:val="21"/>
              <w:szCs w:val="24"/>
            </w:rPr>
          </w:pPr>
          <w:hyperlink w:anchor="_Toc126715543" w:history="1">
            <w:r w:rsidRPr="000C08F9">
              <w:rPr>
                <w:rStyle w:val="a9"/>
                <w:rFonts w:ascii="Times New Roman" w:eastAsia="ＭＳ 明朝" w:hAnsi="Times New Roman" w:cs="Times New Roman"/>
                <w:noProof/>
              </w:rPr>
              <w:t>3.7.1.</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_Toc126715543 \h </w:instrText>
            </w:r>
            <w:r>
              <w:rPr>
                <w:noProof/>
                <w:webHidden/>
              </w:rPr>
            </w:r>
            <w:r>
              <w:rPr>
                <w:noProof/>
                <w:webHidden/>
              </w:rPr>
              <w:fldChar w:fldCharType="separate"/>
            </w:r>
            <w:r>
              <w:rPr>
                <w:noProof/>
                <w:webHidden/>
              </w:rPr>
              <w:t>20</w:t>
            </w:r>
            <w:r>
              <w:rPr>
                <w:noProof/>
                <w:webHidden/>
              </w:rPr>
              <w:fldChar w:fldCharType="end"/>
            </w:r>
          </w:hyperlink>
        </w:p>
        <w:p w14:paraId="3EF0F804" w14:textId="658A6754" w:rsidR="005109E7" w:rsidRDefault="005109E7">
          <w:pPr>
            <w:pStyle w:val="21"/>
            <w:tabs>
              <w:tab w:val="left" w:pos="630"/>
              <w:tab w:val="right" w:leader="dot" w:pos="8494"/>
            </w:tabs>
            <w:rPr>
              <w:rFonts w:eastAsiaTheme="minorEastAsia"/>
              <w:smallCaps w:val="0"/>
              <w:noProof/>
              <w:sz w:val="21"/>
              <w:szCs w:val="24"/>
            </w:rPr>
          </w:pPr>
          <w:hyperlink w:anchor="_Toc126715544" w:history="1">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_Toc126715544 \h </w:instrText>
            </w:r>
            <w:r>
              <w:rPr>
                <w:noProof/>
                <w:webHidden/>
              </w:rPr>
            </w:r>
            <w:r>
              <w:rPr>
                <w:noProof/>
                <w:webHidden/>
              </w:rPr>
              <w:fldChar w:fldCharType="separate"/>
            </w:r>
            <w:r>
              <w:rPr>
                <w:noProof/>
                <w:webHidden/>
              </w:rPr>
              <w:t>21</w:t>
            </w:r>
            <w:r>
              <w:rPr>
                <w:noProof/>
                <w:webHidden/>
              </w:rPr>
              <w:fldChar w:fldCharType="end"/>
            </w:r>
          </w:hyperlink>
        </w:p>
        <w:p w14:paraId="3D678A52" w14:textId="570E8C61" w:rsidR="005109E7" w:rsidRDefault="005109E7">
          <w:pPr>
            <w:pStyle w:val="21"/>
            <w:tabs>
              <w:tab w:val="right" w:leader="dot" w:pos="8494"/>
            </w:tabs>
            <w:rPr>
              <w:rFonts w:eastAsiaTheme="minorEastAsia"/>
              <w:smallCaps w:val="0"/>
              <w:noProof/>
              <w:sz w:val="21"/>
              <w:szCs w:val="24"/>
            </w:rPr>
          </w:pPr>
          <w:hyperlink w:anchor="_Toc126715545" w:history="1">
            <w:r w:rsidRPr="000C08F9">
              <w:rPr>
                <w:rStyle w:val="a9"/>
                <w:rFonts w:ascii="Times New Roman" w:eastAsia="ＭＳ 明朝" w:hAnsi="Times New Roman" w:cs="Times New Roman"/>
                <w:noProof/>
              </w:rPr>
              <w:t>3.8.</w:t>
            </w:r>
            <w:r>
              <w:rPr>
                <w:noProof/>
                <w:webHidden/>
              </w:rPr>
              <w:tab/>
            </w:r>
            <w:r>
              <w:rPr>
                <w:noProof/>
                <w:webHidden/>
              </w:rPr>
              <w:fldChar w:fldCharType="begin"/>
            </w:r>
            <w:r>
              <w:rPr>
                <w:noProof/>
                <w:webHidden/>
              </w:rPr>
              <w:instrText xml:space="preserve"> PAGEREF _Toc126715545 \h </w:instrText>
            </w:r>
            <w:r>
              <w:rPr>
                <w:noProof/>
                <w:webHidden/>
              </w:rPr>
            </w:r>
            <w:r>
              <w:rPr>
                <w:noProof/>
                <w:webHidden/>
              </w:rPr>
              <w:fldChar w:fldCharType="separate"/>
            </w:r>
            <w:r>
              <w:rPr>
                <w:noProof/>
                <w:webHidden/>
              </w:rPr>
              <w:t>21</w:t>
            </w:r>
            <w:r>
              <w:rPr>
                <w:noProof/>
                <w:webHidden/>
              </w:rPr>
              <w:fldChar w:fldCharType="end"/>
            </w:r>
          </w:hyperlink>
        </w:p>
        <w:p w14:paraId="48322F99" w14:textId="6BF518C2" w:rsidR="005109E7" w:rsidRDefault="005109E7">
          <w:pPr>
            <w:pStyle w:val="31"/>
            <w:tabs>
              <w:tab w:val="left" w:pos="1260"/>
              <w:tab w:val="right" w:leader="dot" w:pos="8494"/>
            </w:tabs>
            <w:rPr>
              <w:rFonts w:eastAsiaTheme="minorEastAsia"/>
              <w:iCs w:val="0"/>
              <w:noProof/>
              <w:sz w:val="21"/>
              <w:szCs w:val="24"/>
            </w:rPr>
          </w:pPr>
          <w:hyperlink w:anchor="_Toc126715546" w:history="1">
            <w:r w:rsidRPr="000C08F9">
              <w:rPr>
                <w:rStyle w:val="a9"/>
                <w:rFonts w:ascii="Times New Roman" w:eastAsia="ＭＳ 明朝" w:hAnsi="Times New Roman" w:cs="Times New Roman"/>
                <w:noProof/>
              </w:rPr>
              <w:t>3.8.1.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_Toc126715546 \h </w:instrText>
            </w:r>
            <w:r>
              <w:rPr>
                <w:noProof/>
                <w:webHidden/>
              </w:rPr>
            </w:r>
            <w:r>
              <w:rPr>
                <w:noProof/>
                <w:webHidden/>
              </w:rPr>
              <w:fldChar w:fldCharType="separate"/>
            </w:r>
            <w:r>
              <w:rPr>
                <w:noProof/>
                <w:webHidden/>
              </w:rPr>
              <w:t>22</w:t>
            </w:r>
            <w:r>
              <w:rPr>
                <w:noProof/>
                <w:webHidden/>
              </w:rPr>
              <w:fldChar w:fldCharType="end"/>
            </w:r>
          </w:hyperlink>
        </w:p>
        <w:p w14:paraId="4858E92F" w14:textId="4AAF1661" w:rsidR="005109E7" w:rsidRDefault="005109E7">
          <w:pPr>
            <w:pStyle w:val="31"/>
            <w:tabs>
              <w:tab w:val="left" w:pos="1260"/>
              <w:tab w:val="right" w:leader="dot" w:pos="8494"/>
            </w:tabs>
            <w:rPr>
              <w:rFonts w:eastAsiaTheme="minorEastAsia"/>
              <w:iCs w:val="0"/>
              <w:noProof/>
              <w:sz w:val="21"/>
              <w:szCs w:val="24"/>
            </w:rPr>
          </w:pPr>
          <w:hyperlink w:anchor="_Toc126715547" w:history="1">
            <w:r w:rsidRPr="000C08F9">
              <w:rPr>
                <w:rStyle w:val="a9"/>
                <w:rFonts w:ascii="Times New Roman" w:eastAsia="ＭＳ 明朝" w:hAnsi="Times New Roman" w:cs="Times New Roman"/>
                <w:noProof/>
              </w:rPr>
              <w:t>3.8.2.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_Toc126715547 \h </w:instrText>
            </w:r>
            <w:r>
              <w:rPr>
                <w:noProof/>
                <w:webHidden/>
              </w:rPr>
            </w:r>
            <w:r>
              <w:rPr>
                <w:noProof/>
                <w:webHidden/>
              </w:rPr>
              <w:fldChar w:fldCharType="separate"/>
            </w:r>
            <w:r>
              <w:rPr>
                <w:noProof/>
                <w:webHidden/>
              </w:rPr>
              <w:t>22</w:t>
            </w:r>
            <w:r>
              <w:rPr>
                <w:noProof/>
                <w:webHidden/>
              </w:rPr>
              <w:fldChar w:fldCharType="end"/>
            </w:r>
          </w:hyperlink>
        </w:p>
        <w:p w14:paraId="15F6796F" w14:textId="1E8FE8FD" w:rsidR="005109E7" w:rsidRDefault="005109E7">
          <w:pPr>
            <w:pStyle w:val="21"/>
            <w:tabs>
              <w:tab w:val="left" w:pos="630"/>
              <w:tab w:val="right" w:leader="dot" w:pos="8494"/>
            </w:tabs>
            <w:rPr>
              <w:rFonts w:eastAsiaTheme="minorEastAsia"/>
              <w:smallCaps w:val="0"/>
              <w:noProof/>
              <w:sz w:val="21"/>
              <w:szCs w:val="24"/>
            </w:rPr>
          </w:pPr>
          <w:hyperlink w:anchor="_Toc126715548" w:history="1">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ケッチェンブラックとセルロースナノファイバー</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_Toc126715548 \h </w:instrText>
            </w:r>
            <w:r>
              <w:rPr>
                <w:noProof/>
                <w:webHidden/>
              </w:rPr>
            </w:r>
            <w:r>
              <w:rPr>
                <w:noProof/>
                <w:webHidden/>
              </w:rPr>
              <w:fldChar w:fldCharType="separate"/>
            </w:r>
            <w:r>
              <w:rPr>
                <w:noProof/>
                <w:webHidden/>
              </w:rPr>
              <w:t>23</w:t>
            </w:r>
            <w:r>
              <w:rPr>
                <w:noProof/>
                <w:webHidden/>
              </w:rPr>
              <w:fldChar w:fldCharType="end"/>
            </w:r>
          </w:hyperlink>
        </w:p>
        <w:p w14:paraId="2B9D4422" w14:textId="59D17E97" w:rsidR="005109E7" w:rsidRDefault="005109E7">
          <w:pPr>
            <w:pStyle w:val="21"/>
            <w:tabs>
              <w:tab w:val="right" w:leader="dot" w:pos="8494"/>
            </w:tabs>
            <w:rPr>
              <w:rFonts w:eastAsiaTheme="minorEastAsia"/>
              <w:smallCaps w:val="0"/>
              <w:noProof/>
              <w:sz w:val="21"/>
              <w:szCs w:val="24"/>
            </w:rPr>
          </w:pPr>
          <w:hyperlink w:anchor="_Toc126715549" w:history="1">
            <w:r w:rsidRPr="000C08F9">
              <w:rPr>
                <w:rStyle w:val="a9"/>
                <w:rFonts w:ascii="Times New Roman" w:eastAsia="ＭＳ 明朝" w:hAnsi="Times New Roman" w:cs="Times New Roman"/>
                <w:noProof/>
              </w:rPr>
              <w:t>3.9.</w:t>
            </w:r>
            <w:r>
              <w:rPr>
                <w:noProof/>
                <w:webHidden/>
              </w:rPr>
              <w:tab/>
            </w:r>
            <w:r>
              <w:rPr>
                <w:noProof/>
                <w:webHidden/>
              </w:rPr>
              <w:fldChar w:fldCharType="begin"/>
            </w:r>
            <w:r>
              <w:rPr>
                <w:noProof/>
                <w:webHidden/>
              </w:rPr>
              <w:instrText xml:space="preserve"> PAGEREF _Toc126715549 \h </w:instrText>
            </w:r>
            <w:r>
              <w:rPr>
                <w:noProof/>
                <w:webHidden/>
              </w:rPr>
            </w:r>
            <w:r>
              <w:rPr>
                <w:noProof/>
                <w:webHidden/>
              </w:rPr>
              <w:fldChar w:fldCharType="separate"/>
            </w:r>
            <w:r>
              <w:rPr>
                <w:noProof/>
                <w:webHidden/>
              </w:rPr>
              <w:t>23</w:t>
            </w:r>
            <w:r>
              <w:rPr>
                <w:noProof/>
                <w:webHidden/>
              </w:rPr>
              <w:fldChar w:fldCharType="end"/>
            </w:r>
          </w:hyperlink>
        </w:p>
        <w:p w14:paraId="4B4B97A7" w14:textId="519C6583" w:rsidR="005109E7" w:rsidRDefault="005109E7">
          <w:pPr>
            <w:pStyle w:val="31"/>
            <w:tabs>
              <w:tab w:val="left" w:pos="1260"/>
              <w:tab w:val="right" w:leader="dot" w:pos="8494"/>
            </w:tabs>
            <w:rPr>
              <w:rFonts w:eastAsiaTheme="minorEastAsia"/>
              <w:iCs w:val="0"/>
              <w:noProof/>
              <w:sz w:val="21"/>
              <w:szCs w:val="24"/>
            </w:rPr>
          </w:pPr>
          <w:hyperlink w:anchor="_Toc126715550" w:history="1">
            <w:r w:rsidRPr="000C08F9">
              <w:rPr>
                <w:rStyle w:val="a9"/>
                <w:rFonts w:ascii="Times New Roman" w:eastAsia="ＭＳ 明朝" w:hAnsi="Times New Roman" w:cs="Times New Roman"/>
                <w:noProof/>
              </w:rPr>
              <w:t>3.9.2.</w:t>
            </w:r>
            <w:r>
              <w:rPr>
                <w:rFonts w:eastAsiaTheme="minorEastAsia"/>
                <w:iCs w:val="0"/>
                <w:noProof/>
                <w:sz w:val="21"/>
                <w:szCs w:val="24"/>
              </w:rPr>
              <w:tab/>
            </w:r>
            <w:r w:rsidRPr="000C08F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_Toc126715550 \h </w:instrText>
            </w:r>
            <w:r>
              <w:rPr>
                <w:noProof/>
                <w:webHidden/>
              </w:rPr>
            </w:r>
            <w:r>
              <w:rPr>
                <w:noProof/>
                <w:webHidden/>
              </w:rPr>
              <w:fldChar w:fldCharType="separate"/>
            </w:r>
            <w:r>
              <w:rPr>
                <w:noProof/>
                <w:webHidden/>
              </w:rPr>
              <w:t>23</w:t>
            </w:r>
            <w:r>
              <w:rPr>
                <w:noProof/>
                <w:webHidden/>
              </w:rPr>
              <w:fldChar w:fldCharType="end"/>
            </w:r>
          </w:hyperlink>
        </w:p>
        <w:p w14:paraId="2E05D090" w14:textId="72565874" w:rsidR="005109E7" w:rsidRDefault="005109E7">
          <w:pPr>
            <w:pStyle w:val="31"/>
            <w:tabs>
              <w:tab w:val="left" w:pos="1260"/>
              <w:tab w:val="right" w:leader="dot" w:pos="8494"/>
            </w:tabs>
            <w:rPr>
              <w:rFonts w:eastAsiaTheme="minorEastAsia"/>
              <w:iCs w:val="0"/>
              <w:noProof/>
              <w:sz w:val="21"/>
              <w:szCs w:val="24"/>
            </w:rPr>
          </w:pPr>
          <w:hyperlink w:anchor="_Toc126715551" w:history="1">
            <w:r w:rsidRPr="000C08F9">
              <w:rPr>
                <w:rStyle w:val="a9"/>
                <w:rFonts w:ascii="Times New Roman" w:eastAsia="ＭＳ 明朝" w:hAnsi="Times New Roman" w:cs="Times New Roman"/>
                <w:noProof/>
              </w:rPr>
              <w:t>3.9.3.</w:t>
            </w:r>
            <w:r>
              <w:rPr>
                <w:rFonts w:eastAsiaTheme="minorEastAsia"/>
                <w:iCs w:val="0"/>
                <w:noProof/>
                <w:sz w:val="21"/>
                <w:szCs w:val="24"/>
              </w:rPr>
              <w:tab/>
            </w:r>
            <w:r w:rsidRPr="000C08F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_Toc126715551 \h </w:instrText>
            </w:r>
            <w:r>
              <w:rPr>
                <w:noProof/>
                <w:webHidden/>
              </w:rPr>
            </w:r>
            <w:r>
              <w:rPr>
                <w:noProof/>
                <w:webHidden/>
              </w:rPr>
              <w:fldChar w:fldCharType="separate"/>
            </w:r>
            <w:r>
              <w:rPr>
                <w:noProof/>
                <w:webHidden/>
              </w:rPr>
              <w:t>24</w:t>
            </w:r>
            <w:r>
              <w:rPr>
                <w:noProof/>
                <w:webHidden/>
              </w:rPr>
              <w:fldChar w:fldCharType="end"/>
            </w:r>
          </w:hyperlink>
        </w:p>
        <w:p w14:paraId="301EF78F" w14:textId="00D55ED6" w:rsidR="005109E7" w:rsidRDefault="005109E7">
          <w:pPr>
            <w:pStyle w:val="31"/>
            <w:tabs>
              <w:tab w:val="left" w:pos="1260"/>
              <w:tab w:val="right" w:leader="dot" w:pos="8494"/>
            </w:tabs>
            <w:rPr>
              <w:rFonts w:eastAsiaTheme="minorEastAsia"/>
              <w:iCs w:val="0"/>
              <w:noProof/>
              <w:sz w:val="21"/>
              <w:szCs w:val="24"/>
            </w:rPr>
          </w:pPr>
          <w:hyperlink w:anchor="_Toc126715552" w:history="1">
            <w:r w:rsidRPr="000C08F9">
              <w:rPr>
                <w:rStyle w:val="a9"/>
                <w:rFonts w:ascii="Times New Roman" w:eastAsia="ＭＳ 明朝" w:hAnsi="Times New Roman" w:cs="Times New Roman"/>
                <w:noProof/>
              </w:rPr>
              <w:t>3.9.4.</w:t>
            </w:r>
            <w:r>
              <w:rPr>
                <w:rFonts w:eastAsiaTheme="minorEastAsia"/>
                <w:iCs w:val="0"/>
                <w:noProof/>
                <w:sz w:val="21"/>
                <w:szCs w:val="24"/>
              </w:rPr>
              <w:tab/>
            </w:r>
            <w:r w:rsidRPr="000C08F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_Toc126715552 \h </w:instrText>
            </w:r>
            <w:r>
              <w:rPr>
                <w:noProof/>
                <w:webHidden/>
              </w:rPr>
            </w:r>
            <w:r>
              <w:rPr>
                <w:noProof/>
                <w:webHidden/>
              </w:rPr>
              <w:fldChar w:fldCharType="separate"/>
            </w:r>
            <w:r>
              <w:rPr>
                <w:noProof/>
                <w:webHidden/>
              </w:rPr>
              <w:t>24</w:t>
            </w:r>
            <w:r>
              <w:rPr>
                <w:noProof/>
                <w:webHidden/>
              </w:rPr>
              <w:fldChar w:fldCharType="end"/>
            </w:r>
          </w:hyperlink>
        </w:p>
        <w:p w14:paraId="2F0BFB39" w14:textId="35CB5164" w:rsidR="005109E7" w:rsidRDefault="005109E7">
          <w:pPr>
            <w:pStyle w:val="31"/>
            <w:tabs>
              <w:tab w:val="left" w:pos="1260"/>
              <w:tab w:val="right" w:leader="dot" w:pos="8494"/>
            </w:tabs>
            <w:rPr>
              <w:rFonts w:eastAsiaTheme="minorEastAsia"/>
              <w:iCs w:val="0"/>
              <w:noProof/>
              <w:sz w:val="21"/>
              <w:szCs w:val="24"/>
            </w:rPr>
          </w:pPr>
          <w:hyperlink w:anchor="_Toc126715553" w:history="1">
            <w:r w:rsidRPr="000C08F9">
              <w:rPr>
                <w:rStyle w:val="a9"/>
                <w:rFonts w:ascii="Times New Roman" w:eastAsia="ＭＳ 明朝" w:hAnsi="Times New Roman" w:cs="Times New Roman"/>
                <w:noProof/>
              </w:rPr>
              <w:t>3.9.5.</w:t>
            </w:r>
            <w:r>
              <w:rPr>
                <w:rFonts w:eastAsiaTheme="minorEastAsia"/>
                <w:iCs w:val="0"/>
                <w:noProof/>
                <w:sz w:val="21"/>
                <w:szCs w:val="24"/>
              </w:rPr>
              <w:tab/>
            </w:r>
            <w:r w:rsidRPr="000C08F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_Toc126715553 \h </w:instrText>
            </w:r>
            <w:r>
              <w:rPr>
                <w:noProof/>
                <w:webHidden/>
              </w:rPr>
            </w:r>
            <w:r>
              <w:rPr>
                <w:noProof/>
                <w:webHidden/>
              </w:rPr>
              <w:fldChar w:fldCharType="separate"/>
            </w:r>
            <w:r>
              <w:rPr>
                <w:noProof/>
                <w:webHidden/>
              </w:rPr>
              <w:t>24</w:t>
            </w:r>
            <w:r>
              <w:rPr>
                <w:noProof/>
                <w:webHidden/>
              </w:rPr>
              <w:fldChar w:fldCharType="end"/>
            </w:r>
          </w:hyperlink>
        </w:p>
        <w:p w14:paraId="79B17E1D" w14:textId="6C877861" w:rsidR="005109E7" w:rsidRDefault="005109E7">
          <w:pPr>
            <w:pStyle w:val="31"/>
            <w:tabs>
              <w:tab w:val="left" w:pos="1260"/>
              <w:tab w:val="right" w:leader="dot" w:pos="8494"/>
            </w:tabs>
            <w:rPr>
              <w:rFonts w:eastAsiaTheme="minorEastAsia"/>
              <w:iCs w:val="0"/>
              <w:noProof/>
              <w:sz w:val="21"/>
              <w:szCs w:val="24"/>
            </w:rPr>
          </w:pPr>
          <w:hyperlink w:anchor="_Toc126715554" w:history="1">
            <w:r w:rsidRPr="000C08F9">
              <w:rPr>
                <w:rStyle w:val="a9"/>
                <w:rFonts w:ascii="Times New Roman" w:eastAsia="ＭＳ 明朝" w:hAnsi="Times New Roman" w:cs="Times New Roman"/>
                <w:noProof/>
              </w:rPr>
              <w:t>3.9.6.</w:t>
            </w:r>
            <w:r>
              <w:rPr>
                <w:rFonts w:eastAsiaTheme="minorEastAsia"/>
                <w:iCs w:val="0"/>
                <w:noProof/>
                <w:sz w:val="21"/>
                <w:szCs w:val="24"/>
              </w:rPr>
              <w:tab/>
            </w:r>
            <w:r w:rsidRPr="000C08F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_Toc126715554 \h </w:instrText>
            </w:r>
            <w:r>
              <w:rPr>
                <w:noProof/>
                <w:webHidden/>
              </w:rPr>
            </w:r>
            <w:r>
              <w:rPr>
                <w:noProof/>
                <w:webHidden/>
              </w:rPr>
              <w:fldChar w:fldCharType="separate"/>
            </w:r>
            <w:r>
              <w:rPr>
                <w:noProof/>
                <w:webHidden/>
              </w:rPr>
              <w:t>24</w:t>
            </w:r>
            <w:r>
              <w:rPr>
                <w:noProof/>
                <w:webHidden/>
              </w:rPr>
              <w:fldChar w:fldCharType="end"/>
            </w:r>
          </w:hyperlink>
        </w:p>
        <w:p w14:paraId="29401885" w14:textId="31C81549" w:rsidR="005109E7" w:rsidRDefault="005109E7">
          <w:pPr>
            <w:pStyle w:val="31"/>
            <w:tabs>
              <w:tab w:val="left" w:pos="1260"/>
              <w:tab w:val="right" w:leader="dot" w:pos="8494"/>
            </w:tabs>
            <w:rPr>
              <w:rFonts w:eastAsiaTheme="minorEastAsia"/>
              <w:iCs w:val="0"/>
              <w:noProof/>
              <w:sz w:val="21"/>
              <w:szCs w:val="24"/>
            </w:rPr>
          </w:pPr>
          <w:hyperlink w:anchor="_Toc126715555" w:history="1">
            <w:r w:rsidRPr="000C08F9">
              <w:rPr>
                <w:rStyle w:val="a9"/>
                <w:rFonts w:ascii="Times New Roman" w:eastAsia="ＭＳ 明朝" w:hAnsi="Times New Roman" w:cs="Times New Roman"/>
                <w:noProof/>
              </w:rPr>
              <w:t>3.9.7.</w:t>
            </w:r>
            <w:r>
              <w:rPr>
                <w:rFonts w:eastAsiaTheme="minorEastAsia"/>
                <w:iCs w:val="0"/>
                <w:noProof/>
                <w:sz w:val="21"/>
                <w:szCs w:val="24"/>
              </w:rPr>
              <w:tab/>
            </w:r>
            <w:r w:rsidRPr="000C08F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_Toc126715555 \h </w:instrText>
            </w:r>
            <w:r>
              <w:rPr>
                <w:noProof/>
                <w:webHidden/>
              </w:rPr>
            </w:r>
            <w:r>
              <w:rPr>
                <w:noProof/>
                <w:webHidden/>
              </w:rPr>
              <w:fldChar w:fldCharType="separate"/>
            </w:r>
            <w:r>
              <w:rPr>
                <w:noProof/>
                <w:webHidden/>
              </w:rPr>
              <w:t>25</w:t>
            </w:r>
            <w:r>
              <w:rPr>
                <w:noProof/>
                <w:webHidden/>
              </w:rPr>
              <w:fldChar w:fldCharType="end"/>
            </w:r>
          </w:hyperlink>
        </w:p>
        <w:p w14:paraId="1AF97512" w14:textId="24510795" w:rsidR="005109E7" w:rsidRDefault="005109E7">
          <w:pPr>
            <w:pStyle w:val="21"/>
            <w:tabs>
              <w:tab w:val="left" w:pos="630"/>
              <w:tab w:val="right" w:leader="dot" w:pos="8494"/>
            </w:tabs>
            <w:rPr>
              <w:rFonts w:eastAsiaTheme="minorEastAsia"/>
              <w:smallCaps w:val="0"/>
              <w:noProof/>
              <w:sz w:val="21"/>
              <w:szCs w:val="24"/>
            </w:rPr>
          </w:pPr>
          <w:hyperlink w:anchor="_Toc126715556" w:history="1">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_Toc126715556 \h </w:instrText>
            </w:r>
            <w:r>
              <w:rPr>
                <w:noProof/>
                <w:webHidden/>
              </w:rPr>
            </w:r>
            <w:r>
              <w:rPr>
                <w:noProof/>
                <w:webHidden/>
              </w:rPr>
              <w:fldChar w:fldCharType="separate"/>
            </w:r>
            <w:r>
              <w:rPr>
                <w:noProof/>
                <w:webHidden/>
              </w:rPr>
              <w:t>25</w:t>
            </w:r>
            <w:r>
              <w:rPr>
                <w:noProof/>
                <w:webHidden/>
              </w:rPr>
              <w:fldChar w:fldCharType="end"/>
            </w:r>
          </w:hyperlink>
        </w:p>
        <w:p w14:paraId="6F0CE357" w14:textId="258EB5C6" w:rsidR="005109E7" w:rsidRDefault="005109E7">
          <w:pPr>
            <w:pStyle w:val="21"/>
            <w:tabs>
              <w:tab w:val="right" w:leader="dot" w:pos="8494"/>
            </w:tabs>
            <w:rPr>
              <w:rFonts w:eastAsiaTheme="minorEastAsia"/>
              <w:smallCaps w:val="0"/>
              <w:noProof/>
              <w:sz w:val="21"/>
              <w:szCs w:val="24"/>
            </w:rPr>
          </w:pPr>
          <w:hyperlink w:anchor="_Toc126715557" w:history="1">
            <w:r w:rsidRPr="000C08F9">
              <w:rPr>
                <w:rStyle w:val="a9"/>
                <w:rFonts w:ascii="Times New Roman" w:eastAsia="ＭＳ 明朝" w:hAnsi="Times New Roman" w:cs="Times New Roman"/>
                <w:noProof/>
              </w:rPr>
              <w:t>3.10.</w:t>
            </w:r>
            <w:r>
              <w:rPr>
                <w:noProof/>
                <w:webHidden/>
              </w:rPr>
              <w:tab/>
            </w:r>
            <w:r>
              <w:rPr>
                <w:noProof/>
                <w:webHidden/>
              </w:rPr>
              <w:fldChar w:fldCharType="begin"/>
            </w:r>
            <w:r>
              <w:rPr>
                <w:noProof/>
                <w:webHidden/>
              </w:rPr>
              <w:instrText xml:space="preserve"> PAGEREF _Toc126715557 \h </w:instrText>
            </w:r>
            <w:r>
              <w:rPr>
                <w:noProof/>
                <w:webHidden/>
              </w:rPr>
            </w:r>
            <w:r>
              <w:rPr>
                <w:noProof/>
                <w:webHidden/>
              </w:rPr>
              <w:fldChar w:fldCharType="separate"/>
            </w:r>
            <w:r>
              <w:rPr>
                <w:noProof/>
                <w:webHidden/>
              </w:rPr>
              <w:t>25</w:t>
            </w:r>
            <w:r>
              <w:rPr>
                <w:noProof/>
                <w:webHidden/>
              </w:rPr>
              <w:fldChar w:fldCharType="end"/>
            </w:r>
          </w:hyperlink>
        </w:p>
        <w:p w14:paraId="5C7A7C76" w14:textId="7F99307E" w:rsidR="005109E7" w:rsidRDefault="005109E7">
          <w:pPr>
            <w:pStyle w:val="31"/>
            <w:tabs>
              <w:tab w:val="left" w:pos="1260"/>
              <w:tab w:val="right" w:leader="dot" w:pos="8494"/>
            </w:tabs>
            <w:rPr>
              <w:rFonts w:eastAsiaTheme="minorEastAsia"/>
              <w:iCs w:val="0"/>
              <w:noProof/>
              <w:sz w:val="21"/>
              <w:szCs w:val="24"/>
            </w:rPr>
          </w:pPr>
          <w:hyperlink w:anchor="_Toc126715558" w:history="1">
            <w:r w:rsidRPr="000C08F9">
              <w:rPr>
                <w:rStyle w:val="a9"/>
                <w:rFonts w:ascii="Times New Roman" w:eastAsia="ＭＳ 明朝" w:hAnsi="Times New Roman" w:cs="Times New Roman"/>
                <w:noProof/>
              </w:rPr>
              <w:t>3.10.1.</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_Toc126715558 \h </w:instrText>
            </w:r>
            <w:r>
              <w:rPr>
                <w:noProof/>
                <w:webHidden/>
              </w:rPr>
            </w:r>
            <w:r>
              <w:rPr>
                <w:noProof/>
                <w:webHidden/>
              </w:rPr>
              <w:fldChar w:fldCharType="separate"/>
            </w:r>
            <w:r>
              <w:rPr>
                <w:noProof/>
                <w:webHidden/>
              </w:rPr>
              <w:t>25</w:t>
            </w:r>
            <w:r>
              <w:rPr>
                <w:noProof/>
                <w:webHidden/>
              </w:rPr>
              <w:fldChar w:fldCharType="end"/>
            </w:r>
          </w:hyperlink>
        </w:p>
        <w:p w14:paraId="62059E72" w14:textId="550EA823" w:rsidR="005109E7" w:rsidRDefault="005109E7">
          <w:pPr>
            <w:pStyle w:val="31"/>
            <w:tabs>
              <w:tab w:val="left" w:pos="1260"/>
              <w:tab w:val="right" w:leader="dot" w:pos="8494"/>
            </w:tabs>
            <w:rPr>
              <w:rFonts w:eastAsiaTheme="minorEastAsia"/>
              <w:iCs w:val="0"/>
              <w:noProof/>
              <w:sz w:val="21"/>
              <w:szCs w:val="24"/>
            </w:rPr>
          </w:pPr>
          <w:hyperlink w:anchor="_Toc126715559" w:history="1">
            <w:r w:rsidRPr="000C08F9">
              <w:rPr>
                <w:rStyle w:val="a9"/>
                <w:rFonts w:ascii="Times New Roman" w:eastAsia="ＭＳ 明朝" w:hAnsi="Times New Roman" w:cs="Times New Roman"/>
                <w:noProof/>
              </w:rPr>
              <w:t>3.10.2.</w:t>
            </w:r>
            <w:r>
              <w:rPr>
                <w:rFonts w:eastAsiaTheme="minorEastAsia"/>
                <w:iCs w:val="0"/>
                <w:noProof/>
                <w:sz w:val="21"/>
                <w:szCs w:val="24"/>
              </w:rPr>
              <w:tab/>
            </w:r>
            <w:r w:rsidRPr="000C08F9">
              <w:rPr>
                <w:rStyle w:val="a9"/>
                <w:rFonts w:ascii="Times New Roman" w:eastAsia="ＭＳ 明朝" w:hAnsi="Times New Roman" w:cs="Times New Roman"/>
                <w:noProof/>
              </w:rPr>
              <w:t>220914CP_cell500μL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_Toc126715559 \h </w:instrText>
            </w:r>
            <w:r>
              <w:rPr>
                <w:noProof/>
                <w:webHidden/>
              </w:rPr>
            </w:r>
            <w:r>
              <w:rPr>
                <w:noProof/>
                <w:webHidden/>
              </w:rPr>
              <w:fldChar w:fldCharType="separate"/>
            </w:r>
            <w:r>
              <w:rPr>
                <w:noProof/>
                <w:webHidden/>
              </w:rPr>
              <w:t>26</w:t>
            </w:r>
            <w:r>
              <w:rPr>
                <w:noProof/>
                <w:webHidden/>
              </w:rPr>
              <w:fldChar w:fldCharType="end"/>
            </w:r>
          </w:hyperlink>
        </w:p>
        <w:p w14:paraId="0C9C649E" w14:textId="41323A85" w:rsidR="005109E7" w:rsidRDefault="005109E7">
          <w:pPr>
            <w:pStyle w:val="21"/>
            <w:tabs>
              <w:tab w:val="left" w:pos="630"/>
              <w:tab w:val="right" w:leader="dot" w:pos="8494"/>
            </w:tabs>
            <w:rPr>
              <w:rFonts w:eastAsiaTheme="minorEastAsia"/>
              <w:smallCaps w:val="0"/>
              <w:noProof/>
              <w:sz w:val="21"/>
              <w:szCs w:val="24"/>
            </w:rPr>
          </w:pPr>
          <w:hyperlink w:anchor="_Toc126715560" w:history="1">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_Toc126715560 \h </w:instrText>
            </w:r>
            <w:r>
              <w:rPr>
                <w:noProof/>
                <w:webHidden/>
              </w:rPr>
            </w:r>
            <w:r>
              <w:rPr>
                <w:noProof/>
                <w:webHidden/>
              </w:rPr>
              <w:fldChar w:fldCharType="separate"/>
            </w:r>
            <w:r>
              <w:rPr>
                <w:noProof/>
                <w:webHidden/>
              </w:rPr>
              <w:t>26</w:t>
            </w:r>
            <w:r>
              <w:rPr>
                <w:noProof/>
                <w:webHidden/>
              </w:rPr>
              <w:fldChar w:fldCharType="end"/>
            </w:r>
          </w:hyperlink>
        </w:p>
        <w:p w14:paraId="66CCB5C5" w14:textId="35697206" w:rsidR="005109E7" w:rsidRDefault="005109E7">
          <w:pPr>
            <w:pStyle w:val="21"/>
            <w:tabs>
              <w:tab w:val="right" w:leader="dot" w:pos="8494"/>
            </w:tabs>
            <w:rPr>
              <w:rFonts w:eastAsiaTheme="minorEastAsia"/>
              <w:smallCaps w:val="0"/>
              <w:noProof/>
              <w:sz w:val="21"/>
              <w:szCs w:val="24"/>
            </w:rPr>
          </w:pPr>
          <w:hyperlink w:anchor="_Toc126715561" w:history="1">
            <w:r w:rsidRPr="000C08F9">
              <w:rPr>
                <w:rStyle w:val="a9"/>
                <w:rFonts w:ascii="Times New Roman" w:eastAsia="ＭＳ 明朝" w:hAnsi="Times New Roman" w:cs="Times New Roman"/>
                <w:noProof/>
              </w:rPr>
              <w:t>3.11.</w:t>
            </w:r>
            <w:r>
              <w:rPr>
                <w:noProof/>
                <w:webHidden/>
              </w:rPr>
              <w:tab/>
            </w:r>
            <w:r>
              <w:rPr>
                <w:noProof/>
                <w:webHidden/>
              </w:rPr>
              <w:fldChar w:fldCharType="begin"/>
            </w:r>
            <w:r>
              <w:rPr>
                <w:noProof/>
                <w:webHidden/>
              </w:rPr>
              <w:instrText xml:space="preserve"> PAGEREF _Toc126715561 \h </w:instrText>
            </w:r>
            <w:r>
              <w:rPr>
                <w:noProof/>
                <w:webHidden/>
              </w:rPr>
            </w:r>
            <w:r>
              <w:rPr>
                <w:noProof/>
                <w:webHidden/>
              </w:rPr>
              <w:fldChar w:fldCharType="separate"/>
            </w:r>
            <w:r>
              <w:rPr>
                <w:noProof/>
                <w:webHidden/>
              </w:rPr>
              <w:t>26</w:t>
            </w:r>
            <w:r>
              <w:rPr>
                <w:noProof/>
                <w:webHidden/>
              </w:rPr>
              <w:fldChar w:fldCharType="end"/>
            </w:r>
          </w:hyperlink>
        </w:p>
        <w:p w14:paraId="5666457E" w14:textId="4A9FF169" w:rsidR="005109E7" w:rsidRDefault="005109E7">
          <w:pPr>
            <w:pStyle w:val="31"/>
            <w:tabs>
              <w:tab w:val="left" w:pos="1260"/>
              <w:tab w:val="right" w:leader="dot" w:pos="8494"/>
            </w:tabs>
            <w:rPr>
              <w:rFonts w:eastAsiaTheme="minorEastAsia"/>
              <w:iCs w:val="0"/>
              <w:noProof/>
              <w:sz w:val="21"/>
              <w:szCs w:val="24"/>
            </w:rPr>
          </w:pPr>
          <w:hyperlink w:anchor="_Toc126715562" w:history="1">
            <w:r w:rsidRPr="000C08F9">
              <w:rPr>
                <w:rStyle w:val="a9"/>
                <w:rFonts w:ascii="Times New Roman" w:eastAsia="ＭＳ 明朝" w:hAnsi="Times New Roman" w:cs="Times New Roman"/>
                <w:noProof/>
              </w:rPr>
              <w:t>3.11.1.</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_Toc126715562 \h </w:instrText>
            </w:r>
            <w:r>
              <w:rPr>
                <w:noProof/>
                <w:webHidden/>
              </w:rPr>
            </w:r>
            <w:r>
              <w:rPr>
                <w:noProof/>
                <w:webHidden/>
              </w:rPr>
              <w:fldChar w:fldCharType="separate"/>
            </w:r>
            <w:r>
              <w:rPr>
                <w:noProof/>
                <w:webHidden/>
              </w:rPr>
              <w:t>27</w:t>
            </w:r>
            <w:r>
              <w:rPr>
                <w:noProof/>
                <w:webHidden/>
              </w:rPr>
              <w:fldChar w:fldCharType="end"/>
            </w:r>
          </w:hyperlink>
        </w:p>
        <w:p w14:paraId="2C84E770" w14:textId="1F029FE5" w:rsidR="005109E7" w:rsidRDefault="005109E7">
          <w:pPr>
            <w:pStyle w:val="31"/>
            <w:tabs>
              <w:tab w:val="left" w:pos="1260"/>
              <w:tab w:val="right" w:leader="dot" w:pos="8494"/>
            </w:tabs>
            <w:rPr>
              <w:rFonts w:eastAsiaTheme="minorEastAsia"/>
              <w:iCs w:val="0"/>
              <w:noProof/>
              <w:sz w:val="21"/>
              <w:szCs w:val="24"/>
            </w:rPr>
          </w:pPr>
          <w:hyperlink w:anchor="_Toc126715563" w:history="1">
            <w:r w:rsidRPr="000C08F9">
              <w:rPr>
                <w:rStyle w:val="a9"/>
                <w:rFonts w:ascii="Times New Roman" w:eastAsia="ＭＳ 明朝" w:hAnsi="Times New Roman" w:cs="Times New Roman"/>
                <w:noProof/>
              </w:rPr>
              <w:t>3.11.2.</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_Toc126715563 \h </w:instrText>
            </w:r>
            <w:r>
              <w:rPr>
                <w:noProof/>
                <w:webHidden/>
              </w:rPr>
            </w:r>
            <w:r>
              <w:rPr>
                <w:noProof/>
                <w:webHidden/>
              </w:rPr>
              <w:fldChar w:fldCharType="separate"/>
            </w:r>
            <w:r>
              <w:rPr>
                <w:noProof/>
                <w:webHidden/>
              </w:rPr>
              <w:t>28</w:t>
            </w:r>
            <w:r>
              <w:rPr>
                <w:noProof/>
                <w:webHidden/>
              </w:rPr>
              <w:fldChar w:fldCharType="end"/>
            </w:r>
          </w:hyperlink>
        </w:p>
        <w:p w14:paraId="01AF866A" w14:textId="4515EF52" w:rsidR="005109E7" w:rsidRDefault="005109E7">
          <w:pPr>
            <w:pStyle w:val="31"/>
            <w:tabs>
              <w:tab w:val="left" w:pos="1260"/>
              <w:tab w:val="right" w:leader="dot" w:pos="8494"/>
            </w:tabs>
            <w:rPr>
              <w:rFonts w:eastAsiaTheme="minorEastAsia"/>
              <w:iCs w:val="0"/>
              <w:noProof/>
              <w:sz w:val="21"/>
              <w:szCs w:val="24"/>
            </w:rPr>
          </w:pPr>
          <w:hyperlink w:anchor="_Toc126715564" w:history="1">
            <w:r w:rsidRPr="000C08F9">
              <w:rPr>
                <w:rStyle w:val="a9"/>
                <w:rFonts w:ascii="Times New Roman" w:eastAsia="ＭＳ 明朝" w:hAnsi="Times New Roman" w:cs="Times New Roman"/>
                <w:noProof/>
              </w:rPr>
              <w:t>3.11.3.</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_Toc126715564 \h </w:instrText>
            </w:r>
            <w:r>
              <w:rPr>
                <w:noProof/>
                <w:webHidden/>
              </w:rPr>
            </w:r>
            <w:r>
              <w:rPr>
                <w:noProof/>
                <w:webHidden/>
              </w:rPr>
              <w:fldChar w:fldCharType="separate"/>
            </w:r>
            <w:r>
              <w:rPr>
                <w:noProof/>
                <w:webHidden/>
              </w:rPr>
              <w:t>28</w:t>
            </w:r>
            <w:r>
              <w:rPr>
                <w:noProof/>
                <w:webHidden/>
              </w:rPr>
              <w:fldChar w:fldCharType="end"/>
            </w:r>
          </w:hyperlink>
        </w:p>
        <w:p w14:paraId="45C43200" w14:textId="363A703D" w:rsidR="005109E7" w:rsidRDefault="005109E7">
          <w:pPr>
            <w:pStyle w:val="31"/>
            <w:tabs>
              <w:tab w:val="left" w:pos="1260"/>
              <w:tab w:val="right" w:leader="dot" w:pos="8494"/>
            </w:tabs>
            <w:rPr>
              <w:rFonts w:eastAsiaTheme="minorEastAsia"/>
              <w:iCs w:val="0"/>
              <w:noProof/>
              <w:sz w:val="21"/>
              <w:szCs w:val="24"/>
            </w:rPr>
          </w:pPr>
          <w:hyperlink w:anchor="_Toc126715565" w:history="1">
            <w:r w:rsidRPr="000C08F9">
              <w:rPr>
                <w:rStyle w:val="a9"/>
                <w:rFonts w:ascii="Times New Roman" w:eastAsia="ＭＳ 明朝" w:hAnsi="Times New Roman" w:cs="Times New Roman"/>
                <w:noProof/>
              </w:rPr>
              <w:t>3.11.4.</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_Toc126715565 \h </w:instrText>
            </w:r>
            <w:r>
              <w:rPr>
                <w:noProof/>
                <w:webHidden/>
              </w:rPr>
            </w:r>
            <w:r>
              <w:rPr>
                <w:noProof/>
                <w:webHidden/>
              </w:rPr>
              <w:fldChar w:fldCharType="separate"/>
            </w:r>
            <w:r>
              <w:rPr>
                <w:noProof/>
                <w:webHidden/>
              </w:rPr>
              <w:t>29</w:t>
            </w:r>
            <w:r>
              <w:rPr>
                <w:noProof/>
                <w:webHidden/>
              </w:rPr>
              <w:fldChar w:fldCharType="end"/>
            </w:r>
          </w:hyperlink>
        </w:p>
        <w:p w14:paraId="12BF0B43" w14:textId="7527E094" w:rsidR="005109E7" w:rsidRDefault="005109E7">
          <w:pPr>
            <w:pStyle w:val="31"/>
            <w:tabs>
              <w:tab w:val="left" w:pos="1260"/>
              <w:tab w:val="right" w:leader="dot" w:pos="8494"/>
            </w:tabs>
            <w:rPr>
              <w:rFonts w:eastAsiaTheme="minorEastAsia"/>
              <w:iCs w:val="0"/>
              <w:noProof/>
              <w:sz w:val="21"/>
              <w:szCs w:val="24"/>
            </w:rPr>
          </w:pPr>
          <w:hyperlink w:anchor="_Toc126715566" w:history="1">
            <w:r w:rsidRPr="000C08F9">
              <w:rPr>
                <w:rStyle w:val="a9"/>
                <w:rFonts w:ascii="Times New Roman" w:eastAsia="ＭＳ 明朝" w:hAnsi="Times New Roman" w:cs="Times New Roman"/>
                <w:noProof/>
              </w:rPr>
              <w:t>3.11.5.</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_Toc126715566 \h </w:instrText>
            </w:r>
            <w:r>
              <w:rPr>
                <w:noProof/>
                <w:webHidden/>
              </w:rPr>
            </w:r>
            <w:r>
              <w:rPr>
                <w:noProof/>
                <w:webHidden/>
              </w:rPr>
              <w:fldChar w:fldCharType="separate"/>
            </w:r>
            <w:r>
              <w:rPr>
                <w:noProof/>
                <w:webHidden/>
              </w:rPr>
              <w:t>30</w:t>
            </w:r>
            <w:r>
              <w:rPr>
                <w:noProof/>
                <w:webHidden/>
              </w:rPr>
              <w:fldChar w:fldCharType="end"/>
            </w:r>
          </w:hyperlink>
        </w:p>
        <w:p w14:paraId="461FCAFA" w14:textId="154E8CC7" w:rsidR="005109E7" w:rsidRDefault="005109E7">
          <w:pPr>
            <w:pStyle w:val="31"/>
            <w:tabs>
              <w:tab w:val="left" w:pos="1260"/>
              <w:tab w:val="right" w:leader="dot" w:pos="8494"/>
            </w:tabs>
            <w:rPr>
              <w:rFonts w:eastAsiaTheme="minorEastAsia"/>
              <w:iCs w:val="0"/>
              <w:noProof/>
              <w:sz w:val="21"/>
              <w:szCs w:val="24"/>
            </w:rPr>
          </w:pPr>
          <w:hyperlink w:anchor="_Toc126715567" w:history="1">
            <w:r w:rsidRPr="000C08F9">
              <w:rPr>
                <w:rStyle w:val="a9"/>
                <w:rFonts w:ascii="Times New Roman" w:eastAsia="ＭＳ 明朝" w:hAnsi="Times New Roman" w:cs="Times New Roman"/>
                <w:noProof/>
              </w:rPr>
              <w:t>3.11.6.</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_Toc126715567 \h </w:instrText>
            </w:r>
            <w:r>
              <w:rPr>
                <w:noProof/>
                <w:webHidden/>
              </w:rPr>
            </w:r>
            <w:r>
              <w:rPr>
                <w:noProof/>
                <w:webHidden/>
              </w:rPr>
              <w:fldChar w:fldCharType="separate"/>
            </w:r>
            <w:r>
              <w:rPr>
                <w:noProof/>
                <w:webHidden/>
              </w:rPr>
              <w:t>31</w:t>
            </w:r>
            <w:r>
              <w:rPr>
                <w:noProof/>
                <w:webHidden/>
              </w:rPr>
              <w:fldChar w:fldCharType="end"/>
            </w:r>
          </w:hyperlink>
        </w:p>
        <w:p w14:paraId="4CBAB728" w14:textId="48697E14" w:rsidR="005109E7" w:rsidRDefault="005109E7">
          <w:pPr>
            <w:pStyle w:val="31"/>
            <w:tabs>
              <w:tab w:val="left" w:pos="1260"/>
              <w:tab w:val="right" w:leader="dot" w:pos="8494"/>
            </w:tabs>
            <w:rPr>
              <w:rFonts w:eastAsiaTheme="minorEastAsia"/>
              <w:iCs w:val="0"/>
              <w:noProof/>
              <w:sz w:val="21"/>
              <w:szCs w:val="24"/>
            </w:rPr>
          </w:pPr>
          <w:hyperlink w:anchor="_Toc126715568" w:history="1">
            <w:r w:rsidRPr="000C08F9">
              <w:rPr>
                <w:rStyle w:val="a9"/>
                <w:rFonts w:ascii="Times New Roman" w:eastAsia="ＭＳ 明朝" w:hAnsi="Times New Roman" w:cs="Times New Roman"/>
                <w:noProof/>
              </w:rPr>
              <w:t>3.11.7.</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_Toc126715568 \h </w:instrText>
            </w:r>
            <w:r>
              <w:rPr>
                <w:noProof/>
                <w:webHidden/>
              </w:rPr>
            </w:r>
            <w:r>
              <w:rPr>
                <w:noProof/>
                <w:webHidden/>
              </w:rPr>
              <w:fldChar w:fldCharType="separate"/>
            </w:r>
            <w:r>
              <w:rPr>
                <w:noProof/>
                <w:webHidden/>
              </w:rPr>
              <w:t>31</w:t>
            </w:r>
            <w:r>
              <w:rPr>
                <w:noProof/>
                <w:webHidden/>
              </w:rPr>
              <w:fldChar w:fldCharType="end"/>
            </w:r>
          </w:hyperlink>
        </w:p>
        <w:p w14:paraId="3211474F" w14:textId="06C1DEBD" w:rsidR="005109E7" w:rsidRDefault="005109E7">
          <w:pPr>
            <w:pStyle w:val="31"/>
            <w:tabs>
              <w:tab w:val="left" w:pos="1260"/>
              <w:tab w:val="right" w:leader="dot" w:pos="8494"/>
            </w:tabs>
            <w:rPr>
              <w:rFonts w:eastAsiaTheme="minorEastAsia"/>
              <w:iCs w:val="0"/>
              <w:noProof/>
              <w:sz w:val="21"/>
              <w:szCs w:val="24"/>
            </w:rPr>
          </w:pPr>
          <w:hyperlink w:anchor="_Toc126715569" w:history="1">
            <w:r w:rsidRPr="000C08F9">
              <w:rPr>
                <w:rStyle w:val="a9"/>
                <w:rFonts w:ascii="Times New Roman" w:eastAsia="ＭＳ 明朝" w:hAnsi="Times New Roman" w:cs="Times New Roman"/>
                <w:noProof/>
              </w:rPr>
              <w:t>3.11.8.</w:t>
            </w:r>
            <w:r>
              <w:rPr>
                <w:rFonts w:eastAsiaTheme="minorEastAsia"/>
                <w:iCs w:val="0"/>
                <w:noProof/>
                <w:sz w:val="21"/>
                <w:szCs w:val="24"/>
              </w:rPr>
              <w:tab/>
            </w:r>
            <w:r w:rsidRPr="000C08F9">
              <w:rPr>
                <w:rStyle w:val="a9"/>
                <w:rFonts w:ascii="Times New Roman" w:eastAsia="ＭＳ 明朝" w:hAnsi="Times New Roman" w:cs="Times New Roman"/>
                <w:noProof/>
              </w:rPr>
              <w:t>220906CP_cell0.2g_3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_Toc126715569 \h </w:instrText>
            </w:r>
            <w:r>
              <w:rPr>
                <w:noProof/>
                <w:webHidden/>
              </w:rPr>
            </w:r>
            <w:r>
              <w:rPr>
                <w:noProof/>
                <w:webHidden/>
              </w:rPr>
              <w:fldChar w:fldCharType="separate"/>
            </w:r>
            <w:r>
              <w:rPr>
                <w:noProof/>
                <w:webHidden/>
              </w:rPr>
              <w:t>32</w:t>
            </w:r>
            <w:r>
              <w:rPr>
                <w:noProof/>
                <w:webHidden/>
              </w:rPr>
              <w:fldChar w:fldCharType="end"/>
            </w:r>
          </w:hyperlink>
        </w:p>
        <w:p w14:paraId="5BE96A01" w14:textId="393AF796" w:rsidR="005109E7" w:rsidRDefault="005109E7">
          <w:pPr>
            <w:pStyle w:val="31"/>
            <w:tabs>
              <w:tab w:val="left" w:pos="1260"/>
              <w:tab w:val="right" w:leader="dot" w:pos="8494"/>
            </w:tabs>
            <w:rPr>
              <w:rFonts w:eastAsiaTheme="minorEastAsia"/>
              <w:iCs w:val="0"/>
              <w:noProof/>
              <w:sz w:val="21"/>
              <w:szCs w:val="24"/>
            </w:rPr>
          </w:pPr>
          <w:hyperlink w:anchor="_Toc126715570" w:history="1">
            <w:r w:rsidRPr="000C08F9">
              <w:rPr>
                <w:rStyle w:val="a9"/>
                <w:rFonts w:ascii="Times New Roman" w:eastAsia="ＭＳ 明朝" w:hAnsi="Times New Roman" w:cs="Times New Roman"/>
                <w:noProof/>
              </w:rPr>
              <w:t>3.11.9.</w:t>
            </w:r>
            <w:r>
              <w:rPr>
                <w:rFonts w:eastAsiaTheme="minorEastAsia"/>
                <w:iCs w:val="0"/>
                <w:noProof/>
                <w:sz w:val="21"/>
                <w:szCs w:val="24"/>
              </w:rPr>
              <w:tab/>
            </w:r>
            <w:r w:rsidRPr="000C08F9">
              <w:rPr>
                <w:rStyle w:val="a9"/>
                <w:rFonts w:ascii="Times New Roman" w:eastAsia="ＭＳ 明朝" w:hAnsi="Times New Roman" w:cs="Times New Roman"/>
                <w:noProof/>
              </w:rPr>
              <w:t>220906CP_cell0.2g_4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_Toc126715570 \h </w:instrText>
            </w:r>
            <w:r>
              <w:rPr>
                <w:noProof/>
                <w:webHidden/>
              </w:rPr>
            </w:r>
            <w:r>
              <w:rPr>
                <w:noProof/>
                <w:webHidden/>
              </w:rPr>
              <w:fldChar w:fldCharType="separate"/>
            </w:r>
            <w:r>
              <w:rPr>
                <w:noProof/>
                <w:webHidden/>
              </w:rPr>
              <w:t>33</w:t>
            </w:r>
            <w:r>
              <w:rPr>
                <w:noProof/>
                <w:webHidden/>
              </w:rPr>
              <w:fldChar w:fldCharType="end"/>
            </w:r>
          </w:hyperlink>
        </w:p>
        <w:p w14:paraId="24948D12" w14:textId="162C1FBE" w:rsidR="005109E7" w:rsidRDefault="005109E7">
          <w:pPr>
            <w:pStyle w:val="31"/>
            <w:tabs>
              <w:tab w:val="left" w:pos="1470"/>
              <w:tab w:val="right" w:leader="dot" w:pos="8494"/>
            </w:tabs>
            <w:rPr>
              <w:rFonts w:eastAsiaTheme="minorEastAsia"/>
              <w:iCs w:val="0"/>
              <w:noProof/>
              <w:sz w:val="21"/>
              <w:szCs w:val="24"/>
            </w:rPr>
          </w:pPr>
          <w:hyperlink w:anchor="_Toc126715571" w:history="1">
            <w:r w:rsidRPr="000C08F9">
              <w:rPr>
                <w:rStyle w:val="a9"/>
                <w:rFonts w:ascii="Times New Roman" w:eastAsia="ＭＳ 明朝" w:hAnsi="Times New Roman" w:cs="Times New Roman"/>
                <w:noProof/>
              </w:rPr>
              <w:t>3.11.10.</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_Toc126715571 \h </w:instrText>
            </w:r>
            <w:r>
              <w:rPr>
                <w:noProof/>
                <w:webHidden/>
              </w:rPr>
            </w:r>
            <w:r>
              <w:rPr>
                <w:noProof/>
                <w:webHidden/>
              </w:rPr>
              <w:fldChar w:fldCharType="separate"/>
            </w:r>
            <w:r>
              <w:rPr>
                <w:noProof/>
                <w:webHidden/>
              </w:rPr>
              <w:t>34</w:t>
            </w:r>
            <w:r>
              <w:rPr>
                <w:noProof/>
                <w:webHidden/>
              </w:rPr>
              <w:fldChar w:fldCharType="end"/>
            </w:r>
          </w:hyperlink>
        </w:p>
        <w:p w14:paraId="71F4A3CF" w14:textId="7340CDD9" w:rsidR="005109E7" w:rsidRDefault="005109E7">
          <w:pPr>
            <w:pStyle w:val="21"/>
            <w:tabs>
              <w:tab w:val="left" w:pos="840"/>
              <w:tab w:val="right" w:leader="dot" w:pos="8494"/>
            </w:tabs>
            <w:rPr>
              <w:rFonts w:eastAsiaTheme="minorEastAsia"/>
              <w:smallCaps w:val="0"/>
              <w:noProof/>
              <w:sz w:val="21"/>
              <w:szCs w:val="24"/>
            </w:rPr>
          </w:pPr>
          <w:hyperlink w:anchor="_Toc126715572" w:history="1">
            <w:r w:rsidRPr="000C08F9">
              <w:rPr>
                <w:rStyle w:val="a9"/>
                <w:rFonts w:ascii="Times New Roman" w:eastAsia="ＭＳ 明朝" w:hAnsi="Times New Roman" w:cs="Times New Roman"/>
                <w:noProof/>
              </w:rPr>
              <w:t>3.12.</w:t>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ケッチェンブラックとナフィオン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_Toc126715572 \h </w:instrText>
            </w:r>
            <w:r>
              <w:rPr>
                <w:noProof/>
                <w:webHidden/>
              </w:rPr>
            </w:r>
            <w:r>
              <w:rPr>
                <w:noProof/>
                <w:webHidden/>
              </w:rPr>
              <w:fldChar w:fldCharType="separate"/>
            </w:r>
            <w:r>
              <w:rPr>
                <w:noProof/>
                <w:webHidden/>
              </w:rPr>
              <w:t>35</w:t>
            </w:r>
            <w:r>
              <w:rPr>
                <w:noProof/>
                <w:webHidden/>
              </w:rPr>
              <w:fldChar w:fldCharType="end"/>
            </w:r>
          </w:hyperlink>
        </w:p>
        <w:p w14:paraId="513D25D9" w14:textId="5EF6C4F9" w:rsidR="005109E7" w:rsidRDefault="005109E7">
          <w:pPr>
            <w:pStyle w:val="31"/>
            <w:tabs>
              <w:tab w:val="left" w:pos="1260"/>
              <w:tab w:val="right" w:leader="dot" w:pos="8494"/>
            </w:tabs>
            <w:rPr>
              <w:rFonts w:eastAsiaTheme="minorEastAsia"/>
              <w:iCs w:val="0"/>
              <w:noProof/>
              <w:sz w:val="21"/>
              <w:szCs w:val="24"/>
            </w:rPr>
          </w:pPr>
          <w:hyperlink w:anchor="_Toc126715573" w:history="1">
            <w:r w:rsidRPr="000C08F9">
              <w:rPr>
                <w:rStyle w:val="a9"/>
                <w:rFonts w:ascii="Times New Roman" w:eastAsia="ＭＳ 明朝" w:hAnsi="Times New Roman" w:cs="Times New Roman"/>
                <w:noProof/>
              </w:rPr>
              <w:t>3.12.1.</w:t>
            </w:r>
            <w:r>
              <w:rPr>
                <w:rFonts w:eastAsiaTheme="minorEastAsia"/>
                <w:iCs w:val="0"/>
                <w:noProof/>
                <w:sz w:val="21"/>
                <w:szCs w:val="24"/>
              </w:rPr>
              <w:tab/>
            </w:r>
            <w:r w:rsidRPr="000C08F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_Toc126715573 \h </w:instrText>
            </w:r>
            <w:r>
              <w:rPr>
                <w:noProof/>
                <w:webHidden/>
              </w:rPr>
            </w:r>
            <w:r>
              <w:rPr>
                <w:noProof/>
                <w:webHidden/>
              </w:rPr>
              <w:fldChar w:fldCharType="separate"/>
            </w:r>
            <w:r>
              <w:rPr>
                <w:noProof/>
                <w:webHidden/>
              </w:rPr>
              <w:t>35</w:t>
            </w:r>
            <w:r>
              <w:rPr>
                <w:noProof/>
                <w:webHidden/>
              </w:rPr>
              <w:fldChar w:fldCharType="end"/>
            </w:r>
          </w:hyperlink>
        </w:p>
        <w:p w14:paraId="31E1D42B" w14:textId="7F63F54F" w:rsidR="005109E7" w:rsidRDefault="005109E7">
          <w:pPr>
            <w:pStyle w:val="31"/>
            <w:tabs>
              <w:tab w:val="left" w:pos="1260"/>
              <w:tab w:val="right" w:leader="dot" w:pos="8494"/>
            </w:tabs>
            <w:rPr>
              <w:rFonts w:eastAsiaTheme="minorEastAsia"/>
              <w:iCs w:val="0"/>
              <w:noProof/>
              <w:sz w:val="21"/>
              <w:szCs w:val="24"/>
            </w:rPr>
          </w:pPr>
          <w:hyperlink w:anchor="_Toc126715574" w:history="1">
            <w:r w:rsidRPr="000C08F9">
              <w:rPr>
                <w:rStyle w:val="a9"/>
                <w:rFonts w:ascii="Times New Roman" w:eastAsia="ＭＳ 明朝" w:hAnsi="Times New Roman" w:cs="Times New Roman"/>
                <w:noProof/>
              </w:rPr>
              <w:t>3.12.2.</w:t>
            </w:r>
            <w:r>
              <w:rPr>
                <w:rFonts w:eastAsiaTheme="minorEastAsia"/>
                <w:iCs w:val="0"/>
                <w:noProof/>
                <w:sz w:val="21"/>
                <w:szCs w:val="24"/>
              </w:rPr>
              <w:tab/>
            </w:r>
            <w:r w:rsidRPr="000C08F9">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_Toc126715574 \h </w:instrText>
            </w:r>
            <w:r>
              <w:rPr>
                <w:noProof/>
                <w:webHidden/>
              </w:rPr>
            </w:r>
            <w:r>
              <w:rPr>
                <w:noProof/>
                <w:webHidden/>
              </w:rPr>
              <w:fldChar w:fldCharType="separate"/>
            </w:r>
            <w:r>
              <w:rPr>
                <w:noProof/>
                <w:webHidden/>
              </w:rPr>
              <w:t>35</w:t>
            </w:r>
            <w:r>
              <w:rPr>
                <w:noProof/>
                <w:webHidden/>
              </w:rPr>
              <w:fldChar w:fldCharType="end"/>
            </w:r>
          </w:hyperlink>
        </w:p>
        <w:p w14:paraId="3F954366" w14:textId="6F5AE034" w:rsidR="005109E7" w:rsidRDefault="005109E7">
          <w:pPr>
            <w:pStyle w:val="31"/>
            <w:tabs>
              <w:tab w:val="left" w:pos="1260"/>
              <w:tab w:val="right" w:leader="dot" w:pos="8494"/>
            </w:tabs>
            <w:rPr>
              <w:rFonts w:eastAsiaTheme="minorEastAsia"/>
              <w:iCs w:val="0"/>
              <w:noProof/>
              <w:sz w:val="21"/>
              <w:szCs w:val="24"/>
            </w:rPr>
          </w:pPr>
          <w:hyperlink w:anchor="_Toc126715575" w:history="1">
            <w:r w:rsidRPr="000C08F9">
              <w:rPr>
                <w:rStyle w:val="a9"/>
                <w:rFonts w:ascii="Times New Roman" w:eastAsia="ＭＳ 明朝" w:hAnsi="Times New Roman" w:cs="Times New Roman"/>
                <w:noProof/>
              </w:rPr>
              <w:t>3.12.3.</w:t>
            </w:r>
            <w:r>
              <w:rPr>
                <w:rFonts w:eastAsiaTheme="minorEastAsia"/>
                <w:iCs w:val="0"/>
                <w:noProof/>
                <w:sz w:val="21"/>
                <w:szCs w:val="24"/>
              </w:rPr>
              <w:tab/>
            </w:r>
            <w:r w:rsidRPr="000C08F9">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_Toc126715575 \h </w:instrText>
            </w:r>
            <w:r>
              <w:rPr>
                <w:noProof/>
                <w:webHidden/>
              </w:rPr>
            </w:r>
            <w:r>
              <w:rPr>
                <w:noProof/>
                <w:webHidden/>
              </w:rPr>
              <w:fldChar w:fldCharType="separate"/>
            </w:r>
            <w:r>
              <w:rPr>
                <w:noProof/>
                <w:webHidden/>
              </w:rPr>
              <w:t>35</w:t>
            </w:r>
            <w:r>
              <w:rPr>
                <w:noProof/>
                <w:webHidden/>
              </w:rPr>
              <w:fldChar w:fldCharType="end"/>
            </w:r>
          </w:hyperlink>
        </w:p>
        <w:p w14:paraId="5C47685C" w14:textId="7315DA05" w:rsidR="005109E7" w:rsidRDefault="005109E7">
          <w:pPr>
            <w:pStyle w:val="31"/>
            <w:tabs>
              <w:tab w:val="left" w:pos="1260"/>
              <w:tab w:val="right" w:leader="dot" w:pos="8494"/>
            </w:tabs>
            <w:rPr>
              <w:rFonts w:eastAsiaTheme="minorEastAsia"/>
              <w:iCs w:val="0"/>
              <w:noProof/>
              <w:sz w:val="21"/>
              <w:szCs w:val="24"/>
            </w:rPr>
          </w:pPr>
          <w:hyperlink w:anchor="_Toc126715576" w:history="1">
            <w:r w:rsidRPr="000C08F9">
              <w:rPr>
                <w:rStyle w:val="a9"/>
                <w:rFonts w:ascii="Times New Roman" w:eastAsia="ＭＳ 明朝" w:hAnsi="Times New Roman" w:cs="Times New Roman"/>
                <w:noProof/>
              </w:rPr>
              <w:t>3.12.4.</w:t>
            </w:r>
            <w:r>
              <w:rPr>
                <w:rFonts w:eastAsiaTheme="minorEastAsia"/>
                <w:iCs w:val="0"/>
                <w:noProof/>
                <w:sz w:val="21"/>
                <w:szCs w:val="24"/>
              </w:rPr>
              <w:tab/>
            </w:r>
            <w:r w:rsidRPr="000C08F9">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_Toc126715576 \h </w:instrText>
            </w:r>
            <w:r>
              <w:rPr>
                <w:noProof/>
                <w:webHidden/>
              </w:rPr>
            </w:r>
            <w:r>
              <w:rPr>
                <w:noProof/>
                <w:webHidden/>
              </w:rPr>
              <w:fldChar w:fldCharType="separate"/>
            </w:r>
            <w:r>
              <w:rPr>
                <w:noProof/>
                <w:webHidden/>
              </w:rPr>
              <w:t>36</w:t>
            </w:r>
            <w:r>
              <w:rPr>
                <w:noProof/>
                <w:webHidden/>
              </w:rPr>
              <w:fldChar w:fldCharType="end"/>
            </w:r>
          </w:hyperlink>
        </w:p>
        <w:p w14:paraId="3A7B7620" w14:textId="386B6BD3" w:rsidR="005109E7" w:rsidRDefault="005109E7">
          <w:pPr>
            <w:pStyle w:val="31"/>
            <w:tabs>
              <w:tab w:val="left" w:pos="1260"/>
              <w:tab w:val="right" w:leader="dot" w:pos="8494"/>
            </w:tabs>
            <w:rPr>
              <w:rFonts w:eastAsiaTheme="minorEastAsia"/>
              <w:iCs w:val="0"/>
              <w:noProof/>
              <w:sz w:val="21"/>
              <w:szCs w:val="24"/>
            </w:rPr>
          </w:pPr>
          <w:hyperlink w:anchor="_Toc126715577" w:history="1">
            <w:r w:rsidRPr="000C08F9">
              <w:rPr>
                <w:rStyle w:val="a9"/>
                <w:rFonts w:ascii="Times New Roman" w:eastAsia="ＭＳ 明朝" w:hAnsi="Times New Roman" w:cs="Times New Roman"/>
                <w:noProof/>
              </w:rPr>
              <w:t>3.12.5.</w:t>
            </w:r>
            <w:r>
              <w:rPr>
                <w:rFonts w:eastAsiaTheme="minorEastAsia"/>
                <w:iCs w:val="0"/>
                <w:noProof/>
                <w:sz w:val="21"/>
                <w:szCs w:val="24"/>
              </w:rPr>
              <w:tab/>
            </w:r>
            <w:r w:rsidRPr="000C08F9">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_Toc126715577 \h </w:instrText>
            </w:r>
            <w:r>
              <w:rPr>
                <w:noProof/>
                <w:webHidden/>
              </w:rPr>
            </w:r>
            <w:r>
              <w:rPr>
                <w:noProof/>
                <w:webHidden/>
              </w:rPr>
              <w:fldChar w:fldCharType="separate"/>
            </w:r>
            <w:r>
              <w:rPr>
                <w:noProof/>
                <w:webHidden/>
              </w:rPr>
              <w:t>36</w:t>
            </w:r>
            <w:r>
              <w:rPr>
                <w:noProof/>
                <w:webHidden/>
              </w:rPr>
              <w:fldChar w:fldCharType="end"/>
            </w:r>
          </w:hyperlink>
        </w:p>
        <w:p w14:paraId="2D6F8843" w14:textId="5235988F" w:rsidR="005109E7" w:rsidRDefault="005109E7">
          <w:pPr>
            <w:pStyle w:val="31"/>
            <w:tabs>
              <w:tab w:val="left" w:pos="1260"/>
              <w:tab w:val="right" w:leader="dot" w:pos="8494"/>
            </w:tabs>
            <w:rPr>
              <w:rFonts w:eastAsiaTheme="minorEastAsia"/>
              <w:iCs w:val="0"/>
              <w:noProof/>
              <w:sz w:val="21"/>
              <w:szCs w:val="24"/>
            </w:rPr>
          </w:pPr>
          <w:hyperlink w:anchor="_Toc126715578" w:history="1">
            <w:r w:rsidRPr="000C08F9">
              <w:rPr>
                <w:rStyle w:val="a9"/>
                <w:rFonts w:ascii="Times New Roman" w:eastAsia="ＭＳ 明朝" w:hAnsi="Times New Roman" w:cs="Times New Roman"/>
                <w:noProof/>
              </w:rPr>
              <w:t>3.12.6.</w:t>
            </w:r>
            <w:r>
              <w:rPr>
                <w:rFonts w:eastAsiaTheme="minorEastAsia"/>
                <w:iCs w:val="0"/>
                <w:noProof/>
                <w:sz w:val="21"/>
                <w:szCs w:val="24"/>
              </w:rPr>
              <w:tab/>
            </w:r>
            <w:r w:rsidRPr="000C08F9">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_Toc126715578 \h </w:instrText>
            </w:r>
            <w:r>
              <w:rPr>
                <w:noProof/>
                <w:webHidden/>
              </w:rPr>
            </w:r>
            <w:r>
              <w:rPr>
                <w:noProof/>
                <w:webHidden/>
              </w:rPr>
              <w:fldChar w:fldCharType="separate"/>
            </w:r>
            <w:r>
              <w:rPr>
                <w:noProof/>
                <w:webHidden/>
              </w:rPr>
              <w:t>36</w:t>
            </w:r>
            <w:r>
              <w:rPr>
                <w:noProof/>
                <w:webHidden/>
              </w:rPr>
              <w:fldChar w:fldCharType="end"/>
            </w:r>
          </w:hyperlink>
        </w:p>
        <w:p w14:paraId="2ACB35A1" w14:textId="1ED2C240" w:rsidR="005109E7" w:rsidRDefault="005109E7">
          <w:pPr>
            <w:pStyle w:val="21"/>
            <w:tabs>
              <w:tab w:val="left" w:pos="840"/>
              <w:tab w:val="right" w:leader="dot" w:pos="8494"/>
            </w:tabs>
            <w:rPr>
              <w:rFonts w:eastAsiaTheme="minorEastAsia"/>
              <w:smallCaps w:val="0"/>
              <w:noProof/>
              <w:sz w:val="21"/>
              <w:szCs w:val="24"/>
            </w:rPr>
          </w:pPr>
          <w:hyperlink w:anchor="_Toc126715579" w:history="1">
            <w:r w:rsidRPr="000C08F9">
              <w:rPr>
                <w:rStyle w:val="a9"/>
                <w:rFonts w:ascii="Times New Roman" w:eastAsia="ＭＳ 明朝" w:hAnsi="Times New Roman" w:cs="Times New Roman"/>
                <w:noProof/>
              </w:rPr>
              <w:t>3.13.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_Toc126715579 \h </w:instrText>
            </w:r>
            <w:r>
              <w:rPr>
                <w:noProof/>
                <w:webHidden/>
              </w:rPr>
            </w:r>
            <w:r>
              <w:rPr>
                <w:noProof/>
                <w:webHidden/>
              </w:rPr>
              <w:fldChar w:fldCharType="separate"/>
            </w:r>
            <w:r>
              <w:rPr>
                <w:noProof/>
                <w:webHidden/>
              </w:rPr>
              <w:t>36</w:t>
            </w:r>
            <w:r>
              <w:rPr>
                <w:noProof/>
                <w:webHidden/>
              </w:rPr>
              <w:fldChar w:fldCharType="end"/>
            </w:r>
          </w:hyperlink>
        </w:p>
        <w:p w14:paraId="50D5194F" w14:textId="0966F43B" w:rsidR="005109E7" w:rsidRDefault="005109E7">
          <w:pPr>
            <w:pStyle w:val="31"/>
            <w:tabs>
              <w:tab w:val="left" w:pos="1260"/>
              <w:tab w:val="right" w:leader="dot" w:pos="8494"/>
            </w:tabs>
            <w:rPr>
              <w:rFonts w:eastAsiaTheme="minorEastAsia"/>
              <w:iCs w:val="0"/>
              <w:noProof/>
              <w:sz w:val="21"/>
              <w:szCs w:val="24"/>
            </w:rPr>
          </w:pPr>
          <w:hyperlink w:anchor="_Toc126715580" w:history="1">
            <w:r w:rsidRPr="000C08F9">
              <w:rPr>
                <w:rStyle w:val="a9"/>
                <w:rFonts w:ascii="Times New Roman" w:eastAsia="ＭＳ 明朝" w:hAnsi="Times New Roman" w:cs="Times New Roman"/>
                <w:noProof/>
              </w:rPr>
              <w:t>3.13.1.</w:t>
            </w:r>
            <w:r>
              <w:rPr>
                <w:rFonts w:eastAsiaTheme="minorEastAsia"/>
                <w:iCs w:val="0"/>
                <w:noProof/>
                <w:sz w:val="21"/>
                <w:szCs w:val="24"/>
              </w:rPr>
              <w:tab/>
            </w:r>
            <w:r w:rsidRPr="000C08F9">
              <w:rPr>
                <w:rStyle w:val="a9"/>
                <w:rFonts w:ascii="Times New Roman" w:eastAsia="ＭＳ 明朝" w:hAnsi="Times New Roman" w:cs="Times New Roman"/>
                <w:noProof/>
              </w:rPr>
              <w:t>220906CP_naf5μL _1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_Toc126715580 \h </w:instrText>
            </w:r>
            <w:r>
              <w:rPr>
                <w:noProof/>
                <w:webHidden/>
              </w:rPr>
            </w:r>
            <w:r>
              <w:rPr>
                <w:noProof/>
                <w:webHidden/>
              </w:rPr>
              <w:fldChar w:fldCharType="separate"/>
            </w:r>
            <w:r>
              <w:rPr>
                <w:noProof/>
                <w:webHidden/>
              </w:rPr>
              <w:t>37</w:t>
            </w:r>
            <w:r>
              <w:rPr>
                <w:noProof/>
                <w:webHidden/>
              </w:rPr>
              <w:fldChar w:fldCharType="end"/>
            </w:r>
          </w:hyperlink>
        </w:p>
        <w:p w14:paraId="1A38D1E7" w14:textId="21124641" w:rsidR="005109E7" w:rsidRDefault="005109E7">
          <w:pPr>
            <w:pStyle w:val="21"/>
            <w:tabs>
              <w:tab w:val="left" w:pos="840"/>
              <w:tab w:val="right" w:leader="dot" w:pos="8494"/>
            </w:tabs>
            <w:rPr>
              <w:rFonts w:eastAsiaTheme="minorEastAsia"/>
              <w:smallCaps w:val="0"/>
              <w:noProof/>
              <w:sz w:val="21"/>
              <w:szCs w:val="24"/>
            </w:rPr>
          </w:pPr>
          <w:hyperlink w:anchor="_Toc126715581" w:history="1">
            <w:r w:rsidRPr="000C08F9">
              <w:rPr>
                <w:rStyle w:val="a9"/>
                <w:rFonts w:ascii="Times New Roman" w:eastAsia="ＭＳ 明朝" w:hAnsi="Times New Roman" w:cs="Times New Roman"/>
                <w:noProof/>
              </w:rPr>
              <w:t>3.14.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_Toc126715581 \h </w:instrText>
            </w:r>
            <w:r>
              <w:rPr>
                <w:noProof/>
                <w:webHidden/>
              </w:rPr>
            </w:r>
            <w:r>
              <w:rPr>
                <w:noProof/>
                <w:webHidden/>
              </w:rPr>
              <w:fldChar w:fldCharType="separate"/>
            </w:r>
            <w:r>
              <w:rPr>
                <w:noProof/>
                <w:webHidden/>
              </w:rPr>
              <w:t>37</w:t>
            </w:r>
            <w:r>
              <w:rPr>
                <w:noProof/>
                <w:webHidden/>
              </w:rPr>
              <w:fldChar w:fldCharType="end"/>
            </w:r>
          </w:hyperlink>
        </w:p>
        <w:p w14:paraId="10D95B78" w14:textId="6FD2B912" w:rsidR="005109E7" w:rsidRDefault="005109E7">
          <w:pPr>
            <w:pStyle w:val="31"/>
            <w:tabs>
              <w:tab w:val="left" w:pos="1260"/>
              <w:tab w:val="right" w:leader="dot" w:pos="8494"/>
            </w:tabs>
            <w:rPr>
              <w:rFonts w:eastAsiaTheme="minorEastAsia"/>
              <w:iCs w:val="0"/>
              <w:noProof/>
              <w:sz w:val="21"/>
              <w:szCs w:val="24"/>
            </w:rPr>
          </w:pPr>
          <w:hyperlink w:anchor="_Toc126715582" w:history="1">
            <w:r w:rsidRPr="000C08F9">
              <w:rPr>
                <w:rStyle w:val="a9"/>
                <w:rFonts w:ascii="Times New Roman" w:eastAsia="ＭＳ 明朝" w:hAnsi="Times New Roman" w:cs="Times New Roman"/>
                <w:noProof/>
              </w:rPr>
              <w:t>3.14.1.</w:t>
            </w:r>
            <w:r>
              <w:rPr>
                <w:rFonts w:eastAsiaTheme="minorEastAsia"/>
                <w:iCs w:val="0"/>
                <w:noProof/>
                <w:sz w:val="21"/>
                <w:szCs w:val="24"/>
              </w:rPr>
              <w:tab/>
            </w:r>
            <w:r w:rsidRPr="000C08F9">
              <w:rPr>
                <w:rStyle w:val="a9"/>
                <w:rFonts w:ascii="Times New Roman" w:eastAsia="ＭＳ 明朝" w:hAnsi="Times New Roman" w:cs="Times New Roman"/>
                <w:noProof/>
              </w:rPr>
              <w:t>220906CP_naf5μL 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_Toc126715582 \h </w:instrText>
            </w:r>
            <w:r>
              <w:rPr>
                <w:noProof/>
                <w:webHidden/>
              </w:rPr>
            </w:r>
            <w:r>
              <w:rPr>
                <w:noProof/>
                <w:webHidden/>
              </w:rPr>
              <w:fldChar w:fldCharType="separate"/>
            </w:r>
            <w:r>
              <w:rPr>
                <w:noProof/>
                <w:webHidden/>
              </w:rPr>
              <w:t>38</w:t>
            </w:r>
            <w:r>
              <w:rPr>
                <w:noProof/>
                <w:webHidden/>
              </w:rPr>
              <w:fldChar w:fldCharType="end"/>
            </w:r>
          </w:hyperlink>
        </w:p>
        <w:p w14:paraId="7D96C82E" w14:textId="3DD4865D" w:rsidR="005109E7" w:rsidRDefault="005109E7">
          <w:pPr>
            <w:pStyle w:val="31"/>
            <w:tabs>
              <w:tab w:val="left" w:pos="1260"/>
              <w:tab w:val="right" w:leader="dot" w:pos="8494"/>
            </w:tabs>
            <w:rPr>
              <w:rFonts w:eastAsiaTheme="minorEastAsia"/>
              <w:iCs w:val="0"/>
              <w:noProof/>
              <w:sz w:val="21"/>
              <w:szCs w:val="24"/>
            </w:rPr>
          </w:pPr>
          <w:hyperlink w:anchor="_Toc126715583" w:history="1">
            <w:r w:rsidRPr="000C08F9">
              <w:rPr>
                <w:rStyle w:val="a9"/>
                <w:rFonts w:ascii="Times New Roman" w:eastAsia="ＭＳ 明朝" w:hAnsi="Times New Roman" w:cs="Times New Roman"/>
                <w:noProof/>
              </w:rPr>
              <w:t>3.14.2.</w:t>
            </w:r>
            <w:r>
              <w:rPr>
                <w:rFonts w:eastAsiaTheme="minorEastAsia"/>
                <w:iCs w:val="0"/>
                <w:noProof/>
                <w:sz w:val="21"/>
                <w:szCs w:val="24"/>
              </w:rPr>
              <w:tab/>
            </w:r>
            <w:r w:rsidRPr="000C08F9">
              <w:rPr>
                <w:rStyle w:val="a9"/>
                <w:rFonts w:ascii="Times New Roman" w:eastAsia="ＭＳ 明朝" w:hAnsi="Times New Roman" w:cs="Times New Roman"/>
                <w:noProof/>
              </w:rPr>
              <w:t>220906CP_naf5μL 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_Toc126715583 \h </w:instrText>
            </w:r>
            <w:r>
              <w:rPr>
                <w:noProof/>
                <w:webHidden/>
              </w:rPr>
            </w:r>
            <w:r>
              <w:rPr>
                <w:noProof/>
                <w:webHidden/>
              </w:rPr>
              <w:fldChar w:fldCharType="separate"/>
            </w:r>
            <w:r>
              <w:rPr>
                <w:noProof/>
                <w:webHidden/>
              </w:rPr>
              <w:t>39</w:t>
            </w:r>
            <w:r>
              <w:rPr>
                <w:noProof/>
                <w:webHidden/>
              </w:rPr>
              <w:fldChar w:fldCharType="end"/>
            </w:r>
          </w:hyperlink>
        </w:p>
        <w:p w14:paraId="1C8A98C1" w14:textId="76181611" w:rsidR="005109E7" w:rsidRDefault="005109E7">
          <w:pPr>
            <w:pStyle w:val="31"/>
            <w:tabs>
              <w:tab w:val="left" w:pos="1260"/>
              <w:tab w:val="right" w:leader="dot" w:pos="8494"/>
            </w:tabs>
            <w:rPr>
              <w:rFonts w:eastAsiaTheme="minorEastAsia"/>
              <w:iCs w:val="0"/>
              <w:noProof/>
              <w:sz w:val="21"/>
              <w:szCs w:val="24"/>
            </w:rPr>
          </w:pPr>
          <w:hyperlink w:anchor="_Toc126715584" w:history="1">
            <w:r w:rsidRPr="000C08F9">
              <w:rPr>
                <w:rStyle w:val="a9"/>
                <w:rFonts w:ascii="Times New Roman" w:eastAsia="ＭＳ 明朝" w:hAnsi="Times New Roman" w:cs="Times New Roman"/>
                <w:noProof/>
              </w:rPr>
              <w:t>3.14.3.</w:t>
            </w:r>
            <w:r>
              <w:rPr>
                <w:rFonts w:eastAsiaTheme="minorEastAsia"/>
                <w:iCs w:val="0"/>
                <w:noProof/>
                <w:sz w:val="21"/>
                <w:szCs w:val="24"/>
              </w:rPr>
              <w:tab/>
            </w:r>
            <w:r w:rsidRPr="000C08F9">
              <w:rPr>
                <w:rStyle w:val="a9"/>
                <w:rFonts w:ascii="Times New Roman" w:eastAsia="ＭＳ 明朝" w:hAnsi="Times New Roman" w:cs="Times New Roman"/>
                <w:noProof/>
              </w:rPr>
              <w:t>220906CP_naf10μL 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_Toc126715584 \h </w:instrText>
            </w:r>
            <w:r>
              <w:rPr>
                <w:noProof/>
                <w:webHidden/>
              </w:rPr>
            </w:r>
            <w:r>
              <w:rPr>
                <w:noProof/>
                <w:webHidden/>
              </w:rPr>
              <w:fldChar w:fldCharType="separate"/>
            </w:r>
            <w:r>
              <w:rPr>
                <w:noProof/>
                <w:webHidden/>
              </w:rPr>
              <w:t>40</w:t>
            </w:r>
            <w:r>
              <w:rPr>
                <w:noProof/>
                <w:webHidden/>
              </w:rPr>
              <w:fldChar w:fldCharType="end"/>
            </w:r>
          </w:hyperlink>
        </w:p>
        <w:p w14:paraId="0C12EA53" w14:textId="678C91BC" w:rsidR="005109E7" w:rsidRDefault="005109E7">
          <w:pPr>
            <w:pStyle w:val="31"/>
            <w:tabs>
              <w:tab w:val="left" w:pos="1260"/>
              <w:tab w:val="right" w:leader="dot" w:pos="8494"/>
            </w:tabs>
            <w:rPr>
              <w:rFonts w:eastAsiaTheme="minorEastAsia"/>
              <w:iCs w:val="0"/>
              <w:noProof/>
              <w:sz w:val="21"/>
              <w:szCs w:val="24"/>
            </w:rPr>
          </w:pPr>
          <w:hyperlink w:anchor="_Toc126715585" w:history="1">
            <w:r w:rsidRPr="000C08F9">
              <w:rPr>
                <w:rStyle w:val="a9"/>
                <w:rFonts w:ascii="Times New Roman" w:eastAsia="ＭＳ 明朝" w:hAnsi="Times New Roman" w:cs="Times New Roman"/>
                <w:noProof/>
              </w:rPr>
              <w:t>3.14.4.</w:t>
            </w:r>
            <w:r>
              <w:rPr>
                <w:rFonts w:eastAsiaTheme="minorEastAsia"/>
                <w:iCs w:val="0"/>
                <w:noProof/>
                <w:sz w:val="21"/>
                <w:szCs w:val="24"/>
              </w:rPr>
              <w:tab/>
            </w:r>
            <w:r w:rsidRPr="000C08F9">
              <w:rPr>
                <w:rStyle w:val="a9"/>
                <w:rFonts w:ascii="Times New Roman" w:eastAsia="ＭＳ 明朝" w:hAnsi="Times New Roman" w:cs="Times New Roman"/>
                <w:noProof/>
              </w:rPr>
              <w:t>220906CP_naf10μL 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_Toc126715585 \h </w:instrText>
            </w:r>
            <w:r>
              <w:rPr>
                <w:noProof/>
                <w:webHidden/>
              </w:rPr>
            </w:r>
            <w:r>
              <w:rPr>
                <w:noProof/>
                <w:webHidden/>
              </w:rPr>
              <w:fldChar w:fldCharType="separate"/>
            </w:r>
            <w:r>
              <w:rPr>
                <w:noProof/>
                <w:webHidden/>
              </w:rPr>
              <w:t>41</w:t>
            </w:r>
            <w:r>
              <w:rPr>
                <w:noProof/>
                <w:webHidden/>
              </w:rPr>
              <w:fldChar w:fldCharType="end"/>
            </w:r>
          </w:hyperlink>
        </w:p>
        <w:p w14:paraId="4CB42D32" w14:textId="156AB68D" w:rsidR="005109E7" w:rsidRDefault="005109E7">
          <w:pPr>
            <w:pStyle w:val="31"/>
            <w:tabs>
              <w:tab w:val="left" w:pos="1260"/>
              <w:tab w:val="right" w:leader="dot" w:pos="8494"/>
            </w:tabs>
            <w:rPr>
              <w:rFonts w:eastAsiaTheme="minorEastAsia"/>
              <w:iCs w:val="0"/>
              <w:noProof/>
              <w:sz w:val="21"/>
              <w:szCs w:val="24"/>
            </w:rPr>
          </w:pPr>
          <w:hyperlink w:anchor="_Toc126715586" w:history="1">
            <w:r w:rsidRPr="000C08F9">
              <w:rPr>
                <w:rStyle w:val="a9"/>
                <w:rFonts w:ascii="Times New Roman" w:eastAsia="ＭＳ 明朝" w:hAnsi="Times New Roman" w:cs="Times New Roman"/>
                <w:noProof/>
              </w:rPr>
              <w:t>3.14.5.</w:t>
            </w:r>
            <w:r>
              <w:rPr>
                <w:rFonts w:eastAsiaTheme="minorEastAsia"/>
                <w:iCs w:val="0"/>
                <w:noProof/>
                <w:sz w:val="21"/>
                <w:szCs w:val="24"/>
              </w:rPr>
              <w:tab/>
            </w:r>
            <w:r w:rsidRPr="000C08F9">
              <w:rPr>
                <w:rStyle w:val="a9"/>
                <w:rFonts w:ascii="Times New Roman" w:eastAsia="ＭＳ 明朝" w:hAnsi="Times New Roman" w:cs="Times New Roman"/>
                <w:noProof/>
              </w:rPr>
              <w:t>220906CP_naf10μL_2 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_Toc126715586 \h </w:instrText>
            </w:r>
            <w:r>
              <w:rPr>
                <w:noProof/>
                <w:webHidden/>
              </w:rPr>
            </w:r>
            <w:r>
              <w:rPr>
                <w:noProof/>
                <w:webHidden/>
              </w:rPr>
              <w:fldChar w:fldCharType="separate"/>
            </w:r>
            <w:r>
              <w:rPr>
                <w:noProof/>
                <w:webHidden/>
              </w:rPr>
              <w:t>42</w:t>
            </w:r>
            <w:r>
              <w:rPr>
                <w:noProof/>
                <w:webHidden/>
              </w:rPr>
              <w:fldChar w:fldCharType="end"/>
            </w:r>
          </w:hyperlink>
        </w:p>
        <w:p w14:paraId="3736B619" w14:textId="6450BA4D" w:rsidR="005109E7" w:rsidRDefault="005109E7">
          <w:pPr>
            <w:pStyle w:val="31"/>
            <w:tabs>
              <w:tab w:val="left" w:pos="1260"/>
              <w:tab w:val="right" w:leader="dot" w:pos="8494"/>
            </w:tabs>
            <w:rPr>
              <w:rFonts w:eastAsiaTheme="minorEastAsia"/>
              <w:iCs w:val="0"/>
              <w:noProof/>
              <w:sz w:val="21"/>
              <w:szCs w:val="24"/>
            </w:rPr>
          </w:pPr>
          <w:hyperlink w:anchor="_Toc126715587" w:history="1">
            <w:r w:rsidRPr="000C08F9">
              <w:rPr>
                <w:rStyle w:val="a9"/>
                <w:rFonts w:ascii="Times New Roman" w:eastAsia="ＭＳ 明朝" w:hAnsi="Times New Roman" w:cs="Times New Roman"/>
                <w:noProof/>
              </w:rPr>
              <w:t>3.14.6.</w:t>
            </w:r>
            <w:r>
              <w:rPr>
                <w:rFonts w:eastAsiaTheme="minorEastAsia"/>
                <w:iCs w:val="0"/>
                <w:noProof/>
                <w:sz w:val="21"/>
                <w:szCs w:val="24"/>
              </w:rPr>
              <w:tab/>
            </w:r>
            <w:r w:rsidRPr="000C08F9">
              <w:rPr>
                <w:rStyle w:val="a9"/>
                <w:rFonts w:ascii="Times New Roman" w:eastAsia="ＭＳ 明朝" w:hAnsi="Times New Roman" w:cs="Times New Roman"/>
                <w:noProof/>
              </w:rPr>
              <w:t>220906CP_naf10μL_2 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_Toc126715587 \h </w:instrText>
            </w:r>
            <w:r>
              <w:rPr>
                <w:noProof/>
                <w:webHidden/>
              </w:rPr>
            </w:r>
            <w:r>
              <w:rPr>
                <w:noProof/>
                <w:webHidden/>
              </w:rPr>
              <w:fldChar w:fldCharType="separate"/>
            </w:r>
            <w:r>
              <w:rPr>
                <w:noProof/>
                <w:webHidden/>
              </w:rPr>
              <w:t>43</w:t>
            </w:r>
            <w:r>
              <w:rPr>
                <w:noProof/>
                <w:webHidden/>
              </w:rPr>
              <w:fldChar w:fldCharType="end"/>
            </w:r>
          </w:hyperlink>
        </w:p>
        <w:p w14:paraId="48F4BC3E" w14:textId="471BE79A" w:rsidR="005109E7" w:rsidRDefault="005109E7">
          <w:pPr>
            <w:pStyle w:val="31"/>
            <w:tabs>
              <w:tab w:val="left" w:pos="1260"/>
              <w:tab w:val="right" w:leader="dot" w:pos="8494"/>
            </w:tabs>
            <w:rPr>
              <w:rFonts w:eastAsiaTheme="minorEastAsia"/>
              <w:iCs w:val="0"/>
              <w:noProof/>
              <w:sz w:val="21"/>
              <w:szCs w:val="24"/>
            </w:rPr>
          </w:pPr>
          <w:hyperlink w:anchor="_Toc126715588" w:history="1">
            <w:r w:rsidRPr="000C08F9">
              <w:rPr>
                <w:rStyle w:val="a9"/>
                <w:rFonts w:ascii="Times New Roman" w:eastAsia="ＭＳ 明朝" w:hAnsi="Times New Roman" w:cs="Times New Roman"/>
                <w:noProof/>
              </w:rPr>
              <w:t>3.14.7.</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_Toc126715588 \h </w:instrText>
            </w:r>
            <w:r>
              <w:rPr>
                <w:noProof/>
                <w:webHidden/>
              </w:rPr>
            </w:r>
            <w:r>
              <w:rPr>
                <w:noProof/>
                <w:webHidden/>
              </w:rPr>
              <w:fldChar w:fldCharType="separate"/>
            </w:r>
            <w:r>
              <w:rPr>
                <w:noProof/>
                <w:webHidden/>
              </w:rPr>
              <w:t>44</w:t>
            </w:r>
            <w:r>
              <w:rPr>
                <w:noProof/>
                <w:webHidden/>
              </w:rPr>
              <w:fldChar w:fldCharType="end"/>
            </w:r>
          </w:hyperlink>
        </w:p>
        <w:p w14:paraId="6FE66439" w14:textId="36186EAD" w:rsidR="005109E7" w:rsidRDefault="005109E7">
          <w:pPr>
            <w:pStyle w:val="31"/>
            <w:tabs>
              <w:tab w:val="left" w:pos="1260"/>
              <w:tab w:val="right" w:leader="dot" w:pos="8494"/>
            </w:tabs>
            <w:rPr>
              <w:rFonts w:eastAsiaTheme="minorEastAsia"/>
              <w:iCs w:val="0"/>
              <w:noProof/>
              <w:sz w:val="21"/>
              <w:szCs w:val="24"/>
            </w:rPr>
          </w:pPr>
          <w:hyperlink w:anchor="_Toc126715589" w:history="1">
            <w:r w:rsidRPr="000C08F9">
              <w:rPr>
                <w:rStyle w:val="a9"/>
                <w:rFonts w:ascii="Times New Roman" w:eastAsia="ＭＳ 明朝" w:hAnsi="Times New Roman" w:cs="Times New Roman"/>
                <w:noProof/>
              </w:rPr>
              <w:t>3.14.8.</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_Toc126715589 \h </w:instrText>
            </w:r>
            <w:r>
              <w:rPr>
                <w:noProof/>
                <w:webHidden/>
              </w:rPr>
            </w:r>
            <w:r>
              <w:rPr>
                <w:noProof/>
                <w:webHidden/>
              </w:rPr>
              <w:fldChar w:fldCharType="separate"/>
            </w:r>
            <w:r>
              <w:rPr>
                <w:noProof/>
                <w:webHidden/>
              </w:rPr>
              <w:t>45</w:t>
            </w:r>
            <w:r>
              <w:rPr>
                <w:noProof/>
                <w:webHidden/>
              </w:rPr>
              <w:fldChar w:fldCharType="end"/>
            </w:r>
          </w:hyperlink>
        </w:p>
        <w:p w14:paraId="749FC668" w14:textId="1CADE8EE" w:rsidR="005109E7" w:rsidRDefault="005109E7">
          <w:pPr>
            <w:pStyle w:val="13"/>
            <w:rPr>
              <w:rFonts w:eastAsiaTheme="minorEastAsia"/>
              <w:bCs w:val="0"/>
              <w:caps w:val="0"/>
              <w:noProof/>
              <w:sz w:val="21"/>
              <w:szCs w:val="24"/>
            </w:rPr>
          </w:pPr>
          <w:hyperlink w:anchor="_Toc126715590" w:history="1">
            <w:r w:rsidRPr="000C08F9">
              <w:rPr>
                <w:rStyle w:val="a9"/>
                <w:rFonts w:ascii="Times New Roman" w:eastAsia="ＭＳ 明朝" w:hAnsi="Times New Roman" w:cs="Times New Roman"/>
                <w:noProof/>
              </w:rPr>
              <w:t>4.</w:t>
            </w:r>
            <w:r>
              <w:rPr>
                <w:rFonts w:eastAsiaTheme="minorEastAsia"/>
                <w:bCs w:val="0"/>
                <w:caps w:val="0"/>
                <w:noProof/>
                <w:sz w:val="21"/>
                <w:szCs w:val="24"/>
              </w:rPr>
              <w:tab/>
            </w:r>
            <w:r w:rsidRPr="000C08F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_Toc126715590 \h </w:instrText>
            </w:r>
            <w:r>
              <w:rPr>
                <w:noProof/>
                <w:webHidden/>
              </w:rPr>
            </w:r>
            <w:r>
              <w:rPr>
                <w:noProof/>
                <w:webHidden/>
              </w:rPr>
              <w:fldChar w:fldCharType="separate"/>
            </w:r>
            <w:r>
              <w:rPr>
                <w:noProof/>
                <w:webHidden/>
              </w:rPr>
              <w:t>47</w:t>
            </w:r>
            <w:r>
              <w:rPr>
                <w:noProof/>
                <w:webHidden/>
              </w:rPr>
              <w:fldChar w:fldCharType="end"/>
            </w:r>
          </w:hyperlink>
        </w:p>
        <w:p w14:paraId="308B6C9B" w14:textId="6DA99EA7" w:rsidR="005109E7" w:rsidRDefault="005109E7">
          <w:pPr>
            <w:pStyle w:val="21"/>
            <w:tabs>
              <w:tab w:val="left" w:pos="840"/>
              <w:tab w:val="right" w:leader="dot" w:pos="8494"/>
            </w:tabs>
            <w:rPr>
              <w:rFonts w:eastAsiaTheme="minorEastAsia"/>
              <w:smallCaps w:val="0"/>
              <w:noProof/>
              <w:sz w:val="21"/>
              <w:szCs w:val="24"/>
            </w:rPr>
          </w:pPr>
          <w:hyperlink w:anchor="_Toc126715591" w:history="1">
            <w:r w:rsidRPr="000C08F9">
              <w:rPr>
                <w:rStyle w:val="a9"/>
                <w:rFonts w:ascii="Times New Roman" w:eastAsia="ＭＳ 明朝" w:hAnsi="Times New Roman" w:cs="Times New Roman"/>
                <w:noProof/>
              </w:rPr>
              <w:t>4.1.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_Toc126715591 \h </w:instrText>
            </w:r>
            <w:r>
              <w:rPr>
                <w:noProof/>
                <w:webHidden/>
              </w:rPr>
            </w:r>
            <w:r>
              <w:rPr>
                <w:noProof/>
                <w:webHidden/>
              </w:rPr>
              <w:fldChar w:fldCharType="separate"/>
            </w:r>
            <w:r>
              <w:rPr>
                <w:noProof/>
                <w:webHidden/>
              </w:rPr>
              <w:t>47</w:t>
            </w:r>
            <w:r>
              <w:rPr>
                <w:noProof/>
                <w:webHidden/>
              </w:rPr>
              <w:fldChar w:fldCharType="end"/>
            </w:r>
          </w:hyperlink>
        </w:p>
        <w:p w14:paraId="6FD254A4" w14:textId="38EF476B" w:rsidR="005109E7" w:rsidRDefault="005109E7">
          <w:pPr>
            <w:pStyle w:val="31"/>
            <w:tabs>
              <w:tab w:val="left" w:pos="1260"/>
              <w:tab w:val="right" w:leader="dot" w:pos="8494"/>
            </w:tabs>
            <w:rPr>
              <w:rFonts w:eastAsiaTheme="minorEastAsia"/>
              <w:iCs w:val="0"/>
              <w:noProof/>
              <w:sz w:val="21"/>
              <w:szCs w:val="24"/>
            </w:rPr>
          </w:pPr>
          <w:hyperlink w:anchor="_Toc126715592" w:history="1">
            <w:r w:rsidRPr="000C08F9">
              <w:rPr>
                <w:rStyle w:val="a9"/>
                <w:rFonts w:ascii="Times New Roman" w:eastAsia="ＭＳ 明朝" w:hAnsi="Times New Roman" w:cs="Times New Roman"/>
                <w:noProof/>
              </w:rPr>
              <w:t>4.1.1.</w:t>
            </w:r>
            <w:r>
              <w:rPr>
                <w:rFonts w:eastAsiaTheme="minorEastAsia"/>
                <w:iCs w:val="0"/>
                <w:noProof/>
                <w:sz w:val="21"/>
                <w:szCs w:val="24"/>
              </w:rPr>
              <w:tab/>
            </w:r>
            <w:r w:rsidRPr="000C08F9">
              <w:rPr>
                <w:rStyle w:val="a9"/>
                <w:rFonts w:ascii="Times New Roman" w:eastAsia="ＭＳ 明朝" w:hAnsi="Times New Roman" w:cs="Times New Roman"/>
                <w:noProof/>
              </w:rPr>
              <w:t>220415Ni_OH_OAc</w:t>
            </w:r>
            <w:r w:rsidRPr="000C08F9">
              <w:rPr>
                <w:rStyle w:val="a9"/>
                <w:rFonts w:ascii="Times New Roman" w:eastAsia="ＭＳ 明朝" w:hAnsi="Times New Roman" w:cs="Times New Roman"/>
                <w:noProof/>
              </w:rPr>
              <w:t>の</w:t>
            </w:r>
            <w:r w:rsidRPr="000C08F9">
              <w:rPr>
                <w:rStyle w:val="a9"/>
                <w:rFonts w:ascii="Times New Roman" w:eastAsia="ＭＳ 明朝" w:hAnsi="Times New Roman" w:cs="Times New Roman"/>
                <w:noProof/>
              </w:rPr>
              <w:t>XRD</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_Toc126715592 \h </w:instrText>
            </w:r>
            <w:r>
              <w:rPr>
                <w:noProof/>
                <w:webHidden/>
              </w:rPr>
            </w:r>
            <w:r>
              <w:rPr>
                <w:noProof/>
                <w:webHidden/>
              </w:rPr>
              <w:fldChar w:fldCharType="separate"/>
            </w:r>
            <w:r>
              <w:rPr>
                <w:noProof/>
                <w:webHidden/>
              </w:rPr>
              <w:t>47</w:t>
            </w:r>
            <w:r>
              <w:rPr>
                <w:noProof/>
                <w:webHidden/>
              </w:rPr>
              <w:fldChar w:fldCharType="end"/>
            </w:r>
          </w:hyperlink>
        </w:p>
        <w:p w14:paraId="73060BB7" w14:textId="12B578B5" w:rsidR="005109E7" w:rsidRDefault="005109E7">
          <w:pPr>
            <w:pStyle w:val="21"/>
            <w:tabs>
              <w:tab w:val="left" w:pos="840"/>
              <w:tab w:val="right" w:leader="dot" w:pos="8494"/>
            </w:tabs>
            <w:rPr>
              <w:rFonts w:eastAsiaTheme="minorEastAsia"/>
              <w:smallCaps w:val="0"/>
              <w:noProof/>
              <w:sz w:val="21"/>
              <w:szCs w:val="24"/>
            </w:rPr>
          </w:pPr>
          <w:hyperlink w:anchor="_Toc126715593" w:history="1">
            <w:r w:rsidRPr="000C08F9">
              <w:rPr>
                <w:rStyle w:val="a9"/>
                <w:rFonts w:ascii="Times New Roman" w:eastAsia="ＭＳ 明朝" w:hAnsi="Times New Roman" w:cs="Times New Roman"/>
                <w:noProof/>
              </w:rPr>
              <w:t>4.2.</w:t>
            </w:r>
            <w:r>
              <w:rPr>
                <w:rFonts w:eastAsiaTheme="minorEastAsia"/>
                <w:smallCaps w:val="0"/>
                <w:noProof/>
                <w:sz w:val="21"/>
                <w:szCs w:val="24"/>
              </w:rPr>
              <w:tab/>
            </w:r>
            <w:r w:rsidRPr="000C08F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_Toc126715593 \h </w:instrText>
            </w:r>
            <w:r>
              <w:rPr>
                <w:noProof/>
                <w:webHidden/>
              </w:rPr>
            </w:r>
            <w:r>
              <w:rPr>
                <w:noProof/>
                <w:webHidden/>
              </w:rPr>
              <w:fldChar w:fldCharType="separate"/>
            </w:r>
            <w:r>
              <w:rPr>
                <w:noProof/>
                <w:webHidden/>
              </w:rPr>
              <w:t>53</w:t>
            </w:r>
            <w:r>
              <w:rPr>
                <w:noProof/>
                <w:webHidden/>
              </w:rPr>
              <w:fldChar w:fldCharType="end"/>
            </w:r>
          </w:hyperlink>
        </w:p>
        <w:p w14:paraId="49FC5A4D" w14:textId="75D691D6" w:rsidR="005109E7" w:rsidRDefault="005109E7">
          <w:pPr>
            <w:pStyle w:val="21"/>
            <w:tabs>
              <w:tab w:val="left" w:pos="840"/>
              <w:tab w:val="right" w:leader="dot" w:pos="8494"/>
            </w:tabs>
            <w:rPr>
              <w:rFonts w:eastAsiaTheme="minorEastAsia"/>
              <w:smallCaps w:val="0"/>
              <w:noProof/>
              <w:sz w:val="21"/>
              <w:szCs w:val="24"/>
            </w:rPr>
          </w:pPr>
          <w:hyperlink w:anchor="_Toc126715608" w:history="1">
            <w:r w:rsidRPr="000C08F9">
              <w:rPr>
                <w:rStyle w:val="a9"/>
                <w:rFonts w:ascii="Times New Roman" w:eastAsia="ＭＳ 明朝" w:hAnsi="Times New Roman" w:cs="Times New Roman"/>
                <w:noProof/>
              </w:rPr>
              <w:t>4.3.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_Toc126715608 \h </w:instrText>
            </w:r>
            <w:r>
              <w:rPr>
                <w:noProof/>
                <w:webHidden/>
              </w:rPr>
            </w:r>
            <w:r>
              <w:rPr>
                <w:noProof/>
                <w:webHidden/>
              </w:rPr>
              <w:fldChar w:fldCharType="separate"/>
            </w:r>
            <w:r>
              <w:rPr>
                <w:noProof/>
                <w:webHidden/>
              </w:rPr>
              <w:t>55</w:t>
            </w:r>
            <w:r>
              <w:rPr>
                <w:noProof/>
                <w:webHidden/>
              </w:rPr>
              <w:fldChar w:fldCharType="end"/>
            </w:r>
          </w:hyperlink>
        </w:p>
        <w:p w14:paraId="71210852" w14:textId="46423CE9" w:rsidR="005109E7" w:rsidRDefault="005109E7">
          <w:pPr>
            <w:pStyle w:val="31"/>
            <w:tabs>
              <w:tab w:val="left" w:pos="1260"/>
              <w:tab w:val="right" w:leader="dot" w:pos="8494"/>
            </w:tabs>
            <w:rPr>
              <w:rFonts w:eastAsiaTheme="minorEastAsia"/>
              <w:iCs w:val="0"/>
              <w:noProof/>
              <w:sz w:val="21"/>
              <w:szCs w:val="24"/>
            </w:rPr>
          </w:pPr>
          <w:hyperlink w:anchor="_Toc126715609" w:history="1">
            <w:r w:rsidRPr="000C08F9">
              <w:rPr>
                <w:rStyle w:val="a9"/>
                <w:rFonts w:ascii="Times New Roman" w:eastAsia="ＭＳ 明朝" w:hAnsi="Times New Roman" w:cs="Times New Roman"/>
                <w:noProof/>
              </w:rPr>
              <w:t>4.3.1.</w:t>
            </w:r>
            <w:r>
              <w:rPr>
                <w:rFonts w:eastAsiaTheme="minorEastAsia"/>
                <w:iCs w:val="0"/>
                <w:noProof/>
                <w:sz w:val="21"/>
                <w:szCs w:val="24"/>
              </w:rPr>
              <w:tab/>
            </w:r>
            <w:r w:rsidRPr="000C08F9">
              <w:rPr>
                <w:rStyle w:val="a9"/>
                <w:rFonts w:ascii="Times New Roman" w:eastAsia="ＭＳ 明朝" w:hAnsi="Times New Roman" w:cs="Times New Roman"/>
                <w:noProof/>
              </w:rPr>
              <w:t>220415CP_para5μL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_Toc126715609 \h </w:instrText>
            </w:r>
            <w:r>
              <w:rPr>
                <w:noProof/>
                <w:webHidden/>
              </w:rPr>
            </w:r>
            <w:r>
              <w:rPr>
                <w:noProof/>
                <w:webHidden/>
              </w:rPr>
              <w:fldChar w:fldCharType="separate"/>
            </w:r>
            <w:r>
              <w:rPr>
                <w:noProof/>
                <w:webHidden/>
              </w:rPr>
              <w:t>55</w:t>
            </w:r>
            <w:r>
              <w:rPr>
                <w:noProof/>
                <w:webHidden/>
              </w:rPr>
              <w:fldChar w:fldCharType="end"/>
            </w:r>
          </w:hyperlink>
        </w:p>
        <w:p w14:paraId="1B493584" w14:textId="6B17D024" w:rsidR="005109E7" w:rsidRDefault="005109E7">
          <w:pPr>
            <w:pStyle w:val="31"/>
            <w:tabs>
              <w:tab w:val="left" w:pos="1260"/>
              <w:tab w:val="right" w:leader="dot" w:pos="8494"/>
            </w:tabs>
            <w:rPr>
              <w:rFonts w:eastAsiaTheme="minorEastAsia"/>
              <w:iCs w:val="0"/>
              <w:noProof/>
              <w:sz w:val="21"/>
              <w:szCs w:val="24"/>
            </w:rPr>
          </w:pPr>
          <w:hyperlink w:anchor="_Toc126715610" w:history="1">
            <w:r w:rsidRPr="000C08F9">
              <w:rPr>
                <w:rStyle w:val="a9"/>
                <w:rFonts w:ascii="Times New Roman" w:eastAsia="ＭＳ 明朝" w:hAnsi="Times New Roman" w:cs="Times New Roman"/>
                <w:noProof/>
              </w:rPr>
              <w:t>4.3.2.</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_Toc126715610 \h </w:instrText>
            </w:r>
            <w:r>
              <w:rPr>
                <w:noProof/>
                <w:webHidden/>
              </w:rPr>
            </w:r>
            <w:r>
              <w:rPr>
                <w:noProof/>
                <w:webHidden/>
              </w:rPr>
              <w:fldChar w:fldCharType="separate"/>
            </w:r>
            <w:r>
              <w:rPr>
                <w:noProof/>
                <w:webHidden/>
              </w:rPr>
              <w:t>57</w:t>
            </w:r>
            <w:r>
              <w:rPr>
                <w:noProof/>
                <w:webHidden/>
              </w:rPr>
              <w:fldChar w:fldCharType="end"/>
            </w:r>
          </w:hyperlink>
        </w:p>
        <w:p w14:paraId="6296C904" w14:textId="64DCE17E" w:rsidR="005109E7" w:rsidRDefault="005109E7">
          <w:pPr>
            <w:pStyle w:val="31"/>
            <w:tabs>
              <w:tab w:val="left" w:pos="1260"/>
              <w:tab w:val="right" w:leader="dot" w:pos="8494"/>
            </w:tabs>
            <w:rPr>
              <w:rFonts w:eastAsiaTheme="minorEastAsia"/>
              <w:iCs w:val="0"/>
              <w:noProof/>
              <w:sz w:val="21"/>
              <w:szCs w:val="24"/>
            </w:rPr>
          </w:pPr>
          <w:hyperlink w:anchor="_Toc126715611" w:history="1">
            <w:r w:rsidRPr="000C08F9">
              <w:rPr>
                <w:rStyle w:val="a9"/>
                <w:rFonts w:ascii="Times New Roman" w:eastAsia="ＭＳ 明朝" w:hAnsi="Times New Roman" w:cs="Times New Roman"/>
                <w:noProof/>
              </w:rPr>
              <w:t>4.3.3.</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_Toc126715611 \h </w:instrText>
            </w:r>
            <w:r>
              <w:rPr>
                <w:noProof/>
                <w:webHidden/>
              </w:rPr>
            </w:r>
            <w:r>
              <w:rPr>
                <w:noProof/>
                <w:webHidden/>
              </w:rPr>
              <w:fldChar w:fldCharType="separate"/>
            </w:r>
            <w:r>
              <w:rPr>
                <w:noProof/>
                <w:webHidden/>
              </w:rPr>
              <w:t>59</w:t>
            </w:r>
            <w:r>
              <w:rPr>
                <w:noProof/>
                <w:webHidden/>
              </w:rPr>
              <w:fldChar w:fldCharType="end"/>
            </w:r>
          </w:hyperlink>
        </w:p>
        <w:p w14:paraId="4DAA83E8" w14:textId="3BE6593B" w:rsidR="005109E7" w:rsidRDefault="005109E7">
          <w:pPr>
            <w:pStyle w:val="31"/>
            <w:tabs>
              <w:tab w:val="left" w:pos="1260"/>
              <w:tab w:val="right" w:leader="dot" w:pos="8494"/>
            </w:tabs>
            <w:rPr>
              <w:rFonts w:eastAsiaTheme="minorEastAsia"/>
              <w:iCs w:val="0"/>
              <w:noProof/>
              <w:sz w:val="21"/>
              <w:szCs w:val="24"/>
            </w:rPr>
          </w:pPr>
          <w:hyperlink w:anchor="_Toc126715612" w:history="1">
            <w:r w:rsidRPr="000C08F9">
              <w:rPr>
                <w:rStyle w:val="a9"/>
                <w:rFonts w:ascii="Times New Roman" w:eastAsia="ＭＳ 明朝" w:hAnsi="Times New Roman" w:cs="Times New Roman"/>
                <w:noProof/>
              </w:rPr>
              <w:t>4.3.4.</w:t>
            </w:r>
            <w:r>
              <w:rPr>
                <w:rFonts w:eastAsiaTheme="minorEastAsia"/>
                <w:iCs w:val="0"/>
                <w:noProof/>
                <w:sz w:val="21"/>
                <w:szCs w:val="24"/>
              </w:rPr>
              <w:tab/>
            </w:r>
            <w:r w:rsidRPr="000C08F9">
              <w:rPr>
                <w:rStyle w:val="a9"/>
                <w:rFonts w:ascii="Times New Roman" w:eastAsia="ＭＳ 明朝" w:hAnsi="Times New Roman" w:cs="Times New Roman"/>
                <w:noProof/>
              </w:rPr>
              <w:t>220906CP_naf5μL_1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_Toc126715612 \h </w:instrText>
            </w:r>
            <w:r>
              <w:rPr>
                <w:noProof/>
                <w:webHidden/>
              </w:rPr>
            </w:r>
            <w:r>
              <w:rPr>
                <w:noProof/>
                <w:webHidden/>
              </w:rPr>
              <w:fldChar w:fldCharType="separate"/>
            </w:r>
            <w:r>
              <w:rPr>
                <w:noProof/>
                <w:webHidden/>
              </w:rPr>
              <w:t>61</w:t>
            </w:r>
            <w:r>
              <w:rPr>
                <w:noProof/>
                <w:webHidden/>
              </w:rPr>
              <w:fldChar w:fldCharType="end"/>
            </w:r>
          </w:hyperlink>
        </w:p>
        <w:p w14:paraId="219332E0" w14:textId="488D9E7F" w:rsidR="005109E7" w:rsidRDefault="005109E7">
          <w:pPr>
            <w:pStyle w:val="31"/>
            <w:tabs>
              <w:tab w:val="left" w:pos="1260"/>
              <w:tab w:val="right" w:leader="dot" w:pos="8494"/>
            </w:tabs>
            <w:rPr>
              <w:rFonts w:eastAsiaTheme="minorEastAsia"/>
              <w:iCs w:val="0"/>
              <w:noProof/>
              <w:sz w:val="21"/>
              <w:szCs w:val="24"/>
            </w:rPr>
          </w:pPr>
          <w:hyperlink w:anchor="_Toc126715613" w:history="1">
            <w:r w:rsidRPr="000C08F9">
              <w:rPr>
                <w:rStyle w:val="a9"/>
                <w:rFonts w:ascii="Times New Roman" w:eastAsia="ＭＳ 明朝" w:hAnsi="Times New Roman" w:cs="Times New Roman"/>
                <w:noProof/>
              </w:rPr>
              <w:t>4.3.5.</w:t>
            </w:r>
            <w:r>
              <w:rPr>
                <w:rFonts w:eastAsiaTheme="minorEastAsia"/>
                <w:iCs w:val="0"/>
                <w:noProof/>
                <w:sz w:val="21"/>
                <w:szCs w:val="24"/>
              </w:rPr>
              <w:tab/>
            </w:r>
            <w:r w:rsidRPr="000C08F9">
              <w:rPr>
                <w:rStyle w:val="a9"/>
                <w:rFonts w:ascii="Times New Roman" w:eastAsia="ＭＳ 明朝" w:hAnsi="Times New Roman" w:cs="Times New Roman"/>
                <w:noProof/>
              </w:rPr>
              <w:t>220914CP_ cell500μL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_Toc126715613 \h </w:instrText>
            </w:r>
            <w:r>
              <w:rPr>
                <w:noProof/>
                <w:webHidden/>
              </w:rPr>
            </w:r>
            <w:r>
              <w:rPr>
                <w:noProof/>
                <w:webHidden/>
              </w:rPr>
              <w:fldChar w:fldCharType="separate"/>
            </w:r>
            <w:r>
              <w:rPr>
                <w:noProof/>
                <w:webHidden/>
              </w:rPr>
              <w:t>62</w:t>
            </w:r>
            <w:r>
              <w:rPr>
                <w:noProof/>
                <w:webHidden/>
              </w:rPr>
              <w:fldChar w:fldCharType="end"/>
            </w:r>
          </w:hyperlink>
        </w:p>
        <w:p w14:paraId="27137BD1" w14:textId="61BF0E78" w:rsidR="005109E7" w:rsidRDefault="005109E7">
          <w:pPr>
            <w:pStyle w:val="21"/>
            <w:tabs>
              <w:tab w:val="left" w:pos="840"/>
              <w:tab w:val="right" w:leader="dot" w:pos="8494"/>
            </w:tabs>
            <w:rPr>
              <w:rFonts w:eastAsiaTheme="minorEastAsia"/>
              <w:smallCaps w:val="0"/>
              <w:noProof/>
              <w:sz w:val="21"/>
              <w:szCs w:val="24"/>
            </w:rPr>
          </w:pPr>
          <w:hyperlink w:anchor="_Toc126715614" w:history="1">
            <w:r w:rsidRPr="000C08F9">
              <w:rPr>
                <w:rStyle w:val="a9"/>
                <w:rFonts w:ascii="Times New Roman" w:eastAsia="ＭＳ 明朝" w:hAnsi="Times New Roman" w:cs="Times New Roman"/>
                <w:noProof/>
              </w:rPr>
              <w:t>4.4.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_Toc126715614 \h </w:instrText>
            </w:r>
            <w:r>
              <w:rPr>
                <w:noProof/>
                <w:webHidden/>
              </w:rPr>
            </w:r>
            <w:r>
              <w:rPr>
                <w:noProof/>
                <w:webHidden/>
              </w:rPr>
              <w:fldChar w:fldCharType="separate"/>
            </w:r>
            <w:r>
              <w:rPr>
                <w:noProof/>
                <w:webHidden/>
              </w:rPr>
              <w:t>63</w:t>
            </w:r>
            <w:r>
              <w:rPr>
                <w:noProof/>
                <w:webHidden/>
              </w:rPr>
              <w:fldChar w:fldCharType="end"/>
            </w:r>
          </w:hyperlink>
        </w:p>
        <w:p w14:paraId="3181BC7F" w14:textId="167B9A10" w:rsidR="005109E7" w:rsidRDefault="005109E7">
          <w:pPr>
            <w:pStyle w:val="31"/>
            <w:tabs>
              <w:tab w:val="left" w:pos="1260"/>
              <w:tab w:val="right" w:leader="dot" w:pos="8494"/>
            </w:tabs>
            <w:rPr>
              <w:rFonts w:eastAsiaTheme="minorEastAsia"/>
              <w:iCs w:val="0"/>
              <w:noProof/>
              <w:sz w:val="21"/>
              <w:szCs w:val="24"/>
            </w:rPr>
          </w:pPr>
          <w:hyperlink w:anchor="_Toc126715615" w:history="1">
            <w:r w:rsidRPr="000C08F9">
              <w:rPr>
                <w:rStyle w:val="a9"/>
                <w:rFonts w:ascii="Times New Roman" w:eastAsia="ＭＳ 明朝" w:hAnsi="Times New Roman" w:cs="Times New Roman"/>
                <w:noProof/>
              </w:rPr>
              <w:t>4.4.1.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_Toc126715615 \h </w:instrText>
            </w:r>
            <w:r>
              <w:rPr>
                <w:noProof/>
                <w:webHidden/>
              </w:rPr>
            </w:r>
            <w:r>
              <w:rPr>
                <w:noProof/>
                <w:webHidden/>
              </w:rPr>
              <w:fldChar w:fldCharType="separate"/>
            </w:r>
            <w:r>
              <w:rPr>
                <w:noProof/>
                <w:webHidden/>
              </w:rPr>
              <w:t>63</w:t>
            </w:r>
            <w:r>
              <w:rPr>
                <w:noProof/>
                <w:webHidden/>
              </w:rPr>
              <w:fldChar w:fldCharType="end"/>
            </w:r>
          </w:hyperlink>
        </w:p>
        <w:p w14:paraId="5929171F" w14:textId="1854DE89" w:rsidR="005109E7" w:rsidRDefault="005109E7">
          <w:pPr>
            <w:pStyle w:val="31"/>
            <w:tabs>
              <w:tab w:val="left" w:pos="1260"/>
              <w:tab w:val="right" w:leader="dot" w:pos="8494"/>
            </w:tabs>
            <w:rPr>
              <w:rFonts w:eastAsiaTheme="minorEastAsia"/>
              <w:iCs w:val="0"/>
              <w:noProof/>
              <w:sz w:val="21"/>
              <w:szCs w:val="24"/>
            </w:rPr>
          </w:pPr>
          <w:hyperlink w:anchor="_Toc126715616" w:history="1">
            <w:r w:rsidRPr="000C08F9">
              <w:rPr>
                <w:rStyle w:val="a9"/>
                <w:rFonts w:ascii="Times New Roman" w:eastAsia="ＭＳ 明朝" w:hAnsi="Times New Roman" w:cs="Times New Roman"/>
                <w:noProof/>
              </w:rPr>
              <w:t>4.4.2.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_Toc126715616 \h </w:instrText>
            </w:r>
            <w:r>
              <w:rPr>
                <w:noProof/>
                <w:webHidden/>
              </w:rPr>
            </w:r>
            <w:r>
              <w:rPr>
                <w:noProof/>
                <w:webHidden/>
              </w:rPr>
              <w:fldChar w:fldCharType="separate"/>
            </w:r>
            <w:r>
              <w:rPr>
                <w:noProof/>
                <w:webHidden/>
              </w:rPr>
              <w:t>64</w:t>
            </w:r>
            <w:r>
              <w:rPr>
                <w:noProof/>
                <w:webHidden/>
              </w:rPr>
              <w:fldChar w:fldCharType="end"/>
            </w:r>
          </w:hyperlink>
        </w:p>
        <w:p w14:paraId="1868E8F0" w14:textId="18AA5A08" w:rsidR="005109E7" w:rsidRDefault="005109E7">
          <w:pPr>
            <w:pStyle w:val="31"/>
            <w:tabs>
              <w:tab w:val="left" w:pos="1260"/>
              <w:tab w:val="right" w:leader="dot" w:pos="8494"/>
            </w:tabs>
            <w:rPr>
              <w:rFonts w:eastAsiaTheme="minorEastAsia"/>
              <w:iCs w:val="0"/>
              <w:noProof/>
              <w:sz w:val="21"/>
              <w:szCs w:val="24"/>
            </w:rPr>
          </w:pPr>
          <w:hyperlink w:anchor="_Toc126715617" w:history="1">
            <w:r w:rsidRPr="000C08F9">
              <w:rPr>
                <w:rStyle w:val="a9"/>
                <w:rFonts w:ascii="Times New Roman" w:eastAsia="ＭＳ 明朝" w:hAnsi="Times New Roman" w:cs="Times New Roman"/>
                <w:noProof/>
              </w:rPr>
              <w:t>4.4.3.</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_Toc126715617 \h </w:instrText>
            </w:r>
            <w:r>
              <w:rPr>
                <w:noProof/>
                <w:webHidden/>
              </w:rPr>
            </w:r>
            <w:r>
              <w:rPr>
                <w:noProof/>
                <w:webHidden/>
              </w:rPr>
              <w:fldChar w:fldCharType="separate"/>
            </w:r>
            <w:r>
              <w:rPr>
                <w:noProof/>
                <w:webHidden/>
              </w:rPr>
              <w:t>65</w:t>
            </w:r>
            <w:r>
              <w:rPr>
                <w:noProof/>
                <w:webHidden/>
              </w:rPr>
              <w:fldChar w:fldCharType="end"/>
            </w:r>
          </w:hyperlink>
        </w:p>
        <w:p w14:paraId="0BBD0F84" w14:textId="4F799D38" w:rsidR="005109E7" w:rsidRDefault="005109E7">
          <w:pPr>
            <w:pStyle w:val="31"/>
            <w:tabs>
              <w:tab w:val="left" w:pos="1260"/>
              <w:tab w:val="right" w:leader="dot" w:pos="8494"/>
            </w:tabs>
            <w:rPr>
              <w:rFonts w:eastAsiaTheme="minorEastAsia"/>
              <w:iCs w:val="0"/>
              <w:noProof/>
              <w:sz w:val="21"/>
              <w:szCs w:val="24"/>
            </w:rPr>
          </w:pPr>
          <w:hyperlink w:anchor="_Toc126715618" w:history="1">
            <w:r w:rsidRPr="000C08F9">
              <w:rPr>
                <w:rStyle w:val="a9"/>
                <w:rFonts w:ascii="Times New Roman" w:eastAsia="ＭＳ 明朝" w:hAnsi="Times New Roman" w:cs="Times New Roman"/>
                <w:noProof/>
              </w:rPr>
              <w:t>4.4.4.</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_Toc126715618 \h </w:instrText>
            </w:r>
            <w:r>
              <w:rPr>
                <w:noProof/>
                <w:webHidden/>
              </w:rPr>
            </w:r>
            <w:r>
              <w:rPr>
                <w:noProof/>
                <w:webHidden/>
              </w:rPr>
              <w:fldChar w:fldCharType="separate"/>
            </w:r>
            <w:r>
              <w:rPr>
                <w:noProof/>
                <w:webHidden/>
              </w:rPr>
              <w:t>66</w:t>
            </w:r>
            <w:r>
              <w:rPr>
                <w:noProof/>
                <w:webHidden/>
              </w:rPr>
              <w:fldChar w:fldCharType="end"/>
            </w:r>
          </w:hyperlink>
        </w:p>
        <w:p w14:paraId="6F08E3A3" w14:textId="4CA9CDAE" w:rsidR="005109E7" w:rsidRDefault="005109E7">
          <w:pPr>
            <w:pStyle w:val="31"/>
            <w:tabs>
              <w:tab w:val="left" w:pos="1260"/>
              <w:tab w:val="right" w:leader="dot" w:pos="8494"/>
            </w:tabs>
            <w:rPr>
              <w:rFonts w:eastAsiaTheme="minorEastAsia"/>
              <w:iCs w:val="0"/>
              <w:noProof/>
              <w:sz w:val="21"/>
              <w:szCs w:val="24"/>
            </w:rPr>
          </w:pPr>
          <w:hyperlink w:anchor="_Toc126715619" w:history="1">
            <w:r w:rsidRPr="000C08F9">
              <w:rPr>
                <w:rStyle w:val="a9"/>
                <w:rFonts w:ascii="Times New Roman" w:eastAsia="ＭＳ 明朝" w:hAnsi="Times New Roman" w:cs="Times New Roman"/>
                <w:noProof/>
              </w:rPr>
              <w:t>4.4.5.</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_Toc126715619 \h </w:instrText>
            </w:r>
            <w:r>
              <w:rPr>
                <w:noProof/>
                <w:webHidden/>
              </w:rPr>
            </w:r>
            <w:r>
              <w:rPr>
                <w:noProof/>
                <w:webHidden/>
              </w:rPr>
              <w:fldChar w:fldCharType="separate"/>
            </w:r>
            <w:r>
              <w:rPr>
                <w:noProof/>
                <w:webHidden/>
              </w:rPr>
              <w:t>67</w:t>
            </w:r>
            <w:r>
              <w:rPr>
                <w:noProof/>
                <w:webHidden/>
              </w:rPr>
              <w:fldChar w:fldCharType="end"/>
            </w:r>
          </w:hyperlink>
        </w:p>
        <w:p w14:paraId="4311D641" w14:textId="08C7AC77" w:rsidR="005109E7" w:rsidRDefault="005109E7">
          <w:pPr>
            <w:pStyle w:val="31"/>
            <w:tabs>
              <w:tab w:val="left" w:pos="1260"/>
              <w:tab w:val="right" w:leader="dot" w:pos="8494"/>
            </w:tabs>
            <w:rPr>
              <w:rFonts w:eastAsiaTheme="minorEastAsia"/>
              <w:iCs w:val="0"/>
              <w:noProof/>
              <w:sz w:val="21"/>
              <w:szCs w:val="24"/>
            </w:rPr>
          </w:pPr>
          <w:hyperlink w:anchor="_Toc126715620" w:history="1">
            <w:r w:rsidRPr="000C08F9">
              <w:rPr>
                <w:rStyle w:val="a9"/>
                <w:rFonts w:ascii="Times New Roman" w:eastAsia="ＭＳ 明朝" w:hAnsi="Times New Roman" w:cs="Times New Roman"/>
                <w:noProof/>
              </w:rPr>
              <w:t>4.4.6.</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_Toc126715620 \h </w:instrText>
            </w:r>
            <w:r>
              <w:rPr>
                <w:noProof/>
                <w:webHidden/>
              </w:rPr>
            </w:r>
            <w:r>
              <w:rPr>
                <w:noProof/>
                <w:webHidden/>
              </w:rPr>
              <w:fldChar w:fldCharType="separate"/>
            </w:r>
            <w:r>
              <w:rPr>
                <w:noProof/>
                <w:webHidden/>
              </w:rPr>
              <w:t>68</w:t>
            </w:r>
            <w:r>
              <w:rPr>
                <w:noProof/>
                <w:webHidden/>
              </w:rPr>
              <w:fldChar w:fldCharType="end"/>
            </w:r>
          </w:hyperlink>
        </w:p>
        <w:p w14:paraId="1E556723" w14:textId="599CFAE1" w:rsidR="005109E7" w:rsidRDefault="005109E7">
          <w:pPr>
            <w:pStyle w:val="31"/>
            <w:tabs>
              <w:tab w:val="left" w:pos="1260"/>
              <w:tab w:val="right" w:leader="dot" w:pos="8494"/>
            </w:tabs>
            <w:rPr>
              <w:rFonts w:eastAsiaTheme="minorEastAsia"/>
              <w:iCs w:val="0"/>
              <w:noProof/>
              <w:sz w:val="21"/>
              <w:szCs w:val="24"/>
            </w:rPr>
          </w:pPr>
          <w:hyperlink w:anchor="_Toc126715621" w:history="1">
            <w:r w:rsidRPr="000C08F9">
              <w:rPr>
                <w:rStyle w:val="a9"/>
                <w:rFonts w:ascii="Times New Roman" w:eastAsia="ＭＳ 明朝" w:hAnsi="Times New Roman" w:cs="Times New Roman"/>
                <w:noProof/>
              </w:rPr>
              <w:t>4.4.7.</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_Toc126715621 \h </w:instrText>
            </w:r>
            <w:r>
              <w:rPr>
                <w:noProof/>
                <w:webHidden/>
              </w:rPr>
            </w:r>
            <w:r>
              <w:rPr>
                <w:noProof/>
                <w:webHidden/>
              </w:rPr>
              <w:fldChar w:fldCharType="separate"/>
            </w:r>
            <w:r>
              <w:rPr>
                <w:noProof/>
                <w:webHidden/>
              </w:rPr>
              <w:t>69</w:t>
            </w:r>
            <w:r>
              <w:rPr>
                <w:noProof/>
                <w:webHidden/>
              </w:rPr>
              <w:fldChar w:fldCharType="end"/>
            </w:r>
          </w:hyperlink>
        </w:p>
        <w:p w14:paraId="4D62764B" w14:textId="08EA3917" w:rsidR="005109E7" w:rsidRDefault="005109E7">
          <w:pPr>
            <w:pStyle w:val="31"/>
            <w:tabs>
              <w:tab w:val="left" w:pos="1260"/>
              <w:tab w:val="right" w:leader="dot" w:pos="8494"/>
            </w:tabs>
            <w:rPr>
              <w:rFonts w:eastAsiaTheme="minorEastAsia"/>
              <w:iCs w:val="0"/>
              <w:noProof/>
              <w:sz w:val="21"/>
              <w:szCs w:val="24"/>
            </w:rPr>
          </w:pPr>
          <w:hyperlink w:anchor="_Toc126715622" w:history="1">
            <w:r w:rsidRPr="000C08F9">
              <w:rPr>
                <w:rStyle w:val="a9"/>
                <w:rFonts w:ascii="Times New Roman" w:eastAsia="ＭＳ 明朝" w:hAnsi="Times New Roman" w:cs="Times New Roman"/>
                <w:noProof/>
              </w:rPr>
              <w:t>4.4.8.</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_Toc126715622 \h </w:instrText>
            </w:r>
            <w:r>
              <w:rPr>
                <w:noProof/>
                <w:webHidden/>
              </w:rPr>
            </w:r>
            <w:r>
              <w:rPr>
                <w:noProof/>
                <w:webHidden/>
              </w:rPr>
              <w:fldChar w:fldCharType="separate"/>
            </w:r>
            <w:r>
              <w:rPr>
                <w:noProof/>
                <w:webHidden/>
              </w:rPr>
              <w:t>70</w:t>
            </w:r>
            <w:r>
              <w:rPr>
                <w:noProof/>
                <w:webHidden/>
              </w:rPr>
              <w:fldChar w:fldCharType="end"/>
            </w:r>
          </w:hyperlink>
        </w:p>
        <w:p w14:paraId="5560E726" w14:textId="5124BE81" w:rsidR="005109E7" w:rsidRDefault="005109E7">
          <w:pPr>
            <w:pStyle w:val="31"/>
            <w:tabs>
              <w:tab w:val="left" w:pos="1260"/>
              <w:tab w:val="right" w:leader="dot" w:pos="8494"/>
            </w:tabs>
            <w:rPr>
              <w:rFonts w:eastAsiaTheme="minorEastAsia"/>
              <w:iCs w:val="0"/>
              <w:noProof/>
              <w:sz w:val="21"/>
              <w:szCs w:val="24"/>
            </w:rPr>
          </w:pPr>
          <w:hyperlink w:anchor="_Toc126715623" w:history="1">
            <w:r w:rsidRPr="000C08F9">
              <w:rPr>
                <w:rStyle w:val="a9"/>
                <w:rFonts w:ascii="Times New Roman" w:eastAsia="ＭＳ 明朝" w:hAnsi="Times New Roman" w:cs="Times New Roman"/>
                <w:noProof/>
              </w:rPr>
              <w:t>4.4.9.</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_Toc126715623 \h </w:instrText>
            </w:r>
            <w:r>
              <w:rPr>
                <w:noProof/>
                <w:webHidden/>
              </w:rPr>
            </w:r>
            <w:r>
              <w:rPr>
                <w:noProof/>
                <w:webHidden/>
              </w:rPr>
              <w:fldChar w:fldCharType="separate"/>
            </w:r>
            <w:r>
              <w:rPr>
                <w:noProof/>
                <w:webHidden/>
              </w:rPr>
              <w:t>71</w:t>
            </w:r>
            <w:r>
              <w:rPr>
                <w:noProof/>
                <w:webHidden/>
              </w:rPr>
              <w:fldChar w:fldCharType="end"/>
            </w:r>
          </w:hyperlink>
        </w:p>
        <w:p w14:paraId="019076B9" w14:textId="4BCC521F" w:rsidR="005109E7" w:rsidRDefault="005109E7">
          <w:pPr>
            <w:pStyle w:val="31"/>
            <w:tabs>
              <w:tab w:val="left" w:pos="1260"/>
              <w:tab w:val="right" w:leader="dot" w:pos="8494"/>
            </w:tabs>
            <w:rPr>
              <w:rFonts w:eastAsiaTheme="minorEastAsia"/>
              <w:iCs w:val="0"/>
              <w:noProof/>
              <w:sz w:val="21"/>
              <w:szCs w:val="24"/>
            </w:rPr>
          </w:pPr>
          <w:hyperlink w:anchor="_Toc126715624" w:history="1">
            <w:r w:rsidRPr="000C08F9">
              <w:rPr>
                <w:rStyle w:val="a9"/>
                <w:rFonts w:ascii="Times New Roman" w:eastAsia="ＭＳ 明朝" w:hAnsi="Times New Roman" w:cs="Times New Roman"/>
                <w:noProof/>
              </w:rPr>
              <w:t>4.4.12.</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_Toc126715624 \h </w:instrText>
            </w:r>
            <w:r>
              <w:rPr>
                <w:noProof/>
                <w:webHidden/>
              </w:rPr>
            </w:r>
            <w:r>
              <w:rPr>
                <w:noProof/>
                <w:webHidden/>
              </w:rPr>
              <w:fldChar w:fldCharType="separate"/>
            </w:r>
            <w:r>
              <w:rPr>
                <w:noProof/>
                <w:webHidden/>
              </w:rPr>
              <w:t>74</w:t>
            </w:r>
            <w:r>
              <w:rPr>
                <w:noProof/>
                <w:webHidden/>
              </w:rPr>
              <w:fldChar w:fldCharType="end"/>
            </w:r>
          </w:hyperlink>
        </w:p>
        <w:p w14:paraId="1E27497C" w14:textId="5F942ED8" w:rsidR="005109E7" w:rsidRDefault="005109E7">
          <w:pPr>
            <w:pStyle w:val="31"/>
            <w:tabs>
              <w:tab w:val="left" w:pos="1260"/>
              <w:tab w:val="right" w:leader="dot" w:pos="8494"/>
            </w:tabs>
            <w:rPr>
              <w:rFonts w:eastAsiaTheme="minorEastAsia"/>
              <w:iCs w:val="0"/>
              <w:noProof/>
              <w:sz w:val="21"/>
              <w:szCs w:val="24"/>
            </w:rPr>
          </w:pPr>
          <w:hyperlink w:anchor="_Toc126715625" w:history="1">
            <w:r w:rsidRPr="000C08F9">
              <w:rPr>
                <w:rStyle w:val="a9"/>
                <w:rFonts w:ascii="Times New Roman" w:eastAsia="ＭＳ 明朝" w:hAnsi="Times New Roman" w:cs="Times New Roman"/>
                <w:noProof/>
              </w:rPr>
              <w:t>4.4.13.</w:t>
            </w:r>
            <w:r>
              <w:rPr>
                <w:rFonts w:eastAsiaTheme="minorEastAsia"/>
                <w:iCs w:val="0"/>
                <w:noProof/>
                <w:sz w:val="21"/>
                <w:szCs w:val="24"/>
              </w:rPr>
              <w:tab/>
            </w:r>
            <w:r w:rsidRPr="000C08F9">
              <w:rPr>
                <w:rStyle w:val="a9"/>
                <w:rFonts w:ascii="Times New Roman" w:eastAsia="ＭＳ 明朝" w:hAnsi="Times New Roman" w:cs="Times New Roman"/>
                <w:noProof/>
              </w:rPr>
              <w:t>220906CP_naf5μL_2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_Toc126715625 \h </w:instrText>
            </w:r>
            <w:r>
              <w:rPr>
                <w:noProof/>
                <w:webHidden/>
              </w:rPr>
            </w:r>
            <w:r>
              <w:rPr>
                <w:noProof/>
                <w:webHidden/>
              </w:rPr>
              <w:fldChar w:fldCharType="separate"/>
            </w:r>
            <w:r>
              <w:rPr>
                <w:noProof/>
                <w:webHidden/>
              </w:rPr>
              <w:t>75</w:t>
            </w:r>
            <w:r>
              <w:rPr>
                <w:noProof/>
                <w:webHidden/>
              </w:rPr>
              <w:fldChar w:fldCharType="end"/>
            </w:r>
          </w:hyperlink>
        </w:p>
        <w:p w14:paraId="643AEF51" w14:textId="3211531D" w:rsidR="005109E7" w:rsidRDefault="005109E7">
          <w:pPr>
            <w:pStyle w:val="31"/>
            <w:tabs>
              <w:tab w:val="left" w:pos="1260"/>
              <w:tab w:val="right" w:leader="dot" w:pos="8494"/>
            </w:tabs>
            <w:rPr>
              <w:rFonts w:eastAsiaTheme="minorEastAsia"/>
              <w:iCs w:val="0"/>
              <w:noProof/>
              <w:sz w:val="21"/>
              <w:szCs w:val="24"/>
            </w:rPr>
          </w:pPr>
          <w:hyperlink w:anchor="_Toc126715626" w:history="1">
            <w:r w:rsidRPr="000C08F9">
              <w:rPr>
                <w:rStyle w:val="a9"/>
                <w:rFonts w:ascii="Times New Roman" w:eastAsia="ＭＳ 明朝" w:hAnsi="Times New Roman" w:cs="Times New Roman"/>
                <w:noProof/>
              </w:rPr>
              <w:t>4.4.15.</w:t>
            </w:r>
            <w:r>
              <w:rPr>
                <w:rFonts w:eastAsiaTheme="minorEastAsia"/>
                <w:iCs w:val="0"/>
                <w:noProof/>
                <w:sz w:val="21"/>
                <w:szCs w:val="24"/>
              </w:rPr>
              <w:tab/>
            </w:r>
            <w:r w:rsidRPr="000C08F9">
              <w:rPr>
                <w:rStyle w:val="a9"/>
                <w:rFonts w:ascii="Times New Roman" w:eastAsia="ＭＳ 明朝" w:hAnsi="Times New Roman" w:cs="Times New Roman"/>
                <w:noProof/>
              </w:rPr>
              <w:t>220906CP_naf10μL_1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_Toc126715626 \h </w:instrText>
            </w:r>
            <w:r>
              <w:rPr>
                <w:noProof/>
                <w:webHidden/>
              </w:rPr>
            </w:r>
            <w:r>
              <w:rPr>
                <w:noProof/>
                <w:webHidden/>
              </w:rPr>
              <w:fldChar w:fldCharType="separate"/>
            </w:r>
            <w:r>
              <w:rPr>
                <w:noProof/>
                <w:webHidden/>
              </w:rPr>
              <w:t>77</w:t>
            </w:r>
            <w:r>
              <w:rPr>
                <w:noProof/>
                <w:webHidden/>
              </w:rPr>
              <w:fldChar w:fldCharType="end"/>
            </w:r>
          </w:hyperlink>
        </w:p>
        <w:p w14:paraId="43FBD087" w14:textId="57887400" w:rsidR="005109E7" w:rsidRDefault="005109E7">
          <w:pPr>
            <w:pStyle w:val="31"/>
            <w:tabs>
              <w:tab w:val="left" w:pos="1260"/>
              <w:tab w:val="right" w:leader="dot" w:pos="8494"/>
            </w:tabs>
            <w:rPr>
              <w:rFonts w:eastAsiaTheme="minorEastAsia"/>
              <w:iCs w:val="0"/>
              <w:noProof/>
              <w:sz w:val="21"/>
              <w:szCs w:val="24"/>
            </w:rPr>
          </w:pPr>
          <w:hyperlink w:anchor="_Toc126715627" w:history="1">
            <w:r w:rsidRPr="000C08F9">
              <w:rPr>
                <w:rStyle w:val="a9"/>
                <w:rFonts w:ascii="Times New Roman" w:eastAsia="ＭＳ 明朝" w:hAnsi="Times New Roman" w:cs="Times New Roman"/>
                <w:noProof/>
              </w:rPr>
              <w:t>4.4.16.</w:t>
            </w:r>
            <w:r>
              <w:rPr>
                <w:rFonts w:eastAsiaTheme="minorEastAsia"/>
                <w:iCs w:val="0"/>
                <w:noProof/>
                <w:sz w:val="21"/>
                <w:szCs w:val="24"/>
              </w:rPr>
              <w:tab/>
            </w:r>
            <w:r w:rsidRPr="000C08F9">
              <w:rPr>
                <w:rStyle w:val="a9"/>
                <w:rFonts w:ascii="Times New Roman" w:eastAsia="ＭＳ 明朝" w:hAnsi="Times New Roman" w:cs="Times New Roman"/>
                <w:noProof/>
              </w:rPr>
              <w:t>220906CP_naf10μL_2_1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_Toc126715627 \h </w:instrText>
            </w:r>
            <w:r>
              <w:rPr>
                <w:noProof/>
                <w:webHidden/>
              </w:rPr>
            </w:r>
            <w:r>
              <w:rPr>
                <w:noProof/>
                <w:webHidden/>
              </w:rPr>
              <w:fldChar w:fldCharType="separate"/>
            </w:r>
            <w:r>
              <w:rPr>
                <w:noProof/>
                <w:webHidden/>
              </w:rPr>
              <w:t>78</w:t>
            </w:r>
            <w:r>
              <w:rPr>
                <w:noProof/>
                <w:webHidden/>
              </w:rPr>
              <w:fldChar w:fldCharType="end"/>
            </w:r>
          </w:hyperlink>
        </w:p>
        <w:p w14:paraId="2E7BA1F6" w14:textId="53D3BE63" w:rsidR="005109E7" w:rsidRDefault="005109E7">
          <w:pPr>
            <w:pStyle w:val="31"/>
            <w:tabs>
              <w:tab w:val="left" w:pos="1260"/>
              <w:tab w:val="right" w:leader="dot" w:pos="8494"/>
            </w:tabs>
            <w:rPr>
              <w:rFonts w:eastAsiaTheme="minorEastAsia"/>
              <w:iCs w:val="0"/>
              <w:noProof/>
              <w:sz w:val="21"/>
              <w:szCs w:val="24"/>
            </w:rPr>
          </w:pPr>
          <w:hyperlink w:anchor="_Toc126715628" w:history="1">
            <w:r w:rsidRPr="000C08F9">
              <w:rPr>
                <w:rStyle w:val="a9"/>
                <w:rFonts w:ascii="Times New Roman" w:eastAsia="ＭＳ 明朝" w:hAnsi="Times New Roman" w:cs="Times New Roman"/>
                <w:noProof/>
              </w:rPr>
              <w:t>4.4.17.</w:t>
            </w:r>
            <w:r>
              <w:rPr>
                <w:rFonts w:eastAsiaTheme="minorEastAsia"/>
                <w:iCs w:val="0"/>
                <w:noProof/>
                <w:sz w:val="21"/>
                <w:szCs w:val="24"/>
              </w:rPr>
              <w:tab/>
            </w:r>
            <w:r w:rsidRPr="000C08F9">
              <w:rPr>
                <w:rStyle w:val="a9"/>
                <w:rFonts w:ascii="Times New Roman" w:eastAsia="ＭＳ 明朝" w:hAnsi="Times New Roman" w:cs="Times New Roman"/>
                <w:noProof/>
              </w:rPr>
              <w:t>220906CP_naf10μL_2_2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_Toc126715628 \h </w:instrText>
            </w:r>
            <w:r>
              <w:rPr>
                <w:noProof/>
                <w:webHidden/>
              </w:rPr>
            </w:r>
            <w:r>
              <w:rPr>
                <w:noProof/>
                <w:webHidden/>
              </w:rPr>
              <w:fldChar w:fldCharType="separate"/>
            </w:r>
            <w:r>
              <w:rPr>
                <w:noProof/>
                <w:webHidden/>
              </w:rPr>
              <w:t>79</w:t>
            </w:r>
            <w:r>
              <w:rPr>
                <w:noProof/>
                <w:webHidden/>
              </w:rPr>
              <w:fldChar w:fldCharType="end"/>
            </w:r>
          </w:hyperlink>
        </w:p>
        <w:p w14:paraId="580128D1" w14:textId="37E51019" w:rsidR="005109E7" w:rsidRDefault="005109E7">
          <w:pPr>
            <w:pStyle w:val="31"/>
            <w:tabs>
              <w:tab w:val="left" w:pos="1260"/>
              <w:tab w:val="right" w:leader="dot" w:pos="8494"/>
            </w:tabs>
            <w:rPr>
              <w:rFonts w:eastAsiaTheme="minorEastAsia"/>
              <w:iCs w:val="0"/>
              <w:noProof/>
              <w:sz w:val="21"/>
              <w:szCs w:val="24"/>
            </w:rPr>
          </w:pPr>
          <w:hyperlink w:anchor="_Toc126715629" w:history="1">
            <w:r w:rsidRPr="000C08F9">
              <w:rPr>
                <w:rStyle w:val="a9"/>
                <w:rFonts w:ascii="Times New Roman" w:eastAsia="ＭＳ 明朝" w:hAnsi="Times New Roman" w:cs="Times New Roman"/>
                <w:noProof/>
              </w:rPr>
              <w:t>4.4.18.</w:t>
            </w:r>
            <w:r>
              <w:rPr>
                <w:rFonts w:eastAsiaTheme="minorEastAsia"/>
                <w:iCs w:val="0"/>
                <w:noProof/>
                <w:sz w:val="21"/>
                <w:szCs w:val="24"/>
              </w:rPr>
              <w:tab/>
            </w:r>
            <w:r w:rsidRPr="000C08F9">
              <w:rPr>
                <w:rStyle w:val="a9"/>
                <w:rFonts w:ascii="Times New Roman" w:eastAsia="ＭＳ 明朝" w:hAnsi="Times New Roman" w:cs="Times New Roman"/>
                <w:noProof/>
              </w:rPr>
              <w:t>220906CP_naf10μL_2_3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_Toc126715629 \h </w:instrText>
            </w:r>
            <w:r>
              <w:rPr>
                <w:noProof/>
                <w:webHidden/>
              </w:rPr>
            </w:r>
            <w:r>
              <w:rPr>
                <w:noProof/>
                <w:webHidden/>
              </w:rPr>
              <w:fldChar w:fldCharType="separate"/>
            </w:r>
            <w:r>
              <w:rPr>
                <w:noProof/>
                <w:webHidden/>
              </w:rPr>
              <w:t>80</w:t>
            </w:r>
            <w:r>
              <w:rPr>
                <w:noProof/>
                <w:webHidden/>
              </w:rPr>
              <w:fldChar w:fldCharType="end"/>
            </w:r>
          </w:hyperlink>
        </w:p>
        <w:p w14:paraId="3F87BA95" w14:textId="514B8758" w:rsidR="005109E7" w:rsidRDefault="005109E7">
          <w:pPr>
            <w:pStyle w:val="31"/>
            <w:tabs>
              <w:tab w:val="left" w:pos="1260"/>
              <w:tab w:val="right" w:leader="dot" w:pos="8494"/>
            </w:tabs>
            <w:rPr>
              <w:rFonts w:eastAsiaTheme="minorEastAsia"/>
              <w:iCs w:val="0"/>
              <w:noProof/>
              <w:sz w:val="21"/>
              <w:szCs w:val="24"/>
            </w:rPr>
          </w:pPr>
          <w:hyperlink w:anchor="_Toc126715630" w:history="1">
            <w:r w:rsidRPr="000C08F9">
              <w:rPr>
                <w:rStyle w:val="a9"/>
                <w:rFonts w:ascii="Times New Roman" w:eastAsia="ＭＳ 明朝" w:hAnsi="Times New Roman" w:cs="Times New Roman"/>
                <w:noProof/>
              </w:rPr>
              <w:t>4.4.19.</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_Toc126715630 \h </w:instrText>
            </w:r>
            <w:r>
              <w:rPr>
                <w:noProof/>
                <w:webHidden/>
              </w:rPr>
            </w:r>
            <w:r>
              <w:rPr>
                <w:noProof/>
                <w:webHidden/>
              </w:rPr>
              <w:fldChar w:fldCharType="separate"/>
            </w:r>
            <w:r>
              <w:rPr>
                <w:noProof/>
                <w:webHidden/>
              </w:rPr>
              <w:t>81</w:t>
            </w:r>
            <w:r>
              <w:rPr>
                <w:noProof/>
                <w:webHidden/>
              </w:rPr>
              <w:fldChar w:fldCharType="end"/>
            </w:r>
          </w:hyperlink>
        </w:p>
        <w:p w14:paraId="550DCC1B" w14:textId="32FC8B4D" w:rsidR="005109E7" w:rsidRDefault="005109E7">
          <w:pPr>
            <w:pStyle w:val="31"/>
            <w:tabs>
              <w:tab w:val="left" w:pos="1260"/>
              <w:tab w:val="right" w:leader="dot" w:pos="8494"/>
            </w:tabs>
            <w:rPr>
              <w:rFonts w:eastAsiaTheme="minorEastAsia"/>
              <w:iCs w:val="0"/>
              <w:noProof/>
              <w:sz w:val="21"/>
              <w:szCs w:val="24"/>
            </w:rPr>
          </w:pPr>
          <w:hyperlink w:anchor="_Toc126715631" w:history="1">
            <w:r w:rsidRPr="000C08F9">
              <w:rPr>
                <w:rStyle w:val="a9"/>
                <w:rFonts w:ascii="Times New Roman" w:eastAsia="ＭＳ 明朝" w:hAnsi="Times New Roman" w:cs="Times New Roman"/>
                <w:noProof/>
              </w:rPr>
              <w:t>4.4.20.</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_Toc126715631 \h </w:instrText>
            </w:r>
            <w:r>
              <w:rPr>
                <w:noProof/>
                <w:webHidden/>
              </w:rPr>
            </w:r>
            <w:r>
              <w:rPr>
                <w:noProof/>
                <w:webHidden/>
              </w:rPr>
              <w:fldChar w:fldCharType="separate"/>
            </w:r>
            <w:r>
              <w:rPr>
                <w:noProof/>
                <w:webHidden/>
              </w:rPr>
              <w:t>82</w:t>
            </w:r>
            <w:r>
              <w:rPr>
                <w:noProof/>
                <w:webHidden/>
              </w:rPr>
              <w:fldChar w:fldCharType="end"/>
            </w:r>
          </w:hyperlink>
        </w:p>
        <w:p w14:paraId="0D5C09D1" w14:textId="5385AD95" w:rsidR="005109E7" w:rsidRDefault="005109E7">
          <w:pPr>
            <w:pStyle w:val="13"/>
            <w:rPr>
              <w:rFonts w:eastAsiaTheme="minorEastAsia"/>
              <w:bCs w:val="0"/>
              <w:caps w:val="0"/>
              <w:noProof/>
              <w:sz w:val="21"/>
              <w:szCs w:val="24"/>
            </w:rPr>
          </w:pPr>
          <w:hyperlink w:anchor="_Toc126715632" w:history="1">
            <w:r w:rsidRPr="000C08F9">
              <w:rPr>
                <w:rStyle w:val="a9"/>
                <w:rFonts w:ascii="Times New Roman" w:eastAsia="ＭＳ 明朝" w:hAnsi="Times New Roman" w:cs="Times New Roman"/>
                <w:noProof/>
              </w:rPr>
              <w:t>5.</w:t>
            </w:r>
            <w:r>
              <w:rPr>
                <w:rFonts w:eastAsiaTheme="minorEastAsia"/>
                <w:bCs w:val="0"/>
                <w:caps w:val="0"/>
                <w:noProof/>
                <w:sz w:val="21"/>
                <w:szCs w:val="24"/>
              </w:rPr>
              <w:tab/>
            </w:r>
            <w:r w:rsidRPr="000C08F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_Toc126715632 \h </w:instrText>
            </w:r>
            <w:r>
              <w:rPr>
                <w:noProof/>
                <w:webHidden/>
              </w:rPr>
            </w:r>
            <w:r>
              <w:rPr>
                <w:noProof/>
                <w:webHidden/>
              </w:rPr>
              <w:fldChar w:fldCharType="separate"/>
            </w:r>
            <w:r>
              <w:rPr>
                <w:noProof/>
                <w:webHidden/>
              </w:rPr>
              <w:t>85</w:t>
            </w:r>
            <w:r>
              <w:rPr>
                <w:noProof/>
                <w:webHidden/>
              </w:rPr>
              <w:fldChar w:fldCharType="end"/>
            </w:r>
          </w:hyperlink>
        </w:p>
        <w:p w14:paraId="1EF160E2" w14:textId="60BAC196" w:rsidR="005109E7" w:rsidRDefault="005109E7">
          <w:pPr>
            <w:pStyle w:val="13"/>
            <w:rPr>
              <w:rFonts w:eastAsiaTheme="minorEastAsia"/>
              <w:bCs w:val="0"/>
              <w:caps w:val="0"/>
              <w:noProof/>
              <w:sz w:val="21"/>
              <w:szCs w:val="24"/>
            </w:rPr>
          </w:pPr>
          <w:hyperlink w:anchor="_Toc126715633" w:history="1">
            <w:r w:rsidRPr="000C08F9">
              <w:rPr>
                <w:rStyle w:val="a9"/>
                <w:rFonts w:ascii="Times New Roman" w:eastAsia="ＭＳ 明朝" w:hAnsi="Times New Roman" w:cs="Times New Roman"/>
                <w:noProof/>
              </w:rPr>
              <w:t>6.</w:t>
            </w:r>
            <w:r>
              <w:rPr>
                <w:rFonts w:eastAsiaTheme="minorEastAsia"/>
                <w:bCs w:val="0"/>
                <w:caps w:val="0"/>
                <w:noProof/>
                <w:sz w:val="21"/>
                <w:szCs w:val="24"/>
              </w:rPr>
              <w:tab/>
            </w:r>
            <w:r w:rsidRPr="000C08F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_Toc126715633 \h </w:instrText>
            </w:r>
            <w:r>
              <w:rPr>
                <w:noProof/>
                <w:webHidden/>
              </w:rPr>
            </w:r>
            <w:r>
              <w:rPr>
                <w:noProof/>
                <w:webHidden/>
              </w:rPr>
              <w:fldChar w:fldCharType="separate"/>
            </w:r>
            <w:r>
              <w:rPr>
                <w:noProof/>
                <w:webHidden/>
              </w:rPr>
              <w:t>85</w:t>
            </w:r>
            <w:r>
              <w:rPr>
                <w:noProof/>
                <w:webHidden/>
              </w:rPr>
              <w:fldChar w:fldCharType="end"/>
            </w:r>
          </w:hyperlink>
        </w:p>
        <w:p w14:paraId="2D1E7C4B" w14:textId="2318D0A7" w:rsidR="005109E7" w:rsidRDefault="005109E7">
          <w:pPr>
            <w:pStyle w:val="13"/>
            <w:rPr>
              <w:rFonts w:eastAsiaTheme="minorEastAsia"/>
              <w:bCs w:val="0"/>
              <w:caps w:val="0"/>
              <w:noProof/>
              <w:sz w:val="21"/>
              <w:szCs w:val="24"/>
            </w:rPr>
          </w:pPr>
          <w:hyperlink w:anchor="_Toc126715634" w:history="1">
            <w:r w:rsidRPr="000C08F9">
              <w:rPr>
                <w:rStyle w:val="a9"/>
                <w:rFonts w:ascii="Times New Roman" w:eastAsia="ＭＳ 明朝" w:hAnsi="Times New Roman" w:cs="Times New Roman"/>
                <w:noProof/>
              </w:rPr>
              <w:t>7.</w:t>
            </w:r>
            <w:r>
              <w:rPr>
                <w:rFonts w:eastAsiaTheme="minorEastAsia"/>
                <w:bCs w:val="0"/>
                <w:caps w:val="0"/>
                <w:noProof/>
                <w:sz w:val="21"/>
                <w:szCs w:val="24"/>
              </w:rPr>
              <w:tab/>
            </w:r>
            <w:r w:rsidRPr="000C08F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_Toc126715634 \h </w:instrText>
            </w:r>
            <w:r>
              <w:rPr>
                <w:noProof/>
                <w:webHidden/>
              </w:rPr>
            </w:r>
            <w:r>
              <w:rPr>
                <w:noProof/>
                <w:webHidden/>
              </w:rPr>
              <w:fldChar w:fldCharType="separate"/>
            </w:r>
            <w:r>
              <w:rPr>
                <w:noProof/>
                <w:webHidden/>
              </w:rPr>
              <w:t>86</w:t>
            </w:r>
            <w:r>
              <w:rPr>
                <w:noProof/>
                <w:webHidden/>
              </w:rPr>
              <w:fldChar w:fldCharType="end"/>
            </w:r>
          </w:hyperlink>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0" w:name="_Toc124154835"/>
      <w:bookmarkStart w:id="1" w:name="_Toc126715501"/>
      <w:r w:rsidRPr="0048090B">
        <w:rPr>
          <w:rFonts w:ascii="Times New Roman" w:eastAsia="ＭＳ 明朝" w:hAnsi="Times New Roman" w:cs="Times New Roman"/>
          <w:szCs w:val="21"/>
        </w:rPr>
        <w:lastRenderedPageBreak/>
        <w:t>緒言</w:t>
      </w:r>
      <w:bookmarkEnd w:id="0"/>
      <w:bookmarkEnd w:id="1"/>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2" w:name="_Toc124154836"/>
      <w:bookmarkStart w:id="3" w:name="_Toc126715502"/>
      <w:r w:rsidRPr="0048090B">
        <w:rPr>
          <w:rFonts w:ascii="Times New Roman" w:eastAsia="ＭＳ 明朝" w:hAnsi="Times New Roman" w:cs="Times New Roman"/>
          <w:szCs w:val="21"/>
        </w:rPr>
        <w:t>使用試薬・装置</w:t>
      </w:r>
      <w:bookmarkEnd w:id="2"/>
      <w:bookmarkEnd w:id="3"/>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4" w:name="_Toc124154837"/>
      <w:bookmarkStart w:id="5" w:name="_Toc126715503"/>
      <w:r w:rsidRPr="0048090B">
        <w:rPr>
          <w:rFonts w:ascii="Times New Roman" w:eastAsia="ＭＳ 明朝" w:hAnsi="Times New Roman" w:cs="Times New Roman"/>
          <w:szCs w:val="21"/>
        </w:rPr>
        <w:t>使用試薬</w:t>
      </w:r>
      <w:bookmarkEnd w:id="4"/>
      <w:bookmarkEnd w:id="5"/>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6" w:name="_Toc126715504"/>
      <w:r w:rsidRPr="0048090B">
        <w:rPr>
          <w:rFonts w:ascii="Times New Roman" w:eastAsia="ＭＳ 明朝" w:hAnsi="Times New Roman" w:cs="Times New Roman"/>
          <w:sz w:val="21"/>
          <w:szCs w:val="21"/>
        </w:rPr>
        <w:t>使用装置</w:t>
      </w:r>
      <w:bookmarkEnd w:id="6"/>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lastRenderedPageBreak/>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7" w:name="_Toc126715505"/>
      <w:r w:rsidRPr="0048090B">
        <w:rPr>
          <w:rFonts w:ascii="Times New Roman" w:eastAsia="ＭＳ 明朝" w:hAnsi="Times New Roman" w:cs="Times New Roman"/>
          <w:sz w:val="21"/>
          <w:szCs w:val="21"/>
        </w:rPr>
        <w:t>測定装置</w:t>
      </w:r>
      <w:bookmarkEnd w:id="7"/>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8" w:name="OLE_LINK5"/>
      <w:bookmarkStart w:id="9" w:name="OLE_LINK6"/>
      <w:r w:rsidRPr="0048090B">
        <w:rPr>
          <w:rFonts w:ascii="Times New Roman" w:eastAsia="ＭＳ 明朝" w:hAnsi="Times New Roman" w:cs="Times New Roman"/>
          <w:sz w:val="21"/>
          <w:szCs w:val="21"/>
        </w:rPr>
        <w:t>ビー・エー・エス株式会社</w:t>
      </w:r>
      <w:bookmarkEnd w:id="8"/>
      <w:bookmarkEnd w:id="9"/>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10" w:name="_Toc126715506"/>
      <w:r w:rsidRPr="0048090B">
        <w:rPr>
          <w:rFonts w:ascii="Times New Roman" w:eastAsia="ＭＳ 明朝" w:hAnsi="Times New Roman" w:cs="Times New Roman"/>
          <w:szCs w:val="21"/>
        </w:rPr>
        <w:lastRenderedPageBreak/>
        <w:t>実験操作</w:t>
      </w:r>
      <w:bookmarkEnd w:id="10"/>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11" w:name="_Toc126715507"/>
      <w:r w:rsidRPr="0048090B">
        <w:rPr>
          <w:rFonts w:ascii="Times New Roman" w:eastAsia="ＭＳ 明朝" w:hAnsi="Times New Roman" w:cs="Times New Roman"/>
          <w:szCs w:val="21"/>
        </w:rPr>
        <w:t>塩基性酢酸ニッケルの合成</w:t>
      </w:r>
      <w:bookmarkEnd w:id="11"/>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EtOH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63B7CD5F"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28B3B1D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12" w:name="_Toc126715508"/>
      <w:r w:rsidRPr="0048090B">
        <w:rPr>
          <w:rStyle w:val="normaltextrun"/>
          <w:rFonts w:ascii="Times New Roman" w:eastAsia="ＭＳ 明朝" w:hAnsi="Times New Roman" w:cs="Times New Roman"/>
          <w:color w:val="000000"/>
          <w:kern w:val="0"/>
          <w:szCs w:val="21"/>
          <w:shd w:val="clear" w:color="auto" w:fill="FFFFFF"/>
        </w:rPr>
        <w:lastRenderedPageBreak/>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12"/>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13" w:name="_Toc126715509"/>
      <w:r w:rsidRPr="0048090B">
        <w:rPr>
          <w:rStyle w:val="normaltextrun"/>
          <w:rFonts w:ascii="Times New Roman" w:eastAsia="ＭＳ 明朝" w:hAnsi="Times New Roman" w:cs="Times New Roman"/>
          <w:szCs w:val="21"/>
        </w:rPr>
        <w:t>220906Ni_OH_OAc</w:t>
      </w:r>
      <w:bookmarkEnd w:id="13"/>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14" w:name="_Toc126715510"/>
      <w:r w:rsidRPr="0048090B">
        <w:rPr>
          <w:rStyle w:val="normaltextrun"/>
          <w:rFonts w:ascii="Times New Roman" w:eastAsia="ＭＳ 明朝" w:hAnsi="Times New Roman" w:cs="Times New Roman"/>
          <w:szCs w:val="21"/>
        </w:rPr>
        <w:t>220914Ni_OH_OAc</w:t>
      </w:r>
      <w:bookmarkEnd w:id="14"/>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15" w:name="_Toc126715511"/>
      <w:r w:rsidRPr="0048090B">
        <w:rPr>
          <w:rStyle w:val="normaltextrun"/>
          <w:rFonts w:ascii="Times New Roman" w:eastAsia="ＭＳ 明朝" w:hAnsi="Times New Roman" w:cs="Times New Roman"/>
          <w:szCs w:val="21"/>
        </w:rPr>
        <w:t>221003Ni_OH_OAc</w:t>
      </w:r>
      <w:bookmarkEnd w:id="15"/>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16"/>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16"/>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16"/>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17" w:name="_Toc12671551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7"/>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lastRenderedPageBreak/>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8" w:name="_Toc12671551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18"/>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B9362F" w:rsidRDefault="00EF5F64"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B9362F" w:rsidRDefault="00655B96" w:rsidP="00B9362F">
      <w:pPr>
        <w:pStyle w:val="a4"/>
        <w:numPr>
          <w:ilvl w:val="0"/>
          <w:numId w:val="11"/>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073F8BD" w14:textId="5BD01FC7" w:rsidR="00A51455" w:rsidRPr="0048090B" w:rsidRDefault="00A51455"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hint="eastAsia"/>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rPr>
            <w:rStyle w:val="normaltextrun"/>
            <w:rFonts w:ascii="Cambria Math" w:eastAsia="ＭＳ 明朝" w:hAnsi="Cambria Math" w:cs="Times New Roman"/>
            <w:szCs w:val="21"/>
          </w:rPr>
          <m:t xml:space="preserve"> mmol</m:t>
        </m:r>
      </m:oMath>
    </w:p>
    <w:p w14:paraId="31ADC035" w14:textId="4B494A85" w:rsidR="00760222" w:rsidRPr="002D7059" w:rsidRDefault="00A51455"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rPr>
            <w:rStyle w:val="normaltextrun"/>
            <w:rFonts w:ascii="Cambria Math" w:eastAsia="ＭＳ 明朝" w:hAnsi="Cambria Math" w:cs="Times New Roman"/>
            <w:szCs w:val="21"/>
          </w:rPr>
          <m:t>7 %</m:t>
        </m:r>
      </m:oMath>
    </w:p>
    <w:p w14:paraId="0729FDE0" w14:textId="3D4FAB63" w:rsidR="006B570B" w:rsidRPr="002D7059" w:rsidRDefault="0076022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19" w:name="_Toc12671551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19"/>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B9362F" w:rsidRDefault="00AB21D7"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841B885" w14:textId="20D49AED" w:rsidR="00593F77" w:rsidRPr="0048090B" w:rsidRDefault="00593F77"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rPr>
            <w:rStyle w:val="normaltextrun"/>
            <w:rFonts w:ascii="Cambria Math" w:eastAsia="ＭＳ 明朝" w:hAnsi="Cambria Math" w:cs="Times New Roman"/>
            <w:szCs w:val="21"/>
          </w:rPr>
          <m:t xml:space="preserve"> mmol</m:t>
        </m:r>
      </m:oMath>
    </w:p>
    <w:p w14:paraId="6E3EDD7D" w14:textId="487A6E2C" w:rsidR="00E72193" w:rsidRPr="00394328" w:rsidRDefault="00593F77"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rPr>
            <w:rStyle w:val="normaltextrun"/>
            <w:rFonts w:ascii="Cambria Math" w:eastAsia="ＭＳ 明朝" w:hAnsi="Cambria Math" w:cs="Times New Roman"/>
            <w:szCs w:val="21"/>
          </w:rPr>
          <m:t xml:space="preserve"> %</m:t>
        </m:r>
      </m:oMath>
    </w:p>
    <w:p w14:paraId="0EEEB8AF" w14:textId="6EF96AF5" w:rsidR="004733AF" w:rsidRPr="0048090B" w:rsidRDefault="00E72193"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0" w:name="_Toc126715515"/>
      <w:r w:rsidRPr="0048090B">
        <w:rPr>
          <w:rFonts w:ascii="Times New Roman" w:eastAsia="ＭＳ 明朝" w:hAnsi="Times New Roman" w:cs="Times New Roman"/>
          <w:color w:val="000000" w:themeColor="text1"/>
          <w:szCs w:val="21"/>
        </w:rPr>
        <w:t>221222Ni_OH_OAc</w:t>
      </w:r>
      <w:bookmarkEnd w:id="20"/>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B9362F" w:rsidRDefault="00EA1BCA"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E76062F" w14:textId="2D4ED1C5" w:rsidR="00744E70" w:rsidRPr="00AF29AD" w:rsidRDefault="00AF29AD" w:rsidP="00B9362F">
      <w:pPr>
        <w:pStyle w:val="a4"/>
        <w:widowControl/>
        <w:numPr>
          <w:ilvl w:val="0"/>
          <w:numId w:val="1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BA16605" w14:textId="699629C7" w:rsidR="00A23582" w:rsidRPr="0048090B" w:rsidRDefault="00A2358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rPr>
            <w:rStyle w:val="normaltextrun"/>
            <w:rFonts w:ascii="Cambria Math" w:eastAsia="ＭＳ 明朝" w:hAnsi="Cambria Math" w:cs="Times New Roman"/>
            <w:szCs w:val="21"/>
          </w:rPr>
          <m:t xml:space="preserve"> mmol</m:t>
        </m:r>
      </m:oMath>
    </w:p>
    <w:p w14:paraId="78527B1B" w14:textId="09D5247B" w:rsidR="00744E70" w:rsidRPr="00AF29AD" w:rsidRDefault="00A23582" w:rsidP="00B9362F">
      <w:pPr>
        <w:widowControl/>
        <w:ind w:leftChars="200" w:left="420"/>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lastRenderedPageBreak/>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rPr>
            <w:rStyle w:val="normaltextrun"/>
            <w:rFonts w:ascii="Cambria Math" w:eastAsia="ＭＳ 明朝" w:hAnsi="Cambria Math" w:cs="Times New Roman"/>
            <w:szCs w:val="21"/>
          </w:rPr>
          <m:t xml:space="preserve"> %</m:t>
        </m:r>
      </m:oMath>
    </w:p>
    <w:p w14:paraId="30A7AF30" w14:textId="4BBA3CB8" w:rsidR="00E72193" w:rsidRPr="00AF29AD" w:rsidRDefault="00744E70"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1" w:name="_Toc126715516"/>
      <w:r w:rsidRPr="0048090B">
        <w:rPr>
          <w:rFonts w:ascii="Times New Roman" w:eastAsia="ＭＳ 明朝" w:hAnsi="Times New Roman" w:cs="Times New Roman"/>
          <w:color w:val="000000" w:themeColor="text1"/>
          <w:szCs w:val="21"/>
        </w:rPr>
        <w:t>230109Ni_OH_OAc</w:t>
      </w:r>
      <w:bookmarkEnd w:id="21"/>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B9362F" w:rsidRDefault="00EA1BCA"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6E00EE3" w14:textId="73F7F264" w:rsidR="00EE099F" w:rsidRPr="0048090B" w:rsidRDefault="00EE099F" w:rsidP="003F08CA">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81480C">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rPr>
            <w:rStyle w:val="normaltextrun"/>
            <w:rFonts w:ascii="Cambria Math" w:eastAsia="ＭＳ 明朝" w:hAnsi="Cambria Math" w:cs="Times New Roman"/>
            <w:szCs w:val="21"/>
          </w:rPr>
          <m:t xml:space="preserve"> mmol</m:t>
        </m:r>
      </m:oMath>
    </w:p>
    <w:p w14:paraId="4308FD7A" w14:textId="1622BA54" w:rsidR="00846039" w:rsidRPr="0081480C" w:rsidRDefault="00EE099F" w:rsidP="00B9362F">
      <w:pPr>
        <w:widowControl/>
        <w:rPr>
          <w:rStyle w:val="normaltextrun"/>
          <w:rFonts w:ascii="Times New Roman" w:eastAsia="ＭＳ 明朝" w:hAnsi="Times New Roman" w:cs="Times New Roman"/>
          <w:i/>
          <w:szCs w:val="21"/>
        </w:rPr>
      </w:pPr>
      <w:r w:rsidRPr="0048090B">
        <w:rPr>
          <w:rStyle w:val="normaltextrun"/>
          <w:rFonts w:ascii="Times New Roman" w:eastAsia="ＭＳ 明朝" w:hAnsi="Times New Roman" w:cs="Times New Roman"/>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rPr>
            <w:rStyle w:val="normaltextrun"/>
            <w:rFonts w:ascii="Cambria Math" w:eastAsia="ＭＳ 明朝" w:hAnsi="Cambria Math" w:cs="Times New Roman"/>
            <w:szCs w:val="21"/>
          </w:rPr>
          <m:t xml:space="preserve"> %</m:t>
        </m:r>
      </m:oMath>
    </w:p>
    <w:p w14:paraId="2E74E8D6" w14:textId="7C03EFF9" w:rsidR="00B60D4D" w:rsidRPr="0048090B" w:rsidRDefault="00846039" w:rsidP="003F08CA">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r>
        <w:rPr>
          <w:rStyle w:val="normaltextrun"/>
          <w:rFonts w:ascii="Times New Roman" w:eastAsia="ＭＳ 明朝" w:hAnsi="Times New Roman" w:cs="Times New Roman"/>
          <w:color w:val="000000" w:themeColor="text1"/>
          <w:szCs w:val="21"/>
        </w:rPr>
        <w:br w:type="page"/>
      </w:r>
    </w:p>
    <w:p w14:paraId="13F03A32" w14:textId="6F56BC78" w:rsidR="00BA5FC5" w:rsidRPr="0048090B" w:rsidRDefault="00F80717"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2" w:name="_Toc126715517"/>
      <w:r w:rsidRPr="0048090B">
        <w:rPr>
          <w:rStyle w:val="normaltextrun"/>
          <w:rFonts w:ascii="Times New Roman" w:eastAsia="ＭＳ 明朝" w:hAnsi="Times New Roman" w:cs="Times New Roman"/>
          <w:color w:val="000000" w:themeColor="text1"/>
          <w:szCs w:val="21"/>
        </w:rPr>
        <w:lastRenderedPageBreak/>
        <w:t>イオン交換</w:t>
      </w:r>
      <w:bookmarkEnd w:id="22"/>
    </w:p>
    <w:p w14:paraId="19B105A6" w14:textId="2D241D07" w:rsidR="00BD4CD2" w:rsidRPr="0048090B" w:rsidRDefault="004E3E0B" w:rsidP="00B9362F">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B9362F">
      <w:pPr>
        <w:pStyle w:val="paragraph"/>
        <w:spacing w:before="0" w:beforeAutospacing="0" w:after="0" w:afterAutospacing="0"/>
        <w:jc w:val="both"/>
        <w:textAlignment w:val="baseline"/>
        <w:rPr>
          <w:rStyle w:val="normaltextrun"/>
          <w:rFonts w:ascii="Times New Roman" w:eastAsia="ＭＳ 明朝" w:hAnsi="Times New Roman" w:cs="Times New Roman"/>
          <w:kern w:val="2"/>
          <w:sz w:val="21"/>
          <w:szCs w:val="21"/>
        </w:rPr>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97E1740" w:rsidR="00BD4CD2" w:rsidRPr="0048090B" w:rsidRDefault="006028AD" w:rsidP="00B9362F">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p>
    <w:p w14:paraId="5A8D5CDF" w14:textId="7775C7F9" w:rsidR="00BD4CD2" w:rsidRPr="0048090B" w:rsidRDefault="003074B0" w:rsidP="00B9362F">
      <w:pPr>
        <w:rPr>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B9362F">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p>
    <w:p w14:paraId="72737312" w14:textId="77777777" w:rsidR="00BD4CD2" w:rsidRDefault="00BD4CD2" w:rsidP="00B9362F">
      <w:pPr>
        <w:rPr>
          <w:rFonts w:ascii="Times New Roman" w:eastAsia="ＭＳ 明朝" w:hAnsi="Times New Roman" w:cs="Times New Roman"/>
          <w:szCs w:val="21"/>
        </w:rPr>
      </w:pPr>
    </w:p>
    <w:p w14:paraId="649F064E" w14:textId="1BF8CE54" w:rsidR="00230890" w:rsidRPr="0048090B" w:rsidRDefault="00230890" w:rsidP="00540A32">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43C1C390" w14:textId="77777777" w:rsidR="00230890" w:rsidRPr="0048090B" w:rsidRDefault="00230890" w:rsidP="00540A32">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p>
    <w:p w14:paraId="7B78545C" w14:textId="66BEC34F" w:rsidR="00230890" w:rsidRPr="00B9362F" w:rsidRDefault="00230890" w:rsidP="00540A32">
      <w:pPr>
        <w:widowControl/>
        <w:rPr>
          <w:rStyle w:val="normaltextrun"/>
          <w:rFonts w:ascii="Times New Roman" w:eastAsia="ＭＳ 明朝" w:hAnsi="Times New Roman" w:cs="Times New Roman" w:hint="eastAsia"/>
          <w:i/>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m:t>
          </m:r>
        </m:oMath>
      </m:oMathPara>
    </w:p>
    <w:p w14:paraId="52494096"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5F3F9B5F"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26388665" w14:textId="77777777" w:rsidR="00230890"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6188A655" w14:textId="77777777" w:rsidR="00230890" w:rsidRDefault="00230890" w:rsidP="00540A32">
      <w:pPr>
        <w:rPr>
          <w:rFonts w:ascii="Times New Roman" w:eastAsia="ＭＳ 明朝" w:hAnsi="Times New Roman" w:cs="Times New Roman"/>
          <w:szCs w:val="21"/>
        </w:rPr>
      </w:pPr>
    </w:p>
    <w:p w14:paraId="5261FC52" w14:textId="3B4C19F8" w:rsidR="00230890" w:rsidRPr="0048090B" w:rsidRDefault="00230890" w:rsidP="00540A32">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00BE07D9">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より、</w:t>
      </w:r>
    </w:p>
    <w:p w14:paraId="1419AFC8" w14:textId="17FEE9BC" w:rsidR="00230890" w:rsidRPr="00BE07D9" w:rsidRDefault="00230890" w:rsidP="00540A32">
      <w:pPr>
        <w:widowControl/>
        <w:rPr>
          <w:rStyle w:val="normaltextrun"/>
          <w:rFonts w:ascii="Times New Roman" w:eastAsia="ＭＳ 明朝" w:hAnsi="Times New Roman" w:cs="Times New Roman" w:hint="eastAsia"/>
          <w:i/>
          <w:szCs w:val="21"/>
        </w:rPr>
      </w:pPr>
      <m:oMathPara>
        <m:oMath>
          <m:r>
            <w:rPr>
              <w:rStyle w:val="normaltextrun"/>
              <w:rFonts w:ascii="Cambria Math" w:eastAsia="ＭＳ 明朝" w:hAnsi="Cambria Math" w:cs="Times New Roman"/>
              <w:szCs w:val="21"/>
            </w:rPr>
            <m:t xml:space="preserve">α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oMath>
      </m:oMathPara>
    </w:p>
    <w:p w14:paraId="387944E7"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1F552311" w14:textId="77777777" w:rsidR="00230890"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p>
    <w:p w14:paraId="202F1227" w14:textId="0FCB40E0" w:rsidR="00230890" w:rsidRPr="0048090B" w:rsidRDefault="00230890" w:rsidP="00540A32">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r>
        <w:rPr>
          <w:rStyle w:val="normaltextrun"/>
          <w:rFonts w:ascii="Times New Roman" w:eastAsia="ＭＳ 明朝" w:hAnsi="Times New Roman" w:cs="Times New Roman" w:hint="eastAsia"/>
          <w:szCs w:val="21"/>
        </w:rPr>
        <w:t>の</w:t>
      </w:r>
      <w:r w:rsidR="00BB0A42">
        <w:rPr>
          <w:rStyle w:val="normaltextrun"/>
          <w:rFonts w:ascii="Times New Roman" w:eastAsia="ＭＳ 明朝" w:hAnsi="Times New Roman" w:cs="Times New Roman" w:hint="eastAsia"/>
          <w:szCs w:val="21"/>
        </w:rPr>
        <w:t>使用</w:t>
      </w:r>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p>
    <w:p w14:paraId="48D826E1" w14:textId="77777777" w:rsidR="00230890" w:rsidRDefault="00230890" w:rsidP="00540A32">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27584EDF" w14:textId="77777777" w:rsidR="00230890" w:rsidRPr="0048090B" w:rsidRDefault="00230890" w:rsidP="00540A32">
      <w:pPr>
        <w:rPr>
          <w:rFonts w:ascii="Times New Roman" w:eastAsia="ＭＳ 明朝" w:hAnsi="Times New Roman" w:cs="Times New Roman" w:hint="eastAsia"/>
          <w:szCs w:val="21"/>
        </w:rPr>
      </w:pPr>
    </w:p>
    <w:p w14:paraId="01D67F48" w14:textId="44862348" w:rsidR="00230890" w:rsidRPr="0048090B" w:rsidRDefault="00230890" w:rsidP="00540A32">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r w:rsidR="00053D86">
        <w:rPr>
          <w:rFonts w:ascii="Times New Roman" w:eastAsia="ＭＳ 明朝" w:hAnsi="Times New Roman" w:cs="Times New Roman" w:hint="eastAsia"/>
          <w:szCs w:val="21"/>
        </w:rPr>
        <w:t>層間の拡大の確認</w:t>
      </w:r>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p>
    <w:p w14:paraId="1CDD9E76" w14:textId="77777777" w:rsidR="00230890" w:rsidRPr="0048090B" w:rsidRDefault="00230890" w:rsidP="00540A32">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7D14DC46"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24535E3F"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2D535142" w14:textId="77777777" w:rsidR="00230890" w:rsidRPr="0048090B"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7061178E" w14:textId="77777777" w:rsidR="00230890" w:rsidRDefault="00230890" w:rsidP="00B9362F">
      <w:pPr>
        <w:ind w:leftChars="100" w:left="210"/>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26625EA1" w14:textId="77777777" w:rsidR="006A43D1" w:rsidRPr="00230890" w:rsidRDefault="006A43D1" w:rsidP="00B9362F">
      <w:pPr>
        <w:rPr>
          <w:rFonts w:ascii="Times New Roman" w:eastAsia="ＭＳ 明朝" w:hAnsi="Times New Roman" w:cs="Times New Roman" w:hint="eastAsia"/>
          <w:szCs w:val="21"/>
        </w:rPr>
      </w:pPr>
    </w:p>
    <w:p w14:paraId="52127F6F" w14:textId="5858F26E" w:rsidR="00BD4CD2" w:rsidRPr="0048090B" w:rsidRDefault="00BD4CD2" w:rsidP="00B9362F">
      <w:pPr>
        <w:rPr>
          <w:rFonts w:ascii="Times New Roman" w:eastAsia="ＭＳ 明朝" w:hAnsi="Times New Roman" w:cs="Times New Roman" w:hint="eastAsia"/>
          <w:szCs w:val="21"/>
        </w:rPr>
      </w:pPr>
    </w:p>
    <w:p w14:paraId="5BDF305D" w14:textId="77777777" w:rsidR="006A43D1" w:rsidRPr="0048090B" w:rsidRDefault="006A43D1" w:rsidP="00B9362F">
      <w:pPr>
        <w:rPr>
          <w:rFonts w:ascii="Times New Roman" w:eastAsia="ＭＳ 明朝" w:hAnsi="Times New Roman" w:cs="Times New Roman"/>
          <w:szCs w:val="21"/>
        </w:rPr>
      </w:pPr>
    </w:p>
    <w:p w14:paraId="458D2567" w14:textId="77777777" w:rsidR="006A43D1" w:rsidRPr="0048090B" w:rsidRDefault="006A43D1" w:rsidP="00B9362F">
      <w:pPr>
        <w:rPr>
          <w:rFonts w:ascii="Times New Roman" w:eastAsia="ＭＳ 明朝" w:hAnsi="Times New Roman" w:cs="Times New Roman" w:hint="eastAsia"/>
          <w:szCs w:val="21"/>
        </w:rPr>
      </w:pPr>
    </w:p>
    <w:p w14:paraId="0292A63E" w14:textId="77777777" w:rsidR="00F80717" w:rsidRPr="0048090B" w:rsidRDefault="00F80717" w:rsidP="00B9362F">
      <w:pPr>
        <w:widowControl/>
        <w:rPr>
          <w:rStyle w:val="normaltextrun"/>
          <w:rFonts w:ascii="Times New Roman" w:eastAsia="ＭＳ 明朝" w:hAnsi="Times New Roman" w:cs="Times New Roman"/>
          <w:color w:val="000000" w:themeColor="text1"/>
          <w:szCs w:val="21"/>
        </w:rPr>
      </w:pPr>
    </w:p>
    <w:p w14:paraId="38A6C275" w14:textId="644F7FE9" w:rsidR="00BA5FC5" w:rsidRPr="0048090B" w:rsidRDefault="00BA5FC5"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3" w:name="_Toc126715518"/>
      <w:r w:rsidRPr="0048090B">
        <w:rPr>
          <w:rStyle w:val="normaltextrun"/>
          <w:rFonts w:ascii="Times New Roman" w:eastAsia="ＭＳ 明朝" w:hAnsi="Times New Roman" w:cs="Times New Roman"/>
          <w:color w:val="000000" w:themeColor="text1"/>
          <w:szCs w:val="21"/>
        </w:rPr>
        <w:lastRenderedPageBreak/>
        <w:t>220415Ni_OH_DS</w:t>
      </w:r>
      <w:bookmarkEnd w:id="23"/>
    </w:p>
    <w:p w14:paraId="13281743" w14:textId="51A4261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B9362F">
      <w:pPr>
        <w:pStyle w:val="a4"/>
        <w:widowControl/>
        <w:numPr>
          <w:ilvl w:val="0"/>
          <w:numId w:val="1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B9362F">
      <w:pPr>
        <w:widowControl/>
        <w:rPr>
          <w:rStyle w:val="normaltextrun"/>
          <w:rFonts w:ascii="Times New Roman" w:eastAsia="ＭＳ 明朝" w:hAnsi="Times New Roman" w:cs="Times New Roman"/>
          <w:szCs w:val="21"/>
        </w:rPr>
      </w:pPr>
    </w:p>
    <w:p w14:paraId="5DF8C18A" w14:textId="19581DE4" w:rsidR="00E20BB0" w:rsidRPr="0048090B" w:rsidRDefault="00E20BB0" w:rsidP="00B9362F">
      <w:pPr>
        <w:pStyle w:val="a4"/>
        <w:widowControl/>
        <w:numPr>
          <w:ilvl w:val="2"/>
          <w:numId w:val="62"/>
        </w:numPr>
        <w:ind w:leftChars="0"/>
        <w:outlineLvl w:val="2"/>
        <w:rPr>
          <w:rStyle w:val="normaltextrun"/>
          <w:rFonts w:ascii="Times New Roman" w:eastAsia="ＭＳ 明朝" w:hAnsi="Times New Roman" w:cs="Times New Roman"/>
          <w:szCs w:val="21"/>
        </w:rPr>
      </w:pPr>
      <w:bookmarkStart w:id="24" w:name="_Toc126715519"/>
      <w:r w:rsidRPr="0048090B">
        <w:rPr>
          <w:rStyle w:val="normaltextrun"/>
          <w:rFonts w:ascii="Times New Roman" w:eastAsia="ＭＳ 明朝" w:hAnsi="Times New Roman" w:cs="Times New Roman"/>
          <w:color w:val="000000" w:themeColor="text1"/>
          <w:szCs w:val="21"/>
        </w:rPr>
        <w:t>220906Ni_OH_DS</w:t>
      </w:r>
      <w:bookmarkEnd w:id="24"/>
    </w:p>
    <w:p w14:paraId="138CAB35" w14:textId="04AF88AC"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B9362F">
      <w:pPr>
        <w:pStyle w:val="a4"/>
        <w:widowControl/>
        <w:numPr>
          <w:ilvl w:val="0"/>
          <w:numId w:val="1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B9362F">
      <w:pPr>
        <w:pStyle w:val="a4"/>
        <w:widowControl/>
        <w:numPr>
          <w:ilvl w:val="0"/>
          <w:numId w:val="16"/>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C842E9E" w14:textId="6BE54DC9" w:rsidR="00FB424D" w:rsidRPr="0048090B" w:rsidRDefault="00FB424D"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CA5B94">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rPr>
            <w:rStyle w:val="normaltextrun"/>
            <w:rFonts w:ascii="Cambria Math" w:eastAsia="ＭＳ 明朝" w:hAnsi="Cambria Math" w:cs="Times New Roman"/>
            <w:szCs w:val="21"/>
          </w:rPr>
          <m:t xml:space="preserve"> mmol</m:t>
        </m:r>
      </m:oMath>
    </w:p>
    <w:p w14:paraId="5AB4B8EB" w14:textId="024E80AF" w:rsidR="001B7B42" w:rsidRPr="00CA5B94" w:rsidRDefault="00CA5B94"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rPr>
            <w:rStyle w:val="normaltextrun"/>
            <w:rFonts w:ascii="Cambria Math" w:eastAsia="ＭＳ 明朝" w:hAnsi="Cambria Math" w:cs="Times New Roman"/>
            <w:szCs w:val="21"/>
          </w:rPr>
          <m:t xml:space="preserve"> %</m:t>
        </m:r>
      </m:oMath>
    </w:p>
    <w:p w14:paraId="62270216" w14:textId="485B4548" w:rsidR="001B7B42" w:rsidRPr="0048090B" w:rsidRDefault="001B7B42"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2B799D76" w14:textId="77777777" w:rsidR="00D67BEF" w:rsidRPr="0048090B" w:rsidRDefault="00D67BEF" w:rsidP="00B9362F">
      <w:pPr>
        <w:widowControl/>
        <w:rPr>
          <w:rStyle w:val="normaltextrun"/>
          <w:rFonts w:ascii="Times New Roman" w:eastAsia="ＭＳ 明朝" w:hAnsi="Times New Roman" w:cs="Times New Roman"/>
          <w:szCs w:val="21"/>
        </w:rPr>
      </w:pPr>
    </w:p>
    <w:p w14:paraId="5956B08D" w14:textId="0D486DC5" w:rsidR="002E7B8D" w:rsidRPr="0048090B" w:rsidRDefault="002E7B8D"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5" w:name="_Toc126715520"/>
      <w:r w:rsidRPr="0048090B">
        <w:rPr>
          <w:rStyle w:val="normaltextrun"/>
          <w:rFonts w:ascii="Times New Roman" w:eastAsia="ＭＳ 明朝" w:hAnsi="Times New Roman" w:cs="Times New Roman"/>
          <w:color w:val="000000" w:themeColor="text1"/>
          <w:szCs w:val="21"/>
        </w:rPr>
        <w:t>220914Ni_OH_DS</w:t>
      </w:r>
      <w:bookmarkEnd w:id="25"/>
    </w:p>
    <w:p w14:paraId="61766536" w14:textId="5844CFA4"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B9362F">
      <w:pPr>
        <w:pStyle w:val="a4"/>
        <w:widowControl/>
        <w:numPr>
          <w:ilvl w:val="0"/>
          <w:numId w:val="17"/>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lastRenderedPageBreak/>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B9362F" w:rsidRDefault="002E7B8D" w:rsidP="00B9362F">
      <w:pPr>
        <w:pStyle w:val="a4"/>
        <w:widowControl/>
        <w:numPr>
          <w:ilvl w:val="0"/>
          <w:numId w:val="1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B9362F">
      <w:pPr>
        <w:pStyle w:val="a4"/>
        <w:widowControl/>
        <w:numPr>
          <w:ilvl w:val="0"/>
          <w:numId w:val="17"/>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411231E8" w14:textId="65A3100E"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r w:rsidR="0099544B">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0.3512</m:t>
        </m:r>
        <m:r>
          <w:rPr>
            <w:rStyle w:val="normaltextrun"/>
            <w:rFonts w:ascii="Cambria Math" w:eastAsia="ＭＳ 明朝" w:hAnsi="Cambria Math" w:cs="Times New Roman"/>
            <w:szCs w:val="21"/>
          </w:rPr>
          <m:t xml:space="preserve"> mmol</m:t>
        </m:r>
      </m:oMath>
    </w:p>
    <w:p w14:paraId="211C37E0" w14:textId="42FEA8CE" w:rsidR="000B485A" w:rsidRPr="0048090B" w:rsidRDefault="0099544B"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rPr>
            <w:rStyle w:val="normaltextrun"/>
            <w:rFonts w:ascii="Cambria Math" w:eastAsia="ＭＳ 明朝" w:hAnsi="Cambria Math" w:cs="Times New Roman"/>
            <w:szCs w:val="21"/>
          </w:rPr>
          <m:t xml:space="preserve"> %</m:t>
        </m:r>
      </m:oMath>
    </w:p>
    <w:p w14:paraId="713DA6CB" w14:textId="4B24FB1C" w:rsidR="00DB0D45" w:rsidRPr="0048090B" w:rsidRDefault="000B485A" w:rsidP="00B9362F">
      <w:pPr>
        <w:widowControl/>
        <w:ind w:leftChars="200" w:left="42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であった。</w:t>
      </w:r>
    </w:p>
    <w:p w14:paraId="45715A27" w14:textId="77777777" w:rsidR="004424D7" w:rsidRPr="0048090B" w:rsidRDefault="004424D7" w:rsidP="00B9362F">
      <w:pPr>
        <w:widowControl/>
        <w:rPr>
          <w:rStyle w:val="normaltextrun"/>
          <w:rFonts w:ascii="Times New Roman" w:eastAsia="ＭＳ 明朝" w:hAnsi="Times New Roman" w:cs="Times New Roman"/>
          <w:color w:val="000000" w:themeColor="text1"/>
          <w:szCs w:val="21"/>
        </w:rPr>
      </w:pPr>
    </w:p>
    <w:p w14:paraId="7F589F11" w14:textId="30E21181" w:rsidR="004424D7" w:rsidRPr="0048090B" w:rsidRDefault="004424D7" w:rsidP="00B9362F">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26" w:name="_Toc126715521"/>
      <w:r w:rsidRPr="0048090B">
        <w:rPr>
          <w:rStyle w:val="normaltextrun"/>
          <w:rFonts w:ascii="Times New Roman" w:eastAsia="ＭＳ 明朝" w:hAnsi="Times New Roman" w:cs="Times New Roman"/>
          <w:color w:val="000000" w:themeColor="text1"/>
          <w:szCs w:val="21"/>
        </w:rPr>
        <w:t>221003Ni_OH_DS</w:t>
      </w:r>
      <w:bookmarkEnd w:id="26"/>
    </w:p>
    <w:p w14:paraId="05DB3AC7" w14:textId="1A963AB4"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B9362F">
      <w:pPr>
        <w:pStyle w:val="a4"/>
        <w:widowControl/>
        <w:numPr>
          <w:ilvl w:val="0"/>
          <w:numId w:val="1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B9362F" w:rsidRDefault="00540A32" w:rsidP="00B9362F">
      <w:pPr>
        <w:pStyle w:val="a4"/>
        <w:widowControl/>
        <w:numPr>
          <w:ilvl w:val="0"/>
          <w:numId w:val="1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071E8654" w14:textId="7AEE57EC" w:rsidR="000B485A"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rPr>
            <w:rStyle w:val="normaltextrun"/>
            <w:rFonts w:ascii="Cambria Math" w:eastAsia="ＭＳ 明朝" w:hAnsi="Cambria Math" w:cs="Times New Roman"/>
            <w:szCs w:val="21"/>
          </w:rPr>
          <m:t xml:space="preserve"> mmol</m:t>
        </m:r>
      </m:oMath>
    </w:p>
    <w:p w14:paraId="7ED94954" w14:textId="0C9DD045" w:rsidR="000B485A" w:rsidRPr="0048090B" w:rsidRDefault="00AE608D" w:rsidP="00B9362F">
      <w:pPr>
        <w:widowControl/>
        <w:ind w:leftChars="200" w:left="420"/>
        <w:rPr>
          <w:rStyle w:val="normaltextrun"/>
          <w:rFonts w:ascii="Times New Roman" w:eastAsia="ＭＳ 明朝" w:hAnsi="Times New Roman" w:cs="Times New Roman"/>
          <w:i/>
          <w:szCs w:val="21"/>
        </w:rPr>
      </w:pPr>
      <w:r>
        <w:rPr>
          <w:rStyle w:val="normaltextrun"/>
          <w:rFonts w:ascii="Times New Roman" w:eastAsia="ＭＳ 明朝" w:hAnsi="Times New Roman" w:cs="Times New Roman" w:hint="eastAsia"/>
          <w:szCs w:val="21"/>
        </w:rPr>
        <w:t>収率は</w:t>
      </w:r>
      <m:oMath>
        <m:r>
          <w:rPr>
            <w:rStyle w:val="normaltextrun"/>
            <w:rFonts w:ascii="Cambria Math" w:eastAsia="ＭＳ 明朝" w:hAnsi="Cambria Math" w:cs="Times New Roman"/>
            <w:szCs w:val="21"/>
          </w:rPr>
          <m:t xml:space="preserve">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rPr>
            <w:rStyle w:val="normaltextrun"/>
            <w:rFonts w:ascii="Cambria Math" w:eastAsia="ＭＳ 明朝" w:hAnsi="Cambria Math" w:cs="Times New Roman"/>
            <w:szCs w:val="21"/>
          </w:rPr>
          <m:t xml:space="preserve"> %</m:t>
        </m:r>
      </m:oMath>
    </w:p>
    <w:p w14:paraId="392FACD5" w14:textId="3E523675" w:rsidR="00E768D2" w:rsidRPr="0048090B" w:rsidRDefault="000B485A" w:rsidP="00B9362F">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0E673E7" w14:textId="77777777" w:rsidR="00E307EB" w:rsidRPr="0048090B" w:rsidRDefault="00E307EB" w:rsidP="00B9362F">
      <w:pPr>
        <w:widowControl/>
        <w:rPr>
          <w:rStyle w:val="normaltextrun"/>
          <w:rFonts w:ascii="Times New Roman" w:eastAsia="ＭＳ 明朝" w:hAnsi="Times New Roman" w:cs="Times New Roman" w:hint="eastAsia"/>
          <w:color w:val="000000" w:themeColor="text1"/>
          <w:szCs w:val="21"/>
        </w:rPr>
      </w:pPr>
    </w:p>
    <w:p w14:paraId="0175BAAC" w14:textId="3D196A3F" w:rsidR="00E74B2F" w:rsidRPr="0048090B" w:rsidRDefault="00E74B2F" w:rsidP="00B9362F">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
      <w:bookmarkStart w:id="27" w:name="_Toc126715522"/>
      <w:r w:rsidRPr="0048090B">
        <w:rPr>
          <w:rStyle w:val="normaltextrun"/>
          <w:rFonts w:ascii="Times New Roman" w:eastAsia="ＭＳ 明朝" w:hAnsi="Times New Roman" w:cs="Times New Roman"/>
          <w:color w:val="000000" w:themeColor="text1"/>
          <w:szCs w:val="21"/>
        </w:rPr>
        <w:t>分散液の作成</w:t>
      </w:r>
      <w:bookmarkEnd w:id="27"/>
    </w:p>
    <w:p w14:paraId="18F58359" w14:textId="16CF8C63" w:rsidR="00E74B2F" w:rsidRPr="0048090B" w:rsidRDefault="00783185" w:rsidP="00B9362F">
      <w:pPr>
        <w:widowControl/>
        <w:rPr>
          <w:rStyle w:val="normaltextrun"/>
          <w:rFonts w:ascii="Times New Roman" w:eastAsia="ＭＳ 明朝" w:hAnsi="Times New Roman" w:cs="Times New Roman"/>
          <w:color w:val="000000" w:themeColor="text1"/>
          <w:szCs w:val="21"/>
        </w:rPr>
      </w:pPr>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Ni_OH_DS</w:t>
      </w:r>
      <w:r w:rsidR="007A2516">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を</w:t>
      </w:r>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r w:rsidR="005D0C41" w:rsidRPr="0048090B">
        <w:rPr>
          <w:rStyle w:val="normaltextrun"/>
          <w:rFonts w:ascii="Times New Roman" w:eastAsia="ＭＳ 明朝" w:hAnsi="Times New Roman" w:cs="Times New Roman"/>
          <w:color w:val="000000" w:themeColor="text1"/>
          <w:szCs w:val="21"/>
        </w:rPr>
        <w:t>ブタノール中で</w:t>
      </w:r>
      <w:r w:rsidR="00261898">
        <w:rPr>
          <w:rStyle w:val="normaltextrun"/>
          <w:rFonts w:ascii="Times New Roman" w:eastAsia="ＭＳ 明朝" w:hAnsi="Times New Roman" w:cs="Times New Roman" w:hint="eastAsia"/>
          <w:color w:val="000000" w:themeColor="text1"/>
          <w:szCs w:val="21"/>
        </w:rPr>
        <w:t>層剥離させ、</w:t>
      </w:r>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B9362F">
      <w:pPr>
        <w:widowControl/>
        <w:rPr>
          <w:rStyle w:val="normaltextrun"/>
          <w:rFonts w:ascii="Times New Roman" w:eastAsia="ＭＳ 明朝" w:hAnsi="Times New Roman" w:cs="Times New Roman"/>
          <w:color w:val="000000" w:themeColor="text1"/>
          <w:szCs w:val="21"/>
        </w:rPr>
      </w:pPr>
    </w:p>
    <w:p w14:paraId="406CA126" w14:textId="3F0606E9"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B9362F">
      <w:pPr>
        <w:pStyle w:val="a4"/>
        <w:widowControl/>
        <w:numPr>
          <w:ilvl w:val="0"/>
          <w:numId w:val="2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0B925FB3" w14:textId="4766FD7F" w:rsidR="006B6272" w:rsidRPr="0048090B" w:rsidRDefault="006B6272" w:rsidP="006B6272">
      <w:pPr>
        <w:pStyle w:val="ab"/>
        <w:keepNext/>
        <w:rPr>
          <w:rFonts w:ascii="Times New Roman" w:eastAsia="ＭＳ 明朝" w:hAnsi="Times New Roman" w:cs="Times New Roman" w:hint="eastAsia"/>
          <w:b w:val="0"/>
          <w:bCs w:val="0"/>
        </w:rPr>
      </w:pPr>
    </w:p>
    <w:tbl>
      <w:tblPr>
        <w:tblStyle w:val="a5"/>
        <w:tblW w:w="0" w:type="auto"/>
        <w:tblLook w:val="04A0" w:firstRow="1" w:lastRow="0" w:firstColumn="1" w:lastColumn="0" w:noHBand="0" w:noVBand="1"/>
      </w:tblPr>
      <w:tblGrid>
        <w:gridCol w:w="2365"/>
        <w:gridCol w:w="2025"/>
        <w:gridCol w:w="2126"/>
        <w:gridCol w:w="1978"/>
      </w:tblGrid>
      <w:tr w:rsidR="00B8743B" w:rsidRPr="0048090B" w14:paraId="6D122117" w14:textId="77777777" w:rsidTr="00B9362F">
        <w:tc>
          <w:tcPr>
            <w:tcW w:w="2365" w:type="dxa"/>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
          <w:p w14:paraId="08E4F272" w14:textId="77777777" w:rsidR="000E48F0"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[g</w:t>
            </w:r>
            <w:r w:rsidR="00A708E2">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
          <w:p w14:paraId="7CFEAD6D" w14:textId="5517C222" w:rsidR="000E48F0" w:rsidRPr="00B9362F" w:rsidRDefault="000E48F0"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1-</w:t>
            </w:r>
            <w:r w:rsidR="00C72122" w:rsidRPr="00B9362F">
              <w:rPr>
                <w:rFonts w:ascii="Times New Roman" w:eastAsia="ＭＳ 明朝" w:hAnsi="Times New Roman" w:cs="Times New Roman"/>
                <w:color w:val="000000" w:themeColor="text1"/>
                <w:szCs w:val="21"/>
              </w:rPr>
              <w:t>ブタノール</w:t>
            </w:r>
          </w:p>
          <w:p w14:paraId="398CE3F6" w14:textId="2805AE5B" w:rsidR="00B8743B" w:rsidRPr="00B9362F" w:rsidRDefault="00C72122" w:rsidP="000E48F0">
            <w:pPr>
              <w:widowControl/>
              <w:jc w:val="center"/>
              <w:rPr>
                <w:rFonts w:ascii="Times New Roman" w:eastAsia="ＭＳ 明朝" w:hAnsi="Times New Roman" w:cs="Times New Roman"/>
                <w:color w:val="000000" w:themeColor="text1"/>
                <w:szCs w:val="21"/>
              </w:rPr>
            </w:pPr>
            <w:r w:rsidRPr="00B9362F">
              <w:rPr>
                <w:rFonts w:ascii="Times New Roman" w:eastAsia="ＭＳ 明朝" w:hAnsi="Times New Roman" w:cs="Times New Roman"/>
                <w:color w:val="000000" w:themeColor="text1"/>
                <w:szCs w:val="21"/>
              </w:rPr>
              <w:lastRenderedPageBreak/>
              <w:t>[mL]</w:t>
            </w:r>
          </w:p>
        </w:tc>
      </w:tr>
      <w:tr w:rsidR="00B8743B" w:rsidRPr="0048090B" w14:paraId="01D0A5B1" w14:textId="77777777" w:rsidTr="00B9362F">
        <w:tc>
          <w:tcPr>
            <w:tcW w:w="2365" w:type="dxa"/>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220415Ni_OH_nano</w:t>
            </w:r>
          </w:p>
        </w:tc>
        <w:tc>
          <w:tcPr>
            <w:tcW w:w="2025" w:type="dxa"/>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c>
          <w:tcPr>
            <w:tcW w:w="2365" w:type="dxa"/>
          </w:tcPr>
          <w:p w14:paraId="3C277C5F" w14:textId="01F678B5"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220415Ni_OH_nano_2</w:t>
            </w:r>
          </w:p>
        </w:tc>
        <w:tc>
          <w:tcPr>
            <w:tcW w:w="2025" w:type="dxa"/>
          </w:tcPr>
          <w:p w14:paraId="51DB0C3F" w14:textId="6781652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5B71AE84" w14:textId="6A12B29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0.0547 (0.107)</w:t>
            </w:r>
          </w:p>
        </w:tc>
        <w:tc>
          <w:tcPr>
            <w:tcW w:w="1978" w:type="dxa"/>
          </w:tcPr>
          <w:p w14:paraId="3340F1CB" w14:textId="6A59E30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0FF40D6" w14:textId="77777777" w:rsidTr="000E48F0">
        <w:tc>
          <w:tcPr>
            <w:tcW w:w="2365" w:type="dxa"/>
          </w:tcPr>
          <w:p w14:paraId="1A107864" w14:textId="156883A1"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220415Ni_OH_nano_3</w:t>
            </w:r>
          </w:p>
        </w:tc>
        <w:tc>
          <w:tcPr>
            <w:tcW w:w="2025" w:type="dxa"/>
          </w:tcPr>
          <w:p w14:paraId="04E752F9" w14:textId="658E6E6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966C83D" w14:textId="242E9175"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0.0583 (0.114)</w:t>
            </w:r>
          </w:p>
        </w:tc>
        <w:tc>
          <w:tcPr>
            <w:tcW w:w="1978" w:type="dxa"/>
          </w:tcPr>
          <w:p w14:paraId="371CA553" w14:textId="298EEA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64F2833A" w14:textId="77777777" w:rsidTr="000E48F0">
        <w:tc>
          <w:tcPr>
            <w:tcW w:w="2365" w:type="dxa"/>
          </w:tcPr>
          <w:p w14:paraId="6D50AEE5" w14:textId="6AD1B3C0"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220415Ni_OH_nano_4</w:t>
            </w:r>
          </w:p>
        </w:tc>
        <w:tc>
          <w:tcPr>
            <w:tcW w:w="2025" w:type="dxa"/>
          </w:tcPr>
          <w:p w14:paraId="4B528406" w14:textId="09E9B65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
          <w:p w14:paraId="379FA555" w14:textId="66046571"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 (0.109)</w:t>
            </w:r>
          </w:p>
        </w:tc>
        <w:tc>
          <w:tcPr>
            <w:tcW w:w="1978" w:type="dxa"/>
          </w:tcPr>
          <w:p w14:paraId="02968ED7" w14:textId="51B49157"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13FCCA9F" w14:textId="77777777" w:rsidTr="00B9362F">
        <w:tc>
          <w:tcPr>
            <w:tcW w:w="2365" w:type="dxa"/>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B9362F">
        <w:tc>
          <w:tcPr>
            <w:tcW w:w="2365" w:type="dxa"/>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B9362F">
        <w:tc>
          <w:tcPr>
            <w:tcW w:w="2365" w:type="dxa"/>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B9362F">
        <w:tc>
          <w:tcPr>
            <w:tcW w:w="2365" w:type="dxa"/>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c>
          <w:tcPr>
            <w:tcW w:w="2365" w:type="dxa"/>
          </w:tcPr>
          <w:p w14:paraId="37CBC9BD" w14:textId="11CA7249"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220914Ni_OH_nano</w:t>
            </w:r>
          </w:p>
        </w:tc>
        <w:tc>
          <w:tcPr>
            <w:tcW w:w="2025" w:type="dxa"/>
          </w:tcPr>
          <w:p w14:paraId="20072EF4" w14:textId="1E8F198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220914Ni_OH_DS</w:t>
            </w:r>
          </w:p>
        </w:tc>
        <w:tc>
          <w:tcPr>
            <w:tcW w:w="2126" w:type="dxa"/>
          </w:tcPr>
          <w:p w14:paraId="4EA11191" w14:textId="72D36D64"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0.0566 (0.111)</w:t>
            </w:r>
          </w:p>
        </w:tc>
        <w:tc>
          <w:tcPr>
            <w:tcW w:w="1978" w:type="dxa"/>
          </w:tcPr>
          <w:p w14:paraId="142BDA18" w14:textId="34188040"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bl>
    <w:p w14:paraId="53C494C4" w14:textId="6204C7DC" w:rsidR="00436100" w:rsidRPr="0048090B" w:rsidRDefault="00C4508B" w:rsidP="00E74B2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3EECE2A" w14:textId="2E3B9F7E" w:rsidR="000E700F" w:rsidRPr="00B9362F" w:rsidRDefault="006A5E76" w:rsidP="00B9362F">
      <w:pPr>
        <w:pStyle w:val="a4"/>
        <w:widowControl/>
        <w:numPr>
          <w:ilvl w:val="1"/>
          <w:numId w:val="62"/>
        </w:numPr>
        <w:ind w:leftChars="0"/>
        <w:outlineLvl w:val="1"/>
        <w:rPr>
          <w:rFonts w:ascii="Times New Roman" w:eastAsia="ＭＳ 明朝" w:hAnsi="Times New Roman" w:cs="Times New Roman" w:hint="eastAsia"/>
          <w:szCs w:val="21"/>
        </w:rPr>
      </w:pPr>
      <w:bookmarkStart w:id="28" w:name="_Toc126715523"/>
      <w:r w:rsidRPr="0048090B">
        <w:rPr>
          <w:rFonts w:ascii="Times New Roman" w:eastAsia="ＭＳ 明朝" w:hAnsi="Times New Roman" w:cs="Times New Roman"/>
          <w:color w:val="000000" w:themeColor="text1"/>
          <w:szCs w:val="21"/>
        </w:rPr>
        <w:lastRenderedPageBreak/>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Start w:id="29" w:name="_Toc126715524"/>
      <w:bookmarkEnd w:id="28"/>
      <w:bookmarkEnd w:id="29"/>
    </w:p>
    <w:p w14:paraId="268420FA" w14:textId="365D14A6" w:rsidR="00751CF6" w:rsidRPr="00B9362F" w:rsidRDefault="000E700F" w:rsidP="00B9362F">
      <w:pPr>
        <w:widowControl/>
        <w:rPr>
          <w:rFonts w:ascii="Times New Roman" w:eastAsia="ＭＳ 明朝" w:hAnsi="Times New Roman" w:cs="Times New Roman"/>
        </w:rPr>
      </w:pPr>
      <w:r w:rsidRPr="000E700F">
        <w:rPr>
          <w:rFonts w:ascii="Times New Roman" w:eastAsia="ＭＳ 明朝" w:hAnsi="Times New Roman" w:cs="Times New Roman"/>
          <w:color w:val="000000" w:themeColor="text1"/>
          <w:szCs w:val="21"/>
        </w:rPr>
        <w:t>1-</w:t>
      </w:r>
      <w:r w:rsidRPr="000E700F">
        <w:rPr>
          <w:rFonts w:ascii="Times New Roman" w:eastAsia="ＭＳ 明朝" w:hAnsi="Times New Roman" w:cs="Times New Roman"/>
          <w:color w:val="000000" w:themeColor="text1"/>
          <w:szCs w:val="21"/>
        </w:rPr>
        <w:t>ブタノール中で層剥離して得た</w:t>
      </w:r>
      <w:r w:rsidRPr="00B9362F">
        <w:rPr>
          <w:rFonts w:ascii="Times New Roman" w:eastAsia="ＭＳ 明朝" w:hAnsi="Times New Roman" w:cs="Times New Roman"/>
          <w:szCs w:val="21"/>
        </w:rPr>
        <w:t>ナノシート分散液</w:t>
      </w:r>
      <w:r w:rsidRPr="00B9362F">
        <w:rPr>
          <w:rFonts w:ascii="Times New Roman" w:eastAsia="ＭＳ 明朝" w:hAnsi="Times New Roman" w:cs="Times New Roman"/>
          <w:szCs w:val="21"/>
        </w:rPr>
        <w:t>15 g</w:t>
      </w:r>
      <w:r w:rsidRPr="00B9362F">
        <w:rPr>
          <w:rFonts w:ascii="Times New Roman" w:eastAsia="ＭＳ 明朝" w:hAnsi="Times New Roman" w:cs="Times New Roman"/>
          <w:szCs w:val="21"/>
        </w:rPr>
        <w:t>にケッチェンブラック</w:t>
      </w:r>
      <w:r w:rsidRPr="00B9362F">
        <w:rPr>
          <w:rFonts w:ascii="Times New Roman" w:eastAsia="ＭＳ 明朝" w:hAnsi="Times New Roman" w:cs="Times New Roman"/>
          <w:szCs w:val="21"/>
        </w:rPr>
        <w:t>0.01 g</w:t>
      </w:r>
      <w:r w:rsidRPr="00B9362F">
        <w:rPr>
          <w:rFonts w:ascii="Times New Roman" w:eastAsia="ＭＳ 明朝" w:hAnsi="Times New Roman" w:cs="Times New Roman"/>
          <w:szCs w:val="21"/>
        </w:rPr>
        <w:t>を加えてから減圧濃縮し、得た粉末を</w:t>
      </w:r>
      <w:r w:rsidR="00E6127F">
        <w:rPr>
          <w:rFonts w:ascii="Times New Roman" w:eastAsia="ＭＳ 明朝" w:hAnsi="Times New Roman" w:cs="Times New Roman" w:hint="eastAsia"/>
          <w:szCs w:val="21"/>
        </w:rPr>
        <w:t>流動パラフィン</w:t>
      </w:r>
      <w:r w:rsidRPr="00B9362F">
        <w:rPr>
          <w:rFonts w:ascii="Times New Roman" w:eastAsia="ＭＳ 明朝" w:hAnsi="Times New Roman" w:cs="Times New Roman"/>
          <w:szCs w:val="21"/>
        </w:rPr>
        <w:t>と乳鉢で混合し、カーボンペースト</w:t>
      </w:r>
      <w:r w:rsidRPr="00B9362F">
        <w:rPr>
          <w:rFonts w:ascii="Times New Roman" w:eastAsia="ＭＳ 明朝" w:hAnsi="Times New Roman" w:cs="Times New Roman"/>
          <w:szCs w:val="21"/>
        </w:rPr>
        <w:t>(CP)</w:t>
      </w:r>
      <w:r w:rsidRPr="00B9362F">
        <w:rPr>
          <w:rFonts w:ascii="Times New Roman" w:eastAsia="ＭＳ 明朝" w:hAnsi="Times New Roman" w:cs="Times New Roman"/>
          <w:szCs w:val="21"/>
        </w:rPr>
        <w:t>とした。</w:t>
      </w:r>
    </w:p>
    <w:p w14:paraId="05339E45" w14:textId="77777777" w:rsidR="00B1193D" w:rsidRPr="000E700F" w:rsidRDefault="00B1193D" w:rsidP="00B9362F">
      <w:pPr>
        <w:widowControl/>
        <w:rPr>
          <w:rFonts w:ascii="Times New Roman" w:eastAsia="ＭＳ 明朝" w:hAnsi="Times New Roman" w:cs="Times New Roman"/>
          <w:color w:val="000000" w:themeColor="text1"/>
          <w:szCs w:val="21"/>
        </w:rPr>
      </w:pPr>
    </w:p>
    <w:p w14:paraId="733FFE1C" w14:textId="21D4FE76" w:rsidR="00B1193D" w:rsidRPr="0048090B" w:rsidRDefault="006E7D13"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0" w:name="_Toc126715525"/>
      <w:r w:rsidRPr="0048090B">
        <w:rPr>
          <w:rFonts w:ascii="Times New Roman" w:eastAsia="ＭＳ 明朝" w:hAnsi="Times New Roman" w:cs="Times New Roman"/>
          <w:color w:val="000000" w:themeColor="text1"/>
          <w:szCs w:val="21"/>
        </w:rPr>
        <w:t>220415CP_para5μL</w:t>
      </w:r>
      <w:bookmarkEnd w:id="30"/>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016A9A9B"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r w:rsidR="00153219">
        <w:rPr>
          <w:rStyle w:val="normaltextrun"/>
          <w:rFonts w:ascii="Times New Roman" w:eastAsia="ＭＳ 明朝" w:hAnsi="Times New Roman" w:cs="Times New Roman"/>
          <w:sz w:val="21"/>
          <w:szCs w:val="21"/>
        </w:rPr>
        <w:t>μL</w:t>
      </w:r>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26A9A8CB" w14:textId="0A052A32" w:rsidR="006D5C9B" w:rsidRPr="00B9362F" w:rsidRDefault="00B83E34"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31" w:name="_Toc12671552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Start w:id="32" w:name="_Toc126715527"/>
      <w:bookmarkEnd w:id="31"/>
      <w:bookmarkEnd w:id="32"/>
    </w:p>
    <w:p w14:paraId="21A9DC87" w14:textId="4454F79B" w:rsidR="00413ACF" w:rsidRPr="00B9362F" w:rsidRDefault="006C207A" w:rsidP="009B6B65">
      <w:pPr>
        <w:rPr>
          <w:rFonts w:ascii="Times New Roman" w:eastAsia="ＭＳ 明朝" w:hAnsi="Times New Roman" w:cs="Times New Roman" w:hint="eastAsia"/>
          <w:color w:val="000000"/>
          <w:szCs w:val="21"/>
        </w:rPr>
      </w:pPr>
      <w:r>
        <w:rPr>
          <w:rFonts w:ascii="Times New Roman" w:eastAsia="ＭＳ 明朝" w:hAnsi="Times New Roman" w:cs="Times New Roman" w:hint="eastAsia"/>
          <w:szCs w:val="21"/>
        </w:rPr>
        <w:t>作製</w:t>
      </w:r>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p>
    <w:p w14:paraId="0C7DF14D"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69ECAAC"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4D20F10" w14:textId="77777777" w:rsidR="00413ACF" w:rsidRPr="0048090B" w:rsidRDefault="00413ACF"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2998A5D7"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01EF874" w14:textId="77777777" w:rsidR="00413ACF" w:rsidRPr="0048090B" w:rsidRDefault="00413ACF"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B706947" w14:textId="51360654" w:rsidR="00413ACF" w:rsidRPr="00413ACF" w:rsidRDefault="00413ACF" w:rsidP="00B9362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42216C71" w14:textId="77777777" w:rsidR="00413ACF" w:rsidRPr="00B9362F" w:rsidRDefault="00413ACF" w:rsidP="00B9362F">
      <w:pPr>
        <w:widowControl/>
        <w:outlineLvl w:val="1"/>
        <w:rPr>
          <w:rFonts w:ascii="Times New Roman" w:eastAsia="ＭＳ 明朝" w:hAnsi="Times New Roman" w:cs="Times New Roman" w:hint="eastAsia"/>
          <w:color w:val="000000" w:themeColor="text1"/>
          <w:szCs w:val="21"/>
        </w:rPr>
      </w:pPr>
    </w:p>
    <w:p w14:paraId="7CB8CE5D" w14:textId="604B7705" w:rsidR="005B0976" w:rsidRPr="0048090B" w:rsidRDefault="00213F9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3" w:name="_Toc126715528"/>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r w:rsidR="005066C1">
        <w:rPr>
          <w:rFonts w:ascii="Times New Roman" w:eastAsia="ＭＳ 明朝" w:hAnsi="Times New Roman" w:cs="Times New Roman"/>
          <w:color w:val="000000" w:themeColor="text1"/>
          <w:szCs w:val="21"/>
        </w:rPr>
        <w:t>μ</w:t>
      </w:r>
      <w:r w:rsidRPr="0048090B">
        <w:rPr>
          <w:rFonts w:ascii="Times New Roman" w:eastAsia="ＭＳ 明朝" w:hAnsi="Times New Roman" w:cs="Times New Roman"/>
          <w:color w:val="000000" w:themeColor="text1"/>
          <w:szCs w:val="21"/>
        </w:rPr>
        <w:t>L</w:t>
      </w:r>
      <w:bookmarkEnd w:id="33"/>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hint="eastAsia"/>
          <w:color w:val="000000" w:themeColor="text1"/>
          <w:sz w:val="21"/>
          <w:szCs w:val="21"/>
        </w:rPr>
      </w:pPr>
      <w:r>
        <w:rPr>
          <w:rFonts w:ascii="Times New Roman" w:eastAsia="ＭＳ 明朝" w:hAnsi="Times New Roman" w:cs="Times New Roman"/>
          <w:color w:val="000000" w:themeColor="text1"/>
          <w:sz w:val="21"/>
          <w:szCs w:val="21"/>
        </w:rPr>
        <w:br w:type="page"/>
      </w:r>
    </w:p>
    <w:p w14:paraId="4F6F7F3C" w14:textId="3C458DE6" w:rsidR="00F70179" w:rsidRPr="00B9362F" w:rsidRDefault="008E5048"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34" w:name="_Toc126715529"/>
      <w:r w:rsidRPr="0048090B">
        <w:rPr>
          <w:rFonts w:ascii="Times New Roman" w:eastAsia="ＭＳ 明朝" w:hAnsi="Times New Roman" w:cs="Times New Roman"/>
          <w:color w:val="000000" w:themeColor="text1"/>
          <w:szCs w:val="21"/>
        </w:rPr>
        <w:lastRenderedPageBreak/>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Start w:id="35" w:name="_Toc126715530"/>
      <w:bookmarkEnd w:id="34"/>
      <w:bookmarkEnd w:id="35"/>
    </w:p>
    <w:p w14:paraId="5FC1AEF3" w14:textId="15ACAA28" w:rsidR="007A26BF" w:rsidRDefault="00F70179" w:rsidP="00B9362F">
      <w:pPr>
        <w:widowControl/>
        <w:rPr>
          <w:rFonts w:ascii="Times New Roman" w:eastAsia="ＭＳ 明朝" w:hAnsi="Times New Roman" w:cs="Times New Roman" w:hint="eastAsia"/>
          <w:color w:val="000000" w:themeColor="text1"/>
          <w:szCs w:val="21"/>
        </w:rPr>
      </w:pPr>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p>
    <w:p w14:paraId="49BEC73E" w14:textId="77777777" w:rsidR="00F70179" w:rsidRPr="0048090B" w:rsidRDefault="00F70179" w:rsidP="00B9362F">
      <w:pPr>
        <w:widowControl/>
        <w:rPr>
          <w:rFonts w:ascii="Times New Roman" w:eastAsia="ＭＳ 明朝" w:hAnsi="Times New Roman" w:cs="Times New Roman" w:hint="eastAsia"/>
          <w:color w:val="000000" w:themeColor="text1"/>
          <w:szCs w:val="21"/>
        </w:rPr>
      </w:pPr>
    </w:p>
    <w:p w14:paraId="4A462631" w14:textId="414324F7" w:rsidR="007A26BF" w:rsidRPr="0048090B" w:rsidRDefault="007A26BF"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6" w:name="_Toc126715531"/>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36"/>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37" w:name="_Toc126715532"/>
      <w:r w:rsidRPr="0048090B">
        <w:rPr>
          <w:rFonts w:ascii="Times New Roman" w:eastAsia="ＭＳ 明朝" w:hAnsi="Times New Roman" w:cs="Times New Roman"/>
          <w:color w:val="000000" w:themeColor="text1"/>
          <w:szCs w:val="21"/>
        </w:rPr>
        <w:t>220415Cast_2</w:t>
      </w:r>
      <w:bookmarkEnd w:id="37"/>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B9362F">
      <w:pPr>
        <w:widowControl/>
        <w:rPr>
          <w:rFonts w:ascii="Times New Roman" w:eastAsia="ＭＳ 明朝" w:hAnsi="Times New Roman" w:cs="Times New Roman" w:hint="eastAsia"/>
          <w:color w:val="000000" w:themeColor="text1"/>
          <w:szCs w:val="21"/>
        </w:rPr>
      </w:pPr>
    </w:p>
    <w:p w14:paraId="568215CA" w14:textId="6106C1BE" w:rsidR="003146E5" w:rsidRPr="0048090B" w:rsidRDefault="00B02BB6" w:rsidP="00B9362F">
      <w:pPr>
        <w:pStyle w:val="a4"/>
        <w:widowControl/>
        <w:numPr>
          <w:ilvl w:val="1"/>
          <w:numId w:val="62"/>
        </w:numPr>
        <w:ind w:leftChars="0"/>
        <w:outlineLvl w:val="1"/>
        <w:rPr>
          <w:color w:val="000000" w:themeColor="text1"/>
        </w:rPr>
      </w:pPr>
      <w:bookmarkStart w:id="38" w:name="_Toc12671553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39" w:name="_Toc126715265"/>
      <w:bookmarkStart w:id="40" w:name="_Toc126715399"/>
      <w:bookmarkStart w:id="41" w:name="_Toc126715534"/>
      <w:bookmarkStart w:id="42" w:name="_Toc126715266"/>
      <w:bookmarkStart w:id="43" w:name="_Toc126715400"/>
      <w:bookmarkStart w:id="44" w:name="_Toc126715535"/>
      <w:bookmarkStart w:id="45" w:name="_Toc126715267"/>
      <w:bookmarkStart w:id="46" w:name="_Toc126715401"/>
      <w:bookmarkStart w:id="47" w:name="_Toc126715536"/>
      <w:bookmarkStart w:id="48" w:name="_Toc126715268"/>
      <w:bookmarkStart w:id="49" w:name="_Toc126715402"/>
      <w:bookmarkStart w:id="50" w:name="_Toc126715537"/>
      <w:bookmarkStart w:id="51" w:name="_Toc126715269"/>
      <w:bookmarkStart w:id="52" w:name="_Toc126715403"/>
      <w:bookmarkStart w:id="53" w:name="_Toc126715538"/>
      <w:bookmarkStart w:id="54" w:name="_Toc126715270"/>
      <w:bookmarkStart w:id="55" w:name="_Toc126715404"/>
      <w:bookmarkStart w:id="56" w:name="_Toc126715539"/>
      <w:bookmarkStart w:id="57" w:name="_Toc126715271"/>
      <w:bookmarkStart w:id="58" w:name="_Toc126715405"/>
      <w:bookmarkStart w:id="59" w:name="_Toc126715540"/>
      <w:bookmarkStart w:id="60" w:name="_Toc126715272"/>
      <w:bookmarkStart w:id="61" w:name="_Toc126715406"/>
      <w:bookmarkStart w:id="62" w:name="_Toc126715541"/>
      <w:bookmarkStart w:id="63" w:name="_Toc126715542"/>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3D03F3F" w14:textId="77777777" w:rsidR="001A5003" w:rsidRPr="001D0ECF" w:rsidRDefault="001A5003" w:rsidP="009B6B65">
      <w:pPr>
        <w:rPr>
          <w:rFonts w:ascii="Times New Roman" w:eastAsia="ＭＳ 明朝" w:hAnsi="Times New Roman" w:cs="Times New Roman" w:hint="eastAsia"/>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717370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50A67A34"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1DAB1082" w14:textId="77777777" w:rsidR="001A5003" w:rsidRPr="0048090B" w:rsidRDefault="001A5003"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46A5091E"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445B9F16" w14:textId="77777777" w:rsidR="001A5003" w:rsidRPr="0048090B" w:rsidRDefault="001A5003"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09F2EB02" w14:textId="77777777" w:rsidR="001A5003" w:rsidRPr="00413ACF" w:rsidRDefault="001A5003" w:rsidP="009B6B65">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346459EF" w14:textId="77777777" w:rsidR="001A5003" w:rsidRPr="0048090B" w:rsidRDefault="001A5003" w:rsidP="00B9362F">
      <w:pPr>
        <w:widowControl/>
        <w:outlineLvl w:val="1"/>
        <w:rPr>
          <w:rFonts w:ascii="Times New Roman" w:eastAsia="ＭＳ 明朝" w:hAnsi="Times New Roman" w:cs="Times New Roman" w:hint="eastAsia"/>
          <w:color w:val="000000" w:themeColor="text1"/>
          <w:szCs w:val="21"/>
        </w:rPr>
      </w:pPr>
    </w:p>
    <w:p w14:paraId="2F8DAE19" w14:textId="5789420A" w:rsidR="00B02BB6" w:rsidRPr="0048090B" w:rsidRDefault="00B02BB6"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64" w:name="_Toc126715543"/>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bookmarkEnd w:id="64"/>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lastRenderedPageBreak/>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1C5A1F07" w14:textId="78731E65" w:rsidR="0044111D"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7B8491EB" w14:textId="141C34EE" w:rsidR="00F33A34" w:rsidRPr="00B9362F" w:rsidRDefault="00F33A34" w:rsidP="0044111D">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BC3CD46" w14:textId="738736D7" w:rsidR="0044111D" w:rsidRPr="00B9362F" w:rsidRDefault="00331933" w:rsidP="00B9362F">
      <w:pPr>
        <w:pStyle w:val="paragraph"/>
        <w:spacing w:before="0" w:beforeAutospacing="0" w:after="0" w:afterAutospacing="0"/>
        <w:jc w:val="both"/>
        <w:textAlignment w:val="baseline"/>
        <w:rPr>
          <w:rFonts w:ascii="Times New Roman" w:eastAsia="ＭＳ 明朝" w:hAnsi="Times New Roman" w:cs="Times New Roman" w:hint="eastAsia"/>
        </w:rPr>
      </w:pPr>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p>
    <w:tbl>
      <w:tblPr>
        <w:tblStyle w:val="a5"/>
        <w:tblW w:w="0" w:type="auto"/>
        <w:tblLook w:val="04A0" w:firstRow="1" w:lastRow="0" w:firstColumn="1" w:lastColumn="0" w:noHBand="0" w:noVBand="1"/>
      </w:tblPr>
      <w:tblGrid>
        <w:gridCol w:w="1129"/>
        <w:gridCol w:w="1134"/>
      </w:tblGrid>
      <w:tr w:rsidR="00DF768A" w:rsidRPr="0048090B" w14:paraId="05241856" w14:textId="77777777" w:rsidTr="00B9362F">
        <w:trPr>
          <w:trHeight w:val="416"/>
        </w:trPr>
        <w:tc>
          <w:tcPr>
            <w:tcW w:w="1129" w:type="dxa"/>
            <w:hideMark/>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B9362F">
        <w:trPr>
          <w:trHeight w:val="416"/>
        </w:trPr>
        <w:tc>
          <w:tcPr>
            <w:tcW w:w="1129" w:type="dxa"/>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EC21D2">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B9362F">
        <w:trPr>
          <w:trHeight w:val="400"/>
        </w:trPr>
        <w:tc>
          <w:tcPr>
            <w:tcW w:w="1129" w:type="dxa"/>
            <w:noWrap/>
            <w:hideMark/>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
          <w:p w14:paraId="591C9F9D" w14:textId="14556C20"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p>
        </w:tc>
      </w:tr>
      <w:tr w:rsidR="00450A09" w:rsidRPr="0048090B" w14:paraId="06E851E4" w14:textId="77777777" w:rsidTr="00B9362F">
        <w:trPr>
          <w:trHeight w:val="400"/>
        </w:trPr>
        <w:tc>
          <w:tcPr>
            <w:tcW w:w="1129" w:type="dxa"/>
            <w:noWrap/>
            <w:hideMark/>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
          <w:p w14:paraId="759597AA" w14:textId="28975DA4"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p>
        </w:tc>
      </w:tr>
      <w:tr w:rsidR="00450A09" w:rsidRPr="0048090B" w14:paraId="7C48DC6F" w14:textId="77777777" w:rsidTr="00B9362F">
        <w:trPr>
          <w:trHeight w:val="400"/>
        </w:trPr>
        <w:tc>
          <w:tcPr>
            <w:tcW w:w="1129" w:type="dxa"/>
            <w:noWrap/>
            <w:hideMark/>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
          <w:p w14:paraId="79D1AF8E" w14:textId="350CD76C"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16</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3</w:t>
            </w:r>
          </w:p>
        </w:tc>
      </w:tr>
      <w:tr w:rsidR="00450A09" w:rsidRPr="0048090B" w14:paraId="7241B643" w14:textId="77777777" w:rsidTr="00B9362F">
        <w:trPr>
          <w:trHeight w:val="400"/>
        </w:trPr>
        <w:tc>
          <w:tcPr>
            <w:tcW w:w="1129" w:type="dxa"/>
            <w:noWrap/>
            <w:hideMark/>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
          <w:p w14:paraId="03446775" w14:textId="4C045E2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494351" w:rsidRPr="0048090B">
              <w:rPr>
                <w:rFonts w:ascii="Times New Roman" w:eastAsia="ＭＳ 明朝" w:hAnsi="Times New Roman" w:cs="Times New Roman"/>
                <w:sz w:val="21"/>
                <w:szCs w:val="21"/>
              </w:rPr>
              <w:t>5</w:t>
            </w:r>
            <w:r w:rsidR="00410F8C">
              <w:rPr>
                <w:rFonts w:ascii="Times New Roman" w:eastAsia="ＭＳ 明朝" w:hAnsi="Times New Roman" w:cs="Times New Roman"/>
                <w:sz w:val="21"/>
                <w:szCs w:val="21"/>
              </w:rPr>
              <w:t>.</w:t>
            </w:r>
            <w:r w:rsidR="00FF6DE3" w:rsidRPr="0048090B">
              <w:rPr>
                <w:rFonts w:ascii="Times New Roman" w:eastAsia="ＭＳ 明朝" w:hAnsi="Times New Roman" w:cs="Times New Roman"/>
                <w:sz w:val="21"/>
                <w:szCs w:val="21"/>
              </w:rPr>
              <w:t>4</w:t>
            </w:r>
          </w:p>
        </w:tc>
      </w:tr>
      <w:tr w:rsidR="007F67E3" w:rsidRPr="0048090B" w14:paraId="747AC465" w14:textId="77777777" w:rsidTr="00B9362F">
        <w:trPr>
          <w:trHeight w:val="400"/>
        </w:trPr>
        <w:tc>
          <w:tcPr>
            <w:tcW w:w="1129" w:type="dxa"/>
            <w:noWrap/>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
          <w:p w14:paraId="45F57448" w14:textId="20BE5680"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37</w:t>
            </w:r>
            <w:r w:rsidR="00930A4D">
              <w:rPr>
                <w:rFonts w:ascii="Times New Roman" w:eastAsia="ＭＳ 明朝" w:hAnsi="Times New Roman" w:cs="Times New Roman"/>
                <w:sz w:val="21"/>
                <w:szCs w:val="21"/>
              </w:rPr>
              <w:t>.</w:t>
            </w:r>
            <w:r w:rsidR="002C216C" w:rsidRPr="0048090B">
              <w:rPr>
                <w:rFonts w:ascii="Times New Roman" w:eastAsia="ＭＳ 明朝" w:hAnsi="Times New Roman" w:cs="Times New Roman"/>
                <w:sz w:val="21"/>
                <w:szCs w:val="21"/>
              </w:rPr>
              <w:t>4</w:t>
            </w:r>
          </w:p>
        </w:tc>
      </w:tr>
    </w:tbl>
    <w:p w14:paraId="1EC1B09F" w14:textId="77777777" w:rsidR="00B02BB6" w:rsidRPr="0048090B" w:rsidRDefault="00B02BB6" w:rsidP="00B9362F">
      <w:pPr>
        <w:widowControl/>
        <w:rPr>
          <w:rFonts w:ascii="Times New Roman" w:eastAsia="ＭＳ 明朝" w:hAnsi="Times New Roman" w:cs="Times New Roman"/>
          <w:color w:val="000000" w:themeColor="text1"/>
          <w:szCs w:val="21"/>
        </w:rPr>
      </w:pPr>
    </w:p>
    <w:p w14:paraId="3ACBA255" w14:textId="0518ACF4" w:rsidR="004E1D32" w:rsidRPr="00B9362F" w:rsidRDefault="00450AD2"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65" w:name="_Toc126715544"/>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Start w:id="66" w:name="_Toc126715545"/>
      <w:bookmarkEnd w:id="65"/>
      <w:bookmarkEnd w:id="66"/>
    </w:p>
    <w:p w14:paraId="5B0B1956" w14:textId="5A4B51B1" w:rsidR="00450AD2" w:rsidRPr="0048090B" w:rsidRDefault="004E1D32" w:rsidP="009B6B65">
      <w:pPr>
        <w:rPr>
          <w:rFonts w:ascii="Times New Roman" w:eastAsia="ＭＳ 明朝" w:hAnsi="Times New Roman" w:cs="Times New Roman" w:hint="eastAsia"/>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B9362F">
      <w:pPr>
        <w:widowControl/>
        <w:outlineLvl w:val="1"/>
        <w:rPr>
          <w:rStyle w:val="normaltextrun"/>
          <w:rFonts w:ascii="Times New Roman" w:eastAsia="ＭＳ 明朝" w:hAnsi="Times New Roman" w:cs="Times New Roman"/>
          <w:color w:val="000000" w:themeColor="text1"/>
          <w:szCs w:val="21"/>
        </w:rPr>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lastRenderedPageBreak/>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B9362F">
      <w:pPr>
        <w:widowControl/>
        <w:outlineLvl w:val="1"/>
        <w:rPr>
          <w:rStyle w:val="normaltextrun"/>
          <w:rFonts w:ascii="Times New Roman" w:eastAsia="ＭＳ 明朝" w:hAnsi="Times New Roman" w:cs="Times New Roman"/>
          <w:color w:val="000000" w:themeColor="text1"/>
          <w:szCs w:val="21"/>
        </w:rPr>
      </w:pPr>
    </w:p>
    <w:p w14:paraId="0AE982E8" w14:textId="1689C9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7" w:name="_Toc126715546"/>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7"/>
    </w:p>
    <w:p w14:paraId="248A93C4" w14:textId="488F2D52" w:rsidR="005C2D7A" w:rsidRPr="0048090B" w:rsidRDefault="005C2D7A" w:rsidP="00B9362F">
      <w:pPr>
        <w:pStyle w:val="a4"/>
        <w:widowControl/>
        <w:numPr>
          <w:ilvl w:val="0"/>
          <w:numId w:val="2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5914C509" w:rsidR="00450AD2" w:rsidRPr="0048090B" w:rsidRDefault="00D705A5" w:rsidP="00B9362F">
      <w:pPr>
        <w:pStyle w:val="a4"/>
        <w:widowControl/>
        <w:numPr>
          <w:ilvl w:val="0"/>
          <w:numId w:val="26"/>
        </w:numPr>
        <w:ind w:leftChars="0"/>
        <w:rPr>
          <w:rStyle w:val="normaltextrun"/>
          <w:rFonts w:ascii="Times New Roman" w:eastAsia="ＭＳ 明朝" w:hAnsi="Times New Roman" w:cs="Times New Roman"/>
          <w:szCs w:val="21"/>
        </w:rPr>
      </w:pPr>
      <w:r w:rsidRPr="00D705A5">
        <w:rPr>
          <w:rStyle w:val="normaltextrun"/>
          <w:rFonts w:ascii="Cambria Math" w:eastAsia="ＭＳ 明朝" w:hAnsi="Cambria Math" w:cs="Cambria Math"/>
          <w:szCs w:val="21"/>
        </w:rPr>
        <w:t>③</w:t>
      </w:r>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0CD7DB6A" w:rsidR="0026379D"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00D705A5" w:rsidRPr="001D0ECF">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B9362F">
      <w:pPr>
        <w:pStyle w:val="a4"/>
        <w:widowControl/>
        <w:numPr>
          <w:ilvl w:val="0"/>
          <w:numId w:val="2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B9362F">
      <w:pPr>
        <w:pStyle w:val="a4"/>
        <w:widowControl/>
        <w:numPr>
          <w:ilvl w:val="0"/>
          <w:numId w:val="2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B9362F">
      <w:pPr>
        <w:pStyle w:val="a4"/>
        <w:widowControl/>
        <w:numPr>
          <w:ilvl w:val="0"/>
          <w:numId w:val="2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rFonts w:ascii="Times New Roman" w:eastAsia="ＭＳ 明朝" w:hAnsi="Times New Roman" w:cs="Times New Roman"/>
        </w:rPr>
      </w:pPr>
    </w:p>
    <w:p w14:paraId="1740ACEE" w14:textId="7290D91E" w:rsidR="00BD026A" w:rsidRPr="0048090B" w:rsidRDefault="00F86B50" w:rsidP="00B9362F">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p>
    <w:tbl>
      <w:tblPr>
        <w:tblW w:w="8500" w:type="dxa"/>
        <w:tblCellMar>
          <w:left w:w="99" w:type="dxa"/>
          <w:right w:w="99" w:type="dxa"/>
        </w:tblCellMar>
        <w:tblLook w:val="04A0" w:firstRow="1" w:lastRow="0" w:firstColumn="1" w:lastColumn="0" w:noHBand="0" w:noVBand="1"/>
      </w:tblPr>
      <w:tblGrid>
        <w:gridCol w:w="1271"/>
        <w:gridCol w:w="1276"/>
        <w:gridCol w:w="1559"/>
        <w:gridCol w:w="284"/>
        <w:gridCol w:w="1275"/>
        <w:gridCol w:w="1276"/>
        <w:gridCol w:w="1559"/>
      </w:tblGrid>
      <w:tr w:rsidR="003B70C7" w:rsidRPr="0048090B" w14:paraId="369B6499" w14:textId="4169A9D1" w:rsidTr="00B9362F">
        <w:trPr>
          <w:trHeight w:val="280"/>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901B76"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C7A553D"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4C24B0B1"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B70C7" w:rsidRPr="0048090B" w14:paraId="3A64FAD4" w14:textId="193D7111"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26F0373" w14:textId="39E65946"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
          <w:p w14:paraId="77E3F94A" w14:textId="77777777"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7FDF73A8" w14:textId="65F59C98" w:rsidR="00BE2297" w:rsidRPr="0048090B" w:rsidRDefault="00BE2297"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5275D05" w14:textId="54FB923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C3505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6609E" w:rsidRPr="0048090B" w14:paraId="7B1A305A" w14:textId="764A3C4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06EADC83" w14:textId="522451BE"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84" w:type="dxa"/>
            <w:tcBorders>
              <w:top w:val="nil"/>
              <w:left w:val="nil"/>
              <w:bottom w:val="single" w:sz="4" w:space="0" w:color="auto"/>
              <w:right w:val="single" w:sz="4" w:space="0" w:color="auto"/>
            </w:tcBorders>
          </w:tcPr>
          <w:p w14:paraId="4098F6A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F78E58" w14:textId="69499550"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C1C86EE" w14:textId="4DDC92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1D7144CF" w14:textId="5603713B"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4.350.E-03</w:t>
            </w:r>
          </w:p>
        </w:tc>
      </w:tr>
      <w:tr w:rsidR="0086609E" w:rsidRPr="0048090B" w14:paraId="1BBC132F" w14:textId="755494F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4E11CB96" w14:textId="5ACF7A6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4374</w:t>
            </w:r>
          </w:p>
        </w:tc>
        <w:tc>
          <w:tcPr>
            <w:tcW w:w="284" w:type="dxa"/>
            <w:tcBorders>
              <w:top w:val="nil"/>
              <w:left w:val="nil"/>
              <w:bottom w:val="single" w:sz="4" w:space="0" w:color="auto"/>
              <w:right w:val="single" w:sz="4" w:space="0" w:color="auto"/>
            </w:tcBorders>
          </w:tcPr>
          <w:p w14:paraId="5360985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8E3C72F" w14:textId="0E873C4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655D2EDD" w14:textId="694CC9E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42DBB77E" w14:textId="560CB1D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4.782.E-03</w:t>
            </w:r>
          </w:p>
        </w:tc>
      </w:tr>
      <w:tr w:rsidR="0086609E" w:rsidRPr="0048090B" w14:paraId="70859B5A" w14:textId="6523CB92"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346A63DB" w14:textId="0DC02972" w:rsidR="0086609E" w:rsidRPr="0048090B" w:rsidRDefault="0086609E" w:rsidP="0086609E">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8743</w:t>
            </w:r>
          </w:p>
        </w:tc>
        <w:tc>
          <w:tcPr>
            <w:tcW w:w="284" w:type="dxa"/>
            <w:tcBorders>
              <w:top w:val="nil"/>
              <w:left w:val="nil"/>
              <w:bottom w:val="single" w:sz="4" w:space="0" w:color="auto"/>
              <w:right w:val="single" w:sz="4" w:space="0" w:color="auto"/>
            </w:tcBorders>
          </w:tcPr>
          <w:p w14:paraId="0E0627C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94596F4" w14:textId="31B01463"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6DBCCC3B" w14:textId="79FF282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EF3D91C" w14:textId="1E912276"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5.213.E-03</w:t>
            </w:r>
          </w:p>
        </w:tc>
      </w:tr>
      <w:tr w:rsidR="0086609E" w:rsidRPr="0048090B" w14:paraId="6275D949" w14:textId="3963B7D7"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5BB5A488" w14:textId="2002B53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p>
        </w:tc>
        <w:tc>
          <w:tcPr>
            <w:tcW w:w="284" w:type="dxa"/>
            <w:tcBorders>
              <w:top w:val="nil"/>
              <w:left w:val="nil"/>
              <w:bottom w:val="single" w:sz="4" w:space="0" w:color="auto"/>
              <w:right w:val="single" w:sz="4" w:space="0" w:color="auto"/>
            </w:tcBorders>
          </w:tcPr>
          <w:p w14:paraId="3D781827"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190951D" w14:textId="7DA317C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2B5437D" w14:textId="0FAD9BB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EEAF6F6" w14:textId="3263D15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5.644.E-03</w:t>
            </w:r>
          </w:p>
        </w:tc>
      </w:tr>
      <w:tr w:rsidR="0086609E" w:rsidRPr="0048090B" w14:paraId="44F9C3D3" w14:textId="49B6A5D8"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09B37770" w14:textId="22EF88D4"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74A160D8"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F053CB6" w14:textId="55A4EF9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6F70BE1" w14:textId="71974B34"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E8F70A8" w14:textId="5AD87B4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6.075.E-03</w:t>
            </w:r>
          </w:p>
        </w:tc>
      </w:tr>
      <w:tr w:rsidR="0086609E" w:rsidRPr="0048090B" w14:paraId="3352EB59" w14:textId="24ED3830"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32591B0" w14:textId="5A60F22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p>
        </w:tc>
        <w:tc>
          <w:tcPr>
            <w:tcW w:w="284" w:type="dxa"/>
            <w:tcBorders>
              <w:top w:val="nil"/>
              <w:left w:val="nil"/>
              <w:bottom w:val="single" w:sz="4" w:space="0" w:color="auto"/>
              <w:right w:val="single" w:sz="4" w:space="0" w:color="auto"/>
            </w:tcBorders>
          </w:tcPr>
          <w:p w14:paraId="4AC5DC40"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B916034" w14:textId="61162E8E"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532491C4" w14:textId="78CE2875"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CF8F51A" w14:textId="62A9A35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6.505.E-03</w:t>
            </w:r>
          </w:p>
        </w:tc>
      </w:tr>
      <w:tr w:rsidR="0086609E" w:rsidRPr="0048090B" w14:paraId="5A9019AC" w14:textId="30BE4A93"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E4B51DA" w14:textId="543774EC"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p>
        </w:tc>
        <w:tc>
          <w:tcPr>
            <w:tcW w:w="284" w:type="dxa"/>
            <w:tcBorders>
              <w:top w:val="nil"/>
              <w:left w:val="nil"/>
              <w:bottom w:val="single" w:sz="4" w:space="0" w:color="auto"/>
              <w:right w:val="single" w:sz="4" w:space="0" w:color="auto"/>
            </w:tcBorders>
          </w:tcPr>
          <w:p w14:paraId="446F93A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0F3FA3DA" w14:textId="42B0441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77D8963" w14:textId="1BAF6CF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60C4E5E" w14:textId="44A0254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6.934.E-03</w:t>
            </w:r>
          </w:p>
        </w:tc>
      </w:tr>
      <w:tr w:rsidR="0086609E" w:rsidRPr="0048090B" w14:paraId="4A37913E" w14:textId="4189BB9B"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4A30B90A" w14:textId="6E8D73FF"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p>
        </w:tc>
        <w:tc>
          <w:tcPr>
            <w:tcW w:w="284" w:type="dxa"/>
            <w:tcBorders>
              <w:top w:val="nil"/>
              <w:left w:val="nil"/>
              <w:bottom w:val="single" w:sz="4" w:space="0" w:color="auto"/>
              <w:right w:val="single" w:sz="4" w:space="0" w:color="auto"/>
            </w:tcBorders>
          </w:tcPr>
          <w:p w14:paraId="4AA58BC1"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5BEEF895" w14:textId="27AB4A21"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9C34CB5" w14:textId="62131BA8"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5462C120" w14:textId="60C87B8A"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7.363.E-03</w:t>
            </w:r>
          </w:p>
        </w:tc>
      </w:tr>
      <w:tr w:rsidR="0086609E" w:rsidRPr="0048090B" w14:paraId="6AE16F22" w14:textId="6972ED86"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44542377" w14:textId="1EC4D2A6"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p>
        </w:tc>
        <w:tc>
          <w:tcPr>
            <w:tcW w:w="284" w:type="dxa"/>
            <w:tcBorders>
              <w:top w:val="nil"/>
              <w:left w:val="nil"/>
              <w:bottom w:val="single" w:sz="4" w:space="0" w:color="auto"/>
              <w:right w:val="single" w:sz="4" w:space="0" w:color="auto"/>
            </w:tcBorders>
          </w:tcPr>
          <w:p w14:paraId="05E96B86"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90F20EB" w14:textId="393F567D"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46EBF25" w14:textId="0170B7C2"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37A7DE4F" w14:textId="0EA3DD67" w:rsidR="0086609E" w:rsidRPr="0048090B" w:rsidRDefault="0086609E"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7.791.E-03</w:t>
            </w:r>
          </w:p>
        </w:tc>
      </w:tr>
      <w:tr w:rsidR="0086609E" w:rsidRPr="0048090B" w14:paraId="1DF616EF" w14:textId="3DE8809F" w:rsidTr="00B9362F">
        <w:trPr>
          <w:trHeight w:val="280"/>
        </w:trPr>
        <w:tc>
          <w:tcPr>
            <w:tcW w:w="1271" w:type="dxa"/>
            <w:tcBorders>
              <w:top w:val="nil"/>
              <w:left w:val="single" w:sz="4" w:space="0" w:color="auto"/>
              <w:bottom w:val="single" w:sz="4" w:space="0" w:color="auto"/>
              <w:right w:val="single" w:sz="4" w:space="0" w:color="auto"/>
            </w:tcBorders>
            <w:shd w:val="clear" w:color="auto" w:fill="auto"/>
            <w:noWrap/>
            <w:vAlign w:val="center"/>
            <w:hideMark/>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0C3D125C" w14:textId="7FD1FF92"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p>
        </w:tc>
        <w:tc>
          <w:tcPr>
            <w:tcW w:w="284" w:type="dxa"/>
            <w:tcBorders>
              <w:top w:val="nil"/>
              <w:left w:val="nil"/>
              <w:bottom w:val="single" w:sz="4" w:space="0" w:color="auto"/>
              <w:right w:val="single" w:sz="4" w:space="0" w:color="auto"/>
            </w:tcBorders>
          </w:tcPr>
          <w:p w14:paraId="397FDC82" w14:textId="77777777"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B9B1FF7" w14:textId="36467901"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9261628" w14:textId="489CE3AB" w:rsidR="0086609E" w:rsidRPr="0048090B" w:rsidRDefault="0086609E"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52CC4B0" w14:textId="45D6FBD3" w:rsidR="0086609E" w:rsidRPr="0048090B" w:rsidRDefault="0086609E" w:rsidP="00B9362F">
            <w:pPr>
              <w:widowControl/>
              <w:jc w:val="right"/>
              <w:rPr>
                <w:rFonts w:ascii="Times New Roman" w:eastAsia="ＭＳ 明朝" w:hAnsi="Times New Roman" w:cs="Times New Roman"/>
                <w:color w:val="000000"/>
                <w:kern w:val="0"/>
                <w:szCs w:val="21"/>
              </w:rPr>
            </w:pPr>
          </w:p>
        </w:tc>
      </w:tr>
    </w:tbl>
    <w:p w14:paraId="610FFAE0" w14:textId="77777777" w:rsidR="00770C56" w:rsidRPr="0048090B" w:rsidRDefault="00770C56" w:rsidP="00B9362F">
      <w:pPr>
        <w:widowControl/>
        <w:rPr>
          <w:rFonts w:ascii="Times New Roman" w:eastAsia="ＭＳ 明朝" w:hAnsi="Times New Roman" w:cs="Times New Roman"/>
          <w:color w:val="000000" w:themeColor="text1"/>
          <w:szCs w:val="21"/>
        </w:rPr>
      </w:pPr>
    </w:p>
    <w:p w14:paraId="57BB071B" w14:textId="6387AC49"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68" w:name="_Toc12671554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68"/>
    </w:p>
    <w:p w14:paraId="3D0C82DB" w14:textId="796343D6"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B9362F">
      <w:pPr>
        <w:pStyle w:val="a4"/>
        <w:widowControl/>
        <w:numPr>
          <w:ilvl w:val="0"/>
          <w:numId w:val="2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lastRenderedPageBreak/>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B9362F">
      <w:pPr>
        <w:pStyle w:val="a4"/>
        <w:widowControl/>
        <w:numPr>
          <w:ilvl w:val="0"/>
          <w:numId w:val="2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rFonts w:ascii="Times New Roman" w:eastAsia="ＭＳ 明朝" w:hAnsi="Times New Roman" w:cs="Times New Roman"/>
          <w:szCs w:val="21"/>
        </w:rPr>
      </w:pPr>
    </w:p>
    <w:p w14:paraId="16239566" w14:textId="0BBDDC90" w:rsidR="00E55C1B" w:rsidRPr="0048090B" w:rsidRDefault="00281AE0" w:rsidP="00B9362F">
      <w:pPr>
        <w:widowControl/>
      </w:pPr>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18"/>
        <w:gridCol w:w="1341"/>
        <w:gridCol w:w="1276"/>
        <w:gridCol w:w="1559"/>
      </w:tblGrid>
      <w:tr w:rsidR="00662D39" w:rsidRPr="0048090B" w14:paraId="33B209FF" w14:textId="7C3A8CE6"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44D0FE"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8124BF6"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0F8CBE0"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62D39" w:rsidRPr="0048090B" w14:paraId="6BFB25EE" w14:textId="300AD3F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364943" w14:textId="0DC34999"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DA57012" w14:textId="77777777"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EC94F7C" w14:textId="7302575A" w:rsidR="00525AAF" w:rsidRPr="0048090B" w:rsidRDefault="00525AA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A71C19C" w14:textId="17EB186C"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A04A0C">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62D39" w:rsidRPr="0048090B" w14:paraId="2ECABBF3" w14:textId="1093DD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8C027FB" w14:textId="3114B6A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18" w:type="dxa"/>
            <w:tcBorders>
              <w:top w:val="nil"/>
              <w:left w:val="nil"/>
              <w:bottom w:val="single" w:sz="4" w:space="0" w:color="auto"/>
              <w:right w:val="single" w:sz="4" w:space="0" w:color="auto"/>
            </w:tcBorders>
          </w:tcPr>
          <w:p w14:paraId="35B3879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3A9889C" w14:textId="003DD82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69EA8177" w14:textId="0FE9B175"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6475A64B" w14:textId="02B0398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662D39" w:rsidRPr="0048090B" w14:paraId="1D523C34" w14:textId="6F12AEE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9CE6E3" w14:textId="3EA54CCA"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4389</w:t>
            </w:r>
          </w:p>
        </w:tc>
        <w:tc>
          <w:tcPr>
            <w:tcW w:w="218" w:type="dxa"/>
            <w:tcBorders>
              <w:top w:val="nil"/>
              <w:left w:val="nil"/>
              <w:bottom w:val="single" w:sz="4" w:space="0" w:color="auto"/>
              <w:right w:val="single" w:sz="4" w:space="0" w:color="auto"/>
            </w:tcBorders>
          </w:tcPr>
          <w:p w14:paraId="12F6936B"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3ACD5A8B" w14:textId="2212A43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731752FF" w14:textId="040D64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60D7EBEF" w14:textId="667FBAEC"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662D39" w:rsidRPr="0048090B" w14:paraId="1B98E16E" w14:textId="2816CF3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44F2705" w14:textId="30C4FA11" w:rsidR="00662D39" w:rsidRPr="0048090B" w:rsidRDefault="003E44D7" w:rsidP="003E44D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662D39" w:rsidRPr="0048090B">
              <w:rPr>
                <w:rFonts w:ascii="Times New Roman" w:eastAsia="ＭＳ 明朝" w:hAnsi="Times New Roman" w:cs="Times New Roman"/>
                <w:color w:val="000000"/>
                <w:kern w:val="0"/>
                <w:szCs w:val="21"/>
              </w:rPr>
              <w:t>8772</w:t>
            </w:r>
          </w:p>
        </w:tc>
        <w:tc>
          <w:tcPr>
            <w:tcW w:w="218" w:type="dxa"/>
            <w:tcBorders>
              <w:top w:val="nil"/>
              <w:left w:val="nil"/>
              <w:bottom w:val="single" w:sz="4" w:space="0" w:color="auto"/>
              <w:right w:val="single" w:sz="4" w:space="0" w:color="auto"/>
            </w:tcBorders>
          </w:tcPr>
          <w:p w14:paraId="546A2C48"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E18C75B" w14:textId="0D29060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67A49505" w14:textId="0F502899"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2FF5CC0A" w14:textId="0FBA2AE8"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4.798</w:t>
            </w:r>
          </w:p>
        </w:tc>
      </w:tr>
      <w:tr w:rsidR="00662D39" w:rsidRPr="0048090B" w14:paraId="3CBBD1C0" w14:textId="756DCF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1030AA3" w14:textId="740CB9C1"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18" w:type="dxa"/>
            <w:tcBorders>
              <w:top w:val="nil"/>
              <w:left w:val="nil"/>
              <w:bottom w:val="single" w:sz="4" w:space="0" w:color="auto"/>
              <w:right w:val="single" w:sz="4" w:space="0" w:color="auto"/>
            </w:tcBorders>
          </w:tcPr>
          <w:p w14:paraId="36159CB5"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10CE7777" w14:textId="26B7B3FE"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1950</w:t>
            </w:r>
          </w:p>
        </w:tc>
        <w:tc>
          <w:tcPr>
            <w:tcW w:w="1276" w:type="dxa"/>
            <w:tcBorders>
              <w:top w:val="nil"/>
              <w:left w:val="nil"/>
              <w:bottom w:val="single" w:sz="4" w:space="0" w:color="auto"/>
              <w:right w:val="single" w:sz="4" w:space="0" w:color="auto"/>
            </w:tcBorders>
            <w:vAlign w:val="center"/>
          </w:tcPr>
          <w:p w14:paraId="5BC9C4E7" w14:textId="1ACED851"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6693C65B" w14:textId="273F19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662D39" w:rsidRPr="0048090B" w14:paraId="3BDC9172" w14:textId="70F85E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10C049D1" w14:textId="3AB4A058"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18" w:type="dxa"/>
            <w:tcBorders>
              <w:top w:val="nil"/>
              <w:left w:val="nil"/>
              <w:bottom w:val="single" w:sz="4" w:space="0" w:color="auto"/>
              <w:right w:val="single" w:sz="4" w:space="0" w:color="auto"/>
            </w:tcBorders>
          </w:tcPr>
          <w:p w14:paraId="1E5B5C54"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493E14" w14:textId="14D8313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2050</w:t>
            </w:r>
          </w:p>
        </w:tc>
        <w:tc>
          <w:tcPr>
            <w:tcW w:w="1276" w:type="dxa"/>
            <w:tcBorders>
              <w:top w:val="nil"/>
              <w:left w:val="nil"/>
              <w:bottom w:val="single" w:sz="4" w:space="0" w:color="auto"/>
              <w:right w:val="single" w:sz="4" w:space="0" w:color="auto"/>
            </w:tcBorders>
            <w:vAlign w:val="center"/>
          </w:tcPr>
          <w:p w14:paraId="2BDF378B" w14:textId="138B8CCA"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2D62A4C5" w14:textId="3E782C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5.663</w:t>
            </w:r>
          </w:p>
        </w:tc>
      </w:tr>
      <w:tr w:rsidR="00662D39" w:rsidRPr="0048090B" w14:paraId="527FD29F" w14:textId="5C899A5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6A86DAAB" w14:textId="2341D7D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18" w:type="dxa"/>
            <w:tcBorders>
              <w:top w:val="nil"/>
              <w:left w:val="nil"/>
              <w:bottom w:val="single" w:sz="4" w:space="0" w:color="auto"/>
              <w:right w:val="single" w:sz="4" w:space="0" w:color="auto"/>
            </w:tcBorders>
          </w:tcPr>
          <w:p w14:paraId="052980DD"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5F304A7" w14:textId="1B0F262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7706369C" w14:textId="2B576226"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469E480" w14:textId="3003060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6.095</w:t>
            </w:r>
          </w:p>
        </w:tc>
      </w:tr>
      <w:tr w:rsidR="00662D39" w:rsidRPr="0048090B" w14:paraId="3EB1C6F0" w14:textId="7356587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A977009" w14:textId="7F0A7AED"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18" w:type="dxa"/>
            <w:tcBorders>
              <w:top w:val="nil"/>
              <w:left w:val="nil"/>
              <w:bottom w:val="single" w:sz="4" w:space="0" w:color="auto"/>
              <w:right w:val="single" w:sz="4" w:space="0" w:color="auto"/>
            </w:tcBorders>
          </w:tcPr>
          <w:p w14:paraId="4521CE8C"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528DB1E3" w14:textId="4AFA0D2B"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2150</w:t>
            </w:r>
          </w:p>
        </w:tc>
        <w:tc>
          <w:tcPr>
            <w:tcW w:w="1276" w:type="dxa"/>
            <w:tcBorders>
              <w:top w:val="nil"/>
              <w:left w:val="nil"/>
              <w:bottom w:val="single" w:sz="4" w:space="0" w:color="auto"/>
              <w:right w:val="single" w:sz="4" w:space="0" w:color="auto"/>
            </w:tcBorders>
            <w:vAlign w:val="center"/>
          </w:tcPr>
          <w:p w14:paraId="20EE42AF" w14:textId="7BA2EF5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6F80F8A8" w14:textId="501ACE22"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6.526</w:t>
            </w:r>
          </w:p>
        </w:tc>
      </w:tr>
      <w:tr w:rsidR="00662D39" w:rsidRPr="0048090B" w14:paraId="3732A9D1" w14:textId="4AFB666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3112BEE8" w14:textId="2F62C7E4"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18" w:type="dxa"/>
            <w:tcBorders>
              <w:top w:val="nil"/>
              <w:left w:val="nil"/>
              <w:bottom w:val="single" w:sz="4" w:space="0" w:color="auto"/>
              <w:right w:val="single" w:sz="4" w:space="0" w:color="auto"/>
            </w:tcBorders>
          </w:tcPr>
          <w:p w14:paraId="60F16200"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299348EB" w14:textId="5CAC3CC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12612342" w14:textId="20EC3710"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392642F" w14:textId="7B9B51FD"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6.957</w:t>
            </w:r>
          </w:p>
        </w:tc>
      </w:tr>
      <w:tr w:rsidR="00662D39" w:rsidRPr="0048090B" w14:paraId="03D4B50E" w14:textId="7B623EA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E97779E" w14:textId="10A540C9"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18" w:type="dxa"/>
            <w:tcBorders>
              <w:top w:val="nil"/>
              <w:left w:val="nil"/>
              <w:bottom w:val="single" w:sz="4" w:space="0" w:color="auto"/>
              <w:right w:val="single" w:sz="4" w:space="0" w:color="auto"/>
            </w:tcBorders>
          </w:tcPr>
          <w:p w14:paraId="26C92F93" w14:textId="77777777" w:rsidR="00662D39" w:rsidRPr="0048090B" w:rsidRDefault="00662D39" w:rsidP="00B9362F">
            <w:pPr>
              <w:widowControl/>
              <w:jc w:val="right"/>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
          <w:p w14:paraId="030B006A" w14:textId="58E650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2250</w:t>
            </w:r>
          </w:p>
        </w:tc>
        <w:tc>
          <w:tcPr>
            <w:tcW w:w="1276" w:type="dxa"/>
            <w:tcBorders>
              <w:top w:val="nil"/>
              <w:left w:val="nil"/>
              <w:bottom w:val="single" w:sz="4" w:space="0" w:color="auto"/>
              <w:right w:val="single" w:sz="4" w:space="0" w:color="auto"/>
            </w:tcBorders>
            <w:vAlign w:val="center"/>
          </w:tcPr>
          <w:p w14:paraId="581B9156" w14:textId="1CC7DB3F"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4A37E3E" w14:textId="2EB32BD3" w:rsidR="00662D39" w:rsidRPr="0048090B" w:rsidRDefault="00662D39"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7.387</w:t>
            </w:r>
          </w:p>
        </w:tc>
      </w:tr>
    </w:tbl>
    <w:p w14:paraId="34642070" w14:textId="77777777" w:rsidR="00F67D61" w:rsidRPr="0048090B" w:rsidRDefault="00F67D61" w:rsidP="00B9362F">
      <w:pPr>
        <w:widowControl/>
        <w:rPr>
          <w:rFonts w:ascii="Times New Roman" w:eastAsia="ＭＳ 明朝" w:hAnsi="Times New Roman" w:cs="Times New Roman" w:hint="eastAsia"/>
          <w:color w:val="000000" w:themeColor="text1"/>
          <w:szCs w:val="21"/>
        </w:rPr>
      </w:pPr>
    </w:p>
    <w:p w14:paraId="03F7430B" w14:textId="69577829" w:rsidR="00C23508" w:rsidRPr="00B9362F" w:rsidRDefault="00F67D61"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69" w:name="_Toc126715548"/>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Start w:id="70" w:name="_Toc126715549"/>
      <w:bookmarkEnd w:id="69"/>
      <w:bookmarkEnd w:id="70"/>
    </w:p>
    <w:p w14:paraId="48D7CA98" w14:textId="5BA9A6B1" w:rsidR="00F67D61" w:rsidRPr="0048090B" w:rsidRDefault="00C23508" w:rsidP="00B9362F">
      <w:pPr>
        <w:widowControl/>
        <w:rPr>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166CC06D" w:rsidR="00F67D61" w:rsidRPr="005A7352" w:rsidRDefault="00F67D61" w:rsidP="00B9362F">
      <w:pPr>
        <w:pStyle w:val="a4"/>
        <w:numPr>
          <w:ilvl w:val="2"/>
          <w:numId w:val="62"/>
        </w:numPr>
        <w:ind w:leftChars="0"/>
        <w:rPr>
          <w:rStyle w:val="normaltextrun"/>
          <w:rFonts w:ascii="Times New Roman" w:eastAsia="ＭＳ 明朝" w:hAnsi="Times New Roman" w:cs="Times New Roman"/>
          <w:szCs w:val="21"/>
        </w:rPr>
      </w:pPr>
      <w:r w:rsidRPr="005A7352">
        <w:rPr>
          <w:rStyle w:val="normaltextrun"/>
          <w:rFonts w:ascii="Times New Roman" w:eastAsia="ＭＳ 明朝" w:hAnsi="Times New Roman" w:cs="Times New Roman"/>
          <w:szCs w:val="21"/>
        </w:rPr>
        <w:t>220415CP_cell0.02g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51ECD31"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5905F2">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69B2C876"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0AC133C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1" w:name="_Toc126715550"/>
      <w:r w:rsidRPr="0048090B">
        <w:rPr>
          <w:rStyle w:val="normaltextrun"/>
          <w:rFonts w:ascii="Times New Roman" w:eastAsia="ＭＳ 明朝" w:hAnsi="Times New Roman" w:cs="Times New Roman"/>
          <w:sz w:val="21"/>
          <w:szCs w:val="21"/>
        </w:rPr>
        <w:t>220415CP_cell0.2g</w:t>
      </w:r>
      <w:bookmarkEnd w:id="71"/>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167F9775"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37E2157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5EEF7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2" w:name="_Toc126715551"/>
      <w:commentRangeStart w:id="73"/>
      <w:r w:rsidRPr="0048090B">
        <w:rPr>
          <w:rStyle w:val="normaltextrun"/>
          <w:rFonts w:ascii="Times New Roman" w:eastAsia="ＭＳ 明朝" w:hAnsi="Times New Roman" w:cs="Times New Roman"/>
          <w:sz w:val="21"/>
          <w:szCs w:val="21"/>
        </w:rPr>
        <w:t>220906CP_cell0.02g</w:t>
      </w:r>
      <w:commentRangeEnd w:id="73"/>
      <w:r w:rsidRPr="0048090B">
        <w:rPr>
          <w:rStyle w:val="ad"/>
          <w:rFonts w:ascii="Times New Roman" w:eastAsia="ＭＳ 明朝" w:hAnsi="Times New Roman" w:cs="Times New Roman"/>
          <w:kern w:val="2"/>
          <w:sz w:val="21"/>
          <w:szCs w:val="21"/>
        </w:rPr>
        <w:commentReference w:id="73"/>
      </w:r>
      <w:bookmarkEnd w:id="72"/>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2425F7DF"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5FA2DE6E"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063C198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4" w:name="_Toc126715552"/>
      <w:r w:rsidRPr="0048090B">
        <w:rPr>
          <w:rStyle w:val="normaltextrun"/>
          <w:rFonts w:ascii="Times New Roman" w:eastAsia="ＭＳ 明朝" w:hAnsi="Times New Roman" w:cs="Times New Roman"/>
          <w:sz w:val="21"/>
          <w:szCs w:val="21"/>
        </w:rPr>
        <w:t>220906CP_cell0.2g</w:t>
      </w:r>
      <w:r w:rsidR="006B4E26" w:rsidRPr="0048090B">
        <w:rPr>
          <w:rStyle w:val="normaltextrun"/>
          <w:rFonts w:ascii="Times New Roman" w:eastAsia="ＭＳ 明朝" w:hAnsi="Times New Roman" w:cs="Times New Roman"/>
          <w:sz w:val="21"/>
          <w:szCs w:val="21"/>
        </w:rPr>
        <w:t>_1</w:t>
      </w:r>
      <w:bookmarkEnd w:id="74"/>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43551884"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414C29">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29A475C"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445382AF"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5" w:name="_Toc126715553"/>
      <w:r w:rsidRPr="0048090B">
        <w:rPr>
          <w:rStyle w:val="normaltextrun"/>
          <w:rFonts w:ascii="Times New Roman" w:eastAsia="ＭＳ 明朝" w:hAnsi="Times New Roman" w:cs="Times New Roman"/>
          <w:sz w:val="21"/>
          <w:szCs w:val="21"/>
        </w:rPr>
        <w:t>220906CP_cell0.2g_2 &amp; 220906CP_cell0.2g_3 &amp; 220906CP_cell0.2g_4</w:t>
      </w:r>
      <w:bookmarkEnd w:id="75"/>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138CC0FD"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8523DC">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19D45572"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7F48310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0F8E4B6A"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6" w:name="_Toc126715554"/>
      <w:r w:rsidRPr="0048090B">
        <w:rPr>
          <w:rStyle w:val="normaltextrun"/>
          <w:rFonts w:ascii="Times New Roman" w:eastAsia="ＭＳ 明朝" w:hAnsi="Times New Roman" w:cs="Times New Roman"/>
          <w:sz w:val="21"/>
          <w:szCs w:val="21"/>
        </w:rPr>
        <w:t>220906CP_cell0.8g</w:t>
      </w:r>
      <w:bookmarkEnd w:id="76"/>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DA1D668"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B9362F">
      <w:pPr>
        <w:widowControl/>
        <w:rPr>
          <w:rStyle w:val="normaltextrun"/>
          <w:rFonts w:ascii="Times New Roman" w:eastAsia="ＭＳ 明朝" w:hAnsi="Times New Roman" w:cs="Times New Roman"/>
          <w:color w:val="000000" w:themeColor="text1"/>
          <w:kern w:val="0"/>
          <w:sz w:val="24"/>
          <w:szCs w:val="21"/>
        </w:rPr>
      </w:pPr>
    </w:p>
    <w:p w14:paraId="11C0B73F" w14:textId="44AB588E"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77" w:name="_Toc126715555"/>
      <w:r w:rsidRPr="0048090B">
        <w:rPr>
          <w:rStyle w:val="normaltextrun"/>
          <w:rFonts w:ascii="Times New Roman" w:eastAsia="ＭＳ 明朝" w:hAnsi="Times New Roman" w:cs="Times New Roman"/>
          <w:sz w:val="21"/>
          <w:szCs w:val="21"/>
        </w:rPr>
        <w:t>220914CP_cell500μL</w:t>
      </w:r>
      <w:bookmarkEnd w:id="77"/>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26013009"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AA132B">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169C806B"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r w:rsidR="00AA132B">
        <w:rPr>
          <w:rStyle w:val="normaltextrun"/>
          <w:rFonts w:ascii="Times New Roman" w:eastAsia="ＭＳ 明朝" w:hAnsi="Times New Roman" w:cs="Times New Roman"/>
          <w:sz w:val="21"/>
          <w:szCs w:val="21"/>
        </w:rPr>
        <w:t>μL</w:t>
      </w:r>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B9362F">
      <w:pPr>
        <w:widowControl/>
        <w:rPr>
          <w:rFonts w:ascii="Times New Roman" w:eastAsia="ＭＳ 明朝" w:hAnsi="Times New Roman" w:cs="Times New Roman" w:hint="eastAsia"/>
          <w:color w:val="000000" w:themeColor="text1"/>
          <w:szCs w:val="21"/>
        </w:rPr>
      </w:pPr>
    </w:p>
    <w:p w14:paraId="266F9FD7" w14:textId="36C5E8A7" w:rsidR="00F67D61" w:rsidRPr="00B9362F" w:rsidRDefault="00F67D61"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78" w:name="_Toc12671555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Start w:id="79" w:name="_Toc126715557"/>
      <w:bookmarkEnd w:id="78"/>
      <w:bookmarkEnd w:id="79"/>
    </w:p>
    <w:p w14:paraId="28512B1C" w14:textId="77777777" w:rsidR="00735E45" w:rsidRPr="001D0ECF" w:rsidRDefault="00735E45" w:rsidP="00735E45">
      <w:pPr>
        <w:rPr>
          <w:rFonts w:ascii="Times New Roman" w:eastAsia="ＭＳ 明朝" w:hAnsi="Times New Roman" w:cs="Times New Roman" w:hint="eastAsia"/>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4CEF94C2"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1E2AAA2D"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5CF2FB3" w14:textId="77777777" w:rsidR="00735E45" w:rsidRPr="0048090B" w:rsidRDefault="00735E45" w:rsidP="00735E4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5865DE70"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5713448E" w14:textId="77777777" w:rsidR="00735E45" w:rsidRPr="0048090B" w:rsidRDefault="00735E45" w:rsidP="00735E4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939DB92" w14:textId="77777777" w:rsidR="00735E45" w:rsidRPr="00413ACF" w:rsidRDefault="00735E45" w:rsidP="00735E45">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52F266E7" w14:textId="77777777" w:rsidR="00F67D61" w:rsidRPr="0048090B" w:rsidRDefault="00F67D61" w:rsidP="00B9362F">
      <w:pPr>
        <w:widowControl/>
        <w:outlineLvl w:val="1"/>
        <w:rPr>
          <w:rFonts w:ascii="Times New Roman" w:eastAsia="ＭＳ 明朝" w:hAnsi="Times New Roman" w:cs="Times New Roman"/>
          <w:color w:val="000000" w:themeColor="text1"/>
          <w:szCs w:val="21"/>
        </w:rPr>
      </w:pPr>
    </w:p>
    <w:p w14:paraId="386295B8" w14:textId="3E0FCDCA"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80" w:name="_Toc12671555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r w:rsidR="00FC0096">
        <w:rPr>
          <w:rStyle w:val="normaltextrun"/>
          <w:rFonts w:ascii="Times New Roman" w:eastAsia="ＭＳ 明朝" w:hAnsi="Times New Roman" w:cs="Times New Roman" w:hint="eastAsia"/>
          <w:szCs w:val="21"/>
        </w:rPr>
        <w:t>測定</w:t>
      </w:r>
      <w:bookmarkEnd w:id="80"/>
    </w:p>
    <w:p w14:paraId="3916799A" w14:textId="77777777" w:rsidR="00F67D61" w:rsidRPr="0048090B" w:rsidRDefault="00F67D61" w:rsidP="00B9362F">
      <w:pPr>
        <w:pStyle w:val="a4"/>
        <w:widowControl/>
        <w:numPr>
          <w:ilvl w:val="0"/>
          <w:numId w:val="5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B9362F">
      <w:pPr>
        <w:pStyle w:val="a4"/>
        <w:widowControl/>
        <w:numPr>
          <w:ilvl w:val="0"/>
          <w:numId w:val="50"/>
        </w:numPr>
        <w:ind w:leftChars="0"/>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B9362F" w:rsidRDefault="008A59DA" w:rsidP="00B9362F">
      <w:pPr>
        <w:pStyle w:val="a4"/>
        <w:widowControl/>
        <w:ind w:leftChars="0" w:left="420"/>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53BDECAD" w14:textId="1E06E264"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lastRenderedPageBreak/>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-1</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8A59DA">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04DB3785"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0128CC74"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848</w:t>
            </w:r>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15382EC6"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38037B96"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17</w:t>
            </w:r>
            <w:r w:rsidR="008A59DA">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0</w:t>
            </w:r>
          </w:p>
        </w:tc>
      </w:tr>
    </w:tbl>
    <w:p w14:paraId="06E04241" w14:textId="77777777" w:rsidR="00F67D61" w:rsidRPr="00B9362F" w:rsidRDefault="00F67D61" w:rsidP="00B9362F">
      <w:pPr>
        <w:widowControl/>
        <w:rPr>
          <w:rFonts w:ascii="Times New Roman" w:eastAsia="ＭＳ 明朝" w:hAnsi="Times New Roman" w:cs="Times New Roman" w:hint="eastAsia"/>
          <w:szCs w:val="21"/>
        </w:rPr>
      </w:pPr>
    </w:p>
    <w:p w14:paraId="645A7A60" w14:textId="54ECD28F" w:rsidR="00F67D61" w:rsidRPr="0048090B" w:rsidRDefault="00F67D61" w:rsidP="00B9362F">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81" w:name="_Toc126715559"/>
      <w:r w:rsidRPr="0048090B">
        <w:rPr>
          <w:rStyle w:val="normaltextrun"/>
          <w:rFonts w:ascii="Times New Roman" w:eastAsia="ＭＳ 明朝" w:hAnsi="Times New Roman" w:cs="Times New Roman"/>
          <w:szCs w:val="21"/>
        </w:rPr>
        <w:t>220914CP_cell500μL</w:t>
      </w:r>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bookmarkEnd w:id="81"/>
    </w:p>
    <w:p w14:paraId="7E15964C"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B9362F">
      <w:pPr>
        <w:pStyle w:val="a4"/>
        <w:widowControl/>
        <w:numPr>
          <w:ilvl w:val="0"/>
          <w:numId w:val="5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B9362F">
      <w:pPr>
        <w:pStyle w:val="a4"/>
        <w:widowControl/>
        <w:numPr>
          <w:ilvl w:val="0"/>
          <w:numId w:val="59"/>
        </w:numPr>
        <w:ind w:leftChars="0"/>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B9362F" w:rsidRDefault="00F67D61" w:rsidP="00B9362F">
      <w:pPr>
        <w:widowControl/>
        <w:rPr>
          <w:rFonts w:ascii="Times New Roman" w:eastAsia="ＭＳ 明朝" w:hAnsi="Times New Roman" w:cs="Times New Roman" w:hint="eastAsia"/>
          <w:szCs w:val="21"/>
        </w:rPr>
      </w:pPr>
    </w:p>
    <w:p w14:paraId="319060F1" w14:textId="56C07225" w:rsidR="00F67D61" w:rsidRPr="00B9362F" w:rsidRDefault="00F67D61" w:rsidP="00B9362F">
      <w:pPr>
        <w:rPr>
          <w:rFonts w:ascii="Times New Roman" w:eastAsia="ＭＳ 明朝" w:hAnsi="Times New Roman" w:cs="Times New Roman"/>
        </w:rPr>
      </w:pPr>
      <w:r w:rsidRPr="00B9362F">
        <w:rPr>
          <w:rFonts w:ascii="Times New Roman" w:eastAsia="ＭＳ 明朝" w:hAnsi="Times New Roman" w:cs="Times New Roman"/>
        </w:rPr>
        <w:t>表</w:t>
      </w:r>
      <w:r w:rsidRPr="00B9362F">
        <w:rPr>
          <w:rFonts w:ascii="Times New Roman" w:eastAsia="ＭＳ 明朝" w:hAnsi="Times New Roman" w:cs="Times New Roman"/>
        </w:rPr>
        <w:t xml:space="preserve"> 3-1</w:t>
      </w:r>
      <w:r w:rsidR="0014494F" w:rsidRPr="00B9362F">
        <w:rPr>
          <w:rFonts w:ascii="Times New Roman" w:eastAsia="ＭＳ 明朝" w:hAnsi="Times New Roman" w:cs="Times New Roman"/>
        </w:rPr>
        <w:t>0</w:t>
      </w:r>
      <w:r w:rsidRPr="00B9362F">
        <w:rPr>
          <w:rFonts w:ascii="Times New Roman" w:eastAsia="ＭＳ 明朝" w:hAnsi="Times New Roman" w:cs="Times New Roman"/>
        </w:rPr>
        <w:t>-2</w:t>
      </w:r>
      <w:r w:rsidRPr="00B9362F">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F40425">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35140BF4"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7FE9A282"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F67D61" w:rsidRPr="0048090B">
              <w:rPr>
                <w:rFonts w:ascii="Times New Roman" w:eastAsia="ＭＳ 明朝" w:hAnsi="Times New Roman" w:cs="Times New Roman"/>
                <w:sz w:val="21"/>
                <w:szCs w:val="21"/>
              </w:rPr>
              <w:t>878</w:t>
            </w:r>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410C470B"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31DB4B1B"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16</w:t>
            </w:r>
            <w:r w:rsidR="00F40425">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w:t>
            </w:r>
          </w:p>
        </w:tc>
      </w:tr>
    </w:tbl>
    <w:p w14:paraId="3D7600F6" w14:textId="77777777" w:rsidR="00F67D61" w:rsidRPr="00B9362F" w:rsidRDefault="00F67D61" w:rsidP="00B9362F">
      <w:pPr>
        <w:widowControl/>
        <w:rPr>
          <w:rFonts w:ascii="Times New Roman" w:eastAsia="ＭＳ 明朝" w:hAnsi="Times New Roman" w:cs="Times New Roman" w:hint="eastAsia"/>
          <w:szCs w:val="21"/>
        </w:rPr>
      </w:pPr>
    </w:p>
    <w:p w14:paraId="1C5C9D3F" w14:textId="55FBFD32" w:rsidR="00D1791C" w:rsidRPr="00B9362F" w:rsidRDefault="00F67D61" w:rsidP="00B9362F">
      <w:pPr>
        <w:pStyle w:val="a4"/>
        <w:widowControl/>
        <w:numPr>
          <w:ilvl w:val="1"/>
          <w:numId w:val="62"/>
        </w:numPr>
        <w:ind w:leftChars="0"/>
        <w:outlineLvl w:val="1"/>
        <w:rPr>
          <w:rFonts w:ascii="Times New Roman" w:eastAsia="ＭＳ 明朝" w:hAnsi="Times New Roman" w:cs="Times New Roman" w:hint="eastAsia"/>
          <w:color w:val="000000" w:themeColor="text1"/>
          <w:szCs w:val="21"/>
        </w:rPr>
      </w:pPr>
      <w:bookmarkStart w:id="82" w:name="_Toc12671556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Start w:id="83" w:name="_Toc126715561"/>
      <w:bookmarkEnd w:id="82"/>
      <w:bookmarkEnd w:id="83"/>
    </w:p>
    <w:p w14:paraId="7828B5E0" w14:textId="77777777" w:rsidR="00D1791C" w:rsidRPr="0048090B" w:rsidRDefault="00D1791C" w:rsidP="00D1791C">
      <w:pPr>
        <w:rPr>
          <w:rFonts w:ascii="Times New Roman" w:eastAsia="ＭＳ 明朝" w:hAnsi="Times New Roman" w:cs="Times New Roman" w:hint="eastAsia"/>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4CD65786"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55E880FA"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53A8D3BB" w14:textId="77777777" w:rsidR="00D1791C" w:rsidRPr="0048090B" w:rsidRDefault="00D1791C" w:rsidP="00D1791C">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0ECF8FC4"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BCB1C15"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4A012F37" w14:textId="77777777" w:rsidR="00D1791C" w:rsidRPr="0048090B" w:rsidRDefault="00D1791C" w:rsidP="00D1791C">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lastRenderedPageBreak/>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2A7D25CD" w14:textId="77777777" w:rsidR="00D1791C" w:rsidRPr="0048090B" w:rsidRDefault="00D1791C" w:rsidP="00D1791C">
      <w:pPr>
        <w:rPr>
          <w:rFonts w:ascii="Times New Roman" w:eastAsia="ＭＳ 明朝" w:hAnsi="Times New Roman" w:cs="Times New Roman"/>
          <w:color w:val="000000" w:themeColor="text1"/>
          <w:szCs w:val="21"/>
        </w:rPr>
      </w:pPr>
    </w:p>
    <w:p w14:paraId="1E1FF4A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4AF87F15" w14:textId="77777777" w:rsidR="00D1791C" w:rsidRPr="0048090B" w:rsidRDefault="00D1791C" w:rsidP="00D1791C">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A30241E"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63E6646B"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18A74EB1" w14:textId="77777777" w:rsidR="00D1791C" w:rsidRPr="0048090B" w:rsidRDefault="00D1791C" w:rsidP="00D1791C">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65828C67" w14:textId="77777777" w:rsidR="00D1791C" w:rsidRPr="0048090B" w:rsidRDefault="00D1791C" w:rsidP="00D1791C">
      <w:pPr>
        <w:widowControl/>
        <w:outlineLvl w:val="1"/>
        <w:rPr>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6A0EE7FA" w14:textId="77777777" w:rsidR="00F67D61" w:rsidRPr="0048090B" w:rsidRDefault="00F67D61" w:rsidP="00B9362F">
      <w:pPr>
        <w:widowControl/>
        <w:rPr>
          <w:rFonts w:ascii="Times New Roman" w:eastAsia="ＭＳ 明朝" w:hAnsi="Times New Roman" w:cs="Times New Roman"/>
          <w:szCs w:val="21"/>
        </w:rPr>
      </w:pPr>
    </w:p>
    <w:p w14:paraId="58E64613" w14:textId="76F52DF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4" w:name="_Toc126715562"/>
      <w:r w:rsidRPr="0048090B">
        <w:rPr>
          <w:rStyle w:val="normaltextrun"/>
          <w:rFonts w:ascii="Times New Roman" w:eastAsia="ＭＳ 明朝" w:hAnsi="Times New Roman" w:cs="Times New Roman"/>
          <w:sz w:val="21"/>
          <w:szCs w:val="21"/>
        </w:rPr>
        <w:t>220415CP_cell0.02g CA</w:t>
      </w:r>
      <w:r w:rsidRPr="0048090B">
        <w:rPr>
          <w:rStyle w:val="normaltextrun"/>
          <w:rFonts w:ascii="Times New Roman" w:eastAsia="ＭＳ 明朝" w:hAnsi="Times New Roman" w:cs="Times New Roman"/>
          <w:sz w:val="21"/>
          <w:szCs w:val="21"/>
        </w:rPr>
        <w:t>測定</w:t>
      </w:r>
      <w:bookmarkEnd w:id="84"/>
    </w:p>
    <w:p w14:paraId="151B2218"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B9362F">
      <w:pPr>
        <w:pStyle w:val="a4"/>
        <w:widowControl/>
        <w:numPr>
          <w:ilvl w:val="0"/>
          <w:numId w:val="5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B9362F">
      <w:pPr>
        <w:pStyle w:val="a4"/>
        <w:widowControl/>
        <w:numPr>
          <w:ilvl w:val="0"/>
          <w:numId w:val="5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B9362F">
      <w:pPr>
        <w:widowControl/>
        <w:rPr>
          <w:rFonts w:ascii="Times New Roman" w:eastAsia="ＭＳ 明朝" w:hAnsi="Times New Roman" w:cs="Times New Roman"/>
          <w:szCs w:val="21"/>
        </w:rPr>
      </w:pPr>
    </w:p>
    <w:p w14:paraId="3250D447" w14:textId="6C2741E5"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02C23" w:rsidRPr="0048090B" w14:paraId="0615E4C8" w14:textId="3B4172B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C8201"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94454E0"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D790085"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02C23" w:rsidRPr="0048090B" w14:paraId="18A62E50" w14:textId="63EDCD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686CE" w14:textId="32BFDA79"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C9E3E83" w14:textId="77777777"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DD111D7" w14:textId="7431F342" w:rsidR="00402C23" w:rsidRPr="0048090B" w:rsidRDefault="00402C2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EB4B96" w14:textId="052D1752"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95BA0"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C23" w:rsidRPr="0048090B" w14:paraId="6B264C80" w14:textId="58C2547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0FE1F951" w14:textId="2DE4639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p>
        </w:tc>
        <w:tc>
          <w:tcPr>
            <w:tcW w:w="204" w:type="dxa"/>
            <w:tcBorders>
              <w:top w:val="nil"/>
              <w:left w:val="nil"/>
              <w:bottom w:val="single" w:sz="4" w:space="0" w:color="auto"/>
              <w:right w:val="single" w:sz="4" w:space="0" w:color="auto"/>
            </w:tcBorders>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r>
      <w:tr w:rsidR="00402C23" w:rsidRPr="0048090B" w14:paraId="2D15C606" w14:textId="472B7A5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067079" w14:textId="2D8C83C2"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402C23" w:rsidRPr="0048090B" w14:paraId="368B1765" w14:textId="1A80F1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14A9D8D" w14:textId="6AA2C2EE" w:rsidR="00402C23" w:rsidRPr="0048090B" w:rsidRDefault="00402C23" w:rsidP="00402C2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C23" w:rsidRPr="0048090B" w14:paraId="4E8E1CF6" w14:textId="7C87D2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E29A439" w14:textId="011D12D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C23" w:rsidRPr="0048090B" w14:paraId="7161BA87" w14:textId="7D31FB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65AB22C5" w14:textId="5368553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C23" w:rsidRPr="0048090B" w14:paraId="75688D07" w14:textId="5A06557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822AD8B" w14:textId="6499DE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C23" w:rsidRPr="0048090B" w14:paraId="032B29BD" w14:textId="439D5B0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9829F6E" w14:textId="7E003A8E"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C23" w:rsidRPr="0048090B" w14:paraId="230EA2C1" w14:textId="6D0D4AA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7BAC470" w14:textId="69D36420"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C23" w:rsidRPr="0048090B" w14:paraId="6D7EEE6A" w14:textId="1BEE80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5CF992BB" w14:textId="6DB51A48"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bl>
    <w:p w14:paraId="05B08838" w14:textId="77777777" w:rsidR="00F67D61" w:rsidRPr="0048090B" w:rsidRDefault="00F67D61" w:rsidP="00B9362F">
      <w:pPr>
        <w:widowControl/>
        <w:rPr>
          <w:rFonts w:ascii="Times New Roman" w:eastAsia="ＭＳ 明朝" w:hAnsi="Times New Roman" w:cs="Times New Roman" w:hint="eastAsia"/>
          <w:szCs w:val="21"/>
        </w:rPr>
      </w:pPr>
    </w:p>
    <w:p w14:paraId="6066928D" w14:textId="33414BBD"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5" w:name="_Toc12671556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5"/>
    </w:p>
    <w:p w14:paraId="5A110CA1"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B9362F">
      <w:pPr>
        <w:pStyle w:val="a4"/>
        <w:widowControl/>
        <w:numPr>
          <w:ilvl w:val="0"/>
          <w:numId w:val="6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B9362F">
      <w:pPr>
        <w:pStyle w:val="a4"/>
        <w:widowControl/>
        <w:numPr>
          <w:ilvl w:val="0"/>
          <w:numId w:val="6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00DCA5E" w14:textId="2E49656C" w:rsidR="00F67D61" w:rsidRPr="0048090B" w:rsidRDefault="00976B0E" w:rsidP="00B9362F">
      <w:pPr>
        <w:pStyle w:val="a4"/>
        <w:widowControl/>
        <w:numPr>
          <w:ilvl w:val="0"/>
          <w:numId w:val="64"/>
        </w:numPr>
        <w:ind w:leftChars="0"/>
        <w:rPr>
          <w:rFonts w:ascii="Times New Roman" w:eastAsia="ＭＳ 明朝" w:hAnsi="Times New Roman" w:cs="Times New Roman"/>
          <w:szCs w:val="21"/>
        </w:rPr>
      </w:pPr>
      <w:r w:rsidRPr="00976B0E">
        <w:rPr>
          <w:rFonts w:ascii="Cambria Math" w:eastAsia="ＭＳ 明朝" w:hAnsi="Cambria Math" w:cs="Cambria Math"/>
          <w:szCs w:val="21"/>
        </w:rPr>
        <w:t>③</w:t>
      </w:r>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B9362F">
      <w:pPr>
        <w:widowControl/>
        <w:rPr>
          <w:rFonts w:ascii="Times New Roman" w:eastAsia="ＭＳ 明朝" w:hAnsi="Times New Roman" w:cs="Times New Roman"/>
          <w:szCs w:val="21"/>
        </w:rPr>
      </w:pPr>
    </w:p>
    <w:p w14:paraId="3E3B1D11" w14:textId="61CBDC5B"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417"/>
        <w:gridCol w:w="204"/>
        <w:gridCol w:w="1355"/>
        <w:gridCol w:w="1276"/>
        <w:gridCol w:w="1559"/>
      </w:tblGrid>
      <w:tr w:rsidR="00952718" w:rsidRPr="0048090B" w14:paraId="2F28A2CF" w14:textId="02E3EF3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6F980"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5E2EAC05"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F8A13DC"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2718" w:rsidRPr="0048090B" w14:paraId="2EB31BC8" w14:textId="2AEA87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4FAA867" w14:textId="50C4A1DF"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389" w:type="dxa"/>
            <w:tcBorders>
              <w:top w:val="nil"/>
              <w:left w:val="nil"/>
              <w:bottom w:val="single" w:sz="4" w:space="0" w:color="auto"/>
              <w:right w:val="single" w:sz="4" w:space="0" w:color="auto"/>
            </w:tcBorders>
            <w:shd w:val="clear" w:color="auto" w:fill="auto"/>
            <w:noWrap/>
            <w:vAlign w:val="center"/>
            <w:hideMark/>
          </w:tcPr>
          <w:p w14:paraId="5F1B6303" w14:textId="77777777"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
          <w:p w14:paraId="38B26400" w14:textId="595D235B" w:rsidR="00952718" w:rsidRPr="0048090B" w:rsidRDefault="00952718"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26AE11C" w14:textId="2282C659"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02DB6">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402DB6" w:rsidRPr="0048090B" w14:paraId="69037C4C" w14:textId="498FAE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
          <w:p w14:paraId="7CDA97EE" w14:textId="0E00121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F1ED76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827BE80" w14:textId="3EDA5B0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17C3EA3A" w14:textId="1BF3E9B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51FD6F9D" w14:textId="33C384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402DB6" w:rsidRPr="0048090B" w14:paraId="0B4B4BC6" w14:textId="0CB384E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
          <w:p w14:paraId="0713525C" w14:textId="0F05C1D1"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DB1AC49"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DFD3DA5" w14:textId="4EEDD49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5732CC97" w14:textId="0EA4219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2DF9B0A" w14:textId="6AE9324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402DB6" w:rsidRPr="0048090B" w14:paraId="30E66975" w14:textId="6E4668D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
          <w:p w14:paraId="6BFBAB45" w14:textId="656F4BB7" w:rsidR="00402DB6" w:rsidRPr="0048090B" w:rsidRDefault="001A3ABB" w:rsidP="00402DB6">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402DB6"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26E7CEA7"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30BF6C" w14:textId="79C07D78"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4F2C5871" w14:textId="05D4BA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349C874" w14:textId="79B88A56"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402DB6" w:rsidRPr="0048090B" w14:paraId="3BC0C3EF" w14:textId="2E5AA4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
          <w:p w14:paraId="59F8E046" w14:textId="37A003C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51C5E39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64C6DE" w14:textId="2203A77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432E17BA" w14:textId="1751F02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5A5115AF" w14:textId="10BE7B02"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402DB6" w:rsidRPr="0048090B" w14:paraId="55BA9E21" w14:textId="6850FD3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
          <w:p w14:paraId="075EAA5E" w14:textId="7681C3A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48BE71D"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6104470" w14:textId="5C79706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391E3B67" w14:textId="5B27909F"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57D9B988" w14:textId="6B3BEC4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402DB6" w:rsidRPr="0048090B" w14:paraId="54FD7877" w14:textId="53D8B85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
          <w:p w14:paraId="036857D0" w14:textId="74E36CED"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70B6F0DF"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2497DB" w14:textId="5A5CC214"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62E27384" w14:textId="763F42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4766952" w14:textId="53D6AEEA"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402DB6" w:rsidRPr="0048090B" w14:paraId="2A6D4C1D" w14:textId="08C310F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
          <w:p w14:paraId="4F73D989" w14:textId="6E0139B8"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5331B621"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E6F6D03" w14:textId="5861AB8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53B5E148" w14:textId="73D15A0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03907528" w14:textId="40104B91"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402DB6" w:rsidRPr="0048090B" w14:paraId="64481AF5" w14:textId="11239F2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
          <w:p w14:paraId="021B16D8" w14:textId="4C2FE01A"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2D9649E3"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E9C6638" w14:textId="1B6B6C93"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710A32C8" w14:textId="084829B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2F4B0497" w14:textId="63B52AE5"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402DB6" w:rsidRPr="0048090B" w14:paraId="31A058F2" w14:textId="3B0CA20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
          <w:p w14:paraId="7CC5216D" w14:textId="383B9126"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3370D5D2"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EB0772D" w14:textId="4E62263C"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2D8DFA1" w14:textId="0C5B4189"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5507D4B7" w14:textId="603C1F3E"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402DB6" w:rsidRPr="0048090B" w14:paraId="4079AF86" w14:textId="015B78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
          <w:p w14:paraId="66AE1C1F" w14:textId="7D876F74"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35DE9365"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D2FEEB7" w14:textId="778703AB"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2E5B2BB" w14:textId="76EBBEF7"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61068384" w14:textId="4FCB9E7D" w:rsidR="00402DB6" w:rsidRPr="0048090B" w:rsidRDefault="00402DB6"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402DB6" w:rsidRPr="0048090B" w14:paraId="1ED217B3" w14:textId="59BFE3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
          <w:p w14:paraId="273E5F13" w14:textId="518C0A3C"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03A5A444" w14:textId="77777777"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18668FB" w14:textId="04717E10"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0C763EBA" w14:textId="10FDCC42" w:rsidR="00402DB6" w:rsidRPr="0048090B" w:rsidRDefault="00402DB6"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11B5F" w14:textId="7391CC67" w:rsidR="00402DB6" w:rsidRPr="0048090B" w:rsidRDefault="00402DB6" w:rsidP="00B9362F">
            <w:pPr>
              <w:widowControl/>
              <w:jc w:val="right"/>
              <w:rPr>
                <w:rFonts w:ascii="Times New Roman" w:eastAsia="ＭＳ 明朝" w:hAnsi="Times New Roman" w:cs="Times New Roman"/>
                <w:color w:val="000000"/>
                <w:kern w:val="0"/>
                <w:szCs w:val="21"/>
              </w:rPr>
            </w:pPr>
          </w:p>
        </w:tc>
      </w:tr>
    </w:tbl>
    <w:p w14:paraId="7E83433B" w14:textId="77777777" w:rsidR="00F67D61" w:rsidRPr="0048090B" w:rsidRDefault="00F67D61" w:rsidP="00B9362F">
      <w:pPr>
        <w:widowControl/>
        <w:rPr>
          <w:rFonts w:ascii="Times New Roman" w:eastAsia="ＭＳ 明朝" w:hAnsi="Times New Roman" w:cs="Times New Roman"/>
          <w:szCs w:val="21"/>
        </w:rPr>
      </w:pPr>
    </w:p>
    <w:p w14:paraId="0CB737EE" w14:textId="3B5B6FB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6" w:name="_Toc12671556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6"/>
    </w:p>
    <w:p w14:paraId="6BE964EC"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2310FE76"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0083723E" w:rsidRPr="0083723E">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B9362F">
      <w:pPr>
        <w:pStyle w:val="a4"/>
        <w:widowControl/>
        <w:numPr>
          <w:ilvl w:val="0"/>
          <w:numId w:val="5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B9362F">
      <w:pPr>
        <w:pStyle w:val="a4"/>
        <w:widowControl/>
        <w:numPr>
          <w:ilvl w:val="0"/>
          <w:numId w:val="52"/>
        </w:numPr>
        <w:ind w:leftChars="0"/>
        <w:rPr>
          <w:rFonts w:ascii="Times New Roman" w:eastAsia="ＭＳ 明朝" w:hAnsi="Times New Roman" w:cs="Times New Roman"/>
          <w:szCs w:val="21"/>
        </w:rPr>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B9362F">
      <w:pPr>
        <w:widowControl/>
        <w:rPr>
          <w:rFonts w:ascii="Times New Roman" w:eastAsia="ＭＳ 明朝" w:hAnsi="Times New Roman" w:cs="Times New Roman"/>
          <w:szCs w:val="21"/>
        </w:rPr>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B9362F">
      <w:pPr>
        <w:widowControl/>
        <w:rPr>
          <w:rFonts w:ascii="Times New Roman" w:eastAsia="ＭＳ 明朝" w:hAnsi="Times New Roman" w:cs="Times New Roman"/>
          <w:szCs w:val="21"/>
        </w:rPr>
      </w:pPr>
    </w:p>
    <w:p w14:paraId="5CC127EE" w14:textId="54584732"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53792" w:rsidRPr="0048090B" w14:paraId="26417E8F" w14:textId="20C4793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25AEC6"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AECF8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0E5D242D"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53792" w:rsidRPr="0048090B" w14:paraId="2198DA3E" w14:textId="308F9F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A0EDDF" w14:textId="5DFEC99C"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DD24725" w14:textId="77777777"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7004D0E" w14:textId="29823CF6" w:rsidR="00953792" w:rsidRPr="0048090B" w:rsidRDefault="0095379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0DDD6FC" w14:textId="12895039"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56033">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856033" w:rsidRPr="0048090B" w14:paraId="24F59AFA" w14:textId="7F7440E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7C780F73" w14:textId="38D7596C"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BD8C72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EAACAB" w14:textId="5F8E9E3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AEEF25D" w14:textId="78221B9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2BD4B640" w14:textId="388E5F59"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r>
      <w:tr w:rsidR="00856033" w:rsidRPr="0048090B" w14:paraId="217446D6" w14:textId="5DF8B4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0BF71884" w14:textId="3AEA78EF"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6FB5A13B"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93DC63E" w14:textId="5D69F11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1EAF152" w14:textId="18ADBD9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D38A47D" w14:textId="502E3D6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856033" w:rsidRPr="0048090B" w14:paraId="5A5D7225" w14:textId="4CAEB5E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277F5144" w14:textId="58F37201" w:rsidR="00856033" w:rsidRPr="0048090B" w:rsidRDefault="009573EA" w:rsidP="0085603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856033"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6E000C26"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584FF5C" w14:textId="73EC6DD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3A455F36" w14:textId="0363BF8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12627EF3" w14:textId="0E696ABB"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856033" w:rsidRPr="0048090B" w14:paraId="635F419C" w14:textId="633FC64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3D7F9AB7" w14:textId="7D303DA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43AEE807"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0A63CE1" w14:textId="13914061"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247A483A" w14:textId="5779F313"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02318D4D" w14:textId="3EBA38F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856033" w:rsidRPr="0048090B" w14:paraId="29E29966" w14:textId="1F5193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7963E59" w14:textId="0927200A"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10161F4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8F42FC" w14:textId="5B2DA5B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6E097C1C" w14:textId="09D495EE"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7CEB31B5" w14:textId="3D04D2B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856033" w:rsidRPr="0048090B" w14:paraId="13F68EE0" w14:textId="27CF34D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9B8DCAD" w14:textId="7D154B7D"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63A30A0F"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32BB802" w14:textId="4D8A8F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F3F07A2" w14:textId="5BA24B5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014A2B3" w14:textId="34FDE86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856033" w:rsidRPr="0048090B" w14:paraId="7C51BDF3" w14:textId="7FD445C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542A7830" w14:textId="0BC9AA23"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0F2BCD52"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869CCC" w14:textId="62472BF5"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0039F0FD" w14:textId="263BC8F2"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49DEDA33" w14:textId="5290B7B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856033" w:rsidRPr="0048090B" w14:paraId="40447FCF" w14:textId="7AB7105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08FF2BEB" w14:textId="14E4A76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7E1563A0"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BFC18A0" w14:textId="42127BDF"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7149A5BD" w14:textId="244BB98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16827EA" w14:textId="22F6A536"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856033" w:rsidRPr="0048090B" w14:paraId="332E6C6A" w14:textId="1BBE2F1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331E79AB" w14:textId="6B2CC216"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3BAF5A4"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A2074E4" w14:textId="26A0B658"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A31473C" w14:textId="10487E24"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F86C507" w14:textId="2F1EAC0C"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856033" w:rsidRPr="0048090B" w14:paraId="204544FD" w14:textId="099761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2964EF83" w14:textId="10A67809"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765307E9" w14:textId="77777777" w:rsidR="00856033" w:rsidRPr="0048090B" w:rsidRDefault="00856033"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898003" w14:textId="6AC90950"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2900A5BE" w14:textId="20F9F61D"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18E33BC6" w14:textId="5D57A797" w:rsidR="00856033" w:rsidRPr="0048090B" w:rsidRDefault="0085603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bl>
    <w:p w14:paraId="7FADA6C4" w14:textId="77777777" w:rsidR="00F67D61" w:rsidRPr="0048090B" w:rsidRDefault="00F67D61" w:rsidP="00B9362F">
      <w:pPr>
        <w:widowControl/>
        <w:rPr>
          <w:rFonts w:ascii="Times New Roman" w:eastAsia="ＭＳ 明朝" w:hAnsi="Times New Roman" w:cs="Times New Roman"/>
          <w:szCs w:val="21"/>
        </w:rPr>
      </w:pPr>
    </w:p>
    <w:p w14:paraId="43E39C79" w14:textId="06C5402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7" w:name="_Toc12671556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87"/>
    </w:p>
    <w:p w14:paraId="0DF69DC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02FE606A"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r w:rsidR="00B3033E" w:rsidRPr="00B3033E">
        <w:rPr>
          <w:rStyle w:val="normaltextrun"/>
          <w:rFonts w:ascii="Cambria Math" w:eastAsia="ＭＳ 明朝" w:hAnsi="Cambria Math" w:cs="Cambria Math"/>
          <w:szCs w:val="21"/>
        </w:rPr>
        <w:t>③</w:t>
      </w:r>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B9362F">
      <w:pPr>
        <w:pStyle w:val="a4"/>
        <w:widowControl/>
        <w:numPr>
          <w:ilvl w:val="0"/>
          <w:numId w:val="53"/>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B9362F">
      <w:pPr>
        <w:pStyle w:val="a4"/>
        <w:widowControl/>
        <w:numPr>
          <w:ilvl w:val="0"/>
          <w:numId w:val="53"/>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B9362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2F8732F3" w14:textId="55ABC9FE"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73C57202"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780EA8"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8657B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22696688"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53A94B2E"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4388</w:t>
            </w:r>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00C71C28" w:rsidR="00F67D61" w:rsidRPr="0048090B" w:rsidRDefault="008657B2" w:rsidP="008657B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F67D61" w:rsidRPr="0048090B">
              <w:rPr>
                <w:rFonts w:ascii="Times New Roman" w:eastAsia="ＭＳ 明朝" w:hAnsi="Times New Roman" w:cs="Times New Roman"/>
                <w:color w:val="000000"/>
                <w:kern w:val="0"/>
                <w:szCs w:val="21"/>
              </w:rPr>
              <w:t>8771</w:t>
            </w:r>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18FE5CC"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30CA669D"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r>
    </w:tbl>
    <w:p w14:paraId="096C9244" w14:textId="77777777" w:rsidR="00F67D61" w:rsidRPr="0048090B" w:rsidRDefault="00F67D61" w:rsidP="00B9362F">
      <w:pPr>
        <w:widowControl/>
        <w:rPr>
          <w:rFonts w:ascii="Times New Roman" w:eastAsia="ＭＳ 明朝" w:hAnsi="Times New Roman" w:cs="Times New Roman"/>
          <w:szCs w:val="21"/>
        </w:rPr>
      </w:pPr>
    </w:p>
    <w:p w14:paraId="2533E26B" w14:textId="5FCF62CF"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8" w:name="_Toc126715566"/>
      <w:r w:rsidRPr="0048090B">
        <w:rPr>
          <w:rStyle w:val="normaltextrun"/>
          <w:rFonts w:ascii="Times New Roman" w:eastAsia="ＭＳ 明朝" w:hAnsi="Times New Roman" w:cs="Times New Roman"/>
          <w:sz w:val="21"/>
          <w:szCs w:val="21"/>
        </w:rPr>
        <w:t>220906CP_cell0.02g CA</w:t>
      </w:r>
      <w:r w:rsidRPr="0048090B">
        <w:rPr>
          <w:rStyle w:val="normaltextrun"/>
          <w:rFonts w:ascii="Times New Roman" w:eastAsia="ＭＳ 明朝" w:hAnsi="Times New Roman" w:cs="Times New Roman"/>
          <w:sz w:val="21"/>
          <w:szCs w:val="21"/>
        </w:rPr>
        <w:t>測定</w:t>
      </w:r>
      <w:bookmarkEnd w:id="88"/>
    </w:p>
    <w:p w14:paraId="5281E0B0"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B9362F">
      <w:pPr>
        <w:pStyle w:val="a4"/>
        <w:widowControl/>
        <w:numPr>
          <w:ilvl w:val="0"/>
          <w:numId w:val="54"/>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B9362F">
      <w:pPr>
        <w:pStyle w:val="a4"/>
        <w:widowControl/>
        <w:numPr>
          <w:ilvl w:val="0"/>
          <w:numId w:val="54"/>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B9362F">
      <w:pPr>
        <w:widowControl/>
        <w:rPr>
          <w:rFonts w:ascii="Times New Roman" w:eastAsia="ＭＳ 明朝" w:hAnsi="Times New Roman" w:cs="Times New Roman"/>
          <w:szCs w:val="21"/>
        </w:rPr>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606883" w:rsidRPr="0048090B" w14:paraId="6F80287A" w14:textId="50BF93CD"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3D5BD0"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2F7F66E"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DB5B8D1"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606883" w:rsidRPr="0048090B" w14:paraId="054A329E" w14:textId="263C32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9DC895" w14:textId="2D9FC2D3"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A24C423" w14:textId="77777777"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F853B8C" w14:textId="28542EEF" w:rsidR="00606883" w:rsidRPr="0048090B" w:rsidRDefault="0060688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E5BBC0E" w14:textId="6501D99D"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sidRPr="0048090B">
              <w:rPr>
                <w:rFonts w:ascii="Times New Roman" w:eastAsia="ＭＳ 明朝" w:hAnsi="Times New Roman" w:cs="Times New Roman"/>
                <w:color w:val="000000"/>
                <w:kern w:val="0"/>
                <w:szCs w:val="21"/>
              </w:rPr>
              <w:t>Sec</w:t>
            </w:r>
          </w:p>
        </w:tc>
        <w:tc>
          <w:tcPr>
            <w:tcW w:w="1417" w:type="dxa"/>
            <w:tcBorders>
              <w:top w:val="nil"/>
              <w:left w:val="nil"/>
              <w:bottom w:val="single" w:sz="4" w:space="0" w:color="auto"/>
              <w:right w:val="single" w:sz="4" w:space="0" w:color="auto"/>
            </w:tcBorders>
            <w:vAlign w:val="center"/>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3E3ED5">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606883" w:rsidRPr="0048090B" w14:paraId="03D2C8B5" w14:textId="726F09A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615F7DE" w14:textId="13064862"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C627B42"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8D34A1B" w14:textId="7BA409BF"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CCEA4E1" w14:textId="0A46DDE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w:t>
            </w:r>
          </w:p>
        </w:tc>
        <w:tc>
          <w:tcPr>
            <w:tcW w:w="1559" w:type="dxa"/>
            <w:tcBorders>
              <w:top w:val="nil"/>
              <w:left w:val="nil"/>
              <w:bottom w:val="single" w:sz="4" w:space="0" w:color="auto"/>
              <w:right w:val="single" w:sz="4" w:space="0" w:color="auto"/>
            </w:tcBorders>
            <w:vAlign w:val="center"/>
          </w:tcPr>
          <w:p w14:paraId="2E9838FC" w14:textId="7313A41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1.133</w:t>
            </w:r>
          </w:p>
        </w:tc>
      </w:tr>
      <w:tr w:rsidR="00606883" w:rsidRPr="0048090B" w14:paraId="6E5CB617" w14:textId="5BB2BC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5E75F59F" w14:textId="25A4AB0F"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10F3011B"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2E36D18" w14:textId="09C84503"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417" w:type="dxa"/>
            <w:tcBorders>
              <w:top w:val="nil"/>
              <w:left w:val="nil"/>
              <w:bottom w:val="single" w:sz="4" w:space="0" w:color="auto"/>
              <w:right w:val="single" w:sz="4" w:space="0" w:color="auto"/>
            </w:tcBorders>
            <w:vAlign w:val="center"/>
          </w:tcPr>
          <w:p w14:paraId="19DD1FCB" w14:textId="65EAB0C9"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w:t>
            </w:r>
          </w:p>
        </w:tc>
        <w:tc>
          <w:tcPr>
            <w:tcW w:w="1559" w:type="dxa"/>
            <w:tcBorders>
              <w:top w:val="nil"/>
              <w:left w:val="nil"/>
              <w:bottom w:val="single" w:sz="4" w:space="0" w:color="auto"/>
              <w:right w:val="single" w:sz="4" w:space="0" w:color="auto"/>
            </w:tcBorders>
            <w:vAlign w:val="center"/>
          </w:tcPr>
          <w:p w14:paraId="53195BC7" w14:textId="394336B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1.568</w:t>
            </w:r>
          </w:p>
        </w:tc>
      </w:tr>
      <w:tr w:rsidR="00606883" w:rsidRPr="0048090B" w14:paraId="07E2A4FB" w14:textId="4FC0BD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12808B3" w14:textId="5199B145"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776C6474"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02A1480" w14:textId="78E1AE0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596145D2" w14:textId="4AB0E628"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w:t>
            </w:r>
          </w:p>
        </w:tc>
        <w:tc>
          <w:tcPr>
            <w:tcW w:w="1559" w:type="dxa"/>
            <w:tcBorders>
              <w:top w:val="nil"/>
              <w:left w:val="nil"/>
              <w:bottom w:val="single" w:sz="4" w:space="0" w:color="auto"/>
              <w:right w:val="single" w:sz="4" w:space="0" w:color="auto"/>
            </w:tcBorders>
            <w:vAlign w:val="center"/>
          </w:tcPr>
          <w:p w14:paraId="03C06288" w14:textId="103290C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2.002</w:t>
            </w:r>
          </w:p>
        </w:tc>
      </w:tr>
      <w:tr w:rsidR="00606883" w:rsidRPr="0048090B" w14:paraId="260A0A47" w14:textId="5C31719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1F8EF87" w14:textId="59D5EC7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5DFD8F0D"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FE0C8AF" w14:textId="35F219D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417" w:type="dxa"/>
            <w:tcBorders>
              <w:top w:val="nil"/>
              <w:left w:val="nil"/>
              <w:bottom w:val="single" w:sz="4" w:space="0" w:color="auto"/>
              <w:right w:val="single" w:sz="4" w:space="0" w:color="auto"/>
            </w:tcBorders>
            <w:vAlign w:val="center"/>
          </w:tcPr>
          <w:p w14:paraId="1D7FDF4E" w14:textId="600FD1C5"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w:t>
            </w:r>
          </w:p>
        </w:tc>
        <w:tc>
          <w:tcPr>
            <w:tcW w:w="1559" w:type="dxa"/>
            <w:tcBorders>
              <w:top w:val="nil"/>
              <w:left w:val="nil"/>
              <w:bottom w:val="single" w:sz="4" w:space="0" w:color="auto"/>
              <w:right w:val="single" w:sz="4" w:space="0" w:color="auto"/>
            </w:tcBorders>
            <w:vAlign w:val="center"/>
          </w:tcPr>
          <w:p w14:paraId="4DA68562" w14:textId="7EDDE44D"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2.436</w:t>
            </w:r>
          </w:p>
        </w:tc>
      </w:tr>
      <w:tr w:rsidR="00606883" w:rsidRPr="0048090B" w14:paraId="2A58B294" w14:textId="19CF9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2A12015" w14:textId="1F312B1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13375363"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E32D0F" w14:textId="455D0E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08448566" w14:textId="4B5A8AC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w:t>
            </w:r>
          </w:p>
        </w:tc>
        <w:tc>
          <w:tcPr>
            <w:tcW w:w="1559" w:type="dxa"/>
            <w:tcBorders>
              <w:top w:val="nil"/>
              <w:left w:val="nil"/>
              <w:bottom w:val="single" w:sz="4" w:space="0" w:color="auto"/>
              <w:right w:val="single" w:sz="4" w:space="0" w:color="auto"/>
            </w:tcBorders>
            <w:vAlign w:val="center"/>
          </w:tcPr>
          <w:p w14:paraId="47BE5194" w14:textId="3C4F4B0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3.302</w:t>
            </w:r>
          </w:p>
        </w:tc>
      </w:tr>
      <w:tr w:rsidR="00606883" w:rsidRPr="0048090B" w14:paraId="66A6EF2A" w14:textId="62A7EA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1BF6D06F" w14:textId="59882B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4362</w:t>
            </w:r>
          </w:p>
        </w:tc>
        <w:tc>
          <w:tcPr>
            <w:tcW w:w="204" w:type="dxa"/>
            <w:tcBorders>
              <w:top w:val="nil"/>
              <w:left w:val="nil"/>
              <w:bottom w:val="single" w:sz="4" w:space="0" w:color="auto"/>
              <w:right w:val="single" w:sz="4" w:space="0" w:color="auto"/>
            </w:tcBorders>
          </w:tcPr>
          <w:p w14:paraId="7113274C"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ED3A099" w14:textId="1EC567C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77C5029E" w14:textId="6EA72FA7"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w:t>
            </w:r>
          </w:p>
        </w:tc>
        <w:tc>
          <w:tcPr>
            <w:tcW w:w="1559" w:type="dxa"/>
            <w:tcBorders>
              <w:top w:val="nil"/>
              <w:left w:val="nil"/>
              <w:bottom w:val="single" w:sz="4" w:space="0" w:color="auto"/>
              <w:right w:val="single" w:sz="4" w:space="0" w:color="auto"/>
            </w:tcBorders>
            <w:vAlign w:val="center"/>
          </w:tcPr>
          <w:p w14:paraId="5C025CF6" w14:textId="57F196EA"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4.165</w:t>
            </w:r>
          </w:p>
        </w:tc>
      </w:tr>
      <w:tr w:rsidR="00606883" w:rsidRPr="0048090B" w14:paraId="29B48F43" w14:textId="39097EB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B3209F3" w14:textId="6C08AFA1"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5234</w:t>
            </w:r>
          </w:p>
        </w:tc>
        <w:tc>
          <w:tcPr>
            <w:tcW w:w="204" w:type="dxa"/>
            <w:tcBorders>
              <w:top w:val="nil"/>
              <w:left w:val="nil"/>
              <w:bottom w:val="single" w:sz="4" w:space="0" w:color="auto"/>
              <w:right w:val="single" w:sz="4" w:space="0" w:color="auto"/>
            </w:tcBorders>
          </w:tcPr>
          <w:p w14:paraId="1443879F"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C4EB34E" w14:textId="518AEBB6"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3241911A" w14:textId="598B5C2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18685D27" w14:textId="2446A5AE"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72284E72" w14:textId="76C418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2BFF09D1" w14:textId="7CA0F64A"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6105</w:t>
            </w:r>
          </w:p>
        </w:tc>
        <w:tc>
          <w:tcPr>
            <w:tcW w:w="204" w:type="dxa"/>
            <w:tcBorders>
              <w:top w:val="nil"/>
              <w:left w:val="nil"/>
              <w:bottom w:val="single" w:sz="4" w:space="0" w:color="auto"/>
              <w:right w:val="single" w:sz="4" w:space="0" w:color="auto"/>
            </w:tcBorders>
          </w:tcPr>
          <w:p w14:paraId="79506056"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BDF04A1" w14:textId="441FC971"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15C16F87" w14:textId="4CFECA82"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580</w:t>
            </w:r>
          </w:p>
        </w:tc>
        <w:tc>
          <w:tcPr>
            <w:tcW w:w="1559" w:type="dxa"/>
            <w:tcBorders>
              <w:top w:val="nil"/>
              <w:left w:val="nil"/>
              <w:bottom w:val="single" w:sz="4" w:space="0" w:color="auto"/>
              <w:right w:val="single" w:sz="4" w:space="0" w:color="auto"/>
            </w:tcBorders>
            <w:vAlign w:val="center"/>
          </w:tcPr>
          <w:p w14:paraId="38E05C1E" w14:textId="46157024" w:rsidR="00606883" w:rsidRPr="0048090B" w:rsidRDefault="00606883"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5.027</w:t>
            </w:r>
          </w:p>
        </w:tc>
      </w:tr>
      <w:tr w:rsidR="00606883" w:rsidRPr="0048090B" w14:paraId="1775EBDE" w14:textId="7530A3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415128F" w14:textId="0F644C3D" w:rsidR="00606883" w:rsidRPr="0048090B" w:rsidRDefault="00606883" w:rsidP="0060688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6977</w:t>
            </w:r>
          </w:p>
        </w:tc>
        <w:tc>
          <w:tcPr>
            <w:tcW w:w="204" w:type="dxa"/>
            <w:tcBorders>
              <w:top w:val="nil"/>
              <w:left w:val="nil"/>
              <w:bottom w:val="single" w:sz="4" w:space="0" w:color="auto"/>
              <w:right w:val="single" w:sz="4" w:space="0" w:color="auto"/>
            </w:tcBorders>
          </w:tcPr>
          <w:p w14:paraId="71382A5E" w14:textId="77777777"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5F0F759" w14:textId="15CD718A"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417" w:type="dxa"/>
            <w:tcBorders>
              <w:top w:val="nil"/>
              <w:left w:val="nil"/>
              <w:bottom w:val="single" w:sz="4" w:space="0" w:color="auto"/>
              <w:right w:val="single" w:sz="4" w:space="0" w:color="auto"/>
            </w:tcBorders>
            <w:vAlign w:val="center"/>
          </w:tcPr>
          <w:p w14:paraId="684DF0DD" w14:textId="05898983" w:rsidR="00606883" w:rsidRPr="0048090B" w:rsidRDefault="00606883"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111E3ED5" w14:textId="086D19EB" w:rsidR="00606883" w:rsidRPr="0048090B" w:rsidRDefault="00606883" w:rsidP="00B9362F">
            <w:pPr>
              <w:widowControl/>
              <w:jc w:val="right"/>
              <w:rPr>
                <w:rFonts w:ascii="Times New Roman" w:eastAsia="ＭＳ 明朝" w:hAnsi="Times New Roman" w:cs="Times New Roman"/>
                <w:color w:val="000000"/>
                <w:kern w:val="0"/>
                <w:szCs w:val="21"/>
              </w:rPr>
            </w:pPr>
          </w:p>
        </w:tc>
      </w:tr>
    </w:tbl>
    <w:p w14:paraId="2F546643" w14:textId="53274A70" w:rsidR="00F67D61" w:rsidRPr="0048090B" w:rsidRDefault="003E3ED5" w:rsidP="00B9362F">
      <w:pPr>
        <w:widowControl/>
        <w:outlineLvl w:val="1"/>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53E3E930" w14:textId="7E166586"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89" w:name="_Toc126715567"/>
      <w:r w:rsidRPr="0048090B">
        <w:rPr>
          <w:rStyle w:val="normaltextrun"/>
          <w:rFonts w:ascii="Times New Roman" w:eastAsia="ＭＳ 明朝" w:hAnsi="Times New Roman" w:cs="Times New Roman"/>
          <w:sz w:val="21"/>
          <w:szCs w:val="21"/>
        </w:rPr>
        <w:lastRenderedPageBreak/>
        <w:t>220906CP_cell0.2g_1 CA</w:t>
      </w:r>
      <w:r w:rsidRPr="0048090B">
        <w:rPr>
          <w:rStyle w:val="normaltextrun"/>
          <w:rFonts w:ascii="Times New Roman" w:eastAsia="ＭＳ 明朝" w:hAnsi="Times New Roman" w:cs="Times New Roman"/>
          <w:sz w:val="21"/>
          <w:szCs w:val="21"/>
        </w:rPr>
        <w:t>測定</w:t>
      </w:r>
      <w:bookmarkEnd w:id="89"/>
    </w:p>
    <w:p w14:paraId="6975AFE6"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B9362F">
      <w:pPr>
        <w:pStyle w:val="a4"/>
        <w:widowControl/>
        <w:numPr>
          <w:ilvl w:val="0"/>
          <w:numId w:val="5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B9362F">
      <w:pPr>
        <w:pStyle w:val="a4"/>
        <w:widowControl/>
        <w:numPr>
          <w:ilvl w:val="0"/>
          <w:numId w:val="5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B9362F">
      <w:pPr>
        <w:widowControl/>
        <w:rPr>
          <w:rFonts w:ascii="Times New Roman" w:eastAsia="ＭＳ 明朝" w:hAnsi="Times New Roman" w:cs="Times New Roman"/>
          <w:szCs w:val="21"/>
        </w:rPr>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45194C" w:rsidRPr="0048090B" w14:paraId="40F2BF8E" w14:textId="527B71D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190F7"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B634000"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99B2BF9"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5194C" w:rsidRPr="0048090B" w14:paraId="675ADBC6" w14:textId="3713962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AB8B18" w14:textId="059DFF29"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F03EFC3" w14:textId="77777777"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511CFBA" w14:textId="6ABF5774" w:rsidR="0045194C" w:rsidRPr="0048090B" w:rsidRDefault="0045194C"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57408C0" w14:textId="19526DF6"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41322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27D08" w:rsidRPr="0048090B" w14:paraId="70D2CBA7" w14:textId="2F38EBE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E0354A3" w14:textId="0A51345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0B29CD8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5BE07A8" w14:textId="271DB0F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5638879B" w14:textId="5A51E66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51B71B67" w14:textId="6851830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4.361</w:t>
            </w:r>
          </w:p>
        </w:tc>
      </w:tr>
      <w:tr w:rsidR="00227D08" w:rsidRPr="0048090B" w14:paraId="567245DC" w14:textId="4E80DD4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7E0643C" w14:textId="5D37A934"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4386</w:t>
            </w:r>
          </w:p>
        </w:tc>
        <w:tc>
          <w:tcPr>
            <w:tcW w:w="204" w:type="dxa"/>
            <w:tcBorders>
              <w:top w:val="nil"/>
              <w:left w:val="nil"/>
              <w:bottom w:val="single" w:sz="4" w:space="0" w:color="auto"/>
              <w:right w:val="single" w:sz="4" w:space="0" w:color="auto"/>
            </w:tcBorders>
          </w:tcPr>
          <w:p w14:paraId="31B6B6D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0B5D624" w14:textId="4B7B9305"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AE50BC1" w14:textId="2265272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6000BB6F" w14:textId="3B6327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4.794</w:t>
            </w:r>
          </w:p>
        </w:tc>
      </w:tr>
      <w:tr w:rsidR="00227D08" w:rsidRPr="0048090B" w14:paraId="40E1D6CB" w14:textId="724FEA9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562E14D3" w14:textId="4C50B3F6" w:rsidR="00227D08" w:rsidRPr="0048090B" w:rsidRDefault="00227D08" w:rsidP="00227D08">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8766</w:t>
            </w:r>
          </w:p>
        </w:tc>
        <w:tc>
          <w:tcPr>
            <w:tcW w:w="204" w:type="dxa"/>
            <w:tcBorders>
              <w:top w:val="nil"/>
              <w:left w:val="nil"/>
              <w:bottom w:val="single" w:sz="4" w:space="0" w:color="auto"/>
              <w:right w:val="single" w:sz="4" w:space="0" w:color="auto"/>
            </w:tcBorders>
          </w:tcPr>
          <w:p w14:paraId="53A160C2"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EE86E09" w14:textId="1C2F818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35D249C7" w14:textId="355D033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5F653088" w14:textId="4F14D55C"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5.227</w:t>
            </w:r>
          </w:p>
        </w:tc>
      </w:tr>
      <w:tr w:rsidR="00227D08" w:rsidRPr="0048090B" w14:paraId="19591D1C" w14:textId="3E2D3FA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27699A81" w14:textId="6D4A00F6"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p>
        </w:tc>
        <w:tc>
          <w:tcPr>
            <w:tcW w:w="204" w:type="dxa"/>
            <w:tcBorders>
              <w:top w:val="nil"/>
              <w:left w:val="nil"/>
              <w:bottom w:val="single" w:sz="4" w:space="0" w:color="auto"/>
              <w:right w:val="single" w:sz="4" w:space="0" w:color="auto"/>
            </w:tcBorders>
          </w:tcPr>
          <w:p w14:paraId="7F2F3970"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EF5E80" w14:textId="6826335F"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4209523B" w14:textId="0543D90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AA47354" w14:textId="4B13D5B4"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5.659</w:t>
            </w:r>
          </w:p>
        </w:tc>
      </w:tr>
      <w:tr w:rsidR="00227D08" w:rsidRPr="0048090B" w14:paraId="40980BF0" w14:textId="40CB1E7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C847562" w14:textId="52FA297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p>
        </w:tc>
        <w:tc>
          <w:tcPr>
            <w:tcW w:w="204" w:type="dxa"/>
            <w:tcBorders>
              <w:top w:val="nil"/>
              <w:left w:val="nil"/>
              <w:bottom w:val="single" w:sz="4" w:space="0" w:color="auto"/>
              <w:right w:val="single" w:sz="4" w:space="0" w:color="auto"/>
            </w:tcBorders>
          </w:tcPr>
          <w:p w14:paraId="2AD3C166"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5CEFBB" w14:textId="69BAB23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65C8BA" w14:textId="4FA070B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6D261B6" w14:textId="62149FB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6.091</w:t>
            </w:r>
          </w:p>
        </w:tc>
      </w:tr>
      <w:tr w:rsidR="00227D08" w:rsidRPr="0048090B" w14:paraId="2BD91F55" w14:textId="371F6B8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A66FBDE" w14:textId="4C408DF1"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p>
        </w:tc>
        <w:tc>
          <w:tcPr>
            <w:tcW w:w="204" w:type="dxa"/>
            <w:tcBorders>
              <w:top w:val="nil"/>
              <w:left w:val="nil"/>
              <w:bottom w:val="single" w:sz="4" w:space="0" w:color="auto"/>
              <w:right w:val="single" w:sz="4" w:space="0" w:color="auto"/>
            </w:tcBorders>
          </w:tcPr>
          <w:p w14:paraId="698880F3"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6D51C4" w14:textId="668A3A48"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BE6B4BB" w14:textId="4B34FF3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1CB02C53" w14:textId="63923B8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6.522</w:t>
            </w:r>
          </w:p>
        </w:tc>
      </w:tr>
      <w:tr w:rsidR="00227D08" w:rsidRPr="0048090B" w14:paraId="0E03A173" w14:textId="36752F0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05B6A23" w14:textId="7C038AB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p>
        </w:tc>
        <w:tc>
          <w:tcPr>
            <w:tcW w:w="204" w:type="dxa"/>
            <w:tcBorders>
              <w:top w:val="nil"/>
              <w:left w:val="nil"/>
              <w:bottom w:val="single" w:sz="4" w:space="0" w:color="auto"/>
              <w:right w:val="single" w:sz="4" w:space="0" w:color="auto"/>
            </w:tcBorders>
          </w:tcPr>
          <w:p w14:paraId="54BB8455"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98FADA" w14:textId="08C818C9"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2FDC4D98" w14:textId="5BA17C5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199963D" w14:textId="2EEE011A"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6.952</w:t>
            </w:r>
          </w:p>
        </w:tc>
      </w:tr>
      <w:tr w:rsidR="00227D08" w:rsidRPr="0048090B" w14:paraId="4F020493" w14:textId="54B1FB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27750308" w14:textId="36492610"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p>
        </w:tc>
        <w:tc>
          <w:tcPr>
            <w:tcW w:w="204" w:type="dxa"/>
            <w:tcBorders>
              <w:top w:val="nil"/>
              <w:left w:val="nil"/>
              <w:bottom w:val="single" w:sz="4" w:space="0" w:color="auto"/>
              <w:right w:val="single" w:sz="4" w:space="0" w:color="auto"/>
            </w:tcBorders>
          </w:tcPr>
          <w:p w14:paraId="628E292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B11F5F1" w14:textId="13F2055D"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0B14F852" w14:textId="788D8CF1"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3E870621" w14:textId="2F45F693"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77775D20" w14:textId="34427C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1B8FD1FB" w14:textId="2A11392D"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p>
        </w:tc>
        <w:tc>
          <w:tcPr>
            <w:tcW w:w="204" w:type="dxa"/>
            <w:tcBorders>
              <w:top w:val="nil"/>
              <w:left w:val="nil"/>
              <w:bottom w:val="single" w:sz="4" w:space="0" w:color="auto"/>
              <w:right w:val="single" w:sz="4" w:space="0" w:color="auto"/>
            </w:tcBorders>
          </w:tcPr>
          <w:p w14:paraId="1EC0DC48"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C116AC" w14:textId="557B1247"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0B8FC9DC" w14:textId="58EFAEF6"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263FBCB0" w14:textId="71CB29AB" w:rsidR="00227D08" w:rsidRPr="0048090B" w:rsidRDefault="00227D08"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7.382</w:t>
            </w:r>
          </w:p>
        </w:tc>
      </w:tr>
      <w:tr w:rsidR="00227D08" w:rsidRPr="0048090B" w14:paraId="408ACF6E" w14:textId="2030BEE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7B31CCCD" w14:textId="1A0A796A"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p>
        </w:tc>
        <w:tc>
          <w:tcPr>
            <w:tcW w:w="204" w:type="dxa"/>
            <w:tcBorders>
              <w:top w:val="nil"/>
              <w:left w:val="nil"/>
              <w:bottom w:val="single" w:sz="4" w:space="0" w:color="auto"/>
              <w:right w:val="single" w:sz="4" w:space="0" w:color="auto"/>
            </w:tcBorders>
          </w:tcPr>
          <w:p w14:paraId="7CF1F9CA" w14:textId="77777777"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19345C" w14:textId="1EE08764"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6FA71FC" w14:textId="4B8DDDFB" w:rsidR="00227D08" w:rsidRPr="0048090B" w:rsidRDefault="00227D08"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70F38BBD" w14:textId="1C89C8CB" w:rsidR="00227D08" w:rsidRPr="0048090B" w:rsidRDefault="00227D08" w:rsidP="00B9362F">
            <w:pPr>
              <w:widowControl/>
              <w:jc w:val="right"/>
              <w:rPr>
                <w:rFonts w:ascii="Times New Roman" w:eastAsia="ＭＳ 明朝" w:hAnsi="Times New Roman" w:cs="Times New Roman"/>
                <w:color w:val="000000"/>
                <w:kern w:val="0"/>
                <w:szCs w:val="21"/>
              </w:rPr>
            </w:pPr>
          </w:p>
        </w:tc>
      </w:tr>
    </w:tbl>
    <w:p w14:paraId="634F2E85" w14:textId="77777777" w:rsidR="00F67D61" w:rsidRPr="0048090B" w:rsidRDefault="00F67D61" w:rsidP="00B9362F">
      <w:pPr>
        <w:widowControl/>
        <w:rPr>
          <w:rFonts w:ascii="Times New Roman" w:eastAsia="ＭＳ 明朝" w:hAnsi="Times New Roman" w:cs="Times New Roman"/>
          <w:szCs w:val="21"/>
        </w:rPr>
      </w:pPr>
    </w:p>
    <w:p w14:paraId="6FB898D4" w14:textId="6CE8C8B8"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0" w:name="_Toc12671556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90"/>
    </w:p>
    <w:p w14:paraId="17CBE82A"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2A7CEE70"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r w:rsidR="00227D08" w:rsidRPr="00227D08">
        <w:rPr>
          <w:rStyle w:val="normaltextrun"/>
          <w:rFonts w:ascii="Cambria Math" w:eastAsia="ＭＳ 明朝" w:hAnsi="Cambria Math" w:cs="Cambria Math"/>
          <w:szCs w:val="21"/>
        </w:rPr>
        <w:t>③</w:t>
      </w:r>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B9362F">
      <w:pPr>
        <w:pStyle w:val="a4"/>
        <w:widowControl/>
        <w:numPr>
          <w:ilvl w:val="0"/>
          <w:numId w:val="5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B9362F">
      <w:pPr>
        <w:pStyle w:val="a4"/>
        <w:widowControl/>
        <w:numPr>
          <w:ilvl w:val="0"/>
          <w:numId w:val="5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B9362F">
      <w:pPr>
        <w:widowControl/>
        <w:rPr>
          <w:rFonts w:ascii="Times New Roman" w:eastAsia="ＭＳ 明朝" w:hAnsi="Times New Roman" w:cs="Times New Roman"/>
          <w:szCs w:val="21"/>
        </w:rPr>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9168EA" w:rsidRPr="0048090B" w14:paraId="1952F4EA" w14:textId="10EF8AEB"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53507"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410444F"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F19515B"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9168EA" w:rsidRPr="0048090B" w14:paraId="373C78B7" w14:textId="1739589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8A7B38" w14:textId="15D3F636"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41A5CE63" w14:textId="77777777"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10EB8AE7" w14:textId="4F7D843A" w:rsidR="009168EA" w:rsidRPr="0048090B" w:rsidRDefault="009168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E07EBAD" w14:textId="7F993FF1"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9168EA" w:rsidRPr="0048090B" w14:paraId="78D7E26D" w14:textId="1691E6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6EBA2F8" w14:textId="353707F2"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614A8F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640454B" w14:textId="2C664D5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AAF4C94" w14:textId="3CCB776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59" w:type="dxa"/>
            <w:tcBorders>
              <w:top w:val="nil"/>
              <w:left w:val="nil"/>
              <w:bottom w:val="single" w:sz="4" w:space="0" w:color="auto"/>
              <w:right w:val="single" w:sz="4" w:space="0" w:color="auto"/>
            </w:tcBorders>
            <w:vAlign w:val="center"/>
          </w:tcPr>
          <w:p w14:paraId="521986D5" w14:textId="1B38B1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2.198</w:t>
            </w:r>
          </w:p>
        </w:tc>
      </w:tr>
      <w:tr w:rsidR="009168EA" w:rsidRPr="0048090B" w14:paraId="2A7AF5BE" w14:textId="22C737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DACD52D" w14:textId="2ECE84BA"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9168E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00D84EC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FB32F8C" w14:textId="50C5095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2833E36E" w14:textId="0E6C8CF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59" w:type="dxa"/>
            <w:tcBorders>
              <w:top w:val="nil"/>
              <w:left w:val="nil"/>
              <w:bottom w:val="single" w:sz="4" w:space="0" w:color="auto"/>
              <w:right w:val="single" w:sz="4" w:space="0" w:color="auto"/>
            </w:tcBorders>
            <w:vAlign w:val="center"/>
          </w:tcPr>
          <w:p w14:paraId="69A8B712" w14:textId="43C6A6E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2.619</w:t>
            </w:r>
          </w:p>
        </w:tc>
      </w:tr>
      <w:tr w:rsidR="009168EA" w:rsidRPr="0048090B" w14:paraId="56155BE9" w14:textId="72FD88C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481B3036" w14:textId="1B246503"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6B1CCEF2"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76040E" w14:textId="799371C0"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61864FFF" w14:textId="4C08DE2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59" w:type="dxa"/>
            <w:tcBorders>
              <w:top w:val="nil"/>
              <w:left w:val="nil"/>
              <w:bottom w:val="single" w:sz="4" w:space="0" w:color="auto"/>
              <w:right w:val="single" w:sz="4" w:space="0" w:color="auto"/>
            </w:tcBorders>
            <w:vAlign w:val="center"/>
          </w:tcPr>
          <w:p w14:paraId="78B7CB57" w14:textId="5E43EF5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3.039</w:t>
            </w:r>
          </w:p>
        </w:tc>
      </w:tr>
      <w:tr w:rsidR="009168EA" w:rsidRPr="0048090B" w14:paraId="78A0B0E9" w14:textId="7259222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41B5BE2" w14:textId="269EFA10"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48C102FD"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07FBAEF" w14:textId="330707F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1F334668" w14:textId="6856D51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0D20C69F" w14:textId="3BEC09D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3.879</w:t>
            </w:r>
          </w:p>
        </w:tc>
      </w:tr>
      <w:tr w:rsidR="009168EA" w:rsidRPr="0048090B" w14:paraId="1D8A59F8" w14:textId="10C37DD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7BC4AB2" w14:textId="4D34AF5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6BA4140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6BFF42E" w14:textId="4D7CF686"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7D075655" w14:textId="79FE74D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1D8801FA" w14:textId="793876C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4.716</w:t>
            </w:r>
          </w:p>
        </w:tc>
      </w:tr>
      <w:tr w:rsidR="009168EA" w:rsidRPr="0048090B" w14:paraId="511C516E" w14:textId="31FFC7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3A0446C9" w14:textId="30D5C26B"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1D8543B3"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C9773FE" w14:textId="1610B3F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1949B636" w14:textId="38C4A573"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BDFEE6A" w14:textId="1390415D"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5.551</w:t>
            </w:r>
          </w:p>
        </w:tc>
      </w:tr>
      <w:tr w:rsidR="009168EA" w:rsidRPr="0048090B" w14:paraId="47B630C6" w14:textId="1899C7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042983E9" w14:textId="4604BBAE"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5952A014"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85FE7D" w14:textId="0A8A3A5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5580EE94" w14:textId="50A58D8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4E4D968E" w14:textId="3EA0E12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6.385</w:t>
            </w:r>
          </w:p>
        </w:tc>
      </w:tr>
      <w:tr w:rsidR="009168EA" w:rsidRPr="0048090B" w14:paraId="16645A9C" w14:textId="7CD71B2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137F5173" w14:textId="7DFE0CA4" w:rsidR="009168EA" w:rsidRPr="0048090B" w:rsidRDefault="00677E38" w:rsidP="009168EA">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9168EA" w:rsidRPr="0048090B">
              <w:rPr>
                <w:rFonts w:ascii="Times New Roman" w:eastAsia="ＭＳ 明朝" w:hAnsi="Times New Roman" w:cs="Times New Roman"/>
                <w:color w:val="000000"/>
                <w:kern w:val="0"/>
                <w:szCs w:val="21"/>
              </w:rPr>
              <w:t>9316</w:t>
            </w:r>
          </w:p>
        </w:tc>
        <w:tc>
          <w:tcPr>
            <w:tcW w:w="204" w:type="dxa"/>
            <w:tcBorders>
              <w:top w:val="nil"/>
              <w:left w:val="nil"/>
              <w:bottom w:val="single" w:sz="4" w:space="0" w:color="auto"/>
              <w:right w:val="single" w:sz="4" w:space="0" w:color="auto"/>
            </w:tcBorders>
          </w:tcPr>
          <w:p w14:paraId="36E59A75"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395D1D" w14:textId="44D90342"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2AB61959" w14:textId="5716D094"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26F72FD1" w14:textId="1637FDA5"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7.216</w:t>
            </w:r>
          </w:p>
        </w:tc>
      </w:tr>
      <w:tr w:rsidR="009168EA" w:rsidRPr="0048090B" w14:paraId="782F44A5" w14:textId="2E5AABA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B39EC68" w14:textId="7D0A6566"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p>
        </w:tc>
        <w:tc>
          <w:tcPr>
            <w:tcW w:w="204" w:type="dxa"/>
            <w:tcBorders>
              <w:top w:val="nil"/>
              <w:left w:val="nil"/>
              <w:bottom w:val="single" w:sz="4" w:space="0" w:color="auto"/>
              <w:right w:val="single" w:sz="4" w:space="0" w:color="auto"/>
            </w:tcBorders>
          </w:tcPr>
          <w:p w14:paraId="578404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78B774" w14:textId="2B98FBD7"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1D22D268" w14:textId="1BCA5DD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BEE9D85" w14:textId="12E0FEAE"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r w:rsidR="009168EA" w:rsidRPr="0048090B" w14:paraId="7C2F9BD7" w14:textId="401E97D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2D143B31" w14:textId="5C97202B"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p>
        </w:tc>
        <w:tc>
          <w:tcPr>
            <w:tcW w:w="204" w:type="dxa"/>
            <w:tcBorders>
              <w:top w:val="nil"/>
              <w:left w:val="nil"/>
              <w:bottom w:val="single" w:sz="4" w:space="0" w:color="auto"/>
              <w:right w:val="single" w:sz="4" w:space="0" w:color="auto"/>
            </w:tcBorders>
          </w:tcPr>
          <w:p w14:paraId="7F922928" w14:textId="77777777" w:rsidR="009168EA" w:rsidRPr="0048090B" w:rsidRDefault="009168E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0B316DF" w14:textId="1F0F1309"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21816312" w14:textId="363F0291"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7BC27F54" w14:textId="2CB9EBFC" w:rsidR="009168EA" w:rsidRPr="0048090B" w:rsidRDefault="009168E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8.045</w:t>
            </w:r>
          </w:p>
        </w:tc>
      </w:tr>
    </w:tbl>
    <w:p w14:paraId="09AAB27B"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748DD60C" w14:textId="739EFEA2"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1" w:name="_Toc126715569"/>
      <w:r w:rsidRPr="0048090B">
        <w:rPr>
          <w:rStyle w:val="normaltextrun"/>
          <w:rFonts w:ascii="Times New Roman" w:eastAsia="ＭＳ 明朝" w:hAnsi="Times New Roman" w:cs="Times New Roman"/>
          <w:sz w:val="21"/>
          <w:szCs w:val="21"/>
        </w:rPr>
        <w:t>220906CP_cell0.2g_3 CA</w:t>
      </w:r>
      <w:r w:rsidRPr="0048090B">
        <w:rPr>
          <w:rStyle w:val="normaltextrun"/>
          <w:rFonts w:ascii="Times New Roman" w:eastAsia="ＭＳ 明朝" w:hAnsi="Times New Roman" w:cs="Times New Roman"/>
          <w:sz w:val="21"/>
          <w:szCs w:val="21"/>
        </w:rPr>
        <w:t>測定</w:t>
      </w:r>
      <w:bookmarkEnd w:id="91"/>
    </w:p>
    <w:p w14:paraId="00598180"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B9362F">
      <w:pPr>
        <w:pStyle w:val="a4"/>
        <w:widowControl/>
        <w:numPr>
          <w:ilvl w:val="0"/>
          <w:numId w:val="4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B9362F">
      <w:pPr>
        <w:pStyle w:val="a4"/>
        <w:widowControl/>
        <w:numPr>
          <w:ilvl w:val="0"/>
          <w:numId w:val="4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hint="eastAsia"/>
          <w:sz w:val="21"/>
          <w:szCs w:val="21"/>
        </w:rPr>
      </w:pPr>
      <w:r>
        <w:rPr>
          <w:rFonts w:ascii="Times New Roman" w:eastAsia="ＭＳ 明朝" w:hAnsi="Times New Roman" w:cs="Times New Roman"/>
          <w:sz w:val="21"/>
          <w:szCs w:val="21"/>
        </w:rPr>
        <w:br w:type="page"/>
      </w:r>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A08DD" w:rsidRPr="0048090B" w14:paraId="479026D0" w14:textId="2C4B6F23"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E43A5D"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9FDABA"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596DC59"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A08DD" w:rsidRPr="0048090B" w14:paraId="71088767" w14:textId="72B4A44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2DC34C" w14:textId="69DD4F4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6A9E3E4" w14:textId="77777777"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6E98A540" w14:textId="70B913B5" w:rsidR="005A08DD" w:rsidRPr="0048090B" w:rsidRDefault="005A08DD"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BA0D4A" w:rsidRPr="0048090B" w14:paraId="147C3447" w14:textId="7F631A4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DAB6CDD" w14:textId="63377E2D"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74BC5F0F"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1BAA" w14:textId="5DC3EB2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6478F989" w14:textId="77618111"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59" w:type="dxa"/>
            <w:tcBorders>
              <w:top w:val="nil"/>
              <w:left w:val="nil"/>
              <w:bottom w:val="single" w:sz="4" w:space="0" w:color="auto"/>
              <w:right w:val="single" w:sz="4" w:space="0" w:color="auto"/>
            </w:tcBorders>
            <w:vAlign w:val="center"/>
          </w:tcPr>
          <w:p w14:paraId="1009E021" w14:textId="3C9ECEFC"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r>
      <w:tr w:rsidR="00BA0D4A" w:rsidRPr="0048090B" w14:paraId="73F84B81" w14:textId="2B78166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424BE0B5" w14:textId="0A3BDB8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.0</w:t>
            </w:r>
            <w:r w:rsidR="00BA0D4A" w:rsidRPr="0048090B">
              <w:rPr>
                <w:rFonts w:ascii="Times New Roman" w:eastAsia="ＭＳ 明朝" w:hAnsi="Times New Roman" w:cs="Times New Roman"/>
                <w:color w:val="000000"/>
                <w:kern w:val="0"/>
                <w:szCs w:val="21"/>
              </w:rPr>
              <w:t>8480</w:t>
            </w:r>
          </w:p>
        </w:tc>
        <w:tc>
          <w:tcPr>
            <w:tcW w:w="204" w:type="dxa"/>
            <w:tcBorders>
              <w:top w:val="nil"/>
              <w:left w:val="nil"/>
              <w:bottom w:val="single" w:sz="4" w:space="0" w:color="auto"/>
              <w:right w:val="single" w:sz="4" w:space="0" w:color="auto"/>
            </w:tcBorders>
          </w:tcPr>
          <w:p w14:paraId="1CFEB60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001FEC" w14:textId="4BC9B20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54D5648B" w14:textId="4ED53F9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59" w:type="dxa"/>
            <w:tcBorders>
              <w:top w:val="nil"/>
              <w:left w:val="nil"/>
              <w:bottom w:val="single" w:sz="4" w:space="0" w:color="auto"/>
              <w:right w:val="single" w:sz="4" w:space="0" w:color="auto"/>
            </w:tcBorders>
            <w:vAlign w:val="center"/>
          </w:tcPr>
          <w:p w14:paraId="197F1119" w14:textId="505F328B"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7624</w:t>
            </w:r>
          </w:p>
        </w:tc>
      </w:tr>
      <w:tr w:rsidR="00BA0D4A" w:rsidRPr="0048090B" w14:paraId="77904633" w14:textId="0E172F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C489531" w14:textId="271729D0"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1696</w:t>
            </w:r>
          </w:p>
        </w:tc>
        <w:tc>
          <w:tcPr>
            <w:tcW w:w="204" w:type="dxa"/>
            <w:tcBorders>
              <w:top w:val="nil"/>
              <w:left w:val="nil"/>
              <w:bottom w:val="single" w:sz="4" w:space="0" w:color="auto"/>
              <w:right w:val="single" w:sz="4" w:space="0" w:color="auto"/>
            </w:tcBorders>
          </w:tcPr>
          <w:p w14:paraId="4D570631"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B8C9A" w14:textId="45999D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60CDC330" w14:textId="66C694BB"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50C60112" w14:textId="60EDE9E3"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089EFB36" w14:textId="22DBE25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163EF739" w14:textId="08204AC9"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2543</w:t>
            </w:r>
          </w:p>
        </w:tc>
        <w:tc>
          <w:tcPr>
            <w:tcW w:w="204" w:type="dxa"/>
            <w:tcBorders>
              <w:top w:val="nil"/>
              <w:left w:val="nil"/>
              <w:bottom w:val="single" w:sz="4" w:space="0" w:color="auto"/>
              <w:right w:val="single" w:sz="4" w:space="0" w:color="auto"/>
            </w:tcBorders>
          </w:tcPr>
          <w:p w14:paraId="6F001D82"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8866051" w14:textId="206ABA99"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0629FF49" w14:textId="4946329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vAlign w:val="center"/>
          </w:tcPr>
          <w:p w14:paraId="143350AA" w14:textId="43D3326E" w:rsidR="00BA0D4A" w:rsidRPr="0048090B" w:rsidRDefault="002E5AC4" w:rsidP="00B9362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8470</w:t>
            </w:r>
          </w:p>
        </w:tc>
      </w:tr>
      <w:tr w:rsidR="00BA0D4A" w:rsidRPr="0048090B" w14:paraId="78B65E1B" w14:textId="6C4640B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2BE46FF" w14:textId="47818BED"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3391</w:t>
            </w:r>
          </w:p>
        </w:tc>
        <w:tc>
          <w:tcPr>
            <w:tcW w:w="204" w:type="dxa"/>
            <w:tcBorders>
              <w:top w:val="nil"/>
              <w:left w:val="nil"/>
              <w:bottom w:val="single" w:sz="4" w:space="0" w:color="auto"/>
              <w:right w:val="single" w:sz="4" w:space="0" w:color="auto"/>
            </w:tcBorders>
          </w:tcPr>
          <w:p w14:paraId="2BE194E7"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2E647B" w14:textId="763508C2"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34D1AA03" w14:textId="22E0EDF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vAlign w:val="center"/>
          </w:tcPr>
          <w:p w14:paraId="6A73FB12" w14:textId="4FE1CBDA"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r>
      <w:tr w:rsidR="00BA0D4A" w:rsidRPr="0048090B" w14:paraId="43960AAD" w14:textId="224670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2A596C21" w14:textId="1EA1E63E"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3C3B660A"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3575039" w14:textId="136FB5E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47AD4D22" w14:textId="6CA5145D"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vAlign w:val="center"/>
          </w:tcPr>
          <w:p w14:paraId="5E74F48E" w14:textId="440A9E0F"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r>
      <w:tr w:rsidR="00BA0D4A" w:rsidRPr="0048090B" w14:paraId="6E7B98B7" w14:textId="47DA44E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5E7FF8E0" w14:textId="4FC22886"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5085</w:t>
            </w:r>
          </w:p>
        </w:tc>
        <w:tc>
          <w:tcPr>
            <w:tcW w:w="204" w:type="dxa"/>
            <w:tcBorders>
              <w:top w:val="nil"/>
              <w:left w:val="nil"/>
              <w:bottom w:val="single" w:sz="4" w:space="0" w:color="auto"/>
              <w:right w:val="single" w:sz="4" w:space="0" w:color="auto"/>
            </w:tcBorders>
          </w:tcPr>
          <w:p w14:paraId="04EECCF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9231D4" w14:textId="73A67836"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28E58AC" w14:textId="4FBCBAC3"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vAlign w:val="center"/>
          </w:tcPr>
          <w:p w14:paraId="39ECA357" w14:textId="669978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r>
      <w:tr w:rsidR="00BA0D4A" w:rsidRPr="0048090B" w14:paraId="0BED6C65" w14:textId="24081B0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
          <w:p w14:paraId="69FF8DBD" w14:textId="6A348D74"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5931</w:t>
            </w:r>
          </w:p>
        </w:tc>
        <w:tc>
          <w:tcPr>
            <w:tcW w:w="204" w:type="dxa"/>
            <w:tcBorders>
              <w:top w:val="nil"/>
              <w:left w:val="nil"/>
              <w:bottom w:val="single" w:sz="4" w:space="0" w:color="auto"/>
              <w:right w:val="single" w:sz="4" w:space="0" w:color="auto"/>
            </w:tcBorders>
          </w:tcPr>
          <w:p w14:paraId="75A7BD38"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601BAB3" w14:textId="23A963D5"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6B645917" w14:textId="0500E35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03BAAF0F" w14:textId="7D239977"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BA0D4A" w:rsidRPr="0048090B" w14:paraId="32C81226" w14:textId="4D1D671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
          <w:p w14:paraId="610909C1" w14:textId="3A4125C7" w:rsidR="00BA0D4A" w:rsidRPr="0048090B" w:rsidRDefault="002E5AC4"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BA0D4A" w:rsidRPr="0048090B">
              <w:rPr>
                <w:rFonts w:ascii="Times New Roman" w:eastAsia="ＭＳ 明朝" w:hAnsi="Times New Roman" w:cs="Times New Roman"/>
                <w:color w:val="000000"/>
                <w:kern w:val="0"/>
                <w:szCs w:val="21"/>
              </w:rPr>
              <w:t>6778</w:t>
            </w:r>
          </w:p>
        </w:tc>
        <w:tc>
          <w:tcPr>
            <w:tcW w:w="204" w:type="dxa"/>
            <w:tcBorders>
              <w:top w:val="nil"/>
              <w:left w:val="nil"/>
              <w:bottom w:val="single" w:sz="4" w:space="0" w:color="auto"/>
              <w:right w:val="single" w:sz="4" w:space="0" w:color="auto"/>
            </w:tcBorders>
          </w:tcPr>
          <w:p w14:paraId="3A061BCE" w14:textId="77777777" w:rsidR="00BA0D4A" w:rsidRPr="0048090B" w:rsidRDefault="00BA0D4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C08A9DB" w14:textId="63F45918"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276" w:type="dxa"/>
            <w:tcBorders>
              <w:top w:val="nil"/>
              <w:left w:val="nil"/>
              <w:bottom w:val="single" w:sz="4" w:space="0" w:color="auto"/>
              <w:right w:val="single" w:sz="4" w:space="0" w:color="auto"/>
            </w:tcBorders>
            <w:vAlign w:val="center"/>
          </w:tcPr>
          <w:p w14:paraId="736921DA" w14:textId="2B9EA7B4"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2344AC98" w14:textId="70530F1E" w:rsidR="00BA0D4A" w:rsidRPr="0048090B" w:rsidRDefault="00BA0D4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2.955</w:t>
            </w:r>
          </w:p>
        </w:tc>
      </w:tr>
    </w:tbl>
    <w:p w14:paraId="7ED87C47" w14:textId="77777777" w:rsidR="00F67D61" w:rsidRPr="0048090B" w:rsidRDefault="00F67D61" w:rsidP="00B9362F">
      <w:pPr>
        <w:widowControl/>
        <w:outlineLvl w:val="1"/>
        <w:rPr>
          <w:rStyle w:val="normaltextrun"/>
          <w:rFonts w:ascii="Times New Roman" w:eastAsia="ＭＳ 明朝" w:hAnsi="Times New Roman" w:cs="Times New Roman"/>
          <w:color w:val="000000" w:themeColor="text1"/>
          <w:szCs w:val="21"/>
        </w:rPr>
      </w:pPr>
    </w:p>
    <w:p w14:paraId="5224B05E" w14:textId="3D77EB35"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2" w:name="_Toc126715570"/>
      <w:r w:rsidRPr="0048090B">
        <w:rPr>
          <w:rStyle w:val="normaltextrun"/>
          <w:rFonts w:ascii="Times New Roman" w:eastAsia="ＭＳ 明朝" w:hAnsi="Times New Roman" w:cs="Times New Roman"/>
          <w:sz w:val="21"/>
          <w:szCs w:val="21"/>
        </w:rPr>
        <w:t>220906CP_cell0.2g_4 CA</w:t>
      </w:r>
      <w:r w:rsidRPr="0048090B">
        <w:rPr>
          <w:rStyle w:val="normaltextrun"/>
          <w:rFonts w:ascii="Times New Roman" w:eastAsia="ＭＳ 明朝" w:hAnsi="Times New Roman" w:cs="Times New Roman"/>
          <w:sz w:val="21"/>
          <w:szCs w:val="21"/>
        </w:rPr>
        <w:t>測定</w:t>
      </w:r>
      <w:bookmarkEnd w:id="92"/>
    </w:p>
    <w:p w14:paraId="648EFAA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B9362F">
      <w:pPr>
        <w:pStyle w:val="a4"/>
        <w:widowControl/>
        <w:numPr>
          <w:ilvl w:val="0"/>
          <w:numId w:val="5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B9362F">
      <w:pPr>
        <w:pStyle w:val="a4"/>
        <w:widowControl/>
        <w:numPr>
          <w:ilvl w:val="0"/>
          <w:numId w:val="5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E74BEA" w:rsidRPr="0048090B" w14:paraId="6292F7F9" w14:textId="711FD3E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C81BD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EE059B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5FDDFF2B"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4BEA" w:rsidRPr="0048090B" w14:paraId="1BC54EE6" w14:textId="3E7C6AE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40061E" w14:textId="66B8B5A2"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2376DA3" w14:textId="77777777"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4375DDA8" w14:textId="01756E64" w:rsidR="00E74BEA" w:rsidRPr="0048090B" w:rsidRDefault="00E74BEA"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5AC4">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C567A1" w:rsidRPr="0048090B" w14:paraId="2CC24CF6" w14:textId="1F78744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55AF052" w14:textId="571CECC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BF8CF38"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12A256" w14:textId="6AE8CF0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4EA9A74" w14:textId="1C4EE78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vAlign w:val="center"/>
          </w:tcPr>
          <w:p w14:paraId="77342C7A" w14:textId="0BB481D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2.535</w:t>
            </w:r>
          </w:p>
        </w:tc>
      </w:tr>
      <w:tr w:rsidR="00C567A1" w:rsidRPr="0048090B" w14:paraId="69557C4C" w14:textId="560EB5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B79C3B2" w14:textId="53114A11"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4238</w:t>
            </w:r>
          </w:p>
        </w:tc>
        <w:tc>
          <w:tcPr>
            <w:tcW w:w="204" w:type="dxa"/>
            <w:tcBorders>
              <w:top w:val="nil"/>
              <w:left w:val="nil"/>
              <w:bottom w:val="single" w:sz="4" w:space="0" w:color="auto"/>
              <w:right w:val="single" w:sz="4" w:space="0" w:color="auto"/>
            </w:tcBorders>
          </w:tcPr>
          <w:p w14:paraId="2269D71F"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D49D605" w14:textId="5B3A40C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64A440A7" w14:textId="5BFB37FF"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0C512169" w14:textId="595349D0"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3.375</w:t>
            </w:r>
          </w:p>
        </w:tc>
      </w:tr>
      <w:tr w:rsidR="00C567A1" w:rsidRPr="0048090B" w14:paraId="247E50AC" w14:textId="7FE230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7EBC9A74" w14:textId="19F8F965" w:rsidR="00C567A1" w:rsidRPr="0048090B" w:rsidRDefault="000A37BA" w:rsidP="002E5AC4">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C567A1" w:rsidRPr="0048090B">
              <w:rPr>
                <w:rFonts w:ascii="Times New Roman" w:eastAsia="ＭＳ 明朝" w:hAnsi="Times New Roman" w:cs="Times New Roman"/>
                <w:color w:val="000000"/>
                <w:kern w:val="0"/>
                <w:szCs w:val="21"/>
              </w:rPr>
              <w:t>8470</w:t>
            </w:r>
          </w:p>
        </w:tc>
        <w:tc>
          <w:tcPr>
            <w:tcW w:w="204" w:type="dxa"/>
            <w:tcBorders>
              <w:top w:val="nil"/>
              <w:left w:val="nil"/>
              <w:bottom w:val="single" w:sz="4" w:space="0" w:color="auto"/>
              <w:right w:val="single" w:sz="4" w:space="0" w:color="auto"/>
            </w:tcBorders>
          </w:tcPr>
          <w:p w14:paraId="1B38B762"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36E3F43" w14:textId="4E00E71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77DA84F" w14:textId="1619607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0AAEB6AB" w14:textId="7F84489E"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4.214</w:t>
            </w:r>
          </w:p>
        </w:tc>
      </w:tr>
      <w:tr w:rsidR="00C567A1" w:rsidRPr="0048090B" w14:paraId="7835F9DD" w14:textId="4B0CD1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1E031B2B" w14:textId="10E2C6B1"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p>
        </w:tc>
        <w:tc>
          <w:tcPr>
            <w:tcW w:w="204" w:type="dxa"/>
            <w:tcBorders>
              <w:top w:val="nil"/>
              <w:left w:val="nil"/>
              <w:bottom w:val="single" w:sz="4" w:space="0" w:color="auto"/>
              <w:right w:val="single" w:sz="4" w:space="0" w:color="auto"/>
            </w:tcBorders>
          </w:tcPr>
          <w:p w14:paraId="5FDED339"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C37523" w14:textId="03B8C23C"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76719C19" w14:textId="3AB9F76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7F7E69DB" w14:textId="66ED405A"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5.051</w:t>
            </w:r>
          </w:p>
        </w:tc>
      </w:tr>
      <w:tr w:rsidR="00C567A1" w:rsidRPr="0048090B" w14:paraId="4DDDD769" w14:textId="31FA48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0808793" w14:textId="36CAA48C"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p>
        </w:tc>
        <w:tc>
          <w:tcPr>
            <w:tcW w:w="204" w:type="dxa"/>
            <w:tcBorders>
              <w:top w:val="nil"/>
              <w:left w:val="nil"/>
              <w:bottom w:val="single" w:sz="4" w:space="0" w:color="auto"/>
              <w:right w:val="single" w:sz="4" w:space="0" w:color="auto"/>
            </w:tcBorders>
          </w:tcPr>
          <w:p w14:paraId="4C5662B7"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AAB22C" w14:textId="0A1C9B8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54823C91" w14:textId="2DEB716D"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235A66D0" w14:textId="17175F43"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r w:rsidR="00C567A1" w:rsidRPr="0048090B" w14:paraId="40A53EBC" w14:textId="742E8F3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64E3071" w14:textId="76AE3CFE"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p>
        </w:tc>
        <w:tc>
          <w:tcPr>
            <w:tcW w:w="204" w:type="dxa"/>
            <w:tcBorders>
              <w:top w:val="nil"/>
              <w:left w:val="nil"/>
              <w:bottom w:val="single" w:sz="4" w:space="0" w:color="auto"/>
              <w:right w:val="single" w:sz="4" w:space="0" w:color="auto"/>
            </w:tcBorders>
          </w:tcPr>
          <w:p w14:paraId="61DB5B6A" w14:textId="77777777" w:rsidR="00C567A1" w:rsidRPr="0048090B" w:rsidRDefault="00C567A1"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38E176" w14:textId="172A8D84"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276" w:type="dxa"/>
            <w:tcBorders>
              <w:top w:val="nil"/>
              <w:left w:val="nil"/>
              <w:bottom w:val="single" w:sz="4" w:space="0" w:color="auto"/>
              <w:right w:val="single" w:sz="4" w:space="0" w:color="auto"/>
            </w:tcBorders>
            <w:vAlign w:val="center"/>
          </w:tcPr>
          <w:p w14:paraId="562E336C" w14:textId="169F26C6"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4577A1FB" w14:textId="1566CA32" w:rsidR="00C567A1" w:rsidRPr="0048090B" w:rsidRDefault="00C567A1"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5.885</w:t>
            </w:r>
          </w:p>
        </w:tc>
      </w:tr>
    </w:tbl>
    <w:p w14:paraId="0F5C072C" w14:textId="27202C08" w:rsidR="00F67D61" w:rsidRPr="0048090B" w:rsidRDefault="00A6362B" w:rsidP="00B9362F">
      <w:pPr>
        <w:widowControl/>
        <w:outlineLvl w:val="1"/>
        <w:rPr>
          <w:rStyle w:val="normaltextrun"/>
          <w:rFonts w:ascii="Times New Roman" w:eastAsia="ＭＳ 明朝" w:hAnsi="Times New Roman" w:cs="Times New Roman" w:hint="eastAsia"/>
          <w:color w:val="000000" w:themeColor="text1"/>
          <w:szCs w:val="21"/>
        </w:rPr>
      </w:pPr>
      <w:r>
        <w:rPr>
          <w:rStyle w:val="normaltextrun"/>
          <w:rFonts w:ascii="Times New Roman" w:eastAsia="ＭＳ 明朝" w:hAnsi="Times New Roman" w:cs="Times New Roman"/>
          <w:color w:val="000000" w:themeColor="text1"/>
          <w:szCs w:val="21"/>
        </w:rPr>
        <w:br w:type="page"/>
      </w:r>
    </w:p>
    <w:p w14:paraId="4CAF875D" w14:textId="1DDC6E0C" w:rsidR="00F67D61" w:rsidRPr="0048090B" w:rsidRDefault="00F67D61" w:rsidP="00B9362F">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kern w:val="2"/>
          <w:sz w:val="21"/>
          <w:szCs w:val="21"/>
        </w:rPr>
      </w:pPr>
      <w:bookmarkStart w:id="93" w:name="_Toc126715571"/>
      <w:commentRangeStart w:id="94"/>
      <w:r w:rsidRPr="0048090B">
        <w:rPr>
          <w:rStyle w:val="normaltextrun"/>
          <w:rFonts w:ascii="Times New Roman" w:eastAsia="ＭＳ 明朝" w:hAnsi="Times New Roman" w:cs="Times New Roman"/>
          <w:sz w:val="21"/>
          <w:szCs w:val="21"/>
        </w:rPr>
        <w:lastRenderedPageBreak/>
        <w:t>220906CP_cell0.8g CA</w:t>
      </w:r>
      <w:r w:rsidRPr="0048090B">
        <w:rPr>
          <w:rStyle w:val="normaltextrun"/>
          <w:rFonts w:ascii="Times New Roman" w:eastAsia="ＭＳ 明朝" w:hAnsi="Times New Roman" w:cs="Times New Roman"/>
          <w:sz w:val="21"/>
          <w:szCs w:val="21"/>
        </w:rPr>
        <w:t>測定</w:t>
      </w:r>
      <w:commentRangeEnd w:id="94"/>
      <w:r w:rsidRPr="0048090B">
        <w:rPr>
          <w:rStyle w:val="ad"/>
          <w:rFonts w:ascii="Times New Roman" w:eastAsia="ＭＳ 明朝" w:hAnsi="Times New Roman" w:cs="Times New Roman"/>
          <w:kern w:val="2"/>
          <w:sz w:val="21"/>
          <w:szCs w:val="21"/>
        </w:rPr>
        <w:commentReference w:id="94"/>
      </w:r>
      <w:bookmarkEnd w:id="93"/>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B9362F">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B9362F">
      <w:pPr>
        <w:pStyle w:val="a4"/>
        <w:widowControl/>
        <w:numPr>
          <w:ilvl w:val="0"/>
          <w:numId w:val="5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2E5AC4" w:rsidRPr="0048090B" w14:paraId="34CF023D" w14:textId="77E7C469"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1F4A4"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D130428"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D933E70"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E5AC4" w:rsidRPr="0048090B" w14:paraId="5814D06E" w14:textId="6BD8BE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95B6CE" w14:textId="2C767DDB"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7E92ABBD" w14:textId="77777777"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BD3669F" w14:textId="51F9FA86" w:rsidR="002E5AC4" w:rsidRPr="0048090B" w:rsidRDefault="002E5AC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0A37BA">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0A37BA" w:rsidRPr="0048090B" w14:paraId="43A64E01" w14:textId="5F4FDB6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2DF24DFA" w14:textId="58C6F693"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44BBB02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5A19DEC" w14:textId="75C0E08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vAlign w:val="center"/>
          </w:tcPr>
          <w:p w14:paraId="7434187C" w14:textId="04E21A3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0D9C3E44" w14:textId="63EE523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4.797</w:t>
            </w:r>
          </w:p>
        </w:tc>
      </w:tr>
      <w:tr w:rsidR="000A37BA" w:rsidRPr="0048090B" w14:paraId="24CA3C39" w14:textId="3CFC7F3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38DDFA9" w14:textId="116DA0E5"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4388</w:t>
            </w:r>
          </w:p>
        </w:tc>
        <w:tc>
          <w:tcPr>
            <w:tcW w:w="204" w:type="dxa"/>
            <w:tcBorders>
              <w:top w:val="nil"/>
              <w:left w:val="nil"/>
              <w:bottom w:val="single" w:sz="4" w:space="0" w:color="auto"/>
              <w:right w:val="single" w:sz="4" w:space="0" w:color="auto"/>
            </w:tcBorders>
          </w:tcPr>
          <w:p w14:paraId="1AFD8C18"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DA82E5A" w14:textId="4049BDA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78070B55" w14:textId="0737736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414AB783" w14:textId="35C22B1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5.230</w:t>
            </w:r>
          </w:p>
        </w:tc>
      </w:tr>
      <w:tr w:rsidR="000A37BA" w:rsidRPr="0048090B" w14:paraId="70267EAA" w14:textId="1440076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33B9742" w14:textId="1E9228BC" w:rsidR="000A37BA" w:rsidRPr="0048090B" w:rsidRDefault="00A122B7" w:rsidP="00A122B7">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Pr>
                <w:color w:val="000000"/>
                <w:kern w:val="0"/>
              </w:rPr>
              <w:t>.</w:t>
            </w:r>
            <w:r w:rsidR="000A37BA" w:rsidRPr="0048090B">
              <w:rPr>
                <w:rFonts w:ascii="Times New Roman" w:eastAsia="ＭＳ 明朝" w:hAnsi="Times New Roman" w:cs="Times New Roman"/>
                <w:color w:val="000000"/>
                <w:kern w:val="0"/>
                <w:szCs w:val="21"/>
              </w:rPr>
              <w:t>8771</w:t>
            </w:r>
          </w:p>
        </w:tc>
        <w:tc>
          <w:tcPr>
            <w:tcW w:w="204" w:type="dxa"/>
            <w:tcBorders>
              <w:top w:val="nil"/>
              <w:left w:val="nil"/>
              <w:bottom w:val="single" w:sz="4" w:space="0" w:color="auto"/>
              <w:right w:val="single" w:sz="4" w:space="0" w:color="auto"/>
            </w:tcBorders>
          </w:tcPr>
          <w:p w14:paraId="7E13A800"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699DBC" w14:textId="0AB1684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29D53DE5" w14:textId="649EFCE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74B432C2" w14:textId="68317C73"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5.662</w:t>
            </w:r>
          </w:p>
        </w:tc>
      </w:tr>
      <w:tr w:rsidR="000A37BA" w:rsidRPr="0048090B" w14:paraId="36F3F670" w14:textId="699BC57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6F8E08C9" w14:textId="4D8044E8"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08D9702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F36D2E" w14:textId="046230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70B0365B" w14:textId="2BC58F3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33222730" w14:textId="4CE05F2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6.094</w:t>
            </w:r>
          </w:p>
        </w:tc>
      </w:tr>
      <w:tr w:rsidR="000A37BA" w:rsidRPr="0048090B" w14:paraId="3EA600C8" w14:textId="79973D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3A11242F" w14:textId="56AF6A6E"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p>
        </w:tc>
        <w:tc>
          <w:tcPr>
            <w:tcW w:w="204" w:type="dxa"/>
            <w:tcBorders>
              <w:top w:val="nil"/>
              <w:left w:val="nil"/>
              <w:bottom w:val="single" w:sz="4" w:space="0" w:color="auto"/>
              <w:right w:val="single" w:sz="4" w:space="0" w:color="auto"/>
            </w:tcBorders>
          </w:tcPr>
          <w:p w14:paraId="726CC70F"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A151731" w14:textId="7948A4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62777F5" w14:textId="0EF6552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4331E4F2" w14:textId="2292E331"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6.525</w:t>
            </w:r>
          </w:p>
        </w:tc>
      </w:tr>
      <w:tr w:rsidR="000A37BA" w:rsidRPr="0048090B" w14:paraId="47330CFC" w14:textId="014BEAC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350CCD77" w14:textId="7822917C"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22F3ECA2"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87976BB" w14:textId="7A3FD6E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CCB981" w14:textId="66A3CB8D"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36F55970" w14:textId="61343536"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6.956</w:t>
            </w:r>
          </w:p>
        </w:tc>
      </w:tr>
      <w:tr w:rsidR="000A37BA" w:rsidRPr="0048090B" w14:paraId="6C7A5872" w14:textId="7861E2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280F4297" w14:textId="2AEA398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p>
        </w:tc>
        <w:tc>
          <w:tcPr>
            <w:tcW w:w="204" w:type="dxa"/>
            <w:tcBorders>
              <w:top w:val="nil"/>
              <w:left w:val="nil"/>
              <w:bottom w:val="single" w:sz="4" w:space="0" w:color="auto"/>
              <w:right w:val="single" w:sz="4" w:space="0" w:color="auto"/>
            </w:tcBorders>
          </w:tcPr>
          <w:p w14:paraId="2237EFB9"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E34DF19" w14:textId="082A937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D5FA49D" w14:textId="1F9E13CB"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93AEF67" w14:textId="76ACB8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7.386</w:t>
            </w:r>
          </w:p>
        </w:tc>
      </w:tr>
      <w:tr w:rsidR="000A37BA" w:rsidRPr="0048090B" w14:paraId="3FEA71CC" w14:textId="37802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
          <w:p w14:paraId="4B135681" w14:textId="5B1C6D75"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p>
        </w:tc>
        <w:tc>
          <w:tcPr>
            <w:tcW w:w="204" w:type="dxa"/>
            <w:tcBorders>
              <w:top w:val="nil"/>
              <w:left w:val="nil"/>
              <w:bottom w:val="single" w:sz="4" w:space="0" w:color="auto"/>
              <w:right w:val="single" w:sz="4" w:space="0" w:color="auto"/>
            </w:tcBorders>
          </w:tcPr>
          <w:p w14:paraId="0FDCBA35"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A1EEFB6" w14:textId="2F6E190A"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1FDEF415" w14:textId="3952F918"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474690BC" w14:textId="6CA01305"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7.816</w:t>
            </w:r>
          </w:p>
        </w:tc>
      </w:tr>
      <w:tr w:rsidR="000A37BA" w:rsidRPr="0048090B" w14:paraId="33ACAEBF" w14:textId="0DA5DA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234F48E8" w14:textId="540687C6"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p>
        </w:tc>
        <w:tc>
          <w:tcPr>
            <w:tcW w:w="204" w:type="dxa"/>
            <w:tcBorders>
              <w:top w:val="nil"/>
              <w:left w:val="nil"/>
              <w:bottom w:val="single" w:sz="4" w:space="0" w:color="auto"/>
              <w:right w:val="single" w:sz="4" w:space="0" w:color="auto"/>
            </w:tcBorders>
          </w:tcPr>
          <w:p w14:paraId="7B34440D"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B5994A" w14:textId="450E2C5C"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07C67E62" w14:textId="6C16B904"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64EB288D" w14:textId="19939292"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8.245</w:t>
            </w:r>
          </w:p>
        </w:tc>
      </w:tr>
      <w:tr w:rsidR="000A37BA" w:rsidRPr="0048090B" w14:paraId="74AE49E3" w14:textId="3B42779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
          <w:p w14:paraId="42AFFDF4" w14:textId="4D6AA422"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p>
        </w:tc>
        <w:tc>
          <w:tcPr>
            <w:tcW w:w="204" w:type="dxa"/>
            <w:tcBorders>
              <w:top w:val="nil"/>
              <w:left w:val="nil"/>
              <w:bottom w:val="single" w:sz="4" w:space="0" w:color="auto"/>
              <w:right w:val="single" w:sz="4" w:space="0" w:color="auto"/>
            </w:tcBorders>
          </w:tcPr>
          <w:p w14:paraId="0A30AF23"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F20070" w14:textId="2FEB03C0"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0207D82E" w14:textId="0256D607"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01FD0A32" w14:textId="0F2795EE" w:rsidR="000A37BA" w:rsidRPr="0048090B" w:rsidRDefault="000A37BA"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8.673</w:t>
            </w:r>
          </w:p>
        </w:tc>
      </w:tr>
      <w:tr w:rsidR="000A37BA" w:rsidRPr="0048090B" w14:paraId="473E17AA" w14:textId="27ED469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3B0B9ACA" w14:textId="7CAF7C50"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p>
        </w:tc>
        <w:tc>
          <w:tcPr>
            <w:tcW w:w="204" w:type="dxa"/>
            <w:tcBorders>
              <w:top w:val="nil"/>
              <w:left w:val="nil"/>
              <w:bottom w:val="single" w:sz="4" w:space="0" w:color="auto"/>
              <w:right w:val="single" w:sz="4" w:space="0" w:color="auto"/>
            </w:tcBorders>
          </w:tcPr>
          <w:p w14:paraId="10BB5D8B" w14:textId="7777777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54BA9434" w14:textId="7340F362"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14D47E50" w14:textId="1DC5ED37" w:rsidR="000A37BA" w:rsidRPr="0048090B" w:rsidRDefault="000A37BA"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6FE7A5C" w14:textId="4D2A1F23" w:rsidR="000A37BA" w:rsidRPr="0048090B" w:rsidRDefault="000A37BA" w:rsidP="00B9362F">
            <w:pPr>
              <w:widowControl/>
              <w:jc w:val="right"/>
              <w:rPr>
                <w:rFonts w:ascii="Times New Roman" w:eastAsia="ＭＳ 明朝" w:hAnsi="Times New Roman" w:cs="Times New Roman"/>
                <w:color w:val="000000"/>
                <w:kern w:val="0"/>
                <w:szCs w:val="21"/>
              </w:rPr>
            </w:pPr>
          </w:p>
        </w:tc>
      </w:tr>
    </w:tbl>
    <w:p w14:paraId="3A35F924" w14:textId="77777777" w:rsidR="00F67D61" w:rsidRPr="0048090B" w:rsidRDefault="00F67D61" w:rsidP="00B9362F">
      <w:pPr>
        <w:widowControl/>
        <w:jc w:val="left"/>
        <w:rPr>
          <w:rFonts w:ascii="Times New Roman" w:eastAsia="ＭＳ 明朝" w:hAnsi="Times New Roman" w:cs="Times New Roman" w:hint="eastAsia"/>
          <w:color w:val="000000" w:themeColor="text1"/>
          <w:szCs w:val="21"/>
        </w:rPr>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95" w:name="_Toc126715572"/>
      <w:r w:rsidRPr="0048090B">
        <w:rPr>
          <w:rFonts w:ascii="Times New Roman" w:eastAsia="ＭＳ 明朝" w:hAnsi="Times New Roman" w:cs="Times New Roman"/>
          <w:color w:val="000000" w:themeColor="text1"/>
          <w:szCs w:val="21"/>
        </w:rPr>
        <w:lastRenderedPageBreak/>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95"/>
    </w:p>
    <w:p w14:paraId="70AF2427" w14:textId="35414962" w:rsidR="00130D57" w:rsidRPr="0048090B" w:rsidRDefault="00B406B3" w:rsidP="00B406B3">
      <w:pPr>
        <w:widowControl/>
        <w:rPr>
          <w:rStyle w:val="normaltextrun"/>
          <w:rFonts w:ascii="Times New Roman" w:eastAsia="ＭＳ 明朝" w:hAnsi="Times New Roman" w:cs="Times New Roman"/>
          <w:color w:val="000000" w:themeColor="text1"/>
          <w:szCs w:val="21"/>
        </w:rPr>
      </w:pPr>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ナフィオン</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p>
    <w:p w14:paraId="6312EDD5" w14:textId="77777777" w:rsidR="00B406B3" w:rsidRPr="0017338E" w:rsidRDefault="00B406B3" w:rsidP="00B9362F">
      <w:pPr>
        <w:widowControl/>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6" w:name="_Toc126715573"/>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r w:rsidR="00C8628A" w:rsidRPr="0048090B">
        <w:rPr>
          <w:rStyle w:val="normaltextrun"/>
          <w:rFonts w:ascii="Times New Roman" w:eastAsia="ＭＳ 明朝" w:hAnsi="Times New Roman" w:cs="Times New Roman"/>
          <w:sz w:val="21"/>
          <w:szCs w:val="21"/>
        </w:rPr>
        <w:t xml:space="preserve"> &amp; 220906CP_ naf5μL_2</w:t>
      </w:r>
      <w:bookmarkEnd w:id="96"/>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82DE8EF"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17EE3449"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B9362F">
      <w:pPr>
        <w:widowControl/>
        <w:rPr>
          <w:rFonts w:ascii="Times New Roman" w:eastAsia="ＭＳ 明朝" w:hAnsi="Times New Roman" w:cs="Times New Roman"/>
          <w:color w:val="000000" w:themeColor="text1"/>
          <w:szCs w:val="21"/>
        </w:rPr>
      </w:pPr>
    </w:p>
    <w:p w14:paraId="5C9F1B28" w14:textId="28588F7D"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7" w:name="_Toc126715574"/>
      <w:r w:rsidRPr="0048090B">
        <w:rPr>
          <w:rStyle w:val="normaltextrun"/>
          <w:rFonts w:ascii="Times New Roman" w:eastAsia="ＭＳ 明朝" w:hAnsi="Times New Roman" w:cs="Times New Roman"/>
          <w:sz w:val="21"/>
          <w:szCs w:val="21"/>
        </w:rPr>
        <w:t>220906CP_naf5μL_</w:t>
      </w:r>
      <w:r w:rsidR="002D59DD" w:rsidRPr="0048090B">
        <w:rPr>
          <w:rStyle w:val="normaltextrun"/>
          <w:rFonts w:ascii="Times New Roman" w:eastAsia="ＭＳ 明朝" w:hAnsi="Times New Roman" w:cs="Times New Roman"/>
          <w:sz w:val="21"/>
          <w:szCs w:val="21"/>
        </w:rPr>
        <w:t>3</w:t>
      </w:r>
      <w:bookmarkEnd w:id="97"/>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22903BB"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B9362F">
      <w:pPr>
        <w:widowControl/>
        <w:rPr>
          <w:rFonts w:ascii="Times New Roman" w:eastAsia="ＭＳ 明朝" w:hAnsi="Times New Roman" w:cs="Times New Roman"/>
          <w:color w:val="000000" w:themeColor="text1"/>
          <w:szCs w:val="21"/>
        </w:rPr>
      </w:pPr>
    </w:p>
    <w:p w14:paraId="78F17481" w14:textId="4A80E40A"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8" w:name="_Toc126715575"/>
      <w:r w:rsidRPr="0048090B">
        <w:rPr>
          <w:rStyle w:val="normaltextrun"/>
          <w:rFonts w:ascii="Times New Roman" w:eastAsia="ＭＳ 明朝" w:hAnsi="Times New Roman" w:cs="Times New Roman"/>
          <w:sz w:val="21"/>
          <w:szCs w:val="21"/>
        </w:rPr>
        <w:t>220906CP_naf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bookmarkEnd w:id="98"/>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5B34DB6F"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lastRenderedPageBreak/>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15D30F5D"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5D0114B0"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99" w:name="_Toc126715576"/>
      <w:r w:rsidRPr="0048090B">
        <w:rPr>
          <w:rStyle w:val="normaltextrun"/>
          <w:rFonts w:ascii="Times New Roman" w:eastAsia="ＭＳ 明朝" w:hAnsi="Times New Roman" w:cs="Times New Roman"/>
          <w:sz w:val="21"/>
          <w:szCs w:val="21"/>
        </w:rPr>
        <w:t>220906CP_naf10μL_</w:t>
      </w:r>
      <w:r w:rsidR="00D04597" w:rsidRPr="0048090B">
        <w:rPr>
          <w:rStyle w:val="normaltextrun"/>
          <w:rFonts w:ascii="Times New Roman" w:eastAsia="ＭＳ 明朝" w:hAnsi="Times New Roman" w:cs="Times New Roman"/>
          <w:sz w:val="21"/>
          <w:szCs w:val="21"/>
        </w:rPr>
        <w:t>2</w:t>
      </w:r>
      <w:bookmarkEnd w:id="99"/>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5DFA154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5E0F2214"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059B3894"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0" w:name="_Toc126715577"/>
      <w:r w:rsidRPr="0048090B">
        <w:rPr>
          <w:rStyle w:val="normaltextrun"/>
          <w:rFonts w:ascii="Times New Roman" w:eastAsia="ＭＳ 明朝" w:hAnsi="Times New Roman" w:cs="Times New Roman"/>
          <w:sz w:val="21"/>
          <w:szCs w:val="21"/>
        </w:rPr>
        <w:t>220906CP_naf1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bookmarkEnd w:id="100"/>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5B2BDEE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17338E">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3D1331D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246BCA7E"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1" w:name="_Toc126715578"/>
      <w:r w:rsidRPr="0048090B">
        <w:rPr>
          <w:rStyle w:val="normaltextrun"/>
          <w:rFonts w:ascii="Times New Roman" w:eastAsia="ＭＳ 明朝" w:hAnsi="Times New Roman" w:cs="Times New Roman"/>
          <w:sz w:val="21"/>
          <w:szCs w:val="21"/>
        </w:rPr>
        <w:t>220906CP_naf20μL</w:t>
      </w:r>
      <w:bookmarkEnd w:id="101"/>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1AAD30D"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r w:rsidR="00B406B3">
        <w:rPr>
          <w:rStyle w:val="normaltextrun"/>
          <w:rFonts w:ascii="Times New Roman" w:eastAsia="ＭＳ 明朝" w:hAnsi="Times New Roman" w:cs="Times New Roman" w:hint="eastAsia"/>
          <w:sz w:val="21"/>
          <w:szCs w:val="21"/>
        </w:rPr>
        <w:t xml:space="preserve">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416F876B"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18C0F7E5" w14:textId="38C3143A" w:rsidR="00EA2571" w:rsidRPr="0048090B" w:rsidRDefault="00B406B3"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E60D63E" w14:textId="1792727C" w:rsidR="00BD1085" w:rsidRPr="0098366B" w:rsidRDefault="00EA2571" w:rsidP="00B9362F">
      <w:pPr>
        <w:pStyle w:val="a4"/>
        <w:widowControl/>
        <w:numPr>
          <w:ilvl w:val="1"/>
          <w:numId w:val="62"/>
        </w:numPr>
        <w:ind w:leftChars="0"/>
        <w:outlineLvl w:val="1"/>
        <w:rPr>
          <w:rFonts w:ascii="Times New Roman" w:eastAsia="ＭＳ 明朝" w:hAnsi="Times New Roman" w:cs="Times New Roman"/>
          <w:color w:val="000000" w:themeColor="text1"/>
          <w:szCs w:val="21"/>
        </w:rPr>
      </w:pPr>
      <w:bookmarkStart w:id="102" w:name="_Toc126715579"/>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02"/>
    </w:p>
    <w:p w14:paraId="55ECD8AD" w14:textId="77777777" w:rsidR="00B406B3" w:rsidRPr="001D0ECF" w:rsidRDefault="00B406B3" w:rsidP="00B406B3">
      <w:pPr>
        <w:rPr>
          <w:rFonts w:ascii="Times New Roman" w:eastAsia="ＭＳ 明朝" w:hAnsi="Times New Roman" w:cs="Times New Roman"/>
          <w:color w:val="000000"/>
          <w:szCs w:val="21"/>
        </w:rPr>
      </w:pPr>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p>
    <w:p w14:paraId="7A415B15"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8502698"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75E579B2" w14:textId="77777777" w:rsidR="00B406B3" w:rsidRPr="0048090B" w:rsidRDefault="00031E11" w:rsidP="00B406B3">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7F7A91C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1C368F21" w14:textId="77777777" w:rsidR="00B406B3" w:rsidRPr="0048090B"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741D9BC2" w14:textId="77777777" w:rsidR="00B406B3" w:rsidRPr="00413ACF" w:rsidRDefault="00B406B3" w:rsidP="00B406B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9362F">
      <w:pPr>
        <w:rPr>
          <w:rFonts w:ascii="Times New Roman" w:eastAsia="ＭＳ 明朝" w:hAnsi="Times New Roman" w:cs="Times New Roman"/>
          <w:color w:val="000000" w:themeColor="text1"/>
          <w:szCs w:val="21"/>
        </w:rPr>
      </w:pPr>
    </w:p>
    <w:p w14:paraId="09C1B8A6" w14:textId="1F1BE653" w:rsidR="00EA2571" w:rsidRPr="0048090B" w:rsidRDefault="00DE4EB4" w:rsidP="00B9362F">
      <w:pPr>
        <w:pStyle w:val="a4"/>
        <w:widowControl/>
        <w:numPr>
          <w:ilvl w:val="2"/>
          <w:numId w:val="62"/>
        </w:numPr>
        <w:ind w:leftChars="0"/>
        <w:outlineLvl w:val="2"/>
        <w:rPr>
          <w:rFonts w:ascii="Times New Roman" w:eastAsia="ＭＳ 明朝" w:hAnsi="Times New Roman" w:cs="Times New Roman" w:hint="eastAsia"/>
          <w:color w:val="000000" w:themeColor="text1"/>
          <w:szCs w:val="21"/>
        </w:rPr>
      </w:pPr>
      <w:bookmarkStart w:id="103" w:name="_Toc126715580"/>
      <w:r w:rsidRPr="0048090B">
        <w:rPr>
          <w:rStyle w:val="normaltextrun"/>
          <w:rFonts w:ascii="Times New Roman" w:eastAsia="ＭＳ 明朝" w:hAnsi="Times New Roman" w:cs="Times New Roman"/>
          <w:szCs w:val="21"/>
        </w:rPr>
        <w:t>220906CP_naf5μL</w:t>
      </w:r>
      <w:r w:rsidR="00EA2571" w:rsidRPr="0048090B">
        <w:rPr>
          <w:rFonts w:ascii="Times New Roman" w:eastAsia="ＭＳ 明朝" w:hAnsi="Times New Roman" w:cs="Times New Roman"/>
          <w:color w:val="000000" w:themeColor="text1"/>
          <w:szCs w:val="21"/>
        </w:rPr>
        <w:t>_1</w:t>
      </w:r>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bookmarkEnd w:id="103"/>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98366B" w:rsidRDefault="0087346F" w:rsidP="00B9362F">
      <w:pPr>
        <w:rPr>
          <w:rFonts w:ascii="Times New Roman" w:eastAsia="ＭＳ 明朝" w:hAnsi="Times New Roman" w:cs="Times New Roman"/>
        </w:rPr>
      </w:pPr>
      <w:r w:rsidRPr="0098366B">
        <w:rPr>
          <w:rFonts w:ascii="Times New Roman" w:eastAsia="ＭＳ 明朝" w:hAnsi="Times New Roman" w:cs="Times New Roman"/>
        </w:rPr>
        <w:t>表</w:t>
      </w:r>
      <w:r w:rsidRPr="0098366B">
        <w:rPr>
          <w:rFonts w:ascii="Times New Roman" w:eastAsia="ＭＳ 明朝" w:hAnsi="Times New Roman" w:cs="Times New Roman"/>
        </w:rPr>
        <w:t xml:space="preserve"> 3-1</w:t>
      </w:r>
      <w:r w:rsidR="00CC01A4" w:rsidRPr="0098366B">
        <w:rPr>
          <w:rFonts w:ascii="Times New Roman" w:eastAsia="ＭＳ 明朝" w:hAnsi="Times New Roman" w:cs="Times New Roman"/>
        </w:rPr>
        <w:t>3</w:t>
      </w:r>
      <w:r w:rsidRPr="0098366B">
        <w:rPr>
          <w:rFonts w:ascii="Times New Roman" w:eastAsia="ＭＳ 明朝" w:hAnsi="Times New Roman" w:cs="Times New Roman"/>
        </w:rPr>
        <w:t>-1</w:t>
      </w:r>
      <w:r w:rsidRPr="0098366B">
        <w:rPr>
          <w:rFonts w:ascii="Times New Roman" w:eastAsia="ＭＳ 明朝" w:hAnsi="Times New Roman" w:cs="Times New Roman"/>
        </w:rPr>
        <w:t>セル内のグルコース濃度</w:t>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2E069E25" w:rsidR="0087346F" w:rsidRPr="0048090B" w:rsidRDefault="0087346F" w:rsidP="00B9362F">
            <w:pPr>
              <w:pStyle w:val="paragraph"/>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r w:rsidR="00AD66DB">
              <w:rPr>
                <w:rFonts w:ascii="Times New Roman" w:eastAsia="ＭＳ 明朝" w:hAnsi="Times New Roman" w:cs="Times New Roman"/>
                <w:color w:val="000000" w:themeColor="text1"/>
                <w:sz w:val="21"/>
                <w:szCs w:val="21"/>
              </w:rPr>
              <w:t>m</w:t>
            </w: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0C5FCFC1"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785A6D41" w:rsidR="0087346F" w:rsidRPr="0048090B" w:rsidRDefault="00AD66DB">
            <w:pPr>
              <w:pStyle w:val="paragraph"/>
              <w:jc w:val="right"/>
              <w:textAlignment w:val="baseline"/>
              <w:rPr>
                <w:rFonts w:ascii="Times New Roman" w:eastAsia="ＭＳ 明朝" w:hAnsi="Times New Roman" w:cs="Times New Roman"/>
                <w:color w:val="000000" w:themeColor="text1"/>
                <w:sz w:val="21"/>
                <w:szCs w:val="21"/>
              </w:rPr>
            </w:pPr>
            <w:r>
              <w:rPr>
                <w:rFonts w:ascii="Times New Roman" w:eastAsia="ＭＳ 明朝" w:hAnsi="Times New Roman" w:cs="Times New Roman"/>
                <w:sz w:val="21"/>
                <w:szCs w:val="21"/>
              </w:rPr>
              <w:t>0.0</w:t>
            </w:r>
            <w:r w:rsidR="008F19C2" w:rsidRPr="0048090B">
              <w:rPr>
                <w:rFonts w:ascii="Times New Roman" w:eastAsia="ＭＳ 明朝" w:hAnsi="Times New Roman" w:cs="Times New Roman"/>
                <w:sz w:val="21"/>
                <w:szCs w:val="21"/>
              </w:rPr>
              <w:t>878</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6568B384"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4BFE6397"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17</w:t>
            </w:r>
            <w:r w:rsidR="00AD66D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6</w:t>
            </w:r>
          </w:p>
        </w:tc>
      </w:tr>
    </w:tbl>
    <w:p w14:paraId="2AB9B3D9" w14:textId="77777777" w:rsidR="00EA2571" w:rsidRPr="0048090B" w:rsidRDefault="00EA2571" w:rsidP="00B9362F">
      <w:pPr>
        <w:widowControl/>
        <w:ind w:leftChars="-100" w:left="-210"/>
        <w:rPr>
          <w:rFonts w:ascii="Times New Roman" w:eastAsia="ＭＳ 明朝" w:hAnsi="Times New Roman" w:cs="Times New Roman"/>
          <w:color w:val="000000" w:themeColor="text1"/>
          <w:szCs w:val="21"/>
        </w:rPr>
      </w:pPr>
    </w:p>
    <w:p w14:paraId="03E268AE" w14:textId="1476D1F9" w:rsidR="0087346F" w:rsidRPr="0048090B" w:rsidRDefault="00AD66DB" w:rsidP="00B9362F">
      <w:pPr>
        <w:widowControl/>
        <w:ind w:leftChars="-100" w:left="-210"/>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96A1497" w14:textId="21B6248B" w:rsidR="00031E11" w:rsidRDefault="00EA2571" w:rsidP="00B9362F">
      <w:pPr>
        <w:pStyle w:val="a4"/>
        <w:widowControl/>
        <w:numPr>
          <w:ilvl w:val="1"/>
          <w:numId w:val="62"/>
        </w:numPr>
        <w:ind w:leftChars="0"/>
        <w:outlineLvl w:val="1"/>
      </w:pPr>
      <w:bookmarkStart w:id="104" w:name="_Toc126715581"/>
      <w:r w:rsidRPr="0048090B">
        <w:rPr>
          <w:rFonts w:ascii="Times New Roman" w:eastAsia="ＭＳ 明朝" w:hAnsi="Times New Roman" w:cs="Times New Roman"/>
          <w:color w:val="000000" w:themeColor="text1"/>
          <w:szCs w:val="21"/>
        </w:rPr>
        <w:lastRenderedPageBreak/>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04"/>
    </w:p>
    <w:p w14:paraId="3E6E81EA" w14:textId="77777777" w:rsidR="00031E11" w:rsidRPr="0048090B" w:rsidRDefault="00031E11" w:rsidP="00031E11">
      <w:pPr>
        <w:rPr>
          <w:rFonts w:ascii="Times New Roman" w:eastAsia="ＭＳ 明朝" w:hAnsi="Times New Roman" w:cs="Times New Roman"/>
          <w:color w:val="000000" w:themeColor="text1"/>
          <w:szCs w:val="21"/>
        </w:rPr>
      </w:pPr>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p>
    <w:p w14:paraId="307AC959"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718B1EE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012DF112" w14:textId="77777777" w:rsidR="00031E11" w:rsidRPr="0048090B" w:rsidRDefault="00031E11" w:rsidP="00031E11">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5A85EEF8"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F2D791C"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E8C0461" w14:textId="77777777" w:rsidR="00031E11" w:rsidRPr="0048090B" w:rsidRDefault="00031E11" w:rsidP="00031E11">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0C90FBF2" w14:textId="77777777" w:rsidR="00031E11" w:rsidRPr="0048090B" w:rsidRDefault="00031E11" w:rsidP="00031E11">
      <w:pPr>
        <w:rPr>
          <w:rFonts w:ascii="Times New Roman" w:eastAsia="ＭＳ 明朝" w:hAnsi="Times New Roman" w:cs="Times New Roman"/>
          <w:color w:val="000000" w:themeColor="text1"/>
          <w:szCs w:val="21"/>
        </w:rPr>
      </w:pPr>
    </w:p>
    <w:p w14:paraId="311E2C63"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D9991A7" w14:textId="77777777" w:rsidR="00031E11" w:rsidRPr="0048090B" w:rsidRDefault="00031E11" w:rsidP="00031E11">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37759CA5"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072BD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C2A0FBA" w14:textId="77777777" w:rsidR="00031E11" w:rsidRPr="0048090B" w:rsidRDefault="00031E11" w:rsidP="00031E1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AA41FE" w14:textId="77777777" w:rsidR="00031E11" w:rsidRPr="0048090B" w:rsidRDefault="00031E11" w:rsidP="00031E11">
      <w:pPr>
        <w:widowControl/>
        <w:outlineLvl w:val="1"/>
        <w:rPr>
          <w:rStyle w:val="normaltextrun"/>
          <w:rFonts w:ascii="Times New Roman" w:eastAsia="ＭＳ 明朝" w:hAnsi="Times New Roman" w:cs="Times New Roman"/>
          <w:color w:val="000000" w:themeColor="text1"/>
          <w:szCs w:val="21"/>
        </w:rPr>
      </w:pPr>
    </w:p>
    <w:p w14:paraId="449AD547" w14:textId="6C505755" w:rsidR="00031E11" w:rsidRPr="00031E11" w:rsidRDefault="00031E11" w:rsidP="00B406B3">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p>
    <w:p w14:paraId="254A3CF8" w14:textId="77777777" w:rsidR="00EA2571" w:rsidRPr="0048090B" w:rsidRDefault="00EA2571" w:rsidP="00B9362F">
      <w:pPr>
        <w:rPr>
          <w:rStyle w:val="normaltextrun"/>
          <w:rFonts w:ascii="Times New Roman" w:eastAsia="ＭＳ 明朝" w:hAnsi="Times New Roman" w:cs="Times New Roman"/>
          <w:color w:val="000000" w:themeColor="text1"/>
          <w:szCs w:val="21"/>
        </w:rPr>
      </w:pPr>
    </w:p>
    <w:p w14:paraId="3F6BF7A3" w14:textId="5219F11D"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5" w:name="_Toc126715582"/>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bookmarkEnd w:id="105"/>
    </w:p>
    <w:p w14:paraId="2C080F65"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B9362F">
      <w:pPr>
        <w:pStyle w:val="a4"/>
        <w:widowControl/>
        <w:numPr>
          <w:ilvl w:val="0"/>
          <w:numId w:val="35"/>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B9362F">
      <w:pPr>
        <w:pStyle w:val="a4"/>
        <w:widowControl/>
        <w:numPr>
          <w:ilvl w:val="0"/>
          <w:numId w:val="35"/>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B9362F">
      <w:pPr>
        <w:pStyle w:val="a4"/>
        <w:widowControl/>
        <w:numPr>
          <w:ilvl w:val="0"/>
          <w:numId w:val="35"/>
        </w:numPr>
        <w:ind w:leftChars="0"/>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7B05127F" w14:textId="6AA1D0C0" w:rsidR="004240A0" w:rsidRPr="0048090B" w:rsidRDefault="00EA2571"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33197B1" w14:textId="41D4611F" w:rsidR="004240A0" w:rsidRPr="0048090B" w:rsidRDefault="00031E11" w:rsidP="00B9362F">
      <w:pPr>
        <w:widowControl/>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1C16CB1E" w14:textId="5B76E8E4" w:rsidR="007461CB" w:rsidRPr="0048090B" w:rsidRDefault="007461CB"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89"/>
        <w:gridCol w:w="1559"/>
        <w:gridCol w:w="204"/>
        <w:gridCol w:w="1213"/>
        <w:gridCol w:w="1276"/>
        <w:gridCol w:w="1559"/>
      </w:tblGrid>
      <w:tr w:rsidR="002F6C53" w:rsidRPr="0048090B" w14:paraId="2A5F8390" w14:textId="179EADC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34B7627"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single" w:sz="4" w:space="0" w:color="auto"/>
              <w:left w:val="nil"/>
              <w:bottom w:val="single" w:sz="4" w:space="0" w:color="auto"/>
              <w:right w:val="single" w:sz="4" w:space="0" w:color="auto"/>
            </w:tcBorders>
            <w:vAlign w:val="center"/>
          </w:tcPr>
          <w:p w14:paraId="528E87F7" w14:textId="4AFFE1D2"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02FC0D" w14:textId="558720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A8C5916" w14:textId="3BF158EA"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13F2409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5CD23D60"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89"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
          <w:p w14:paraId="51BECD7E" w14:textId="0077CA6C" w:rsidR="002F6C53" w:rsidRPr="0048090B" w:rsidRDefault="002F6C5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00031E11"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
          <w:p w14:paraId="277086AA" w14:textId="77777777" w:rsidR="00031E11" w:rsidRPr="0048090B" w:rsidRDefault="00031E11" w:rsidP="00031E11">
            <w:pPr>
              <w:widowControl/>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CF06FD8" w14:textId="79D6EF05"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EFF86AA" w14:textId="00655DE3"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DDEF63" w14:textId="502EF65C" w:rsidR="00031E11" w:rsidRPr="0048090B" w:rsidRDefault="00031E11" w:rsidP="00031E11">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B5411">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F6C53" w:rsidRPr="0048090B" w14:paraId="15F9195E" w14:textId="3EB3CD9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
          <w:p w14:paraId="7C9FB53E" w14:textId="08896DBC"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A5BECC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E7226FC" w14:textId="33EA7FC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C4E5954" w14:textId="52B010F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59" w:type="dxa"/>
            <w:tcBorders>
              <w:top w:val="nil"/>
              <w:left w:val="nil"/>
              <w:bottom w:val="single" w:sz="4" w:space="0" w:color="auto"/>
              <w:right w:val="single" w:sz="4" w:space="0" w:color="auto"/>
            </w:tcBorders>
            <w:vAlign w:val="center"/>
          </w:tcPr>
          <w:p w14:paraId="74C5C5CD" w14:textId="3AB8D01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w:t>
            </w:r>
          </w:p>
        </w:tc>
      </w:tr>
      <w:tr w:rsidR="002F6C53" w:rsidRPr="0048090B" w14:paraId="424424E9" w14:textId="214C05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
          <w:p w14:paraId="7E093506" w14:textId="07C4C6DD"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4390</w:t>
            </w:r>
          </w:p>
        </w:tc>
        <w:tc>
          <w:tcPr>
            <w:tcW w:w="204" w:type="dxa"/>
            <w:tcBorders>
              <w:top w:val="nil"/>
              <w:left w:val="nil"/>
              <w:bottom w:val="single" w:sz="4" w:space="0" w:color="auto"/>
              <w:right w:val="single" w:sz="4" w:space="0" w:color="auto"/>
            </w:tcBorders>
          </w:tcPr>
          <w:p w14:paraId="260986C6"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10D71735" w14:textId="32A1088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26A20FB1" w14:textId="2715FA5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3240BF0F" w14:textId="498C80F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w:t>
            </w:r>
          </w:p>
        </w:tc>
      </w:tr>
      <w:tr w:rsidR="002F6C53" w:rsidRPr="0048090B" w14:paraId="1EEDC0F0" w14:textId="486B14D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
          <w:p w14:paraId="5DC30D9A" w14:textId="6006FE95" w:rsidR="002F6C53" w:rsidRPr="0048090B" w:rsidRDefault="00B154FA" w:rsidP="002F6C5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F6C53" w:rsidRPr="0048090B">
              <w:rPr>
                <w:rFonts w:ascii="Times New Roman" w:eastAsia="ＭＳ 明朝" w:hAnsi="Times New Roman" w:cs="Times New Roman"/>
                <w:color w:val="000000"/>
                <w:kern w:val="0"/>
                <w:szCs w:val="21"/>
              </w:rPr>
              <w:t>8774</w:t>
            </w:r>
          </w:p>
        </w:tc>
        <w:tc>
          <w:tcPr>
            <w:tcW w:w="204" w:type="dxa"/>
            <w:tcBorders>
              <w:top w:val="nil"/>
              <w:left w:val="nil"/>
              <w:bottom w:val="single" w:sz="4" w:space="0" w:color="auto"/>
              <w:right w:val="single" w:sz="4" w:space="0" w:color="auto"/>
            </w:tcBorders>
          </w:tcPr>
          <w:p w14:paraId="2EBA163A"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22559425" w14:textId="0C019CCE"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6" w:type="dxa"/>
            <w:tcBorders>
              <w:top w:val="nil"/>
              <w:left w:val="nil"/>
              <w:bottom w:val="single" w:sz="4" w:space="0" w:color="auto"/>
              <w:right w:val="single" w:sz="4" w:space="0" w:color="auto"/>
            </w:tcBorders>
            <w:vAlign w:val="center"/>
          </w:tcPr>
          <w:p w14:paraId="48211C2B" w14:textId="733652AA"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59" w:type="dxa"/>
            <w:tcBorders>
              <w:top w:val="nil"/>
              <w:left w:val="nil"/>
              <w:bottom w:val="single" w:sz="4" w:space="0" w:color="auto"/>
              <w:right w:val="single" w:sz="4" w:space="0" w:color="auto"/>
            </w:tcBorders>
            <w:vAlign w:val="center"/>
          </w:tcPr>
          <w:p w14:paraId="39427776" w14:textId="681EF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w:t>
            </w:r>
          </w:p>
        </w:tc>
      </w:tr>
      <w:tr w:rsidR="002F6C53" w:rsidRPr="0048090B" w14:paraId="1D59F394" w14:textId="3EBFB8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
          <w:p w14:paraId="7DD2DC4A" w14:textId="07617A6A"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p>
        </w:tc>
        <w:tc>
          <w:tcPr>
            <w:tcW w:w="204" w:type="dxa"/>
            <w:tcBorders>
              <w:top w:val="nil"/>
              <w:left w:val="nil"/>
              <w:bottom w:val="single" w:sz="4" w:space="0" w:color="auto"/>
              <w:right w:val="single" w:sz="4" w:space="0" w:color="auto"/>
            </w:tcBorders>
          </w:tcPr>
          <w:p w14:paraId="395C2DB8"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57685008" w14:textId="4217FD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57D3353F" w14:textId="5AE8A01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CAE92C4" w14:textId="7342C97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w:t>
            </w:r>
          </w:p>
        </w:tc>
      </w:tr>
      <w:tr w:rsidR="002F6C53" w:rsidRPr="0048090B" w14:paraId="6FC08846" w14:textId="20B8C44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14:paraId="23C5A10F" w14:textId="41A1F7A5"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w:t>
            </w:r>
          </w:p>
        </w:tc>
        <w:tc>
          <w:tcPr>
            <w:tcW w:w="204" w:type="dxa"/>
            <w:tcBorders>
              <w:top w:val="nil"/>
              <w:left w:val="nil"/>
              <w:bottom w:val="single" w:sz="4" w:space="0" w:color="auto"/>
              <w:right w:val="single" w:sz="4" w:space="0" w:color="auto"/>
            </w:tcBorders>
          </w:tcPr>
          <w:p w14:paraId="04EE3472"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385B4C3C" w14:textId="7AC1BFEF"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21887968" w14:textId="2770683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0BA65BEF" w14:textId="725F5243"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w:t>
            </w:r>
          </w:p>
        </w:tc>
      </w:tr>
      <w:tr w:rsidR="002F6C53" w:rsidRPr="0048090B" w14:paraId="4E0FDF00" w14:textId="63CE9A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89"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
          <w:p w14:paraId="689C44FF" w14:textId="7DA64530"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p>
        </w:tc>
        <w:tc>
          <w:tcPr>
            <w:tcW w:w="204" w:type="dxa"/>
            <w:tcBorders>
              <w:top w:val="nil"/>
              <w:left w:val="nil"/>
              <w:bottom w:val="single" w:sz="4" w:space="0" w:color="auto"/>
              <w:right w:val="single" w:sz="4" w:space="0" w:color="auto"/>
            </w:tcBorders>
          </w:tcPr>
          <w:p w14:paraId="09E7883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6026D6B4" w14:textId="36807FB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4D078F22" w14:textId="5708628C"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360AD9BA" w14:textId="1F2C227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w:t>
            </w:r>
          </w:p>
        </w:tc>
      </w:tr>
      <w:tr w:rsidR="002F6C53" w:rsidRPr="0048090B" w14:paraId="19EA9CED" w14:textId="21F76B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89"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14:paraId="661049C3" w14:textId="6EB930E1"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w:t>
            </w:r>
          </w:p>
        </w:tc>
        <w:tc>
          <w:tcPr>
            <w:tcW w:w="204" w:type="dxa"/>
            <w:tcBorders>
              <w:top w:val="nil"/>
              <w:left w:val="nil"/>
              <w:bottom w:val="single" w:sz="4" w:space="0" w:color="auto"/>
              <w:right w:val="single" w:sz="4" w:space="0" w:color="auto"/>
            </w:tcBorders>
          </w:tcPr>
          <w:p w14:paraId="7BBB3F7E"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EF6B40" w14:textId="66F430A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58F222AE" w14:textId="20A3967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5C296266" w14:textId="69881DE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w:t>
            </w:r>
          </w:p>
        </w:tc>
      </w:tr>
      <w:tr w:rsidR="002F6C53" w:rsidRPr="0048090B" w14:paraId="189C0996" w14:textId="7B5C90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89"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14:paraId="318A1032" w14:textId="51951E0D"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p>
        </w:tc>
        <w:tc>
          <w:tcPr>
            <w:tcW w:w="204" w:type="dxa"/>
            <w:tcBorders>
              <w:top w:val="nil"/>
              <w:left w:val="nil"/>
              <w:bottom w:val="single" w:sz="4" w:space="0" w:color="auto"/>
              <w:right w:val="single" w:sz="4" w:space="0" w:color="auto"/>
            </w:tcBorders>
          </w:tcPr>
          <w:p w14:paraId="4EECF53B"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0194CB3F" w14:textId="1FBC9D37"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445F32C" w14:textId="5DF2CFFB"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4A8EC8AB" w14:textId="74CBD416"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2173CEDB" w14:textId="0317753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89"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14:paraId="1A46994D" w14:textId="60AEAB5E"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p>
        </w:tc>
        <w:tc>
          <w:tcPr>
            <w:tcW w:w="204" w:type="dxa"/>
            <w:tcBorders>
              <w:top w:val="nil"/>
              <w:left w:val="nil"/>
              <w:bottom w:val="single" w:sz="4" w:space="0" w:color="auto"/>
              <w:right w:val="single" w:sz="4" w:space="0" w:color="auto"/>
            </w:tcBorders>
          </w:tcPr>
          <w:p w14:paraId="45B45979"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7E1A005A" w14:textId="34A7B900"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276" w:type="dxa"/>
            <w:tcBorders>
              <w:top w:val="nil"/>
              <w:left w:val="nil"/>
              <w:bottom w:val="single" w:sz="4" w:space="0" w:color="auto"/>
              <w:right w:val="single" w:sz="4" w:space="0" w:color="auto"/>
            </w:tcBorders>
            <w:vAlign w:val="center"/>
          </w:tcPr>
          <w:p w14:paraId="468C709C" w14:textId="09617F22"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14C8EA84" w14:textId="30AD0ED1" w:rsidR="00B154FA" w:rsidRPr="0048090B" w:rsidRDefault="00B154F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w:t>
            </w:r>
          </w:p>
        </w:tc>
      </w:tr>
      <w:tr w:rsidR="002F6C53" w:rsidRPr="0048090B" w14:paraId="1B49E1BF" w14:textId="0A63B47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89"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
          <w:p w14:paraId="34542630" w14:textId="27F11C6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w:t>
            </w:r>
          </w:p>
        </w:tc>
        <w:tc>
          <w:tcPr>
            <w:tcW w:w="204" w:type="dxa"/>
            <w:tcBorders>
              <w:top w:val="nil"/>
              <w:left w:val="nil"/>
              <w:bottom w:val="single" w:sz="4" w:space="0" w:color="auto"/>
              <w:right w:val="single" w:sz="4" w:space="0" w:color="auto"/>
            </w:tcBorders>
          </w:tcPr>
          <w:p w14:paraId="7AF51275" w14:textId="77777777" w:rsidR="00B154FA" w:rsidRPr="0048090B" w:rsidRDefault="00B154FA">
            <w:pPr>
              <w:widowControl/>
              <w:jc w:val="right"/>
              <w:rPr>
                <w:rFonts w:ascii="Times New Roman" w:eastAsia="ＭＳ 明朝" w:hAnsi="Times New Roman" w:cs="Times New Roman"/>
                <w:color w:val="000000"/>
                <w:kern w:val="0"/>
                <w:szCs w:val="21"/>
              </w:rPr>
            </w:pPr>
          </w:p>
        </w:tc>
        <w:tc>
          <w:tcPr>
            <w:tcW w:w="1213" w:type="dxa"/>
            <w:tcBorders>
              <w:top w:val="nil"/>
              <w:left w:val="nil"/>
              <w:bottom w:val="single" w:sz="4" w:space="0" w:color="auto"/>
              <w:right w:val="single" w:sz="4" w:space="0" w:color="auto"/>
            </w:tcBorders>
            <w:vAlign w:val="center"/>
          </w:tcPr>
          <w:p w14:paraId="48995884" w14:textId="0CC1AA1F" w:rsidR="00B154FA" w:rsidRPr="0048090B" w:rsidRDefault="00B154FA">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3DE5AE2C" w14:textId="71883288" w:rsidR="00B154FA" w:rsidRPr="0048090B" w:rsidRDefault="00B154FA">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2F57AF3E" w14:textId="1A87BF76" w:rsidR="00B154FA" w:rsidRPr="0048090B" w:rsidRDefault="00B154FA">
            <w:pPr>
              <w:widowControl/>
              <w:jc w:val="right"/>
              <w:rPr>
                <w:rFonts w:ascii="Times New Roman" w:eastAsia="ＭＳ 明朝" w:hAnsi="Times New Roman" w:cs="Times New Roman"/>
                <w:color w:val="000000"/>
                <w:kern w:val="0"/>
                <w:szCs w:val="21"/>
              </w:rPr>
            </w:pPr>
          </w:p>
        </w:tc>
      </w:tr>
    </w:tbl>
    <w:p w14:paraId="5D265F20" w14:textId="77777777" w:rsidR="00310533" w:rsidRPr="0048090B" w:rsidRDefault="00310533" w:rsidP="00B9362F">
      <w:pPr>
        <w:widowControl/>
        <w:rPr>
          <w:rFonts w:ascii="Times New Roman" w:eastAsia="ＭＳ 明朝" w:hAnsi="Times New Roman" w:cs="Times New Roman"/>
          <w:color w:val="000000" w:themeColor="text1"/>
          <w:szCs w:val="21"/>
        </w:rPr>
      </w:pPr>
    </w:p>
    <w:p w14:paraId="0014F7A4" w14:textId="652924F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6" w:name="_Toc126715583"/>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6"/>
    </w:p>
    <w:p w14:paraId="5433E1EA" w14:textId="7777777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6437B137"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360189" w:rsidRPr="0048090B">
        <w:rPr>
          <w:rStyle w:val="normaltextrun"/>
          <w:rFonts w:ascii="Times New Roman" w:eastAsia="ＭＳ 明朝" w:hAnsi="Times New Roman" w:cs="Times New Roman"/>
          <w:szCs w:val="21"/>
        </w:rPr>
        <w:t>0.1 M</w:t>
      </w:r>
      <w:r w:rsidR="00360189"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B9362F">
      <w:pPr>
        <w:pStyle w:val="a4"/>
        <w:widowControl/>
        <w:numPr>
          <w:ilvl w:val="0"/>
          <w:numId w:val="3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B9362F">
      <w:pPr>
        <w:pStyle w:val="a4"/>
        <w:widowControl/>
        <w:numPr>
          <w:ilvl w:val="0"/>
          <w:numId w:val="36"/>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B9362F">
      <w:pPr>
        <w:pStyle w:val="a4"/>
        <w:widowControl/>
        <w:numPr>
          <w:ilvl w:val="0"/>
          <w:numId w:val="36"/>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910414B" w14:textId="0CA378EE" w:rsidR="00DD76BA" w:rsidRPr="0048090B" w:rsidRDefault="00DB70EE" w:rsidP="00B9362F">
      <w:pPr>
        <w:widowControl/>
        <w:rPr>
          <w:rFonts w:ascii="Times New Roman" w:eastAsia="ＭＳ 明朝" w:hAnsi="Times New Roman" w:cs="Times New Roman"/>
          <w:szCs w:val="21"/>
        </w:rPr>
      </w:pPr>
      <w:r>
        <w:rPr>
          <w:rFonts w:ascii="Times New Roman" w:eastAsia="ＭＳ 明朝" w:hAnsi="Times New Roman" w:cs="Times New Roman"/>
          <w:szCs w:val="21"/>
        </w:rPr>
        <w:br w:type="page"/>
      </w:r>
    </w:p>
    <w:p w14:paraId="4F3C00AB" w14:textId="2BA2EDCA" w:rsidR="002F6C53" w:rsidRPr="0048090B" w:rsidRDefault="00405596" w:rsidP="00B9362F">
      <w:pPr>
        <w:widowControl/>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84"/>
        <w:gridCol w:w="1275"/>
        <w:gridCol w:w="1276"/>
        <w:gridCol w:w="1559"/>
      </w:tblGrid>
      <w:tr w:rsidR="00255AF2" w:rsidRPr="0048090B" w14:paraId="0C8BDFD6" w14:textId="555C29F0"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
          <w:p w14:paraId="1516A296"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
          <w:p w14:paraId="58D423F3" w14:textId="389DC4FA"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5D740647" w14:textId="179A7CF2"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4721CC4D" w14:textId="1CB80664"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28D731B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47966412"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322E2912" w14:textId="633E9B53" w:rsidR="00255AF2" w:rsidRPr="0048090B" w:rsidRDefault="00255AF2"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B154FA"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
          <w:p w14:paraId="2D40A77B" w14:textId="77777777" w:rsidR="00B154FA" w:rsidRPr="0048090B" w:rsidRDefault="00B154FA" w:rsidP="00B154FA">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7E1148B4" w14:textId="670E1E96"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781F2F14" w14:textId="736C9603"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F5DFEAF" w14:textId="46A9703E" w:rsidR="00B154FA" w:rsidRPr="0048090B" w:rsidRDefault="00B154FA" w:rsidP="00B154FA">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255AF2" w:rsidRPr="0048090B" w14:paraId="62257477" w14:textId="42907F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968BCF3" w14:textId="6F89DF40"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84" w:type="dxa"/>
            <w:tcBorders>
              <w:top w:val="nil"/>
              <w:left w:val="nil"/>
              <w:bottom w:val="single" w:sz="4" w:space="0" w:color="auto"/>
              <w:right w:val="single" w:sz="4" w:space="0" w:color="auto"/>
            </w:tcBorders>
          </w:tcPr>
          <w:p w14:paraId="079DD29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DFDE174" w14:textId="376515A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vAlign w:val="center"/>
          </w:tcPr>
          <w:p w14:paraId="1FBF062B" w14:textId="6EDF2A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7E5C7017" w14:textId="7152CB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255AF2" w:rsidRPr="0048090B" w14:paraId="32E49A08" w14:textId="5B66CB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093AE15E" w14:textId="0AFC21C1"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0.00</w:t>
            </w:r>
            <w:r w:rsidRPr="0048090B">
              <w:rPr>
                <w:rFonts w:ascii="Times New Roman" w:eastAsia="ＭＳ 明朝" w:hAnsi="Times New Roman" w:cs="Times New Roman"/>
                <w:color w:val="000000"/>
                <w:kern w:val="0"/>
                <w:szCs w:val="21"/>
              </w:rPr>
              <w:t>8</w:t>
            </w:r>
            <w:r w:rsidR="00255AF2" w:rsidRPr="0048090B">
              <w:rPr>
                <w:rFonts w:ascii="Times New Roman" w:eastAsia="ＭＳ 明朝" w:hAnsi="Times New Roman" w:cs="Times New Roman"/>
                <w:color w:val="000000"/>
                <w:kern w:val="0"/>
                <w:szCs w:val="21"/>
              </w:rPr>
              <w:t>729</w:t>
            </w:r>
          </w:p>
        </w:tc>
        <w:tc>
          <w:tcPr>
            <w:tcW w:w="284" w:type="dxa"/>
            <w:tcBorders>
              <w:top w:val="nil"/>
              <w:left w:val="nil"/>
              <w:bottom w:val="single" w:sz="4" w:space="0" w:color="auto"/>
              <w:right w:val="single" w:sz="4" w:space="0" w:color="auto"/>
            </w:tcBorders>
          </w:tcPr>
          <w:p w14:paraId="2BABE8C5"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2A2F32CD" w14:textId="22EC2E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vAlign w:val="center"/>
          </w:tcPr>
          <w:p w14:paraId="6FBCB424" w14:textId="11E43E5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3557C8D5" w14:textId="5A0740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255AF2" w:rsidRPr="0048090B" w14:paraId="77CA7BE4" w14:textId="58C2A5C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9E6013E" w14:textId="08A55040"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1746</w:t>
            </w:r>
          </w:p>
        </w:tc>
        <w:tc>
          <w:tcPr>
            <w:tcW w:w="284" w:type="dxa"/>
            <w:tcBorders>
              <w:top w:val="nil"/>
              <w:left w:val="nil"/>
              <w:bottom w:val="single" w:sz="4" w:space="0" w:color="auto"/>
              <w:right w:val="single" w:sz="4" w:space="0" w:color="auto"/>
            </w:tcBorders>
          </w:tcPr>
          <w:p w14:paraId="321E1FA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6782DE77" w14:textId="491F9A4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29D7298" w14:textId="10B54E7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0D41F243" w14:textId="19ADB41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255AF2" w:rsidRPr="0048090B" w14:paraId="033D5695" w14:textId="1B0EFB6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D196B7C" w14:textId="456756C5"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2618</w:t>
            </w:r>
          </w:p>
        </w:tc>
        <w:tc>
          <w:tcPr>
            <w:tcW w:w="284" w:type="dxa"/>
            <w:tcBorders>
              <w:top w:val="nil"/>
              <w:left w:val="nil"/>
              <w:bottom w:val="single" w:sz="4" w:space="0" w:color="auto"/>
              <w:right w:val="single" w:sz="4" w:space="0" w:color="auto"/>
            </w:tcBorders>
          </w:tcPr>
          <w:p w14:paraId="4D5C796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451BE7E2" w14:textId="2FD5B53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5A9B93BB" w14:textId="1BE9F2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1D7F437A" w14:textId="530E13C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255AF2" w:rsidRPr="0048090B" w14:paraId="6D379953" w14:textId="632D4D3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E2CF174" w14:textId="376F029E"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3490</w:t>
            </w:r>
          </w:p>
        </w:tc>
        <w:tc>
          <w:tcPr>
            <w:tcW w:w="284" w:type="dxa"/>
            <w:tcBorders>
              <w:top w:val="nil"/>
              <w:left w:val="nil"/>
              <w:bottom w:val="single" w:sz="4" w:space="0" w:color="auto"/>
              <w:right w:val="single" w:sz="4" w:space="0" w:color="auto"/>
            </w:tcBorders>
          </w:tcPr>
          <w:p w14:paraId="4905FC2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2D1BC1D" w14:textId="5FB4981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132A626E" w14:textId="4E98B1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5C0ECAC9" w14:textId="2CEB075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255AF2" w:rsidRPr="0048090B" w14:paraId="469225B7" w14:textId="1F4366A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4697BF49" w14:textId="591F1454" w:rsidR="00255AF2" w:rsidRPr="0048090B" w:rsidRDefault="00DB70EE" w:rsidP="00255AF2">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255AF2" w:rsidRPr="0048090B">
              <w:rPr>
                <w:rFonts w:ascii="Times New Roman" w:eastAsia="ＭＳ 明朝" w:hAnsi="Times New Roman" w:cs="Times New Roman"/>
                <w:color w:val="000000"/>
                <w:kern w:val="0"/>
                <w:szCs w:val="21"/>
              </w:rPr>
              <w:t>7848</w:t>
            </w:r>
          </w:p>
        </w:tc>
        <w:tc>
          <w:tcPr>
            <w:tcW w:w="284" w:type="dxa"/>
            <w:tcBorders>
              <w:top w:val="nil"/>
              <w:left w:val="nil"/>
              <w:bottom w:val="single" w:sz="4" w:space="0" w:color="auto"/>
              <w:right w:val="single" w:sz="4" w:space="0" w:color="auto"/>
            </w:tcBorders>
          </w:tcPr>
          <w:p w14:paraId="695B4A14"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8C1F7C8" w14:textId="66A410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644B6602" w14:textId="0B6C7C2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3B9536F7" w14:textId="034D086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255AF2" w:rsidRPr="0048090B" w14:paraId="63586B0A" w14:textId="7E182F5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4CE409CA" w14:textId="185BAD1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84" w:type="dxa"/>
            <w:tcBorders>
              <w:top w:val="nil"/>
              <w:left w:val="nil"/>
              <w:bottom w:val="single" w:sz="4" w:space="0" w:color="auto"/>
              <w:right w:val="single" w:sz="4" w:space="0" w:color="auto"/>
            </w:tcBorders>
          </w:tcPr>
          <w:p w14:paraId="66B72A2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14057BE3" w14:textId="0228C7B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316E7840" w14:textId="4789E1A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7607FF58" w14:textId="3E73767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255AF2" w:rsidRPr="0048090B" w14:paraId="229D9ED0" w14:textId="17B2A0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484F3B2A" w14:textId="100C054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84" w:type="dxa"/>
            <w:tcBorders>
              <w:top w:val="nil"/>
              <w:left w:val="nil"/>
              <w:bottom w:val="single" w:sz="4" w:space="0" w:color="auto"/>
              <w:right w:val="single" w:sz="4" w:space="0" w:color="auto"/>
            </w:tcBorders>
          </w:tcPr>
          <w:p w14:paraId="0C1DD7EF"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
          <w:p w14:paraId="313E9D82" w14:textId="38CE59A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2D4976" w14:textId="1784451F"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668076A" w14:textId="5DB7E585"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5458734C" w14:textId="77777777" w:rsidR="00255AF2" w:rsidRPr="0048090B" w:rsidRDefault="00255AF2" w:rsidP="00B9362F">
      <w:pPr>
        <w:widowControl/>
        <w:rPr>
          <w:rFonts w:ascii="Times New Roman" w:eastAsia="ＭＳ 明朝" w:hAnsi="Times New Roman" w:cs="Times New Roman"/>
          <w:color w:val="000000" w:themeColor="text1"/>
          <w:szCs w:val="21"/>
        </w:rPr>
      </w:pPr>
    </w:p>
    <w:p w14:paraId="3DE31EAD" w14:textId="04CF6754"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7" w:name="_Toc126715584"/>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7"/>
    </w:p>
    <w:p w14:paraId="4D1CA4D2"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316DEDE1"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B9362F">
      <w:pPr>
        <w:pStyle w:val="a4"/>
        <w:widowControl/>
        <w:numPr>
          <w:ilvl w:val="0"/>
          <w:numId w:val="3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B9362F">
      <w:pPr>
        <w:pStyle w:val="a4"/>
        <w:widowControl/>
        <w:numPr>
          <w:ilvl w:val="0"/>
          <w:numId w:val="37"/>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B9362F">
      <w:pPr>
        <w:pStyle w:val="a4"/>
        <w:widowControl/>
        <w:numPr>
          <w:ilvl w:val="0"/>
          <w:numId w:val="37"/>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B9362F">
      <w:pPr>
        <w:widowControl/>
        <w:rPr>
          <w:rFonts w:ascii="Times New Roman" w:eastAsia="ＭＳ 明朝" w:hAnsi="Times New Roman" w:cs="Times New Roman"/>
          <w:szCs w:val="21"/>
        </w:rPr>
      </w:pPr>
    </w:p>
    <w:p w14:paraId="74CCEC31" w14:textId="3A7BEB37" w:rsidR="00505E7A" w:rsidRPr="0048090B" w:rsidRDefault="0040559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5843DF" w:rsidRPr="0048090B" w14:paraId="78A315F1" w14:textId="4A252555"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4EBA541"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5D593225" w14:textId="5B52A28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1E5A84F" w14:textId="0C324667"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2276A3A3" w14:textId="7FC38EB8"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67E553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614B9944"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13FEBD7" w14:textId="2A69A5F6" w:rsidR="005843DF" w:rsidRPr="0048090B" w:rsidRDefault="005843DF"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DB70EE">
              <w:rPr>
                <w:rFonts w:ascii="Times New Roman" w:eastAsia="ＭＳ 明朝" w:hAnsi="Times New Roman" w:cs="Times New Roman"/>
                <w:color w:val="000000"/>
                <w:kern w:val="0"/>
                <w:szCs w:val="21"/>
              </w:rPr>
              <w:t>m</w:t>
            </w:r>
            <w:r w:rsidR="00DB70EE"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CB501C0" w14:textId="77777777" w:rsidR="00DB70EE" w:rsidRPr="0048090B" w:rsidRDefault="00DB70EE" w:rsidP="00DB70EE">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475C56A" w14:textId="7355E186"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052339DF" w14:textId="1E3B62EC"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336FC2A1" w14:textId="6C0359F9" w:rsidR="00DB70EE" w:rsidRPr="0048090B" w:rsidRDefault="00DB70EE" w:rsidP="00DB70EE">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843DF" w:rsidRPr="0048090B" w14:paraId="46B8A307" w14:textId="73C864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1CCEDB1D" w14:textId="2C43BF50"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33C2659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F79F8BA" w14:textId="0048932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276" w:type="dxa"/>
            <w:tcBorders>
              <w:top w:val="nil"/>
              <w:left w:val="nil"/>
              <w:bottom w:val="single" w:sz="4" w:space="0" w:color="auto"/>
              <w:right w:val="single" w:sz="4" w:space="0" w:color="auto"/>
            </w:tcBorders>
            <w:vAlign w:val="center"/>
          </w:tcPr>
          <w:p w14:paraId="7547BDED" w14:textId="54F3FE3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5C4E1C71" w14:textId="121DC70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843DF" w:rsidRPr="0048090B" w14:paraId="128315B5" w14:textId="3DD5E9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941205B" w14:textId="680AD1A6"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5843DF" w:rsidRPr="0048090B">
              <w:rPr>
                <w:rFonts w:ascii="Times New Roman" w:eastAsia="ＭＳ 明朝" w:hAnsi="Times New Roman" w:cs="Times New Roman"/>
                <w:color w:val="000000"/>
                <w:kern w:val="0"/>
                <w:szCs w:val="21"/>
              </w:rPr>
              <w:t>729</w:t>
            </w:r>
          </w:p>
        </w:tc>
        <w:tc>
          <w:tcPr>
            <w:tcW w:w="204" w:type="dxa"/>
            <w:tcBorders>
              <w:top w:val="nil"/>
              <w:left w:val="nil"/>
              <w:bottom w:val="single" w:sz="4" w:space="0" w:color="auto"/>
              <w:right w:val="single" w:sz="4" w:space="0" w:color="auto"/>
            </w:tcBorders>
          </w:tcPr>
          <w:p w14:paraId="419734A0"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BBC9BF2" w14:textId="0D4FDCF3"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7DB75213" w14:textId="514CDB5B"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7CD4A7D2" w14:textId="39093C9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843DF" w:rsidRPr="0048090B" w14:paraId="216EAD0D" w14:textId="67A87F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7E4468A0" w14:textId="31FF30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34AE81B6"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E15F49" w14:textId="15831076"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276" w:type="dxa"/>
            <w:tcBorders>
              <w:top w:val="nil"/>
              <w:left w:val="nil"/>
              <w:bottom w:val="single" w:sz="4" w:space="0" w:color="auto"/>
              <w:right w:val="single" w:sz="4" w:space="0" w:color="auto"/>
            </w:tcBorders>
            <w:vAlign w:val="center"/>
          </w:tcPr>
          <w:p w14:paraId="2F113F0C" w14:textId="0DDD31D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43AC8CCC" w14:textId="63F2A94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843DF" w:rsidRPr="0048090B" w14:paraId="794E24AE" w14:textId="6C329D86"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602178B" w14:textId="71A3E54F"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0.2</w:t>
            </w:r>
            <w:r w:rsidR="005843DF" w:rsidRPr="0048090B">
              <w:rPr>
                <w:rFonts w:ascii="Times New Roman" w:eastAsia="ＭＳ 明朝" w:hAnsi="Times New Roman" w:cs="Times New Roman"/>
                <w:color w:val="000000"/>
                <w:kern w:val="0"/>
                <w:szCs w:val="21"/>
              </w:rPr>
              <w:t>618</w:t>
            </w:r>
          </w:p>
        </w:tc>
        <w:tc>
          <w:tcPr>
            <w:tcW w:w="204" w:type="dxa"/>
            <w:tcBorders>
              <w:top w:val="nil"/>
              <w:left w:val="nil"/>
              <w:bottom w:val="single" w:sz="4" w:space="0" w:color="auto"/>
              <w:right w:val="single" w:sz="4" w:space="0" w:color="auto"/>
            </w:tcBorders>
          </w:tcPr>
          <w:p w14:paraId="7E08BE7C"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16C380D" w14:textId="4C25A50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7FAEF8BA" w14:textId="400A7FA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7688E5A3" w14:textId="024C9689"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843DF" w:rsidRPr="0048090B" w14:paraId="5625037B" w14:textId="59F642C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19B1D42A" w14:textId="37CFF9A2"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28D7FEB3"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214405" w14:textId="4DDA5A87"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663B287D" w14:textId="5878500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068D37DA" w14:textId="63B73301"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843DF" w:rsidRPr="0048090B" w14:paraId="706D97DF" w14:textId="12A170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0F84B4D" w14:textId="1A8CC6A1" w:rsidR="005843DF" w:rsidRPr="0048090B" w:rsidRDefault="00DB70EE" w:rsidP="005843DF">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5843DF"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17B6BB8D"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95897F1" w14:textId="3F0E326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6C9D10B" w14:textId="10B8FDCA"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57655A54" w14:textId="15FAC8F0"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843DF" w:rsidRPr="0048090B" w14:paraId="009D16A4" w14:textId="0E78C5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3F6E2C0F" w14:textId="25ACBE72"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04CDD1E1"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97C7743" w14:textId="37F22E4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36F8513B" w14:textId="7E1A9432"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6F512311" w14:textId="4E0F16F8"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843DF" w:rsidRPr="0048090B" w14:paraId="0B6BD6DE" w14:textId="2DD2F37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513C2532" w14:textId="6F12D87A"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4EF1028E" w14:textId="77777777" w:rsidR="00DB70EE" w:rsidRPr="0048090B" w:rsidRDefault="00DB70EE">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53EDB3F" w14:textId="185247A4"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276" w:type="dxa"/>
            <w:tcBorders>
              <w:top w:val="nil"/>
              <w:left w:val="nil"/>
              <w:bottom w:val="single" w:sz="4" w:space="0" w:color="auto"/>
              <w:right w:val="single" w:sz="4" w:space="0" w:color="auto"/>
            </w:tcBorders>
            <w:vAlign w:val="center"/>
          </w:tcPr>
          <w:p w14:paraId="776DBE4D" w14:textId="534790CE"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482A7593" w14:textId="3202021C" w:rsidR="00DB70EE" w:rsidRPr="0048090B" w:rsidRDefault="00DB70E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0D5991E8" w14:textId="7E034F14" w:rsidR="005843DF" w:rsidRPr="0048090B" w:rsidRDefault="00DB70EE" w:rsidP="00B9362F">
      <w:pPr>
        <w:widowControl/>
        <w:ind w:leftChars="-100" w:left="-210"/>
        <w:rPr>
          <w:rFonts w:ascii="Times New Roman" w:eastAsia="ＭＳ 明朝" w:hAnsi="Times New Roman" w:cs="Times New Roman"/>
          <w:szCs w:val="21"/>
        </w:rPr>
      </w:pPr>
      <w:r>
        <w:rPr>
          <w:rFonts w:ascii="Times New Roman" w:eastAsia="ＭＳ 明朝" w:hAnsi="Times New Roman" w:cs="Times New Roman"/>
          <w:szCs w:val="21"/>
        </w:rPr>
        <w:br w:type="page"/>
      </w:r>
    </w:p>
    <w:p w14:paraId="6732C96E" w14:textId="61A8440B"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8" w:name="_Toc126715585"/>
      <w:r w:rsidRPr="0048090B">
        <w:rPr>
          <w:rStyle w:val="normaltextrun"/>
          <w:rFonts w:ascii="Times New Roman" w:eastAsia="ＭＳ 明朝" w:hAnsi="Times New Roman" w:cs="Times New Roman"/>
          <w:sz w:val="21"/>
          <w:szCs w:val="21"/>
        </w:rPr>
        <w:lastRenderedPageBreak/>
        <w:t>220906CP_naf10μL</w:t>
      </w:r>
      <w:r w:rsidRPr="0048090B">
        <w:rPr>
          <w:rFonts w:ascii="Times New Roman" w:eastAsia="ＭＳ 明朝" w:hAnsi="Times New Roman" w:cs="Times New Roman"/>
          <w:color w:val="000000" w:themeColor="text1"/>
          <w:sz w:val="21"/>
          <w:szCs w:val="21"/>
        </w:rPr>
        <w:t>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8"/>
    </w:p>
    <w:p w14:paraId="22666B49"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0E293A0"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B9362F">
      <w:pPr>
        <w:pStyle w:val="a4"/>
        <w:widowControl/>
        <w:numPr>
          <w:ilvl w:val="0"/>
          <w:numId w:val="40"/>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B9362F">
      <w:pPr>
        <w:pStyle w:val="a4"/>
        <w:widowControl/>
        <w:numPr>
          <w:ilvl w:val="0"/>
          <w:numId w:val="40"/>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B9362F">
      <w:pPr>
        <w:pStyle w:val="a4"/>
        <w:widowControl/>
        <w:numPr>
          <w:ilvl w:val="0"/>
          <w:numId w:val="40"/>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B9362F">
      <w:pPr>
        <w:widowControl/>
        <w:rPr>
          <w:rFonts w:ascii="Times New Roman" w:eastAsia="ＭＳ 明朝" w:hAnsi="Times New Roman" w:cs="Times New Roman"/>
          <w:szCs w:val="21"/>
        </w:rPr>
      </w:pPr>
    </w:p>
    <w:p w14:paraId="5E1BBCD4" w14:textId="4D5E06BD" w:rsidR="007D656F" w:rsidRPr="0048090B" w:rsidRDefault="00315AA6"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AC2E51" w:rsidRPr="0048090B" w14:paraId="50B3A2E4" w14:textId="14A988BF"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6867F006"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12DCEA06" w14:textId="5B256AA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400A9C41" w14:textId="4578C35C"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194CAA" w14:textId="44EB799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49BCAD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3F46617A"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DCD296B" w14:textId="09CC5F4F" w:rsidR="00AC2E51" w:rsidRPr="0048090B" w:rsidRDefault="00AC2E51"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200F3">
              <w:rPr>
                <w:rFonts w:ascii="Times New Roman" w:eastAsia="ＭＳ 明朝" w:hAnsi="Times New Roman" w:cs="Times New Roman"/>
                <w:color w:val="000000"/>
                <w:kern w:val="0"/>
                <w:szCs w:val="21"/>
              </w:rPr>
              <w:t>m</w:t>
            </w:r>
            <w:r w:rsidR="002200F3"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71230FAD" w14:textId="77777777" w:rsidR="002200F3" w:rsidRPr="0048090B" w:rsidRDefault="002200F3" w:rsidP="002200F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25F0AE" w14:textId="3FB32C71"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vAlign w:val="center"/>
          </w:tcPr>
          <w:p w14:paraId="258F0D2B" w14:textId="727E4976"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7BF8E8CF" w14:textId="15D07263" w:rsidR="002200F3" w:rsidRPr="0048090B" w:rsidRDefault="002200F3" w:rsidP="002200F3">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AC2E51" w:rsidRPr="0048090B" w14:paraId="2F6568E6" w14:textId="27ED988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63B84614" w14:textId="0A166502"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6A0A18"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19C67C4" w14:textId="47F0189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276" w:type="dxa"/>
            <w:tcBorders>
              <w:top w:val="nil"/>
              <w:left w:val="nil"/>
              <w:bottom w:val="single" w:sz="4" w:space="0" w:color="auto"/>
              <w:right w:val="single" w:sz="4" w:space="0" w:color="auto"/>
            </w:tcBorders>
            <w:vAlign w:val="center"/>
          </w:tcPr>
          <w:p w14:paraId="28459DFA" w14:textId="3CFD3F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559" w:type="dxa"/>
            <w:tcBorders>
              <w:top w:val="nil"/>
              <w:left w:val="nil"/>
              <w:bottom w:val="single" w:sz="4" w:space="0" w:color="auto"/>
              <w:right w:val="single" w:sz="4" w:space="0" w:color="auto"/>
            </w:tcBorders>
            <w:vAlign w:val="center"/>
          </w:tcPr>
          <w:p w14:paraId="11CA3625" w14:textId="15A92C4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w:t>
            </w:r>
          </w:p>
        </w:tc>
      </w:tr>
      <w:tr w:rsidR="00AC2E51" w:rsidRPr="0048090B" w14:paraId="37DAA429" w14:textId="3FC6DA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1670294" w14:textId="2BB1CC8A"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w:t>
            </w:r>
            <w:r w:rsidR="00AC2E51"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5977A902"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C6BBBC5" w14:textId="4925D2B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276" w:type="dxa"/>
            <w:tcBorders>
              <w:top w:val="nil"/>
              <w:left w:val="nil"/>
              <w:bottom w:val="single" w:sz="4" w:space="0" w:color="auto"/>
              <w:right w:val="single" w:sz="4" w:space="0" w:color="auto"/>
            </w:tcBorders>
            <w:vAlign w:val="center"/>
          </w:tcPr>
          <w:p w14:paraId="3C0F30E2" w14:textId="5AF4266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559" w:type="dxa"/>
            <w:tcBorders>
              <w:top w:val="nil"/>
              <w:left w:val="nil"/>
              <w:bottom w:val="single" w:sz="4" w:space="0" w:color="auto"/>
              <w:right w:val="single" w:sz="4" w:space="0" w:color="auto"/>
            </w:tcBorders>
            <w:vAlign w:val="center"/>
          </w:tcPr>
          <w:p w14:paraId="2DD33069" w14:textId="11AAECA0"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w:t>
            </w:r>
          </w:p>
        </w:tc>
      </w:tr>
      <w:tr w:rsidR="00AC2E51" w:rsidRPr="0048090B" w14:paraId="19C71B3A" w14:textId="07ACDE8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B4DFBF1" w14:textId="33831CF4"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F82FD8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A68F225" w14:textId="09ED050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276" w:type="dxa"/>
            <w:tcBorders>
              <w:top w:val="nil"/>
              <w:left w:val="nil"/>
              <w:bottom w:val="single" w:sz="4" w:space="0" w:color="auto"/>
              <w:right w:val="single" w:sz="4" w:space="0" w:color="auto"/>
            </w:tcBorders>
            <w:vAlign w:val="center"/>
          </w:tcPr>
          <w:p w14:paraId="271E738C" w14:textId="1F8134F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559" w:type="dxa"/>
            <w:tcBorders>
              <w:top w:val="nil"/>
              <w:left w:val="nil"/>
              <w:bottom w:val="single" w:sz="4" w:space="0" w:color="auto"/>
              <w:right w:val="single" w:sz="4" w:space="0" w:color="auto"/>
            </w:tcBorders>
            <w:vAlign w:val="center"/>
          </w:tcPr>
          <w:p w14:paraId="5643904F" w14:textId="0AB9922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w:t>
            </w:r>
          </w:p>
        </w:tc>
      </w:tr>
      <w:tr w:rsidR="00AC2E51" w:rsidRPr="0048090B" w14:paraId="4F3F885C" w14:textId="44A0AE1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56106D57" w14:textId="71F32F4B"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F770FC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98E709E" w14:textId="6A9B6CA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276" w:type="dxa"/>
            <w:tcBorders>
              <w:top w:val="nil"/>
              <w:left w:val="nil"/>
              <w:bottom w:val="single" w:sz="4" w:space="0" w:color="auto"/>
              <w:right w:val="single" w:sz="4" w:space="0" w:color="auto"/>
            </w:tcBorders>
            <w:vAlign w:val="center"/>
          </w:tcPr>
          <w:p w14:paraId="18833DD5" w14:textId="13A32F1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559" w:type="dxa"/>
            <w:tcBorders>
              <w:top w:val="nil"/>
              <w:left w:val="nil"/>
              <w:bottom w:val="single" w:sz="4" w:space="0" w:color="auto"/>
              <w:right w:val="single" w:sz="4" w:space="0" w:color="auto"/>
            </w:tcBorders>
            <w:vAlign w:val="center"/>
          </w:tcPr>
          <w:p w14:paraId="7DE7E573" w14:textId="7FEA99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w:t>
            </w:r>
          </w:p>
        </w:tc>
      </w:tr>
      <w:tr w:rsidR="00AC2E51" w:rsidRPr="0048090B" w14:paraId="73608983" w14:textId="1300952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71FF8A10" w14:textId="1EF63998"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4FF6976D"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54A4E22" w14:textId="3A80B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276" w:type="dxa"/>
            <w:tcBorders>
              <w:top w:val="nil"/>
              <w:left w:val="nil"/>
              <w:bottom w:val="single" w:sz="4" w:space="0" w:color="auto"/>
              <w:right w:val="single" w:sz="4" w:space="0" w:color="auto"/>
            </w:tcBorders>
            <w:vAlign w:val="center"/>
          </w:tcPr>
          <w:p w14:paraId="4EA45B12" w14:textId="1AD3DEC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559" w:type="dxa"/>
            <w:tcBorders>
              <w:top w:val="nil"/>
              <w:left w:val="nil"/>
              <w:bottom w:val="single" w:sz="4" w:space="0" w:color="auto"/>
              <w:right w:val="single" w:sz="4" w:space="0" w:color="auto"/>
            </w:tcBorders>
            <w:vAlign w:val="center"/>
          </w:tcPr>
          <w:p w14:paraId="1246B0E3" w14:textId="22AF309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w:t>
            </w:r>
          </w:p>
        </w:tc>
      </w:tr>
      <w:tr w:rsidR="00AC2E51" w:rsidRPr="0048090B" w14:paraId="01808371" w14:textId="57E9B2C1"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7CDE917E" w14:textId="59AE2FE9"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73AE80C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6EA2CB" w14:textId="0BFAFE0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276" w:type="dxa"/>
            <w:tcBorders>
              <w:top w:val="nil"/>
              <w:left w:val="nil"/>
              <w:bottom w:val="single" w:sz="4" w:space="0" w:color="auto"/>
              <w:right w:val="single" w:sz="4" w:space="0" w:color="auto"/>
            </w:tcBorders>
            <w:vAlign w:val="center"/>
          </w:tcPr>
          <w:p w14:paraId="0A680BF5" w14:textId="128DB6C5"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559" w:type="dxa"/>
            <w:tcBorders>
              <w:top w:val="nil"/>
              <w:left w:val="nil"/>
              <w:bottom w:val="single" w:sz="4" w:space="0" w:color="auto"/>
              <w:right w:val="single" w:sz="4" w:space="0" w:color="auto"/>
            </w:tcBorders>
            <w:vAlign w:val="center"/>
          </w:tcPr>
          <w:p w14:paraId="549F710C" w14:textId="79850953"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04</w:t>
            </w:r>
          </w:p>
        </w:tc>
      </w:tr>
      <w:tr w:rsidR="00AC2E51" w:rsidRPr="0048090B" w14:paraId="68522C63" w14:textId="66ABB6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4FCF8C9C" w14:textId="2AAAAC4F" w:rsidR="00AC2E51" w:rsidRPr="0048090B" w:rsidRDefault="002200F3" w:rsidP="00AC2E51">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AC2E51"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0CC3F93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C3EE162" w14:textId="1B14D3C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276" w:type="dxa"/>
            <w:tcBorders>
              <w:top w:val="nil"/>
              <w:left w:val="nil"/>
              <w:bottom w:val="single" w:sz="4" w:space="0" w:color="auto"/>
              <w:right w:val="single" w:sz="4" w:space="0" w:color="auto"/>
            </w:tcBorders>
            <w:vAlign w:val="center"/>
          </w:tcPr>
          <w:p w14:paraId="4359556D" w14:textId="5989B29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559" w:type="dxa"/>
            <w:tcBorders>
              <w:top w:val="nil"/>
              <w:left w:val="nil"/>
              <w:bottom w:val="single" w:sz="4" w:space="0" w:color="auto"/>
              <w:right w:val="single" w:sz="4" w:space="0" w:color="auto"/>
            </w:tcBorders>
            <w:vAlign w:val="center"/>
          </w:tcPr>
          <w:p w14:paraId="552F14EE" w14:textId="1D2CD0E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87</w:t>
            </w:r>
          </w:p>
        </w:tc>
      </w:tr>
      <w:tr w:rsidR="00AC2E51" w:rsidRPr="0048090B" w14:paraId="3BBD0C65" w14:textId="43EFF10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76627F5D" w14:textId="70A11E1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727CC55"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F104446" w14:textId="485461E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276" w:type="dxa"/>
            <w:tcBorders>
              <w:top w:val="nil"/>
              <w:left w:val="nil"/>
              <w:bottom w:val="single" w:sz="4" w:space="0" w:color="auto"/>
              <w:right w:val="single" w:sz="4" w:space="0" w:color="auto"/>
            </w:tcBorders>
            <w:vAlign w:val="center"/>
          </w:tcPr>
          <w:p w14:paraId="5E181B14" w14:textId="115BD16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559" w:type="dxa"/>
            <w:tcBorders>
              <w:top w:val="nil"/>
              <w:left w:val="nil"/>
              <w:bottom w:val="single" w:sz="4" w:space="0" w:color="auto"/>
              <w:right w:val="single" w:sz="4" w:space="0" w:color="auto"/>
            </w:tcBorders>
            <w:vAlign w:val="center"/>
          </w:tcPr>
          <w:p w14:paraId="5DD3AC99" w14:textId="06434016"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69</w:t>
            </w:r>
          </w:p>
        </w:tc>
      </w:tr>
      <w:tr w:rsidR="00AC2E51" w:rsidRPr="0048090B" w14:paraId="4A76E1FB" w14:textId="646466C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06461A98" w14:textId="700BB4C3"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1C3B9B27"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5E3E2" w14:textId="2A546E2C"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276" w:type="dxa"/>
            <w:tcBorders>
              <w:top w:val="nil"/>
              <w:left w:val="nil"/>
              <w:bottom w:val="single" w:sz="4" w:space="0" w:color="auto"/>
              <w:right w:val="single" w:sz="4" w:space="0" w:color="auto"/>
            </w:tcBorders>
            <w:vAlign w:val="center"/>
          </w:tcPr>
          <w:p w14:paraId="3F141863" w14:textId="74CE1A7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559" w:type="dxa"/>
            <w:tcBorders>
              <w:top w:val="nil"/>
              <w:left w:val="nil"/>
              <w:bottom w:val="single" w:sz="4" w:space="0" w:color="auto"/>
              <w:right w:val="single" w:sz="4" w:space="0" w:color="auto"/>
            </w:tcBorders>
            <w:vAlign w:val="center"/>
          </w:tcPr>
          <w:p w14:paraId="00F86C27" w14:textId="1B8BF24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51</w:t>
            </w:r>
          </w:p>
        </w:tc>
      </w:tr>
      <w:tr w:rsidR="00AC2E51" w:rsidRPr="0048090B" w14:paraId="300EDC41" w14:textId="7AC5C5E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4A801E15" w14:textId="0C229268"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033E4FB4"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FCD8792" w14:textId="5FB70B0A"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276" w:type="dxa"/>
            <w:tcBorders>
              <w:top w:val="nil"/>
              <w:left w:val="nil"/>
              <w:bottom w:val="single" w:sz="4" w:space="0" w:color="auto"/>
              <w:right w:val="single" w:sz="4" w:space="0" w:color="auto"/>
            </w:tcBorders>
            <w:vAlign w:val="center"/>
          </w:tcPr>
          <w:p w14:paraId="5AD6A86E" w14:textId="13DCD80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559" w:type="dxa"/>
            <w:tcBorders>
              <w:top w:val="nil"/>
              <w:left w:val="nil"/>
              <w:bottom w:val="single" w:sz="4" w:space="0" w:color="auto"/>
              <w:right w:val="single" w:sz="4" w:space="0" w:color="auto"/>
            </w:tcBorders>
            <w:vAlign w:val="center"/>
          </w:tcPr>
          <w:p w14:paraId="78086D3B" w14:textId="008C6E9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33</w:t>
            </w:r>
          </w:p>
        </w:tc>
      </w:tr>
      <w:tr w:rsidR="00AC2E51" w:rsidRPr="0048090B" w14:paraId="56897347" w14:textId="139AADA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15FAEE02" w14:textId="2557531C"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4086ECF0"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A768C05" w14:textId="1CCA00B2"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276" w:type="dxa"/>
            <w:tcBorders>
              <w:top w:val="nil"/>
              <w:left w:val="nil"/>
              <w:bottom w:val="single" w:sz="4" w:space="0" w:color="auto"/>
              <w:right w:val="single" w:sz="4" w:space="0" w:color="auto"/>
            </w:tcBorders>
            <w:vAlign w:val="center"/>
          </w:tcPr>
          <w:p w14:paraId="20E67848" w14:textId="110E4AA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559" w:type="dxa"/>
            <w:tcBorders>
              <w:top w:val="nil"/>
              <w:left w:val="nil"/>
              <w:bottom w:val="single" w:sz="4" w:space="0" w:color="auto"/>
              <w:right w:val="single" w:sz="4" w:space="0" w:color="auto"/>
            </w:tcBorders>
            <w:vAlign w:val="center"/>
          </w:tcPr>
          <w:p w14:paraId="44A11B2D" w14:textId="648967C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14</w:t>
            </w:r>
          </w:p>
        </w:tc>
      </w:tr>
      <w:tr w:rsidR="00AC2E51" w:rsidRPr="0048090B" w14:paraId="5321AB80" w14:textId="2F80B9A2"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
          <w:p w14:paraId="4770F2DC" w14:textId="221C1CE9"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c>
          <w:tcPr>
            <w:tcW w:w="204" w:type="dxa"/>
            <w:tcBorders>
              <w:top w:val="nil"/>
              <w:left w:val="nil"/>
              <w:bottom w:val="single" w:sz="4" w:space="0" w:color="auto"/>
              <w:right w:val="single" w:sz="4" w:space="0" w:color="auto"/>
            </w:tcBorders>
          </w:tcPr>
          <w:p w14:paraId="73DE5376"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74C4723" w14:textId="47D6654D"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276" w:type="dxa"/>
            <w:tcBorders>
              <w:top w:val="nil"/>
              <w:left w:val="nil"/>
              <w:bottom w:val="single" w:sz="4" w:space="0" w:color="auto"/>
              <w:right w:val="single" w:sz="4" w:space="0" w:color="auto"/>
            </w:tcBorders>
            <w:vAlign w:val="center"/>
          </w:tcPr>
          <w:p w14:paraId="6451B4F2" w14:textId="1B0DD358"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559" w:type="dxa"/>
            <w:tcBorders>
              <w:top w:val="nil"/>
              <w:left w:val="nil"/>
              <w:bottom w:val="single" w:sz="4" w:space="0" w:color="auto"/>
              <w:right w:val="single" w:sz="4" w:space="0" w:color="auto"/>
            </w:tcBorders>
            <w:vAlign w:val="center"/>
          </w:tcPr>
          <w:p w14:paraId="2D97A0B3" w14:textId="4923A83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96</w:t>
            </w:r>
          </w:p>
        </w:tc>
      </w:tr>
      <w:tr w:rsidR="00AC2E51" w:rsidRPr="0048090B" w14:paraId="14F37EE7" w14:textId="6F4F0AF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
          <w:p w14:paraId="6A8F4268" w14:textId="2B8DD1EA"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w:t>
            </w:r>
          </w:p>
        </w:tc>
        <w:tc>
          <w:tcPr>
            <w:tcW w:w="204" w:type="dxa"/>
            <w:tcBorders>
              <w:top w:val="nil"/>
              <w:left w:val="nil"/>
              <w:bottom w:val="single" w:sz="4" w:space="0" w:color="auto"/>
              <w:right w:val="single" w:sz="4" w:space="0" w:color="auto"/>
            </w:tcBorders>
          </w:tcPr>
          <w:p w14:paraId="000BC3AC"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05557BC" w14:textId="1AB062A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276" w:type="dxa"/>
            <w:tcBorders>
              <w:top w:val="nil"/>
              <w:left w:val="nil"/>
              <w:bottom w:val="single" w:sz="4" w:space="0" w:color="auto"/>
              <w:right w:val="single" w:sz="4" w:space="0" w:color="auto"/>
            </w:tcBorders>
            <w:vAlign w:val="center"/>
          </w:tcPr>
          <w:p w14:paraId="5513A0E9" w14:textId="753E40F9"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559" w:type="dxa"/>
            <w:tcBorders>
              <w:top w:val="nil"/>
              <w:left w:val="nil"/>
              <w:bottom w:val="single" w:sz="4" w:space="0" w:color="auto"/>
              <w:right w:val="single" w:sz="4" w:space="0" w:color="auto"/>
            </w:tcBorders>
            <w:vAlign w:val="center"/>
          </w:tcPr>
          <w:p w14:paraId="6D10EDC6" w14:textId="3465C36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hint="eastAsia"/>
                <w:color w:val="000000"/>
                <w:kern w:val="0"/>
                <w:szCs w:val="21"/>
              </w:rPr>
              <w:t>7</w:t>
            </w:r>
            <w:r w:rsidRPr="0048090B">
              <w:rPr>
                <w:rFonts w:ascii="Times New Roman" w:eastAsia="ＭＳ 明朝" w:hAnsi="Times New Roman" w:cs="Times New Roman"/>
                <w:color w:val="000000"/>
                <w:kern w:val="0"/>
                <w:szCs w:val="21"/>
              </w:rPr>
              <w:t>7</w:t>
            </w:r>
          </w:p>
        </w:tc>
      </w:tr>
      <w:tr w:rsidR="00AC2E51" w:rsidRPr="0048090B" w14:paraId="705B6F4C" w14:textId="59B7554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506" w:type="dxa"/>
            <w:tcBorders>
              <w:top w:val="nil"/>
              <w:left w:val="nil"/>
              <w:bottom w:val="single" w:sz="4" w:space="0" w:color="auto"/>
              <w:right w:val="single" w:sz="4" w:space="0" w:color="auto"/>
            </w:tcBorders>
            <w:shd w:val="clear" w:color="auto" w:fill="auto"/>
            <w:noWrap/>
            <w:vAlign w:val="center"/>
            <w:hideMark/>
          </w:tcPr>
          <w:p w14:paraId="14287D4B" w14:textId="7ABACB7B"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w:t>
            </w:r>
          </w:p>
        </w:tc>
        <w:tc>
          <w:tcPr>
            <w:tcW w:w="204" w:type="dxa"/>
            <w:tcBorders>
              <w:top w:val="nil"/>
              <w:left w:val="nil"/>
              <w:bottom w:val="single" w:sz="4" w:space="0" w:color="auto"/>
              <w:right w:val="single" w:sz="4" w:space="0" w:color="auto"/>
            </w:tcBorders>
          </w:tcPr>
          <w:p w14:paraId="317A82BB" w14:textId="77777777" w:rsidR="002200F3" w:rsidRPr="0048090B" w:rsidRDefault="002200F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01E177" w14:textId="01DC3CFB"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276" w:type="dxa"/>
            <w:tcBorders>
              <w:top w:val="nil"/>
              <w:left w:val="nil"/>
              <w:bottom w:val="single" w:sz="4" w:space="0" w:color="auto"/>
              <w:right w:val="single" w:sz="4" w:space="0" w:color="auto"/>
            </w:tcBorders>
            <w:vAlign w:val="center"/>
          </w:tcPr>
          <w:p w14:paraId="1E33949C" w14:textId="44BE2581"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559" w:type="dxa"/>
            <w:tcBorders>
              <w:top w:val="nil"/>
              <w:left w:val="nil"/>
              <w:bottom w:val="single" w:sz="4" w:space="0" w:color="auto"/>
              <w:right w:val="single" w:sz="4" w:space="0" w:color="auto"/>
            </w:tcBorders>
            <w:vAlign w:val="center"/>
          </w:tcPr>
          <w:p w14:paraId="3BD8DA3F" w14:textId="4E6E9387" w:rsidR="002200F3" w:rsidRPr="0048090B" w:rsidRDefault="002200F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w:t>
            </w:r>
            <w:r>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58</w:t>
            </w:r>
          </w:p>
        </w:tc>
      </w:tr>
    </w:tbl>
    <w:p w14:paraId="5450522C" w14:textId="77777777" w:rsidR="0061751B" w:rsidRPr="0048090B" w:rsidRDefault="0061751B" w:rsidP="00B9362F">
      <w:pPr>
        <w:widowControl/>
        <w:rPr>
          <w:rFonts w:ascii="Times New Roman" w:eastAsia="ＭＳ 明朝" w:hAnsi="Times New Roman" w:cs="Times New Roman"/>
          <w:szCs w:val="21"/>
        </w:rPr>
      </w:pPr>
    </w:p>
    <w:p w14:paraId="779025D3" w14:textId="5867FB5E"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09" w:name="_Toc12671558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09"/>
    </w:p>
    <w:p w14:paraId="7007FACC"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5DC5E7E4"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8755C5" w:rsidRPr="0048090B">
        <w:rPr>
          <w:rStyle w:val="normaltextrun"/>
          <w:rFonts w:ascii="Times New Roman" w:eastAsia="ＭＳ 明朝" w:hAnsi="Times New Roman" w:cs="Times New Roman"/>
          <w:szCs w:val="21"/>
        </w:rPr>
        <w:t>0.1 M</w:t>
      </w:r>
      <w:r w:rsidR="008755C5"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B9362F">
      <w:pPr>
        <w:pStyle w:val="a4"/>
        <w:widowControl/>
        <w:numPr>
          <w:ilvl w:val="0"/>
          <w:numId w:val="3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B9362F">
      <w:pPr>
        <w:pStyle w:val="a4"/>
        <w:widowControl/>
        <w:numPr>
          <w:ilvl w:val="0"/>
          <w:numId w:val="38"/>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スターラーによる撹拌を伴い測定した。</w:t>
      </w:r>
    </w:p>
    <w:p w14:paraId="68E66EDF" w14:textId="3C380B24" w:rsidR="00505E7A" w:rsidRPr="0048090B" w:rsidRDefault="00B22439" w:rsidP="00B9362F">
      <w:pPr>
        <w:pStyle w:val="a4"/>
        <w:widowControl/>
        <w:numPr>
          <w:ilvl w:val="0"/>
          <w:numId w:val="38"/>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B9362F">
      <w:pPr>
        <w:widowControl/>
        <w:rPr>
          <w:rFonts w:ascii="Times New Roman" w:eastAsia="ＭＳ 明朝" w:hAnsi="Times New Roman" w:cs="Times New Roman"/>
          <w:szCs w:val="21"/>
        </w:rPr>
      </w:pPr>
    </w:p>
    <w:p w14:paraId="0AF8370C" w14:textId="3C0E0D72"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417"/>
        <w:gridCol w:w="1559"/>
      </w:tblGrid>
      <w:tr w:rsidR="00E738A3" w:rsidRPr="0048090B" w14:paraId="72C00A44" w14:textId="3353E61A"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196A80E2"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249B83AA" w14:textId="2D09BF9A"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417" w:type="dxa"/>
            <w:tcBorders>
              <w:top w:val="single" w:sz="4" w:space="0" w:color="auto"/>
              <w:left w:val="nil"/>
              <w:bottom w:val="single" w:sz="4" w:space="0" w:color="auto"/>
              <w:right w:val="single" w:sz="4" w:space="0" w:color="auto"/>
            </w:tcBorders>
            <w:vAlign w:val="center"/>
          </w:tcPr>
          <w:p w14:paraId="7D16E799" w14:textId="6A0846D1"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72BFC66D" w14:textId="5A91B1E4"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0F71890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0C5E0254"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7C446BE9" w14:textId="65AC2C15" w:rsidR="00E738A3" w:rsidRPr="0048090B" w:rsidRDefault="00E738A3"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00360189"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CD8D3F9" w14:textId="77777777" w:rsidR="00360189" w:rsidRPr="0048090B" w:rsidRDefault="00360189" w:rsidP="00360189">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1BE16AF" w14:textId="1556E2F3"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S</w:t>
            </w:r>
            <w:r w:rsidRPr="0048090B">
              <w:rPr>
                <w:rFonts w:ascii="Times New Roman" w:eastAsia="ＭＳ 明朝" w:hAnsi="Times New Roman" w:cs="Times New Roman"/>
                <w:color w:val="000000"/>
                <w:kern w:val="0"/>
                <w:szCs w:val="21"/>
              </w:rPr>
              <w:t>ec</w:t>
            </w:r>
          </w:p>
        </w:tc>
        <w:tc>
          <w:tcPr>
            <w:tcW w:w="1417" w:type="dxa"/>
            <w:tcBorders>
              <w:top w:val="nil"/>
              <w:left w:val="nil"/>
              <w:bottom w:val="single" w:sz="4" w:space="0" w:color="auto"/>
              <w:right w:val="single" w:sz="4" w:space="0" w:color="auto"/>
            </w:tcBorders>
            <w:vAlign w:val="center"/>
          </w:tcPr>
          <w:p w14:paraId="247939F4" w14:textId="32792C8F"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9B0FB37" w14:textId="067CD5F5" w:rsidR="00360189" w:rsidRPr="0048090B" w:rsidRDefault="00360189" w:rsidP="00360189">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2E73A2">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E738A3" w:rsidRPr="0048090B" w14:paraId="06BF69D5" w14:textId="22C92F0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37FD2D4B" w14:textId="0D8C0498"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66697BC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A653078" w14:textId="4307DAC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417" w:type="dxa"/>
            <w:tcBorders>
              <w:top w:val="nil"/>
              <w:left w:val="nil"/>
              <w:bottom w:val="single" w:sz="4" w:space="0" w:color="auto"/>
              <w:right w:val="single" w:sz="4" w:space="0" w:color="auto"/>
            </w:tcBorders>
            <w:vAlign w:val="center"/>
          </w:tcPr>
          <w:p w14:paraId="270138FF" w14:textId="0AD39C4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74F45A76" w14:textId="5A9E778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5B5E231E" w14:textId="2C24D87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67163E3A" w14:textId="3A6B846E"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00360189" w:rsidRPr="0048090B">
              <w:rPr>
                <w:rFonts w:ascii="Times New Roman" w:eastAsia="ＭＳ 明朝" w:hAnsi="Times New Roman" w:cs="Times New Roman"/>
                <w:color w:val="000000"/>
                <w:kern w:val="0"/>
                <w:szCs w:val="21"/>
              </w:rPr>
              <w:t>8</w:t>
            </w:r>
            <w:r w:rsidR="00E738A3" w:rsidRPr="0048090B">
              <w:rPr>
                <w:rFonts w:ascii="Times New Roman" w:eastAsia="ＭＳ 明朝" w:hAnsi="Times New Roman" w:cs="Times New Roman"/>
                <w:color w:val="000000"/>
                <w:kern w:val="0"/>
                <w:szCs w:val="21"/>
              </w:rPr>
              <w:t>495</w:t>
            </w:r>
          </w:p>
        </w:tc>
        <w:tc>
          <w:tcPr>
            <w:tcW w:w="204" w:type="dxa"/>
            <w:tcBorders>
              <w:top w:val="nil"/>
              <w:left w:val="nil"/>
              <w:bottom w:val="single" w:sz="4" w:space="0" w:color="auto"/>
              <w:right w:val="single" w:sz="4" w:space="0" w:color="auto"/>
            </w:tcBorders>
          </w:tcPr>
          <w:p w14:paraId="18F0020C"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EFC830" w14:textId="1720C2F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417" w:type="dxa"/>
            <w:tcBorders>
              <w:top w:val="nil"/>
              <w:left w:val="nil"/>
              <w:bottom w:val="single" w:sz="4" w:space="0" w:color="auto"/>
              <w:right w:val="single" w:sz="4" w:space="0" w:color="auto"/>
            </w:tcBorders>
            <w:vAlign w:val="center"/>
          </w:tcPr>
          <w:p w14:paraId="3DDFB6B9" w14:textId="60356B4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559" w:type="dxa"/>
            <w:tcBorders>
              <w:top w:val="nil"/>
              <w:left w:val="nil"/>
              <w:bottom w:val="single" w:sz="4" w:space="0" w:color="auto"/>
              <w:right w:val="single" w:sz="4" w:space="0" w:color="auto"/>
            </w:tcBorders>
            <w:vAlign w:val="center"/>
          </w:tcPr>
          <w:p w14:paraId="4A71B684" w14:textId="0EB612A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w:t>
            </w:r>
          </w:p>
        </w:tc>
      </w:tr>
      <w:tr w:rsidR="00E738A3" w:rsidRPr="0048090B" w14:paraId="453A4A96" w14:textId="74AB658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19B4B96D" w14:textId="09057E05"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151EF14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0BF1781" w14:textId="0C4B2DC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417" w:type="dxa"/>
            <w:tcBorders>
              <w:top w:val="nil"/>
              <w:left w:val="nil"/>
              <w:bottom w:val="single" w:sz="4" w:space="0" w:color="auto"/>
              <w:right w:val="single" w:sz="4" w:space="0" w:color="auto"/>
            </w:tcBorders>
            <w:vAlign w:val="center"/>
          </w:tcPr>
          <w:p w14:paraId="4DF5A128" w14:textId="5D7DF42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559" w:type="dxa"/>
            <w:tcBorders>
              <w:top w:val="nil"/>
              <w:left w:val="nil"/>
              <w:bottom w:val="single" w:sz="4" w:space="0" w:color="auto"/>
              <w:right w:val="single" w:sz="4" w:space="0" w:color="auto"/>
            </w:tcBorders>
            <w:vAlign w:val="center"/>
          </w:tcPr>
          <w:p w14:paraId="63344795" w14:textId="6AAE3C9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w:t>
            </w:r>
          </w:p>
        </w:tc>
      </w:tr>
      <w:tr w:rsidR="00E738A3" w:rsidRPr="0048090B" w14:paraId="7AA71FD4" w14:textId="17AFCA1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5409BD5" w14:textId="1559CD4A"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663A8C1E"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C2C6E5D" w14:textId="7C00D4E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417" w:type="dxa"/>
            <w:tcBorders>
              <w:top w:val="nil"/>
              <w:left w:val="nil"/>
              <w:bottom w:val="single" w:sz="4" w:space="0" w:color="auto"/>
              <w:right w:val="single" w:sz="4" w:space="0" w:color="auto"/>
            </w:tcBorders>
            <w:vAlign w:val="center"/>
          </w:tcPr>
          <w:p w14:paraId="3F92AB2B" w14:textId="4BA1A9A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78BD721A" w14:textId="545F7BB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508A0872" w14:textId="22FED02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0C9BD012" w14:textId="7EACC58C"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2DE39E3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6A382AC" w14:textId="3BF495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417" w:type="dxa"/>
            <w:tcBorders>
              <w:top w:val="nil"/>
              <w:left w:val="nil"/>
              <w:bottom w:val="single" w:sz="4" w:space="0" w:color="auto"/>
              <w:right w:val="single" w:sz="4" w:space="0" w:color="auto"/>
            </w:tcBorders>
            <w:vAlign w:val="center"/>
          </w:tcPr>
          <w:p w14:paraId="69D8D4B4" w14:textId="5B78977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559" w:type="dxa"/>
            <w:tcBorders>
              <w:top w:val="nil"/>
              <w:left w:val="nil"/>
              <w:bottom w:val="single" w:sz="4" w:space="0" w:color="auto"/>
              <w:right w:val="single" w:sz="4" w:space="0" w:color="auto"/>
            </w:tcBorders>
            <w:vAlign w:val="center"/>
          </w:tcPr>
          <w:p w14:paraId="3E64DD86" w14:textId="72246354"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w:t>
            </w:r>
          </w:p>
        </w:tc>
      </w:tr>
      <w:tr w:rsidR="00E738A3" w:rsidRPr="0048090B" w14:paraId="6400B8BC" w14:textId="4A7D3F5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1B33B8F" w14:textId="7D45D03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6B58B9FD"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E76DDC" w14:textId="624A78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417" w:type="dxa"/>
            <w:tcBorders>
              <w:top w:val="nil"/>
              <w:left w:val="nil"/>
              <w:bottom w:val="single" w:sz="4" w:space="0" w:color="auto"/>
              <w:right w:val="single" w:sz="4" w:space="0" w:color="auto"/>
            </w:tcBorders>
            <w:vAlign w:val="center"/>
          </w:tcPr>
          <w:p w14:paraId="356E7EC5" w14:textId="45FCABDB"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559" w:type="dxa"/>
            <w:tcBorders>
              <w:top w:val="nil"/>
              <w:left w:val="nil"/>
              <w:bottom w:val="single" w:sz="4" w:space="0" w:color="auto"/>
              <w:right w:val="single" w:sz="4" w:space="0" w:color="auto"/>
            </w:tcBorders>
            <w:vAlign w:val="center"/>
          </w:tcPr>
          <w:p w14:paraId="6B0209FB" w14:textId="00161C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w:t>
            </w:r>
          </w:p>
        </w:tc>
      </w:tr>
      <w:tr w:rsidR="00E738A3" w:rsidRPr="0048090B" w14:paraId="690AAF34" w14:textId="5A2F015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4F3CC2D1" w14:textId="2A270F09"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7EC0B8A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12DC78E" w14:textId="32966E3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417" w:type="dxa"/>
            <w:tcBorders>
              <w:top w:val="nil"/>
              <w:left w:val="nil"/>
              <w:bottom w:val="single" w:sz="4" w:space="0" w:color="auto"/>
              <w:right w:val="single" w:sz="4" w:space="0" w:color="auto"/>
            </w:tcBorders>
            <w:vAlign w:val="center"/>
          </w:tcPr>
          <w:p w14:paraId="544D4E87" w14:textId="4A360EB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559" w:type="dxa"/>
            <w:tcBorders>
              <w:top w:val="nil"/>
              <w:left w:val="nil"/>
              <w:bottom w:val="single" w:sz="4" w:space="0" w:color="auto"/>
              <w:right w:val="single" w:sz="4" w:space="0" w:color="auto"/>
            </w:tcBorders>
            <w:vAlign w:val="center"/>
          </w:tcPr>
          <w:p w14:paraId="34CA76DF" w14:textId="0C1B006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w:t>
            </w:r>
          </w:p>
        </w:tc>
      </w:tr>
      <w:tr w:rsidR="00E738A3" w:rsidRPr="0048090B" w14:paraId="6861805B" w14:textId="1AC55AE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
          <w:p w14:paraId="24FF11FB" w14:textId="2689FFE3"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5094</w:t>
            </w:r>
          </w:p>
        </w:tc>
        <w:tc>
          <w:tcPr>
            <w:tcW w:w="204" w:type="dxa"/>
            <w:tcBorders>
              <w:top w:val="nil"/>
              <w:left w:val="nil"/>
              <w:bottom w:val="single" w:sz="4" w:space="0" w:color="auto"/>
              <w:right w:val="single" w:sz="4" w:space="0" w:color="auto"/>
            </w:tcBorders>
          </w:tcPr>
          <w:p w14:paraId="22F4B35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F90945" w14:textId="59D63AC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417" w:type="dxa"/>
            <w:tcBorders>
              <w:top w:val="nil"/>
              <w:left w:val="nil"/>
              <w:bottom w:val="single" w:sz="4" w:space="0" w:color="auto"/>
              <w:right w:val="single" w:sz="4" w:space="0" w:color="auto"/>
            </w:tcBorders>
            <w:vAlign w:val="center"/>
          </w:tcPr>
          <w:p w14:paraId="20E568B8" w14:textId="52578ED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1BEF2DB8" w14:textId="0C1119A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61BC0DD3" w14:textId="5F6F9C3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
          <w:p w14:paraId="7F46FF46" w14:textId="5042D1F6" w:rsidR="00E738A3" w:rsidRPr="0048090B" w:rsidRDefault="002E73A2" w:rsidP="00E738A3">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00E738A3" w:rsidRPr="0048090B">
              <w:rPr>
                <w:rFonts w:ascii="Times New Roman" w:eastAsia="ＭＳ 明朝" w:hAnsi="Times New Roman" w:cs="Times New Roman"/>
                <w:color w:val="000000"/>
                <w:kern w:val="0"/>
                <w:szCs w:val="21"/>
              </w:rPr>
              <w:t>9333</w:t>
            </w:r>
          </w:p>
        </w:tc>
        <w:tc>
          <w:tcPr>
            <w:tcW w:w="204" w:type="dxa"/>
            <w:tcBorders>
              <w:top w:val="nil"/>
              <w:left w:val="nil"/>
              <w:bottom w:val="single" w:sz="4" w:space="0" w:color="auto"/>
              <w:right w:val="single" w:sz="4" w:space="0" w:color="auto"/>
            </w:tcBorders>
          </w:tcPr>
          <w:p w14:paraId="31E8A754"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9C27D41" w14:textId="797D0A0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417" w:type="dxa"/>
            <w:tcBorders>
              <w:top w:val="nil"/>
              <w:left w:val="nil"/>
              <w:bottom w:val="single" w:sz="4" w:space="0" w:color="auto"/>
              <w:right w:val="single" w:sz="4" w:space="0" w:color="auto"/>
            </w:tcBorders>
            <w:vAlign w:val="center"/>
          </w:tcPr>
          <w:p w14:paraId="554BF0B7" w14:textId="1765126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559" w:type="dxa"/>
            <w:tcBorders>
              <w:top w:val="nil"/>
              <w:left w:val="nil"/>
              <w:bottom w:val="single" w:sz="4" w:space="0" w:color="auto"/>
              <w:right w:val="single" w:sz="4" w:space="0" w:color="auto"/>
            </w:tcBorders>
            <w:vAlign w:val="center"/>
          </w:tcPr>
          <w:p w14:paraId="5D5E8EF8" w14:textId="0EBBBFF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w:t>
            </w:r>
          </w:p>
        </w:tc>
      </w:tr>
      <w:tr w:rsidR="00E738A3" w:rsidRPr="0048090B" w14:paraId="3198F757" w14:textId="257FB85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
          <w:p w14:paraId="7A0BCBDE" w14:textId="2E7DB032"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w:t>
            </w:r>
          </w:p>
        </w:tc>
        <w:tc>
          <w:tcPr>
            <w:tcW w:w="204" w:type="dxa"/>
            <w:tcBorders>
              <w:top w:val="nil"/>
              <w:left w:val="nil"/>
              <w:bottom w:val="single" w:sz="4" w:space="0" w:color="auto"/>
              <w:right w:val="single" w:sz="4" w:space="0" w:color="auto"/>
            </w:tcBorders>
          </w:tcPr>
          <w:p w14:paraId="0EFDA128"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0402AE1F" w14:textId="7933C83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417" w:type="dxa"/>
            <w:tcBorders>
              <w:top w:val="nil"/>
              <w:left w:val="nil"/>
              <w:bottom w:val="single" w:sz="4" w:space="0" w:color="auto"/>
              <w:right w:val="single" w:sz="4" w:space="0" w:color="auto"/>
            </w:tcBorders>
            <w:vAlign w:val="center"/>
          </w:tcPr>
          <w:p w14:paraId="75DE9301" w14:textId="31083C2C"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559" w:type="dxa"/>
            <w:tcBorders>
              <w:top w:val="nil"/>
              <w:left w:val="nil"/>
              <w:bottom w:val="single" w:sz="4" w:space="0" w:color="auto"/>
              <w:right w:val="single" w:sz="4" w:space="0" w:color="auto"/>
            </w:tcBorders>
            <w:vAlign w:val="center"/>
          </w:tcPr>
          <w:p w14:paraId="76BA92F5" w14:textId="6F4FC56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w:t>
            </w:r>
          </w:p>
        </w:tc>
      </w:tr>
      <w:tr w:rsidR="00E738A3" w:rsidRPr="0048090B" w14:paraId="3420AB21" w14:textId="1465BC0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
          <w:p w14:paraId="17124D00" w14:textId="26DD423C"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w:t>
            </w:r>
          </w:p>
        </w:tc>
        <w:tc>
          <w:tcPr>
            <w:tcW w:w="204" w:type="dxa"/>
            <w:tcBorders>
              <w:top w:val="nil"/>
              <w:left w:val="nil"/>
              <w:bottom w:val="single" w:sz="4" w:space="0" w:color="auto"/>
              <w:right w:val="single" w:sz="4" w:space="0" w:color="auto"/>
            </w:tcBorders>
          </w:tcPr>
          <w:p w14:paraId="24B3E667"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7F09659B" w14:textId="5A41ADE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417" w:type="dxa"/>
            <w:tcBorders>
              <w:top w:val="nil"/>
              <w:left w:val="nil"/>
              <w:bottom w:val="single" w:sz="4" w:space="0" w:color="auto"/>
              <w:right w:val="single" w:sz="4" w:space="0" w:color="auto"/>
            </w:tcBorders>
            <w:vAlign w:val="center"/>
          </w:tcPr>
          <w:p w14:paraId="268BE2F9" w14:textId="7184B4DD"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559" w:type="dxa"/>
            <w:tcBorders>
              <w:top w:val="nil"/>
              <w:left w:val="nil"/>
              <w:bottom w:val="single" w:sz="4" w:space="0" w:color="auto"/>
              <w:right w:val="single" w:sz="4" w:space="0" w:color="auto"/>
            </w:tcBorders>
            <w:vAlign w:val="center"/>
          </w:tcPr>
          <w:p w14:paraId="5F8F2114" w14:textId="3CC0D09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w:t>
            </w:r>
          </w:p>
        </w:tc>
      </w:tr>
      <w:tr w:rsidR="00E738A3" w:rsidRPr="0048090B" w14:paraId="19570FA9" w14:textId="5A4FAE1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506" w:type="dxa"/>
            <w:tcBorders>
              <w:top w:val="nil"/>
              <w:left w:val="nil"/>
              <w:bottom w:val="single" w:sz="4" w:space="0" w:color="auto"/>
              <w:right w:val="single" w:sz="4" w:space="0" w:color="auto"/>
            </w:tcBorders>
            <w:shd w:val="clear" w:color="auto" w:fill="auto"/>
            <w:noWrap/>
            <w:vAlign w:val="center"/>
            <w:hideMark/>
          </w:tcPr>
          <w:p w14:paraId="06C04656" w14:textId="1142C9FF"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w:t>
            </w:r>
          </w:p>
        </w:tc>
        <w:tc>
          <w:tcPr>
            <w:tcW w:w="204" w:type="dxa"/>
            <w:tcBorders>
              <w:top w:val="nil"/>
              <w:left w:val="nil"/>
              <w:bottom w:val="single" w:sz="4" w:space="0" w:color="auto"/>
              <w:right w:val="single" w:sz="4" w:space="0" w:color="auto"/>
            </w:tcBorders>
          </w:tcPr>
          <w:p w14:paraId="72053FCB"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6CFA3D50" w14:textId="0D061148"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417" w:type="dxa"/>
            <w:tcBorders>
              <w:top w:val="nil"/>
              <w:left w:val="nil"/>
              <w:bottom w:val="single" w:sz="4" w:space="0" w:color="auto"/>
              <w:right w:val="single" w:sz="4" w:space="0" w:color="auto"/>
            </w:tcBorders>
            <w:vAlign w:val="center"/>
          </w:tcPr>
          <w:p w14:paraId="570F2969" w14:textId="5191C5C6"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BB48B04" w14:textId="6E2C8D7A"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4E0004F0" w14:textId="1913DF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506" w:type="dxa"/>
            <w:tcBorders>
              <w:top w:val="nil"/>
              <w:left w:val="nil"/>
              <w:bottom w:val="single" w:sz="4" w:space="0" w:color="auto"/>
              <w:right w:val="single" w:sz="4" w:space="0" w:color="auto"/>
            </w:tcBorders>
            <w:shd w:val="clear" w:color="auto" w:fill="auto"/>
            <w:noWrap/>
            <w:vAlign w:val="center"/>
            <w:hideMark/>
          </w:tcPr>
          <w:p w14:paraId="35BDD0CC" w14:textId="4A4BF914"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w:t>
            </w:r>
          </w:p>
        </w:tc>
        <w:tc>
          <w:tcPr>
            <w:tcW w:w="204" w:type="dxa"/>
            <w:tcBorders>
              <w:top w:val="nil"/>
              <w:left w:val="nil"/>
              <w:bottom w:val="single" w:sz="4" w:space="0" w:color="auto"/>
              <w:right w:val="single" w:sz="4" w:space="0" w:color="auto"/>
            </w:tcBorders>
          </w:tcPr>
          <w:p w14:paraId="04E16333"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1C2366" w14:textId="2621281F"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417" w:type="dxa"/>
            <w:tcBorders>
              <w:top w:val="nil"/>
              <w:left w:val="nil"/>
              <w:bottom w:val="single" w:sz="4" w:space="0" w:color="auto"/>
              <w:right w:val="single" w:sz="4" w:space="0" w:color="auto"/>
            </w:tcBorders>
            <w:vAlign w:val="center"/>
          </w:tcPr>
          <w:p w14:paraId="0686CE49" w14:textId="4B776662"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559" w:type="dxa"/>
            <w:tcBorders>
              <w:top w:val="nil"/>
              <w:left w:val="nil"/>
              <w:bottom w:val="single" w:sz="4" w:space="0" w:color="auto"/>
              <w:right w:val="single" w:sz="4" w:space="0" w:color="auto"/>
            </w:tcBorders>
            <w:vAlign w:val="center"/>
          </w:tcPr>
          <w:p w14:paraId="7CA46BE8" w14:textId="0B9D8E91"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54</w:t>
            </w:r>
          </w:p>
        </w:tc>
      </w:tr>
      <w:tr w:rsidR="00E738A3" w:rsidRPr="0048090B" w14:paraId="27F79950" w14:textId="5731244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506" w:type="dxa"/>
            <w:tcBorders>
              <w:top w:val="nil"/>
              <w:left w:val="nil"/>
              <w:bottom w:val="single" w:sz="4" w:space="0" w:color="auto"/>
              <w:right w:val="single" w:sz="4" w:space="0" w:color="auto"/>
            </w:tcBorders>
            <w:shd w:val="clear" w:color="auto" w:fill="auto"/>
            <w:noWrap/>
            <w:vAlign w:val="center"/>
            <w:hideMark/>
          </w:tcPr>
          <w:p w14:paraId="721197C0" w14:textId="5F9F4C01"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w:t>
            </w:r>
          </w:p>
        </w:tc>
        <w:tc>
          <w:tcPr>
            <w:tcW w:w="204" w:type="dxa"/>
            <w:tcBorders>
              <w:top w:val="nil"/>
              <w:left w:val="nil"/>
              <w:bottom w:val="single" w:sz="4" w:space="0" w:color="auto"/>
              <w:right w:val="single" w:sz="4" w:space="0" w:color="auto"/>
            </w:tcBorders>
          </w:tcPr>
          <w:p w14:paraId="48667D92"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5802B4B" w14:textId="6020002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417" w:type="dxa"/>
            <w:tcBorders>
              <w:top w:val="nil"/>
              <w:left w:val="nil"/>
              <w:bottom w:val="single" w:sz="4" w:space="0" w:color="auto"/>
              <w:right w:val="single" w:sz="4" w:space="0" w:color="auto"/>
            </w:tcBorders>
            <w:vAlign w:val="center"/>
          </w:tcPr>
          <w:p w14:paraId="1109A814" w14:textId="5F2D7E1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3A81B3D9" w14:textId="2FC76E4E"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r w:rsidR="00E738A3" w:rsidRPr="0048090B" w14:paraId="3AF7628B" w14:textId="2E44143C"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506" w:type="dxa"/>
            <w:tcBorders>
              <w:top w:val="nil"/>
              <w:left w:val="nil"/>
              <w:bottom w:val="single" w:sz="4" w:space="0" w:color="auto"/>
              <w:right w:val="single" w:sz="4" w:space="0" w:color="auto"/>
            </w:tcBorders>
            <w:shd w:val="clear" w:color="auto" w:fill="auto"/>
            <w:noWrap/>
            <w:vAlign w:val="center"/>
            <w:hideMark/>
          </w:tcPr>
          <w:p w14:paraId="4ABC7593" w14:textId="7D33B719"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w:t>
            </w:r>
          </w:p>
        </w:tc>
        <w:tc>
          <w:tcPr>
            <w:tcW w:w="204" w:type="dxa"/>
            <w:tcBorders>
              <w:top w:val="nil"/>
              <w:left w:val="nil"/>
              <w:bottom w:val="single" w:sz="4" w:space="0" w:color="auto"/>
              <w:right w:val="single" w:sz="4" w:space="0" w:color="auto"/>
            </w:tcBorders>
          </w:tcPr>
          <w:p w14:paraId="608FDD05" w14:textId="77777777" w:rsidR="00360189" w:rsidRPr="0048090B" w:rsidRDefault="00360189">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3B52CFDE" w14:textId="00F94C83"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417" w:type="dxa"/>
            <w:tcBorders>
              <w:top w:val="nil"/>
              <w:left w:val="nil"/>
              <w:bottom w:val="single" w:sz="4" w:space="0" w:color="auto"/>
              <w:right w:val="single" w:sz="4" w:space="0" w:color="auto"/>
            </w:tcBorders>
            <w:vAlign w:val="center"/>
          </w:tcPr>
          <w:p w14:paraId="72FD5395" w14:textId="49785180"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559" w:type="dxa"/>
            <w:tcBorders>
              <w:top w:val="nil"/>
              <w:left w:val="nil"/>
              <w:bottom w:val="single" w:sz="4" w:space="0" w:color="auto"/>
              <w:right w:val="single" w:sz="4" w:space="0" w:color="auto"/>
            </w:tcBorders>
            <w:vAlign w:val="center"/>
          </w:tcPr>
          <w:p w14:paraId="7B7C7675" w14:textId="25FCF209" w:rsidR="00360189" w:rsidRPr="0048090B" w:rsidRDefault="00360189">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w:t>
            </w:r>
            <w:r w:rsidR="002E73A2">
              <w:rPr>
                <w:rFonts w:ascii="Times New Roman" w:eastAsia="ＭＳ 明朝" w:hAnsi="Times New Roman" w:cs="Times New Roman"/>
                <w:color w:val="000000"/>
                <w:kern w:val="0"/>
                <w:szCs w:val="21"/>
              </w:rPr>
              <w:t>.</w:t>
            </w:r>
            <w:r w:rsidRPr="0048090B">
              <w:rPr>
                <w:rFonts w:ascii="Times New Roman" w:eastAsia="ＭＳ 明朝" w:hAnsi="Times New Roman" w:cs="Times New Roman"/>
                <w:color w:val="000000"/>
                <w:kern w:val="0"/>
                <w:szCs w:val="21"/>
              </w:rPr>
              <w:t>36</w:t>
            </w:r>
          </w:p>
        </w:tc>
      </w:tr>
    </w:tbl>
    <w:p w14:paraId="56CF8976" w14:textId="77777777" w:rsidR="005843DF" w:rsidRPr="0048090B" w:rsidRDefault="005843DF" w:rsidP="00B9362F">
      <w:pPr>
        <w:widowControl/>
        <w:rPr>
          <w:rFonts w:ascii="Times New Roman" w:eastAsia="ＭＳ 明朝" w:hAnsi="Times New Roman" w:cs="Times New Roman"/>
          <w:szCs w:val="21"/>
        </w:rPr>
      </w:pPr>
    </w:p>
    <w:p w14:paraId="3A344896" w14:textId="7137148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0" w:name="_Toc126715587"/>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bookmarkEnd w:id="110"/>
    </w:p>
    <w:p w14:paraId="02D174FE"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F58D661"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B9362F">
      <w:pPr>
        <w:pStyle w:val="a4"/>
        <w:widowControl/>
        <w:numPr>
          <w:ilvl w:val="0"/>
          <w:numId w:val="3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B9362F">
      <w:pPr>
        <w:pStyle w:val="a4"/>
        <w:widowControl/>
        <w:numPr>
          <w:ilvl w:val="0"/>
          <w:numId w:val="39"/>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B9362F">
      <w:pPr>
        <w:pStyle w:val="a4"/>
        <w:widowControl/>
        <w:numPr>
          <w:ilvl w:val="0"/>
          <w:numId w:val="39"/>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FC2DB8E" w14:textId="460BE2AB" w:rsidR="007B2AF4" w:rsidRPr="0048090B" w:rsidRDefault="00C24219" w:rsidP="00B9362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29822223" w14:textId="1D14F9B0" w:rsidR="005C7335" w:rsidRPr="0048090B" w:rsidRDefault="00505E7A"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CD7784" w:rsidRPr="0048090B" w14:paraId="3C8624C4" w14:textId="298894B1"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790E2305"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77BD0843" w14:textId="68CA004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29F2FADC" w14:textId="287A275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698EA1F6" w14:textId="71443C99"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CD7784" w:rsidRPr="0048090B" w14:paraId="4C05714B" w14:textId="2478418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0E25329D"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5AF6E03D" w14:textId="2F7184DB" w:rsidR="00CD7784" w:rsidRPr="0048090B" w:rsidRDefault="00CD7784"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1A519C76" w14:textId="77777777" w:rsidR="00CD7784" w:rsidRPr="0048090B" w:rsidRDefault="00CD7784" w:rsidP="00CD778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3477450B" w14:textId="61D5AD6B"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5EA07EC7" w14:textId="5D6ADB2E"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4E2C7295" w14:textId="4A9B25C5" w:rsidR="00CD7784" w:rsidRPr="0048090B" w:rsidRDefault="00CD7784" w:rsidP="00CD7784">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sidR="00F226BB">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F01FFB" w:rsidRPr="0048090B" w14:paraId="05F6D652" w14:textId="5405E77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61DF2C2" w14:textId="44136FC0"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50C045CF"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18E36D3" w14:textId="530FEA5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6" w:type="dxa"/>
            <w:tcBorders>
              <w:top w:val="nil"/>
              <w:left w:val="nil"/>
              <w:bottom w:val="single" w:sz="4" w:space="0" w:color="auto"/>
              <w:right w:val="single" w:sz="4" w:space="0" w:color="auto"/>
            </w:tcBorders>
            <w:vAlign w:val="center"/>
          </w:tcPr>
          <w:p w14:paraId="47D9E7A9" w14:textId="0525B58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vAlign w:val="center"/>
          </w:tcPr>
          <w:p w14:paraId="0D992247" w14:textId="209C5DA3"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w:t>
            </w:r>
          </w:p>
        </w:tc>
      </w:tr>
      <w:tr w:rsidR="00F01FFB" w:rsidRPr="0048090B" w14:paraId="59B3DDD3" w14:textId="2094D937"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3C31B32F" w14:textId="44423A54"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8495</w:t>
            </w:r>
          </w:p>
        </w:tc>
        <w:tc>
          <w:tcPr>
            <w:tcW w:w="204" w:type="dxa"/>
            <w:tcBorders>
              <w:top w:val="nil"/>
              <w:left w:val="nil"/>
              <w:bottom w:val="single" w:sz="4" w:space="0" w:color="auto"/>
              <w:right w:val="single" w:sz="4" w:space="0" w:color="auto"/>
            </w:tcBorders>
          </w:tcPr>
          <w:p w14:paraId="5EFC945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5DE628" w14:textId="6AF7044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2533178" w14:textId="3C56EAC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vAlign w:val="center"/>
          </w:tcPr>
          <w:p w14:paraId="7C9DB77C" w14:textId="7C2C34FF"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w:t>
            </w:r>
          </w:p>
        </w:tc>
      </w:tr>
      <w:tr w:rsidR="00F01FFB" w:rsidRPr="0048090B" w14:paraId="4444E55E" w14:textId="206C089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24D2C10D" w14:textId="7DB843FE"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1699</w:t>
            </w:r>
          </w:p>
        </w:tc>
        <w:tc>
          <w:tcPr>
            <w:tcW w:w="204" w:type="dxa"/>
            <w:tcBorders>
              <w:top w:val="nil"/>
              <w:left w:val="nil"/>
              <w:bottom w:val="single" w:sz="4" w:space="0" w:color="auto"/>
              <w:right w:val="single" w:sz="4" w:space="0" w:color="auto"/>
            </w:tcBorders>
          </w:tcPr>
          <w:p w14:paraId="4DDC88F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B93650B" w14:textId="0115DC3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276" w:type="dxa"/>
            <w:tcBorders>
              <w:top w:val="nil"/>
              <w:left w:val="nil"/>
              <w:bottom w:val="single" w:sz="4" w:space="0" w:color="auto"/>
              <w:right w:val="single" w:sz="4" w:space="0" w:color="auto"/>
            </w:tcBorders>
            <w:vAlign w:val="center"/>
          </w:tcPr>
          <w:p w14:paraId="10985A6C" w14:textId="06FCD10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3FD1ABCA" w14:textId="6839FF04"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1D60D099" w14:textId="6345D19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0AFCC010" w14:textId="4D99E035"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26B02439"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8870EF0" w14:textId="5B9E8A71"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054C8AE" w14:textId="567F4B49"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vAlign w:val="center"/>
          </w:tcPr>
          <w:p w14:paraId="0FA39D98" w14:textId="56A6C21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w:t>
            </w:r>
          </w:p>
        </w:tc>
      </w:tr>
      <w:tr w:rsidR="00F01FFB" w:rsidRPr="0048090B" w14:paraId="5130E34F" w14:textId="5E8403F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243CF287" w14:textId="3005287D"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2548</w:t>
            </w:r>
          </w:p>
        </w:tc>
        <w:tc>
          <w:tcPr>
            <w:tcW w:w="204" w:type="dxa"/>
            <w:tcBorders>
              <w:top w:val="nil"/>
              <w:left w:val="nil"/>
              <w:bottom w:val="single" w:sz="4" w:space="0" w:color="auto"/>
              <w:right w:val="single" w:sz="4" w:space="0" w:color="auto"/>
            </w:tcBorders>
          </w:tcPr>
          <w:p w14:paraId="00CDE875"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9992188" w14:textId="3FD7B92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6" w:type="dxa"/>
            <w:tcBorders>
              <w:top w:val="nil"/>
              <w:left w:val="nil"/>
              <w:bottom w:val="single" w:sz="4" w:space="0" w:color="auto"/>
              <w:right w:val="single" w:sz="4" w:space="0" w:color="auto"/>
            </w:tcBorders>
            <w:vAlign w:val="center"/>
          </w:tcPr>
          <w:p w14:paraId="52A8091D" w14:textId="4B2971E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559" w:type="dxa"/>
            <w:tcBorders>
              <w:top w:val="nil"/>
              <w:left w:val="nil"/>
              <w:bottom w:val="single" w:sz="4" w:space="0" w:color="auto"/>
              <w:right w:val="single" w:sz="4" w:space="0" w:color="auto"/>
            </w:tcBorders>
            <w:vAlign w:val="center"/>
          </w:tcPr>
          <w:p w14:paraId="13728BE8" w14:textId="4BAD91E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w:t>
            </w:r>
          </w:p>
        </w:tc>
      </w:tr>
      <w:tr w:rsidR="00F01FFB" w:rsidRPr="0048090B" w14:paraId="15EBBB6B" w14:textId="107A680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21D57B66" w14:textId="0F5F08E1"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3397</w:t>
            </w:r>
          </w:p>
        </w:tc>
        <w:tc>
          <w:tcPr>
            <w:tcW w:w="204" w:type="dxa"/>
            <w:tcBorders>
              <w:top w:val="nil"/>
              <w:left w:val="nil"/>
              <w:bottom w:val="single" w:sz="4" w:space="0" w:color="auto"/>
              <w:right w:val="single" w:sz="4" w:space="0" w:color="auto"/>
            </w:tcBorders>
          </w:tcPr>
          <w:p w14:paraId="16431173"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2F5E72E" w14:textId="678E2EB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6" w:type="dxa"/>
            <w:tcBorders>
              <w:top w:val="nil"/>
              <w:left w:val="nil"/>
              <w:bottom w:val="single" w:sz="4" w:space="0" w:color="auto"/>
              <w:right w:val="single" w:sz="4" w:space="0" w:color="auto"/>
            </w:tcBorders>
            <w:vAlign w:val="center"/>
          </w:tcPr>
          <w:p w14:paraId="6EB2953E" w14:textId="2F6B8C35"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559" w:type="dxa"/>
            <w:tcBorders>
              <w:top w:val="nil"/>
              <w:left w:val="nil"/>
              <w:bottom w:val="single" w:sz="4" w:space="0" w:color="auto"/>
              <w:right w:val="single" w:sz="4" w:space="0" w:color="auto"/>
            </w:tcBorders>
            <w:vAlign w:val="center"/>
          </w:tcPr>
          <w:p w14:paraId="54145AF1" w14:textId="1A067E00"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w:t>
            </w:r>
          </w:p>
        </w:tc>
      </w:tr>
      <w:tr w:rsidR="00F01FFB" w:rsidRPr="0048090B" w14:paraId="49F16AF5" w14:textId="7C8AE2B3"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
          <w:p w14:paraId="5E14403E" w14:textId="10ACBE6A"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4245</w:t>
            </w:r>
          </w:p>
        </w:tc>
        <w:tc>
          <w:tcPr>
            <w:tcW w:w="204" w:type="dxa"/>
            <w:tcBorders>
              <w:top w:val="nil"/>
              <w:left w:val="nil"/>
              <w:bottom w:val="single" w:sz="4" w:space="0" w:color="auto"/>
              <w:right w:val="single" w:sz="4" w:space="0" w:color="auto"/>
            </w:tcBorders>
          </w:tcPr>
          <w:p w14:paraId="0ED09431"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727F52B" w14:textId="118EDF6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276" w:type="dxa"/>
            <w:tcBorders>
              <w:top w:val="nil"/>
              <w:left w:val="nil"/>
              <w:bottom w:val="single" w:sz="4" w:space="0" w:color="auto"/>
              <w:right w:val="single" w:sz="4" w:space="0" w:color="auto"/>
            </w:tcBorders>
            <w:vAlign w:val="center"/>
          </w:tcPr>
          <w:p w14:paraId="52F57479" w14:textId="48E4359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559" w:type="dxa"/>
            <w:tcBorders>
              <w:top w:val="nil"/>
              <w:left w:val="nil"/>
              <w:bottom w:val="single" w:sz="4" w:space="0" w:color="auto"/>
              <w:right w:val="single" w:sz="4" w:space="0" w:color="auto"/>
            </w:tcBorders>
            <w:vAlign w:val="center"/>
          </w:tcPr>
          <w:p w14:paraId="2D82178E" w14:textId="0CDA3086"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w:t>
            </w:r>
          </w:p>
        </w:tc>
      </w:tr>
      <w:tr w:rsidR="00F01FFB" w:rsidRPr="0048090B" w14:paraId="5732B218" w14:textId="3CE8C45B"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
          <w:p w14:paraId="152F6B43" w14:textId="17180783" w:rsidR="00F01FFB" w:rsidRPr="0048090B" w:rsidRDefault="00F01FFB" w:rsidP="00F01FF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8485</w:t>
            </w:r>
          </w:p>
        </w:tc>
        <w:tc>
          <w:tcPr>
            <w:tcW w:w="204" w:type="dxa"/>
            <w:tcBorders>
              <w:top w:val="nil"/>
              <w:left w:val="nil"/>
              <w:bottom w:val="single" w:sz="4" w:space="0" w:color="auto"/>
              <w:right w:val="single" w:sz="4" w:space="0" w:color="auto"/>
            </w:tcBorders>
          </w:tcPr>
          <w:p w14:paraId="3199900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8C1AD9A" w14:textId="51511DD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276" w:type="dxa"/>
            <w:tcBorders>
              <w:top w:val="nil"/>
              <w:left w:val="nil"/>
              <w:bottom w:val="single" w:sz="4" w:space="0" w:color="auto"/>
              <w:right w:val="single" w:sz="4" w:space="0" w:color="auto"/>
            </w:tcBorders>
            <w:vAlign w:val="center"/>
          </w:tcPr>
          <w:p w14:paraId="492DBEEB" w14:textId="2272A49B"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559" w:type="dxa"/>
            <w:tcBorders>
              <w:top w:val="nil"/>
              <w:left w:val="nil"/>
              <w:bottom w:val="single" w:sz="4" w:space="0" w:color="auto"/>
              <w:right w:val="single" w:sz="4" w:space="0" w:color="auto"/>
            </w:tcBorders>
            <w:vAlign w:val="center"/>
          </w:tcPr>
          <w:p w14:paraId="7B020C44" w14:textId="59263A8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w:t>
            </w:r>
          </w:p>
        </w:tc>
      </w:tr>
      <w:tr w:rsidR="00F01FFB" w:rsidRPr="0048090B" w14:paraId="22CD5920" w14:textId="2756220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
          <w:p w14:paraId="49998D44" w14:textId="0FE4E5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w:t>
            </w:r>
          </w:p>
        </w:tc>
        <w:tc>
          <w:tcPr>
            <w:tcW w:w="204" w:type="dxa"/>
            <w:tcBorders>
              <w:top w:val="nil"/>
              <w:left w:val="nil"/>
              <w:bottom w:val="single" w:sz="4" w:space="0" w:color="auto"/>
              <w:right w:val="single" w:sz="4" w:space="0" w:color="auto"/>
            </w:tcBorders>
          </w:tcPr>
          <w:p w14:paraId="12F35E22"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E652810" w14:textId="00032A8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276" w:type="dxa"/>
            <w:tcBorders>
              <w:top w:val="nil"/>
              <w:left w:val="nil"/>
              <w:bottom w:val="single" w:sz="4" w:space="0" w:color="auto"/>
              <w:right w:val="single" w:sz="4" w:space="0" w:color="auto"/>
            </w:tcBorders>
            <w:vAlign w:val="center"/>
          </w:tcPr>
          <w:p w14:paraId="79BEB165" w14:textId="196D663E"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559" w:type="dxa"/>
            <w:tcBorders>
              <w:top w:val="nil"/>
              <w:left w:val="nil"/>
              <w:bottom w:val="single" w:sz="4" w:space="0" w:color="auto"/>
              <w:right w:val="single" w:sz="4" w:space="0" w:color="auto"/>
            </w:tcBorders>
            <w:vAlign w:val="center"/>
          </w:tcPr>
          <w:p w14:paraId="23A869C0" w14:textId="0F5F2AA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w:t>
            </w:r>
          </w:p>
        </w:tc>
      </w:tr>
      <w:tr w:rsidR="00F01FFB" w:rsidRPr="0048090B" w14:paraId="53E7AA73" w14:textId="75760C5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
          <w:p w14:paraId="465F5FB6" w14:textId="5B43B48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w:t>
            </w:r>
          </w:p>
        </w:tc>
        <w:tc>
          <w:tcPr>
            <w:tcW w:w="204" w:type="dxa"/>
            <w:tcBorders>
              <w:top w:val="nil"/>
              <w:left w:val="nil"/>
              <w:bottom w:val="single" w:sz="4" w:space="0" w:color="auto"/>
              <w:right w:val="single" w:sz="4" w:space="0" w:color="auto"/>
            </w:tcBorders>
          </w:tcPr>
          <w:p w14:paraId="2451C8A7"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C41F99" w14:textId="417F0F97"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276" w:type="dxa"/>
            <w:tcBorders>
              <w:top w:val="nil"/>
              <w:left w:val="nil"/>
              <w:bottom w:val="single" w:sz="4" w:space="0" w:color="auto"/>
              <w:right w:val="single" w:sz="4" w:space="0" w:color="auto"/>
            </w:tcBorders>
            <w:vAlign w:val="center"/>
          </w:tcPr>
          <w:p w14:paraId="1AFD2134" w14:textId="29669B88"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7BEF7B96" w14:textId="4B4B4BAC"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3AF7EC7D" w14:textId="7A9DE4E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
          <w:p w14:paraId="06C126BE" w14:textId="4F71CF59"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w:t>
            </w:r>
          </w:p>
        </w:tc>
        <w:tc>
          <w:tcPr>
            <w:tcW w:w="204" w:type="dxa"/>
            <w:tcBorders>
              <w:top w:val="nil"/>
              <w:left w:val="nil"/>
              <w:bottom w:val="single" w:sz="4" w:space="0" w:color="auto"/>
              <w:right w:val="single" w:sz="4" w:space="0" w:color="auto"/>
            </w:tcBorders>
          </w:tcPr>
          <w:p w14:paraId="6E5D1BDA"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663C871" w14:textId="5CC5EBA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276" w:type="dxa"/>
            <w:tcBorders>
              <w:top w:val="nil"/>
              <w:left w:val="nil"/>
              <w:bottom w:val="single" w:sz="4" w:space="0" w:color="auto"/>
              <w:right w:val="single" w:sz="4" w:space="0" w:color="auto"/>
            </w:tcBorders>
            <w:vAlign w:val="center"/>
          </w:tcPr>
          <w:p w14:paraId="0D0D4C07" w14:textId="0870D57A"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559" w:type="dxa"/>
            <w:tcBorders>
              <w:top w:val="nil"/>
              <w:left w:val="nil"/>
              <w:bottom w:val="single" w:sz="4" w:space="0" w:color="auto"/>
              <w:right w:val="single" w:sz="4" w:space="0" w:color="auto"/>
            </w:tcBorders>
            <w:vAlign w:val="center"/>
          </w:tcPr>
          <w:p w14:paraId="522A6C21" w14:textId="6A63CECD" w:rsidR="00F01FFB" w:rsidRPr="0048090B" w:rsidRDefault="00F01FF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w:t>
            </w:r>
          </w:p>
        </w:tc>
      </w:tr>
      <w:tr w:rsidR="00F01FFB" w:rsidRPr="0048090B" w14:paraId="4313FF32" w14:textId="621B4B4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
          <w:p w14:paraId="477A8A2F" w14:textId="5C2C7288" w:rsidR="00F01FFB" w:rsidRPr="0048090B" w:rsidRDefault="00F01FFB" w:rsidP="00F01FF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w:t>
            </w:r>
          </w:p>
        </w:tc>
        <w:tc>
          <w:tcPr>
            <w:tcW w:w="204" w:type="dxa"/>
            <w:tcBorders>
              <w:top w:val="nil"/>
              <w:left w:val="nil"/>
              <w:bottom w:val="single" w:sz="4" w:space="0" w:color="auto"/>
              <w:right w:val="single" w:sz="4" w:space="0" w:color="auto"/>
            </w:tcBorders>
          </w:tcPr>
          <w:p w14:paraId="076583EB" w14:textId="77777777"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245230" w14:textId="3032A625"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276" w:type="dxa"/>
            <w:tcBorders>
              <w:top w:val="nil"/>
              <w:left w:val="nil"/>
              <w:bottom w:val="single" w:sz="4" w:space="0" w:color="auto"/>
              <w:right w:val="single" w:sz="4" w:space="0" w:color="auto"/>
            </w:tcBorders>
            <w:vAlign w:val="center"/>
          </w:tcPr>
          <w:p w14:paraId="2871E264" w14:textId="221CB202" w:rsidR="00F01FFB" w:rsidRPr="0048090B" w:rsidRDefault="00F01FFB" w:rsidP="00B9362F">
            <w:pPr>
              <w:widowControl/>
              <w:jc w:val="right"/>
              <w:rPr>
                <w:rFonts w:ascii="Times New Roman" w:eastAsia="ＭＳ 明朝" w:hAnsi="Times New Roman" w:cs="Times New Roman"/>
                <w:color w:val="000000"/>
                <w:kern w:val="0"/>
                <w:szCs w:val="21"/>
              </w:rPr>
            </w:pPr>
          </w:p>
        </w:tc>
        <w:tc>
          <w:tcPr>
            <w:tcW w:w="1559" w:type="dxa"/>
            <w:tcBorders>
              <w:top w:val="nil"/>
              <w:left w:val="nil"/>
              <w:bottom w:val="single" w:sz="4" w:space="0" w:color="auto"/>
              <w:right w:val="single" w:sz="4" w:space="0" w:color="auto"/>
            </w:tcBorders>
            <w:vAlign w:val="center"/>
          </w:tcPr>
          <w:p w14:paraId="3406DFD5" w14:textId="41E5C507" w:rsidR="00F01FFB" w:rsidRPr="0048090B" w:rsidRDefault="00F01FFB" w:rsidP="00B9362F">
            <w:pPr>
              <w:widowControl/>
              <w:jc w:val="right"/>
              <w:rPr>
                <w:rFonts w:ascii="Times New Roman" w:eastAsia="ＭＳ 明朝" w:hAnsi="Times New Roman" w:cs="Times New Roman"/>
                <w:color w:val="000000"/>
                <w:kern w:val="0"/>
                <w:szCs w:val="21"/>
              </w:rPr>
            </w:pPr>
          </w:p>
        </w:tc>
      </w:tr>
    </w:tbl>
    <w:p w14:paraId="530C6D1A" w14:textId="77777777" w:rsidR="00B44565" w:rsidRPr="0048090B" w:rsidRDefault="00B44565" w:rsidP="00B9362F">
      <w:pPr>
        <w:widowControl/>
        <w:rPr>
          <w:rFonts w:ascii="Times New Roman" w:eastAsia="ＭＳ 明朝" w:hAnsi="Times New Roman" w:cs="Times New Roman" w:hint="eastAsia"/>
          <w:szCs w:val="21"/>
        </w:rPr>
      </w:pPr>
    </w:p>
    <w:p w14:paraId="5C1C2100" w14:textId="26C47044"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1" w:name="_Toc126715588"/>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bookmarkEnd w:id="111"/>
    </w:p>
    <w:p w14:paraId="3E2AF3E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24AC4073"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B9362F">
      <w:pPr>
        <w:pStyle w:val="a4"/>
        <w:widowControl/>
        <w:numPr>
          <w:ilvl w:val="0"/>
          <w:numId w:val="41"/>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B9362F">
      <w:pPr>
        <w:pStyle w:val="a4"/>
        <w:widowControl/>
        <w:numPr>
          <w:ilvl w:val="0"/>
          <w:numId w:val="41"/>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B9362F">
      <w:pPr>
        <w:pStyle w:val="a4"/>
        <w:widowControl/>
        <w:numPr>
          <w:ilvl w:val="0"/>
          <w:numId w:val="41"/>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6A297D3" w14:textId="6D3F6FB9" w:rsidR="00962610" w:rsidRPr="0048090B" w:rsidRDefault="0055175B" w:rsidP="00B9362F">
      <w:pPr>
        <w:widowControl/>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3E8D6AC4" w14:textId="60A90DEF" w:rsidR="00327D25"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355"/>
        <w:gridCol w:w="1276"/>
        <w:gridCol w:w="1559"/>
      </w:tblGrid>
      <w:tr w:rsidR="00F01FFB" w:rsidRPr="0048090B" w14:paraId="7188D320" w14:textId="02FCC962"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C871D8F"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
          <w:p w14:paraId="36C6630F" w14:textId="497C85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vAlign w:val="center"/>
          </w:tcPr>
          <w:p w14:paraId="73D3019A" w14:textId="4927499E"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vAlign w:val="center"/>
          </w:tcPr>
          <w:p w14:paraId="00F168E9" w14:textId="03401B4D"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F01FFB" w:rsidRPr="0048090B" w14:paraId="4DE735C5" w14:textId="0918206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F314D85"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D5D4330" w14:textId="5EAAAD41" w:rsidR="00F01FFB" w:rsidRPr="0048090B" w:rsidRDefault="00F01FF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219984CD" w14:textId="77777777" w:rsidR="00F01FFB" w:rsidRPr="0048090B" w:rsidRDefault="00F01FFB" w:rsidP="00F01FFB">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D9F8A8B" w14:textId="4D6417D6"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6" w:type="dxa"/>
            <w:tcBorders>
              <w:top w:val="nil"/>
              <w:left w:val="nil"/>
              <w:bottom w:val="single" w:sz="4" w:space="0" w:color="auto"/>
              <w:right w:val="single" w:sz="4" w:space="0" w:color="auto"/>
            </w:tcBorders>
            <w:vAlign w:val="center"/>
          </w:tcPr>
          <w:p w14:paraId="6C92FE1D" w14:textId="13F355CC"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vAlign w:val="center"/>
          </w:tcPr>
          <w:p w14:paraId="5E2B960B" w14:textId="6CC8B648" w:rsidR="00F01FFB" w:rsidRPr="0048090B" w:rsidRDefault="00F01FFB" w:rsidP="00F01FF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05F2627C" w14:textId="62840FA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4DEC868B" w14:textId="2177EE0A"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319D70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7F59AB65" w14:textId="5C53B46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vAlign w:val="center"/>
          </w:tcPr>
          <w:p w14:paraId="2E113C33" w14:textId="689A16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559" w:type="dxa"/>
            <w:tcBorders>
              <w:top w:val="nil"/>
              <w:left w:val="nil"/>
              <w:bottom w:val="single" w:sz="4" w:space="0" w:color="auto"/>
              <w:right w:val="single" w:sz="4" w:space="0" w:color="auto"/>
            </w:tcBorders>
            <w:vAlign w:val="center"/>
          </w:tcPr>
          <w:p w14:paraId="663F49C4" w14:textId="3CB404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639D472A" w14:textId="609A9DD0"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7D5FE9E7" w14:textId="72154187"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30D948B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26A51C7D" w14:textId="49841A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vAlign w:val="center"/>
          </w:tcPr>
          <w:p w14:paraId="2742BEC7" w14:textId="483021E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559" w:type="dxa"/>
            <w:tcBorders>
              <w:top w:val="nil"/>
              <w:left w:val="nil"/>
              <w:bottom w:val="single" w:sz="4" w:space="0" w:color="auto"/>
              <w:right w:val="single" w:sz="4" w:space="0" w:color="auto"/>
            </w:tcBorders>
            <w:vAlign w:val="center"/>
          </w:tcPr>
          <w:p w14:paraId="469DAA31" w14:textId="5BA3350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7E535222" w14:textId="76D910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0B9C180D" w14:textId="23C0A6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52FA4A6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00653D59" w14:textId="20D61F0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276" w:type="dxa"/>
            <w:tcBorders>
              <w:top w:val="nil"/>
              <w:left w:val="nil"/>
              <w:bottom w:val="single" w:sz="4" w:space="0" w:color="auto"/>
              <w:right w:val="single" w:sz="4" w:space="0" w:color="auto"/>
            </w:tcBorders>
            <w:vAlign w:val="center"/>
          </w:tcPr>
          <w:p w14:paraId="46EF2279" w14:textId="112A618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559" w:type="dxa"/>
            <w:tcBorders>
              <w:top w:val="nil"/>
              <w:left w:val="nil"/>
              <w:bottom w:val="single" w:sz="4" w:space="0" w:color="auto"/>
              <w:right w:val="single" w:sz="4" w:space="0" w:color="auto"/>
            </w:tcBorders>
            <w:vAlign w:val="center"/>
          </w:tcPr>
          <w:p w14:paraId="5F0A5D10" w14:textId="2AC3923A"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3849B2D1" w14:textId="0046174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647359D2" w14:textId="73DDF15F"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0D933F16"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BF72FF9" w14:textId="064FCB0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276" w:type="dxa"/>
            <w:tcBorders>
              <w:top w:val="nil"/>
              <w:left w:val="nil"/>
              <w:bottom w:val="single" w:sz="4" w:space="0" w:color="auto"/>
              <w:right w:val="single" w:sz="4" w:space="0" w:color="auto"/>
            </w:tcBorders>
            <w:vAlign w:val="center"/>
          </w:tcPr>
          <w:p w14:paraId="74F813A2" w14:textId="758EF6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559" w:type="dxa"/>
            <w:tcBorders>
              <w:top w:val="nil"/>
              <w:left w:val="nil"/>
              <w:bottom w:val="single" w:sz="4" w:space="0" w:color="auto"/>
              <w:right w:val="single" w:sz="4" w:space="0" w:color="auto"/>
            </w:tcBorders>
            <w:vAlign w:val="center"/>
          </w:tcPr>
          <w:p w14:paraId="6C163492" w14:textId="303AEBE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4D5A2526" w14:textId="5FA0072A"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8E326F3" w14:textId="225AE0D9"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41CAD7C3"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193FC587" w14:textId="658A0AA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6" w:type="dxa"/>
            <w:tcBorders>
              <w:top w:val="nil"/>
              <w:left w:val="nil"/>
              <w:bottom w:val="single" w:sz="4" w:space="0" w:color="auto"/>
              <w:right w:val="single" w:sz="4" w:space="0" w:color="auto"/>
            </w:tcBorders>
            <w:vAlign w:val="center"/>
          </w:tcPr>
          <w:p w14:paraId="3E899BC4" w14:textId="5CB6A2C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559" w:type="dxa"/>
            <w:tcBorders>
              <w:top w:val="nil"/>
              <w:left w:val="nil"/>
              <w:bottom w:val="single" w:sz="4" w:space="0" w:color="auto"/>
              <w:right w:val="single" w:sz="4" w:space="0" w:color="auto"/>
            </w:tcBorders>
            <w:vAlign w:val="center"/>
          </w:tcPr>
          <w:p w14:paraId="4029923C" w14:textId="64CC9F29"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3A7CDAEA" w14:textId="6EE1176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538899B0" w14:textId="6358EBCE"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029F7941"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4C4B36DC" w14:textId="1F60DAD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6" w:type="dxa"/>
            <w:tcBorders>
              <w:top w:val="nil"/>
              <w:left w:val="nil"/>
              <w:bottom w:val="single" w:sz="4" w:space="0" w:color="auto"/>
              <w:right w:val="single" w:sz="4" w:space="0" w:color="auto"/>
            </w:tcBorders>
            <w:vAlign w:val="center"/>
          </w:tcPr>
          <w:p w14:paraId="7C848689" w14:textId="5C6548D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559" w:type="dxa"/>
            <w:tcBorders>
              <w:top w:val="nil"/>
              <w:left w:val="nil"/>
              <w:bottom w:val="single" w:sz="4" w:space="0" w:color="auto"/>
              <w:right w:val="single" w:sz="4" w:space="0" w:color="auto"/>
            </w:tcBorders>
            <w:vAlign w:val="center"/>
          </w:tcPr>
          <w:p w14:paraId="032A3633" w14:textId="29521FB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2D9379F1" w14:textId="6ED7ACD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54787E56" w14:textId="77E0BD61"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630AB5BD"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30ED0C7" w14:textId="7D6EB94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6" w:type="dxa"/>
            <w:tcBorders>
              <w:top w:val="nil"/>
              <w:left w:val="nil"/>
              <w:bottom w:val="single" w:sz="4" w:space="0" w:color="auto"/>
              <w:right w:val="single" w:sz="4" w:space="0" w:color="auto"/>
            </w:tcBorders>
            <w:vAlign w:val="center"/>
          </w:tcPr>
          <w:p w14:paraId="4A6C5B4D" w14:textId="2F2794F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39F78039" w14:textId="0A1535D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6BF922D3" w14:textId="79810DF4"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6C67FA45" w14:textId="03CE33DE"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114D701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
          <w:p w14:paraId="6701518F" w14:textId="698207A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6" w:type="dxa"/>
            <w:tcBorders>
              <w:top w:val="nil"/>
              <w:left w:val="nil"/>
              <w:bottom w:val="single" w:sz="4" w:space="0" w:color="auto"/>
              <w:right w:val="single" w:sz="4" w:space="0" w:color="auto"/>
            </w:tcBorders>
            <w:vAlign w:val="center"/>
          </w:tcPr>
          <w:p w14:paraId="38A2C7F8" w14:textId="0DBFA7C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559" w:type="dxa"/>
            <w:tcBorders>
              <w:top w:val="nil"/>
              <w:left w:val="nil"/>
              <w:bottom w:val="single" w:sz="4" w:space="0" w:color="auto"/>
              <w:right w:val="single" w:sz="4" w:space="0" w:color="auto"/>
            </w:tcBorders>
            <w:vAlign w:val="center"/>
          </w:tcPr>
          <w:p w14:paraId="57DE59F2" w14:textId="251B381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786D41EB" w14:textId="77777777" w:rsidR="00962610" w:rsidRPr="0048090B" w:rsidRDefault="00962610" w:rsidP="00B9362F">
      <w:pPr>
        <w:widowControl/>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12" w:name="_Toc126715589"/>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bookmarkEnd w:id="112"/>
    </w:p>
    <w:p w14:paraId="7092876D"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kern w:val="0"/>
          <w:sz w:val="24"/>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10B67241"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00B17EBB" w:rsidRPr="0048090B">
        <w:rPr>
          <w:rStyle w:val="normaltextrun"/>
          <w:rFonts w:ascii="Times New Roman" w:eastAsia="ＭＳ 明朝" w:hAnsi="Times New Roman" w:cs="Times New Roman"/>
          <w:szCs w:val="21"/>
        </w:rPr>
        <w:t>0.1 M</w:t>
      </w:r>
      <w:r w:rsidR="00B17EBB"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B9362F">
      <w:pPr>
        <w:pStyle w:val="a4"/>
        <w:widowControl/>
        <w:numPr>
          <w:ilvl w:val="0"/>
          <w:numId w:val="42"/>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B9362F">
      <w:pPr>
        <w:pStyle w:val="a4"/>
        <w:widowControl/>
        <w:numPr>
          <w:ilvl w:val="0"/>
          <w:numId w:val="42"/>
        </w:numPr>
        <w:ind w:leftChars="0"/>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B9362F">
      <w:pPr>
        <w:pStyle w:val="a4"/>
        <w:widowControl/>
        <w:numPr>
          <w:ilvl w:val="0"/>
          <w:numId w:val="42"/>
        </w:numPr>
        <w:ind w:leftChars="0"/>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B9362F">
      <w:pPr>
        <w:widowControl/>
        <w:rPr>
          <w:rFonts w:ascii="Times New Roman" w:eastAsia="ＭＳ 明朝" w:hAnsi="Times New Roman" w:cs="Times New Roman"/>
          <w:szCs w:val="21"/>
        </w:rPr>
      </w:pPr>
    </w:p>
    <w:p w14:paraId="1078428B" w14:textId="2012EC81" w:rsidR="0025228F" w:rsidRPr="0048090B" w:rsidRDefault="00962610" w:rsidP="00B9362F">
      <w:pPr>
        <w:widowControl/>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
      <w:tblGrid>
        <w:gridCol w:w="1300"/>
        <w:gridCol w:w="1300"/>
        <w:gridCol w:w="1506"/>
        <w:gridCol w:w="204"/>
        <w:gridCol w:w="1214"/>
        <w:gridCol w:w="1275"/>
        <w:gridCol w:w="1701"/>
      </w:tblGrid>
      <w:tr w:rsidR="0055175B" w:rsidRPr="0048090B" w14:paraId="0A72DA9A" w14:textId="3FED9E17" w:rsidTr="00B9362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
          <w:p w14:paraId="57F3296D"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
          <w:p w14:paraId="19D6B92A" w14:textId="6C56335F"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275" w:type="dxa"/>
            <w:tcBorders>
              <w:top w:val="single" w:sz="4" w:space="0" w:color="auto"/>
              <w:left w:val="nil"/>
              <w:bottom w:val="single" w:sz="4" w:space="0" w:color="auto"/>
              <w:right w:val="single" w:sz="4" w:space="0" w:color="auto"/>
            </w:tcBorders>
            <w:vAlign w:val="center"/>
          </w:tcPr>
          <w:p w14:paraId="5D8A4DCF" w14:textId="41FDBD58"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701" w:type="dxa"/>
            <w:tcBorders>
              <w:top w:val="single" w:sz="4" w:space="0" w:color="auto"/>
              <w:left w:val="nil"/>
              <w:bottom w:val="single" w:sz="4" w:space="0" w:color="auto"/>
              <w:right w:val="single" w:sz="4" w:space="0" w:color="auto"/>
            </w:tcBorders>
            <w:vAlign w:val="center"/>
          </w:tcPr>
          <w:p w14:paraId="1DD7D7F7" w14:textId="3E55C04C"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5175B" w:rsidRPr="0048090B" w14:paraId="7653E540" w14:textId="111DF39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4249EBE0"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
          <w:p w14:paraId="0EC6A927" w14:textId="06C4925C" w:rsidR="0055175B" w:rsidRPr="0048090B" w:rsidRDefault="0055175B" w:rsidP="00B9362F">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
          <w:p w14:paraId="43D5D196" w14:textId="77777777" w:rsidR="0055175B" w:rsidRPr="0048090B" w:rsidRDefault="0055175B" w:rsidP="0055175B">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516DD7E" w14:textId="7ABEE997"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275" w:type="dxa"/>
            <w:tcBorders>
              <w:top w:val="nil"/>
              <w:left w:val="nil"/>
              <w:bottom w:val="single" w:sz="4" w:space="0" w:color="auto"/>
              <w:right w:val="single" w:sz="4" w:space="0" w:color="auto"/>
            </w:tcBorders>
            <w:vAlign w:val="center"/>
          </w:tcPr>
          <w:p w14:paraId="193C0B5C" w14:textId="091438B9"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701" w:type="dxa"/>
            <w:tcBorders>
              <w:top w:val="nil"/>
              <w:left w:val="nil"/>
              <w:bottom w:val="single" w:sz="4" w:space="0" w:color="auto"/>
              <w:right w:val="single" w:sz="4" w:space="0" w:color="auto"/>
            </w:tcBorders>
            <w:vAlign w:val="center"/>
          </w:tcPr>
          <w:p w14:paraId="2F8C8112" w14:textId="1EE781FD" w:rsidR="0055175B" w:rsidRPr="0048090B" w:rsidRDefault="0055175B" w:rsidP="0055175B">
            <w:pPr>
              <w:widowControl/>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p>
        </w:tc>
      </w:tr>
      <w:tr w:rsidR="0055175B" w:rsidRPr="0048090B" w14:paraId="4CDB1C19" w14:textId="4EDAF51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
          <w:p w14:paraId="5886F7BE" w14:textId="28EAB60F"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p>
        </w:tc>
        <w:tc>
          <w:tcPr>
            <w:tcW w:w="204" w:type="dxa"/>
            <w:tcBorders>
              <w:top w:val="nil"/>
              <w:left w:val="nil"/>
              <w:bottom w:val="single" w:sz="4" w:space="0" w:color="auto"/>
              <w:right w:val="single" w:sz="4" w:space="0" w:color="auto"/>
            </w:tcBorders>
          </w:tcPr>
          <w:p w14:paraId="2D709D8B"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0F90BEF" w14:textId="3E9CF138"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275" w:type="dxa"/>
            <w:tcBorders>
              <w:top w:val="nil"/>
              <w:left w:val="nil"/>
              <w:bottom w:val="single" w:sz="4" w:space="0" w:color="auto"/>
              <w:right w:val="single" w:sz="4" w:space="0" w:color="auto"/>
            </w:tcBorders>
            <w:vAlign w:val="center"/>
          </w:tcPr>
          <w:p w14:paraId="2D4B997B" w14:textId="7133A4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701" w:type="dxa"/>
            <w:tcBorders>
              <w:top w:val="nil"/>
              <w:left w:val="nil"/>
              <w:bottom w:val="single" w:sz="4" w:space="0" w:color="auto"/>
              <w:right w:val="single" w:sz="4" w:space="0" w:color="auto"/>
            </w:tcBorders>
            <w:vAlign w:val="center"/>
          </w:tcPr>
          <w:p w14:paraId="484BCC5D" w14:textId="298E40A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w:t>
            </w:r>
          </w:p>
        </w:tc>
      </w:tr>
      <w:tr w:rsidR="0055175B" w:rsidRPr="0048090B" w14:paraId="47DA5242" w14:textId="6EE780C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
          <w:p w14:paraId="1D28F8B7" w14:textId="5F83A87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0.0</w:t>
            </w:r>
            <w:r w:rsidRPr="0048090B">
              <w:rPr>
                <w:rFonts w:ascii="Times New Roman" w:eastAsia="ＭＳ 明朝" w:hAnsi="Times New Roman" w:cs="Times New Roman"/>
                <w:color w:val="000000"/>
                <w:kern w:val="0"/>
                <w:szCs w:val="21"/>
              </w:rPr>
              <w:t>8729</w:t>
            </w:r>
          </w:p>
        </w:tc>
        <w:tc>
          <w:tcPr>
            <w:tcW w:w="204" w:type="dxa"/>
            <w:tcBorders>
              <w:top w:val="nil"/>
              <w:left w:val="nil"/>
              <w:bottom w:val="single" w:sz="4" w:space="0" w:color="auto"/>
              <w:right w:val="single" w:sz="4" w:space="0" w:color="auto"/>
            </w:tcBorders>
          </w:tcPr>
          <w:p w14:paraId="6DF0C92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2446B99" w14:textId="53E0676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275" w:type="dxa"/>
            <w:tcBorders>
              <w:top w:val="nil"/>
              <w:left w:val="nil"/>
              <w:bottom w:val="single" w:sz="4" w:space="0" w:color="auto"/>
              <w:right w:val="single" w:sz="4" w:space="0" w:color="auto"/>
            </w:tcBorders>
            <w:vAlign w:val="center"/>
          </w:tcPr>
          <w:p w14:paraId="55E098A2" w14:textId="7C9EF63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701" w:type="dxa"/>
            <w:tcBorders>
              <w:top w:val="nil"/>
              <w:left w:val="nil"/>
              <w:bottom w:val="single" w:sz="4" w:space="0" w:color="auto"/>
              <w:right w:val="single" w:sz="4" w:space="0" w:color="auto"/>
            </w:tcBorders>
            <w:vAlign w:val="center"/>
          </w:tcPr>
          <w:p w14:paraId="244C66B4" w14:textId="54B052D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w:t>
            </w:r>
          </w:p>
        </w:tc>
      </w:tr>
      <w:tr w:rsidR="0055175B" w:rsidRPr="0048090B" w14:paraId="1DA6DB3D" w14:textId="7F96D4F9"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
          <w:p w14:paraId="59B8B28E" w14:textId="12BD3858"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1746</w:t>
            </w:r>
          </w:p>
        </w:tc>
        <w:tc>
          <w:tcPr>
            <w:tcW w:w="204" w:type="dxa"/>
            <w:tcBorders>
              <w:top w:val="nil"/>
              <w:left w:val="nil"/>
              <w:bottom w:val="single" w:sz="4" w:space="0" w:color="auto"/>
              <w:right w:val="single" w:sz="4" w:space="0" w:color="auto"/>
            </w:tcBorders>
          </w:tcPr>
          <w:p w14:paraId="44697044"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8754034" w14:textId="1B7CD6D1"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275" w:type="dxa"/>
            <w:tcBorders>
              <w:top w:val="nil"/>
              <w:left w:val="nil"/>
              <w:bottom w:val="single" w:sz="4" w:space="0" w:color="auto"/>
              <w:right w:val="single" w:sz="4" w:space="0" w:color="auto"/>
            </w:tcBorders>
            <w:vAlign w:val="center"/>
          </w:tcPr>
          <w:p w14:paraId="252CEC86" w14:textId="6B501E4C"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701" w:type="dxa"/>
            <w:tcBorders>
              <w:top w:val="nil"/>
              <w:left w:val="nil"/>
              <w:bottom w:val="single" w:sz="4" w:space="0" w:color="auto"/>
              <w:right w:val="single" w:sz="4" w:space="0" w:color="auto"/>
            </w:tcBorders>
            <w:vAlign w:val="center"/>
          </w:tcPr>
          <w:p w14:paraId="477A9E28" w14:textId="52443D9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w:t>
            </w:r>
          </w:p>
        </w:tc>
      </w:tr>
      <w:tr w:rsidR="0055175B" w:rsidRPr="0048090B" w14:paraId="440AC08B" w14:textId="3839C6BE"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
          <w:p w14:paraId="38197783" w14:textId="7CD28E10"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2618</w:t>
            </w:r>
          </w:p>
        </w:tc>
        <w:tc>
          <w:tcPr>
            <w:tcW w:w="204" w:type="dxa"/>
            <w:tcBorders>
              <w:top w:val="nil"/>
              <w:left w:val="nil"/>
              <w:bottom w:val="single" w:sz="4" w:space="0" w:color="auto"/>
              <w:right w:val="single" w:sz="4" w:space="0" w:color="auto"/>
            </w:tcBorders>
          </w:tcPr>
          <w:p w14:paraId="4B35FEEA"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1B8A3866" w14:textId="57C6B91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275" w:type="dxa"/>
            <w:tcBorders>
              <w:top w:val="nil"/>
              <w:left w:val="nil"/>
              <w:bottom w:val="single" w:sz="4" w:space="0" w:color="auto"/>
              <w:right w:val="single" w:sz="4" w:space="0" w:color="auto"/>
            </w:tcBorders>
            <w:vAlign w:val="center"/>
          </w:tcPr>
          <w:p w14:paraId="20A25E93" w14:textId="2D199236"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701" w:type="dxa"/>
            <w:tcBorders>
              <w:top w:val="nil"/>
              <w:left w:val="nil"/>
              <w:bottom w:val="single" w:sz="4" w:space="0" w:color="auto"/>
              <w:right w:val="single" w:sz="4" w:space="0" w:color="auto"/>
            </w:tcBorders>
            <w:vAlign w:val="center"/>
          </w:tcPr>
          <w:p w14:paraId="1012E5C0" w14:textId="6F1E72E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w:t>
            </w:r>
          </w:p>
        </w:tc>
      </w:tr>
      <w:tr w:rsidR="0055175B" w:rsidRPr="0048090B" w14:paraId="500B1351" w14:textId="220EC52D"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
          <w:p w14:paraId="4AD1071F" w14:textId="20D3EFDD"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3490</w:t>
            </w:r>
          </w:p>
        </w:tc>
        <w:tc>
          <w:tcPr>
            <w:tcW w:w="204" w:type="dxa"/>
            <w:tcBorders>
              <w:top w:val="nil"/>
              <w:left w:val="nil"/>
              <w:bottom w:val="single" w:sz="4" w:space="0" w:color="auto"/>
              <w:right w:val="single" w:sz="4" w:space="0" w:color="auto"/>
            </w:tcBorders>
          </w:tcPr>
          <w:p w14:paraId="60AA6E7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BAF1C60" w14:textId="7895385E"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275" w:type="dxa"/>
            <w:tcBorders>
              <w:top w:val="nil"/>
              <w:left w:val="nil"/>
              <w:bottom w:val="single" w:sz="4" w:space="0" w:color="auto"/>
              <w:right w:val="single" w:sz="4" w:space="0" w:color="auto"/>
            </w:tcBorders>
            <w:vAlign w:val="center"/>
          </w:tcPr>
          <w:p w14:paraId="77E05E39" w14:textId="1962BCAF"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701" w:type="dxa"/>
            <w:tcBorders>
              <w:top w:val="nil"/>
              <w:left w:val="nil"/>
              <w:bottom w:val="single" w:sz="4" w:space="0" w:color="auto"/>
              <w:right w:val="single" w:sz="4" w:space="0" w:color="auto"/>
            </w:tcBorders>
            <w:vAlign w:val="center"/>
          </w:tcPr>
          <w:p w14:paraId="758B9841" w14:textId="7FB39BF3"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w:t>
            </w:r>
          </w:p>
        </w:tc>
      </w:tr>
      <w:tr w:rsidR="0055175B" w:rsidRPr="0048090B" w14:paraId="59EF7E4F" w14:textId="1FA55918"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506" w:type="dxa"/>
            <w:tcBorders>
              <w:top w:val="nil"/>
              <w:left w:val="nil"/>
              <w:bottom w:val="single" w:sz="4" w:space="0" w:color="auto"/>
              <w:right w:val="single" w:sz="4" w:space="0" w:color="auto"/>
            </w:tcBorders>
            <w:shd w:val="clear" w:color="auto" w:fill="auto"/>
            <w:noWrap/>
            <w:vAlign w:val="center"/>
            <w:hideMark/>
          </w:tcPr>
          <w:p w14:paraId="2761470D" w14:textId="56ABBEA4" w:rsidR="0055175B" w:rsidRPr="0048090B" w:rsidRDefault="0055175B" w:rsidP="0055175B">
            <w:pPr>
              <w:widowControl/>
              <w:jc w:val="right"/>
              <w:rPr>
                <w:rFonts w:ascii="Times New Roman" w:eastAsia="ＭＳ 明朝" w:hAnsi="Times New Roman" w:cs="Times New Roman"/>
                <w:color w:val="000000"/>
                <w:kern w:val="0"/>
                <w:szCs w:val="21"/>
              </w:rPr>
            </w:pPr>
            <w:r>
              <w:rPr>
                <w:rFonts w:ascii="Times New Roman" w:eastAsia="ＭＳ 明朝" w:hAnsi="Times New Roman" w:cs="Times New Roman"/>
                <w:color w:val="000000"/>
                <w:kern w:val="0"/>
                <w:szCs w:val="21"/>
              </w:rPr>
              <w:t>0.</w:t>
            </w:r>
            <w:r w:rsidRPr="0048090B">
              <w:rPr>
                <w:rFonts w:ascii="Times New Roman" w:eastAsia="ＭＳ 明朝" w:hAnsi="Times New Roman" w:cs="Times New Roman"/>
                <w:color w:val="000000"/>
                <w:kern w:val="0"/>
                <w:szCs w:val="21"/>
              </w:rPr>
              <w:t>7848</w:t>
            </w:r>
          </w:p>
        </w:tc>
        <w:tc>
          <w:tcPr>
            <w:tcW w:w="204" w:type="dxa"/>
            <w:tcBorders>
              <w:top w:val="nil"/>
              <w:left w:val="nil"/>
              <w:bottom w:val="single" w:sz="4" w:space="0" w:color="auto"/>
              <w:right w:val="single" w:sz="4" w:space="0" w:color="auto"/>
            </w:tcBorders>
          </w:tcPr>
          <w:p w14:paraId="7E346D6C"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2557BDD2" w14:textId="5134989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275" w:type="dxa"/>
            <w:tcBorders>
              <w:top w:val="nil"/>
              <w:left w:val="nil"/>
              <w:bottom w:val="single" w:sz="4" w:space="0" w:color="auto"/>
              <w:right w:val="single" w:sz="4" w:space="0" w:color="auto"/>
            </w:tcBorders>
            <w:vAlign w:val="center"/>
          </w:tcPr>
          <w:p w14:paraId="3219DB6F" w14:textId="52E525B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701" w:type="dxa"/>
            <w:tcBorders>
              <w:top w:val="nil"/>
              <w:left w:val="nil"/>
              <w:bottom w:val="single" w:sz="4" w:space="0" w:color="auto"/>
              <w:right w:val="single" w:sz="4" w:space="0" w:color="auto"/>
            </w:tcBorders>
            <w:vAlign w:val="center"/>
          </w:tcPr>
          <w:p w14:paraId="2504095E" w14:textId="3D835EB7"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w:t>
            </w:r>
          </w:p>
        </w:tc>
      </w:tr>
      <w:tr w:rsidR="0055175B" w:rsidRPr="0048090B" w14:paraId="732E77E8" w14:textId="1470BE8F"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506" w:type="dxa"/>
            <w:tcBorders>
              <w:top w:val="nil"/>
              <w:left w:val="nil"/>
              <w:bottom w:val="single" w:sz="4" w:space="0" w:color="auto"/>
              <w:right w:val="single" w:sz="4" w:space="0" w:color="auto"/>
            </w:tcBorders>
            <w:shd w:val="clear" w:color="auto" w:fill="auto"/>
            <w:noWrap/>
            <w:vAlign w:val="center"/>
            <w:hideMark/>
          </w:tcPr>
          <w:p w14:paraId="1A7E1D15" w14:textId="15BD772B"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w:t>
            </w:r>
          </w:p>
        </w:tc>
        <w:tc>
          <w:tcPr>
            <w:tcW w:w="204" w:type="dxa"/>
            <w:tcBorders>
              <w:top w:val="nil"/>
              <w:left w:val="nil"/>
              <w:bottom w:val="single" w:sz="4" w:space="0" w:color="auto"/>
              <w:right w:val="single" w:sz="4" w:space="0" w:color="auto"/>
            </w:tcBorders>
          </w:tcPr>
          <w:p w14:paraId="330D0FAE"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444B2122" w14:textId="5F2D6600"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275" w:type="dxa"/>
            <w:tcBorders>
              <w:top w:val="nil"/>
              <w:left w:val="nil"/>
              <w:bottom w:val="single" w:sz="4" w:space="0" w:color="auto"/>
              <w:right w:val="single" w:sz="4" w:space="0" w:color="auto"/>
            </w:tcBorders>
            <w:vAlign w:val="center"/>
          </w:tcPr>
          <w:p w14:paraId="1142DD23" w14:textId="32CF9472"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4D2A3BA4" w14:textId="78730D7D"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r w:rsidR="0055175B" w:rsidRPr="0048090B" w14:paraId="22A67E03" w14:textId="7F6B8CC5" w:rsidTr="00B9362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506" w:type="dxa"/>
            <w:tcBorders>
              <w:top w:val="nil"/>
              <w:left w:val="nil"/>
              <w:bottom w:val="single" w:sz="4" w:space="0" w:color="auto"/>
              <w:right w:val="single" w:sz="4" w:space="0" w:color="auto"/>
            </w:tcBorders>
            <w:shd w:val="clear" w:color="auto" w:fill="auto"/>
            <w:noWrap/>
            <w:vAlign w:val="center"/>
            <w:hideMark/>
          </w:tcPr>
          <w:p w14:paraId="32BD4901" w14:textId="20915B14" w:rsidR="0055175B" w:rsidRPr="0048090B" w:rsidRDefault="0055175B" w:rsidP="0055175B">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w:t>
            </w:r>
          </w:p>
        </w:tc>
        <w:tc>
          <w:tcPr>
            <w:tcW w:w="204" w:type="dxa"/>
            <w:tcBorders>
              <w:top w:val="nil"/>
              <w:left w:val="nil"/>
              <w:bottom w:val="single" w:sz="4" w:space="0" w:color="auto"/>
              <w:right w:val="single" w:sz="4" w:space="0" w:color="auto"/>
            </w:tcBorders>
          </w:tcPr>
          <w:p w14:paraId="37FDEEC0" w14:textId="77777777" w:rsidR="0055175B" w:rsidRPr="0048090B" w:rsidRDefault="0055175B" w:rsidP="00B9362F">
            <w:pPr>
              <w:widowControl/>
              <w:jc w:val="right"/>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
          <w:p w14:paraId="5C0464EA" w14:textId="5F89D1BB"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275" w:type="dxa"/>
            <w:tcBorders>
              <w:top w:val="nil"/>
              <w:left w:val="nil"/>
              <w:bottom w:val="single" w:sz="4" w:space="0" w:color="auto"/>
              <w:right w:val="single" w:sz="4" w:space="0" w:color="auto"/>
            </w:tcBorders>
            <w:vAlign w:val="center"/>
          </w:tcPr>
          <w:p w14:paraId="2FA04EE2" w14:textId="3EECB395"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701" w:type="dxa"/>
            <w:tcBorders>
              <w:top w:val="nil"/>
              <w:left w:val="nil"/>
              <w:bottom w:val="single" w:sz="4" w:space="0" w:color="auto"/>
              <w:right w:val="single" w:sz="4" w:space="0" w:color="auto"/>
            </w:tcBorders>
            <w:vAlign w:val="center"/>
          </w:tcPr>
          <w:p w14:paraId="33FF00D4" w14:textId="613D0714" w:rsidR="0055175B" w:rsidRPr="0048090B" w:rsidRDefault="0055175B" w:rsidP="00B9362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w:t>
            </w:r>
          </w:p>
        </w:tc>
      </w:tr>
    </w:tbl>
    <w:p w14:paraId="4161A2E6" w14:textId="4F1C4C7B" w:rsidR="00FA3772" w:rsidRPr="0048090B" w:rsidRDefault="0016137E" w:rsidP="00B9362F">
      <w:pPr>
        <w:widowControl/>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113" w:name="_Toc126715590"/>
      <w:r w:rsidRPr="0048090B">
        <w:rPr>
          <w:rFonts w:ascii="Times New Roman" w:eastAsia="ＭＳ 明朝" w:hAnsi="Times New Roman" w:cs="Times New Roman"/>
          <w:color w:val="000000" w:themeColor="text1"/>
          <w:szCs w:val="21"/>
        </w:rPr>
        <w:lastRenderedPageBreak/>
        <w:t>結果・考察</w:t>
      </w:r>
      <w:bookmarkEnd w:id="113"/>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4" w:name="_Toc126715591"/>
      <w:r w:rsidRPr="0048090B">
        <w:rPr>
          <w:rFonts w:ascii="Times New Roman" w:eastAsia="ＭＳ 明朝" w:hAnsi="Times New Roman" w:cs="Times New Roman"/>
          <w:color w:val="000000" w:themeColor="text1"/>
          <w:szCs w:val="21"/>
        </w:rPr>
        <w:t>塩基性酢酸ニッケルの合成について</w:t>
      </w:r>
      <w:bookmarkEnd w:id="114"/>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000000"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2d sinθ=nλ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250268D0"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55175B">
        <w:rPr>
          <w:rFonts w:ascii="Times New Roman" w:eastAsia="ＭＳ 明朝" w:hAnsi="Times New Roman" w:cs="Times New Roman" w:hint="eastAsia"/>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687BC515"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w:t>
      </w:r>
      <w:r w:rsidR="0055175B">
        <w:rPr>
          <w:rFonts w:ascii="Times New Roman" w:eastAsia="ＭＳ 明朝" w:hAnsi="Times New Roman" w:cs="Times New Roman" w:hint="eastAsia"/>
          <w:color w:val="000000" w:themeColor="text1"/>
          <w:szCs w:val="21"/>
        </w:rPr>
        <w:t>平</w:t>
      </w:r>
      <w:r w:rsidR="001F2234" w:rsidRPr="0048090B">
        <w:rPr>
          <w:rFonts w:ascii="Times New Roman" w:eastAsia="ＭＳ 明朝" w:hAnsi="Times New Roman" w:cs="Times New Roman"/>
          <w:color w:val="000000" w:themeColor="text1"/>
          <w:szCs w:val="21"/>
        </w:rPr>
        <w:t>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23EEB9C1" w:rsidR="005524A0" w:rsidRDefault="00250993"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である。</w:t>
      </w:r>
    </w:p>
    <w:p w14:paraId="761D1307" w14:textId="77777777" w:rsidR="00250993" w:rsidRPr="0048090B" w:rsidRDefault="00250993" w:rsidP="00FD0085">
      <w:pPr>
        <w:widowControl/>
        <w:jc w:val="left"/>
        <w:rPr>
          <w:rFonts w:ascii="Times New Roman" w:eastAsia="ＭＳ 明朝" w:hAnsi="Times New Roman" w:cs="Times New Roman" w:hint="eastAsia"/>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115"/>
      <w:r w:rsidR="00C92D9C" w:rsidRPr="0048090B">
        <w:rPr>
          <w:rFonts w:ascii="Times New Roman" w:eastAsia="ＭＳ 明朝" w:hAnsi="Times New Roman" w:cs="Times New Roman"/>
          <w:color w:val="000000" w:themeColor="text1"/>
          <w:szCs w:val="21"/>
        </w:rPr>
        <w:t>CellCalc</w:t>
      </w:r>
      <w:commentRangeEnd w:id="115"/>
      <w:r w:rsidR="008D3C0D" w:rsidRPr="0048090B">
        <w:rPr>
          <w:rStyle w:val="ad"/>
          <w:rFonts w:ascii="Times New Roman" w:eastAsia="ＭＳ 明朝" w:hAnsi="Times New Roman" w:cs="Times New Roman"/>
          <w:sz w:val="21"/>
          <w:szCs w:val="21"/>
        </w:rPr>
        <w:commentReference w:id="115"/>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3B8D139A" w14:textId="1B431792" w:rsidR="00402BF3" w:rsidRPr="0048090B" w:rsidRDefault="00250993"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16" w:name="_Toc126715592"/>
      <w:r w:rsidRPr="0048090B">
        <w:rPr>
          <w:rFonts w:ascii="Times New Roman" w:eastAsia="ＭＳ 明朝" w:hAnsi="Times New Roman" w:cs="Times New Roman"/>
          <w:color w:val="000000" w:themeColor="text1"/>
          <w:szCs w:val="21"/>
        </w:rPr>
        <w:lastRenderedPageBreak/>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116"/>
    </w:p>
    <w:p w14:paraId="66C7A73C" w14:textId="4ADEF041" w:rsidR="00250BA8" w:rsidRPr="0048090B" w:rsidRDefault="00647C23" w:rsidP="000E551A">
      <w:pPr>
        <w:jc w:val="center"/>
        <w:pPrChange w:id="117" w:author="松山 ファミリー" w:date="2023-02-09T14:52:00Z">
          <w:pPr/>
        </w:pPrChange>
      </w:pPr>
      <w:r w:rsidRPr="0048090B">
        <w:rPr>
          <w:noProof/>
        </w:rPr>
        <w:drawing>
          <wp:inline distT="0" distB="0" distL="0" distR="0" wp14:anchorId="5532393C" wp14:editId="2F172EDD">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5AF85E2E" w:rsidR="00F00643" w:rsidRPr="0048090B" w:rsidRDefault="003937E0"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sidRPr="003937E0">
        <w:rPr>
          <w:rFonts w:ascii="Times New Roman" w:eastAsia="ＭＳ 明朝" w:hAnsi="Times New Roman" w:cs="Times New Roman"/>
          <w:color w:val="000000" w:themeColor="text1"/>
          <w:szCs w:val="21"/>
        </w:rPr>
        <w:t>4.1.1.</w:t>
      </w:r>
      <w:r>
        <w:rPr>
          <w:rFonts w:ascii="Times New Roman" w:eastAsia="ＭＳ 明朝" w:hAnsi="Times New Roman" w:cs="Times New Roman"/>
          <w:color w:val="000000" w:themeColor="text1"/>
          <w:szCs w:val="21"/>
        </w:rPr>
        <w:t xml:space="preserve"> </w:t>
      </w:r>
      <w:r w:rsidRPr="003937E0">
        <w:rPr>
          <w:rFonts w:ascii="Times New Roman" w:eastAsia="ＭＳ 明朝" w:hAnsi="Times New Roman" w:cs="Times New Roman"/>
          <w:color w:val="000000" w:themeColor="text1"/>
          <w:szCs w:val="21"/>
        </w:rPr>
        <w:t>220415Ni_OH_OAc</w:t>
      </w:r>
      <w:r w:rsidRPr="003937E0">
        <w:rPr>
          <w:rFonts w:ascii="Times New Roman" w:eastAsia="ＭＳ 明朝" w:hAnsi="Times New Roman" w:cs="Times New Roman"/>
          <w:color w:val="000000" w:themeColor="text1"/>
          <w:szCs w:val="21"/>
        </w:rPr>
        <w:t>の</w:t>
      </w:r>
      <w:r w:rsidRPr="003937E0">
        <w:rPr>
          <w:rFonts w:ascii="Times New Roman" w:eastAsia="ＭＳ 明朝" w:hAnsi="Times New Roman" w:cs="Times New Roman"/>
          <w:color w:val="000000" w:themeColor="text1"/>
          <w:szCs w:val="21"/>
        </w:rPr>
        <w:t>XRD</w:t>
      </w: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556CE50C" w14:textId="288E64A6" w:rsidR="007359C0"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10.92</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D70596">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006E7FB" w14:textId="6A51FBFB" w:rsidR="002E5A1A" w:rsidRPr="00B9362F" w:rsidRDefault="00EF5B5C" w:rsidP="00B9362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2E94A02C" w14:textId="3A476DB4" w:rsidR="002E5A1A" w:rsidRPr="0048090B" w:rsidRDefault="002E5A1A" w:rsidP="002E5A1A">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w:t>
      </w:r>
      <w:r w:rsidR="007C6462">
        <w:rPr>
          <w:rFonts w:ascii="Times New Roman" w:eastAsia="ＭＳ 明朝" w:hAnsi="Times New Roman" w:cs="Times New Roman"/>
          <w:color w:val="000000" w:themeColor="text1"/>
          <w:szCs w:val="21"/>
        </w:rPr>
        <w:t>906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4F984558" w14:textId="7C70B2BC" w:rsidR="00647C23" w:rsidRPr="0048090B" w:rsidRDefault="00647C23"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noProof/>
          <w:szCs w:val="21"/>
        </w:rPr>
        <w:drawing>
          <wp:inline distT="0" distB="0" distL="0" distR="0" wp14:anchorId="3E515345" wp14:editId="2AC810EC">
            <wp:extent cx="5400040" cy="3383915"/>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39948E96" w14:textId="5C802687" w:rsidR="002F4D50" w:rsidRDefault="002F4D50" w:rsidP="00CF120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4.1.2. 220</w:t>
      </w:r>
      <w:r w:rsidR="007C6462">
        <w:rPr>
          <w:rFonts w:ascii="Times New Roman" w:eastAsia="ＭＳ 明朝" w:hAnsi="Times New Roman" w:cs="Times New Roman"/>
          <w:color w:val="000000" w:themeColor="text1"/>
          <w:szCs w:val="21"/>
        </w:rPr>
        <w:t>906</w:t>
      </w:r>
      <w:r w:rsidR="005C082F">
        <w:rPr>
          <w:rFonts w:ascii="Times New Roman" w:eastAsia="ＭＳ 明朝" w:hAnsi="Times New Roman" w:cs="Times New Roman"/>
          <w:color w:val="000000" w:themeColor="text1"/>
          <w:szCs w:val="21"/>
        </w:rPr>
        <w:t>Ni</w:t>
      </w:r>
      <w:r w:rsidR="00E7267C">
        <w:rPr>
          <w:rFonts w:ascii="Times New Roman" w:eastAsia="ＭＳ 明朝" w:hAnsi="Times New Roman" w:cs="Times New Roman"/>
          <w:color w:val="000000" w:themeColor="text1"/>
          <w:szCs w:val="21"/>
        </w:rPr>
        <w:t>_OH_OAc</w:t>
      </w:r>
      <w:r w:rsidR="00E7267C">
        <w:rPr>
          <w:rFonts w:ascii="Times New Roman" w:eastAsia="ＭＳ 明朝" w:hAnsi="Times New Roman" w:cs="Times New Roman" w:hint="eastAsia"/>
          <w:color w:val="000000" w:themeColor="text1"/>
          <w:szCs w:val="21"/>
        </w:rPr>
        <w:t>の</w:t>
      </w:r>
      <w:r w:rsidR="00E7267C">
        <w:rPr>
          <w:rFonts w:ascii="Times New Roman" w:eastAsia="ＭＳ 明朝" w:hAnsi="Times New Roman" w:cs="Times New Roman"/>
          <w:color w:val="000000" w:themeColor="text1"/>
          <w:szCs w:val="21"/>
        </w:rPr>
        <w:t>XRD</w:t>
      </w:r>
    </w:p>
    <w:p w14:paraId="31421554" w14:textId="77777777" w:rsidR="002F4D50" w:rsidRDefault="002F4D50" w:rsidP="00CF120D">
      <w:pPr>
        <w:widowControl/>
        <w:jc w:val="left"/>
        <w:rPr>
          <w:rFonts w:ascii="Times New Roman" w:eastAsia="ＭＳ 明朝" w:hAnsi="Times New Roman" w:cs="Times New Roman" w:hint="eastAsia"/>
          <w:color w:val="000000" w:themeColor="text1"/>
          <w:szCs w:val="21"/>
        </w:rPr>
      </w:pPr>
    </w:p>
    <w:p w14:paraId="5C413B3C" w14:textId="29CBA619"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10072C">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D5FB2F7" w14:textId="438B6FC2" w:rsidR="007359C0" w:rsidRPr="001D0ECF" w:rsidRDefault="000B4EF8" w:rsidP="007359C0">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6B6189E4" w14:textId="759A172E" w:rsidR="007359C0" w:rsidRPr="0048090B" w:rsidRDefault="007359C0" w:rsidP="007359C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w:t>
      </w:r>
      <w:r>
        <w:rPr>
          <w:rFonts w:ascii="Times New Roman" w:eastAsia="ＭＳ 明朝" w:hAnsi="Times New Roman" w:cs="Times New Roman"/>
          <w:color w:val="000000" w:themeColor="text1"/>
          <w:szCs w:val="21"/>
        </w:rPr>
        <w:t>9</w:t>
      </w:r>
      <w:r>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3D97098C" w14:textId="14B67C53" w:rsidR="00DE5F35" w:rsidRPr="0048090B" w:rsidRDefault="00992A7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A185C47" wp14:editId="411778B6">
            <wp:extent cx="5400040" cy="338391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207963B6" w14:textId="1A9495E7" w:rsidR="007359C0" w:rsidRDefault="007359C0" w:rsidP="003D5180">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4.1.3. 220914Ni_OH_OAc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3DC85C4E" w14:textId="77777777" w:rsidR="007359C0" w:rsidRDefault="007359C0" w:rsidP="003D5180">
      <w:pPr>
        <w:widowControl/>
        <w:jc w:val="left"/>
        <w:rPr>
          <w:rFonts w:ascii="Times New Roman" w:eastAsia="ＭＳ 明朝" w:hAnsi="Times New Roman" w:cs="Times New Roman"/>
          <w:color w:val="000000" w:themeColor="text1"/>
          <w:szCs w:val="21"/>
        </w:rPr>
      </w:pPr>
    </w:p>
    <w:p w14:paraId="613F40CB" w14:textId="3893481B"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11.12</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172E374E" w14:textId="4C58E291" w:rsidR="007359C0"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00D8FBA3" w14:textId="73CB553A" w:rsidR="007359C0" w:rsidRPr="00B9362F" w:rsidRDefault="007359C0" w:rsidP="007359C0">
      <w:pPr>
        <w:widowControl/>
        <w:jc w:val="left"/>
        <w:rPr>
          <w:rFonts w:ascii="Times New Roman" w:eastAsia="ＭＳ 明朝" w:hAnsi="Times New Roman" w:cs="Times New Roman" w:hint="eastAsia"/>
          <w:szCs w:val="21"/>
        </w:rPr>
      </w:pPr>
      <w:r>
        <w:rPr>
          <w:rStyle w:val="normaltextrun"/>
          <w:rFonts w:ascii="Times New Roman" w:eastAsia="ＭＳ 明朝" w:hAnsi="Times New Roman" w:cs="Times New Roman"/>
          <w:szCs w:val="21"/>
        </w:rPr>
        <w:br w:type="page"/>
      </w:r>
    </w:p>
    <w:p w14:paraId="409DC176" w14:textId="77777777" w:rsidR="007359C0" w:rsidRDefault="007359C0" w:rsidP="003D5180">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1003</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70893E34" w14:textId="15160EA9" w:rsidR="003D5180" w:rsidRPr="00B9362F" w:rsidRDefault="000F6D91" w:rsidP="00B9362F">
      <w:pPr>
        <w:widowControl/>
        <w:jc w:val="left"/>
        <w:outlineLvl w:val="2"/>
        <w:rPr>
          <w:rStyle w:val="normaltextrun"/>
          <w:rFonts w:ascii="Times New Roman" w:eastAsia="ＭＳ 明朝" w:hAnsi="Times New Roman" w:cs="Times New Roman" w:hint="eastAsia"/>
          <w:color w:val="000000" w:themeColor="text1"/>
          <w:szCs w:val="21"/>
        </w:rPr>
      </w:pPr>
      <w:r w:rsidRPr="0048090B">
        <w:rPr>
          <w:noProof/>
        </w:rPr>
        <w:drawing>
          <wp:inline distT="0" distB="0" distL="0" distR="0" wp14:anchorId="276867F5" wp14:editId="51662AD6">
            <wp:extent cx="5400040" cy="3383915"/>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175B8EC2" w14:textId="1F92EA7F" w:rsidR="007359C0" w:rsidRDefault="007359C0" w:rsidP="00341D77">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4.1.4. 221003Ni_OH_OAc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6EA98212" w14:textId="77777777" w:rsidR="007359C0" w:rsidRDefault="007359C0" w:rsidP="00341D77">
      <w:pPr>
        <w:widowControl/>
        <w:jc w:val="left"/>
        <w:rPr>
          <w:rFonts w:ascii="Times New Roman" w:eastAsia="ＭＳ 明朝" w:hAnsi="Times New Roman" w:cs="Times New Roman" w:hint="eastAsia"/>
          <w:color w:val="000000" w:themeColor="text1"/>
          <w:szCs w:val="21"/>
        </w:rPr>
      </w:pPr>
    </w:p>
    <w:p w14:paraId="6396DB4B" w14:textId="69CD0343"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10.89</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7359C0">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3ACD79AB" w14:textId="08B056E7" w:rsidR="007359C0" w:rsidRDefault="00341D77" w:rsidP="003D5180">
      <w:pPr>
        <w:widowControl/>
        <w:jc w:val="left"/>
        <w:rPr>
          <w:rFonts w:ascii="Times New Roman" w:eastAsia="ＭＳ 明朝" w:hAnsi="Times New Roman" w:cs="Times New Roman" w:hint="eastAsia"/>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F002208" w14:textId="035E9153" w:rsidR="007359C0" w:rsidRPr="001D0ECF" w:rsidRDefault="007359C0" w:rsidP="007359C0">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0025AC85" w14:textId="2257EFFB" w:rsidR="007359C0" w:rsidRPr="00B9362F" w:rsidRDefault="007359C0" w:rsidP="00B9362F">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10</w:t>
      </w:r>
      <w:r>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01742E93" w14:textId="1710CB95" w:rsidR="00B71C2C"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F4C9829" wp14:editId="71DAD49B">
            <wp:extent cx="5400040" cy="330454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inline>
        </w:drawing>
      </w:r>
    </w:p>
    <w:p w14:paraId="7C902C16" w14:textId="6A0DBB9A" w:rsidR="007359C0" w:rsidRDefault="007359C0"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98017E">
        <w:rPr>
          <w:rFonts w:ascii="Times New Roman" w:eastAsia="ＭＳ 明朝" w:hAnsi="Times New Roman" w:cs="Times New Roman"/>
          <w:color w:val="000000" w:themeColor="text1"/>
          <w:szCs w:val="21"/>
        </w:rPr>
        <w:t>.</w:t>
      </w:r>
      <w:r w:rsidR="005C531F">
        <w:rPr>
          <w:rFonts w:ascii="Times New Roman" w:eastAsia="ＭＳ 明朝" w:hAnsi="Times New Roman" w:cs="Times New Roman"/>
          <w:color w:val="000000" w:themeColor="text1"/>
          <w:szCs w:val="21"/>
        </w:rPr>
        <w:t>1</w:t>
      </w:r>
      <w:r w:rsidR="0098017E">
        <w:rPr>
          <w:rFonts w:ascii="Times New Roman" w:eastAsia="ＭＳ 明朝" w:hAnsi="Times New Roman" w:cs="Times New Roman"/>
          <w:color w:val="000000" w:themeColor="text1"/>
          <w:szCs w:val="21"/>
        </w:rPr>
        <w:t xml:space="preserve">.5. </w:t>
      </w:r>
      <w:r w:rsidR="00B161DF">
        <w:rPr>
          <w:rFonts w:ascii="Times New Roman" w:eastAsia="ＭＳ 明朝" w:hAnsi="Times New Roman" w:cs="Times New Roman"/>
          <w:color w:val="000000" w:themeColor="text1"/>
          <w:szCs w:val="21"/>
        </w:rPr>
        <w:t>221006Ni_OH_OAc</w:t>
      </w:r>
      <w:r w:rsidR="00B161DF">
        <w:rPr>
          <w:rFonts w:ascii="Times New Roman" w:eastAsia="ＭＳ 明朝" w:hAnsi="Times New Roman" w:cs="Times New Roman" w:hint="eastAsia"/>
          <w:color w:val="000000" w:themeColor="text1"/>
          <w:szCs w:val="21"/>
        </w:rPr>
        <w:t>の</w:t>
      </w:r>
      <w:r w:rsidR="00B161DF">
        <w:rPr>
          <w:rFonts w:ascii="Times New Roman" w:eastAsia="ＭＳ 明朝" w:hAnsi="Times New Roman" w:cs="Times New Roman"/>
          <w:color w:val="000000" w:themeColor="text1"/>
          <w:szCs w:val="21"/>
        </w:rPr>
        <w:t>XRD</w:t>
      </w:r>
    </w:p>
    <w:p w14:paraId="6B78CA79" w14:textId="77777777" w:rsidR="007359C0" w:rsidRPr="0048090B" w:rsidRDefault="007359C0" w:rsidP="00FD0085">
      <w:pPr>
        <w:widowControl/>
        <w:jc w:val="left"/>
        <w:rPr>
          <w:rFonts w:ascii="Times New Roman" w:eastAsia="ＭＳ 明朝" w:hAnsi="Times New Roman" w:cs="Times New Roman" w:hint="eastAsia"/>
          <w:color w:val="000000" w:themeColor="text1"/>
          <w:szCs w:val="21"/>
        </w:rPr>
      </w:pPr>
    </w:p>
    <w:p w14:paraId="0472A73F" w14:textId="47A9F6B6"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c</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10.83</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w:t>
      </w:r>
      <w:r w:rsidR="00373B82">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 xml:space="preserve">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1268B68" w14:textId="5B284EEE" w:rsidR="00103479" w:rsidRPr="001D0ECF" w:rsidRDefault="00103479" w:rsidP="00103479">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0E653EA3" w14:textId="03545C20" w:rsidR="004614C3" w:rsidRDefault="00103479" w:rsidP="00FD008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w:t>
      </w:r>
      <w:r w:rsidR="004614C3">
        <w:rPr>
          <w:rFonts w:ascii="Times New Roman" w:eastAsia="ＭＳ 明朝" w:hAnsi="Times New Roman" w:cs="Times New Roman"/>
          <w:color w:val="000000" w:themeColor="text1"/>
          <w:szCs w:val="21"/>
        </w:rPr>
        <w:t>1128</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3A5FBD8C" w14:textId="6E2D9DDC" w:rsidR="006B05B3" w:rsidRPr="00B9362F" w:rsidRDefault="00A93C1D" w:rsidP="00B9362F">
      <w:pPr>
        <w:widowControl/>
        <w:jc w:val="left"/>
        <w:outlineLvl w:val="2"/>
        <w:rPr>
          <w:rFonts w:ascii="Times New Roman" w:eastAsia="ＭＳ 明朝" w:hAnsi="Times New Roman" w:cs="Times New Roman" w:hint="eastAsia"/>
          <w:color w:val="000000" w:themeColor="text1"/>
          <w:szCs w:val="21"/>
        </w:rPr>
      </w:pPr>
      <w:r w:rsidRPr="0048090B">
        <w:rPr>
          <w:noProof/>
        </w:rPr>
        <w:drawing>
          <wp:inline distT="0" distB="0" distL="0" distR="0" wp14:anchorId="4ADEC982" wp14:editId="7DF9E96A">
            <wp:extent cx="5400040" cy="3378200"/>
            <wp:effectExtent l="0" t="0" r="0" b="0"/>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38D4053A" w14:textId="40E1FA3D" w:rsidR="007122B7" w:rsidRDefault="007122B7" w:rsidP="00A93C1D">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4.1.6. 221128Ni_OH_OAc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62365C2" w14:textId="77777777" w:rsidR="007122B7" w:rsidRDefault="007122B7" w:rsidP="00A93C1D">
      <w:pPr>
        <w:widowControl/>
        <w:jc w:val="left"/>
        <w:rPr>
          <w:rFonts w:ascii="Times New Roman" w:eastAsia="ＭＳ 明朝" w:hAnsi="Times New Roman" w:cs="Times New Roman"/>
          <w:color w:val="000000" w:themeColor="text1"/>
          <w:szCs w:val="21"/>
        </w:rPr>
      </w:pPr>
    </w:p>
    <w:p w14:paraId="6BB7A2BC" w14:textId="38D95F22"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ADAE25C" w14:textId="21053B15" w:rsidR="00373B82" w:rsidRPr="001D0ECF" w:rsidRDefault="007122B7" w:rsidP="00373B82">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2A2A9CE5" w14:textId="2D9CB051" w:rsidR="00373B82" w:rsidRPr="0048090B"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w:t>
      </w:r>
      <w:r>
        <w:rPr>
          <w:rFonts w:ascii="Times New Roman" w:eastAsia="ＭＳ 明朝" w:hAnsi="Times New Roman" w:cs="Times New Roman"/>
          <w:color w:val="000000" w:themeColor="text1"/>
          <w:szCs w:val="21"/>
        </w:rPr>
        <w:t>1219</w:t>
      </w:r>
      <w:r w:rsidRPr="0048090B">
        <w:rPr>
          <w:rFonts w:ascii="Times New Roman" w:eastAsia="ＭＳ 明朝" w:hAnsi="Times New Roman" w:cs="Times New Roman"/>
          <w:color w:val="000000" w:themeColor="text1"/>
          <w:szCs w:val="21"/>
        </w:rPr>
        <w:t>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3B940BCF" w14:textId="0D096E57" w:rsidR="006B05B3" w:rsidRPr="0048090B" w:rsidRDefault="00FB1541"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noProof/>
          <w:szCs w:val="21"/>
        </w:rPr>
        <w:drawing>
          <wp:inline distT="0" distB="0" distL="0" distR="0" wp14:anchorId="2ACBAF63" wp14:editId="47935C2B">
            <wp:extent cx="5400040" cy="337820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78200"/>
                    </a:xfrm>
                    <a:prstGeom prst="rect">
                      <a:avLst/>
                    </a:prstGeom>
                  </pic:spPr>
                </pic:pic>
              </a:graphicData>
            </a:graphic>
          </wp:inline>
        </w:drawing>
      </w:r>
    </w:p>
    <w:p w14:paraId="597122D6" w14:textId="3F3DBA48" w:rsidR="00FB1541" w:rsidRDefault="00373B8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4.1.7 221219Ni_OH_OAc</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5BD5D1CA" w14:textId="77777777" w:rsidR="00373B82" w:rsidRPr="0048090B" w:rsidRDefault="00373B82" w:rsidP="00FD0085">
      <w:pPr>
        <w:widowControl/>
        <w:jc w:val="left"/>
        <w:rPr>
          <w:rFonts w:ascii="Times New Roman" w:eastAsia="ＭＳ 明朝" w:hAnsi="Times New Roman" w:cs="Times New Roman" w:hint="eastAsia"/>
          <w:color w:val="000000" w:themeColor="text1"/>
          <w:szCs w:val="21"/>
        </w:rPr>
      </w:pPr>
    </w:p>
    <w:p w14:paraId="0E882CA5" w14:textId="75111900" w:rsidR="00A84A3F" w:rsidRPr="0048090B" w:rsidRDefault="00FB1541"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38BB9148" w14:textId="0135487F" w:rsidR="007A2592" w:rsidRPr="00B9362F" w:rsidRDefault="007A2592" w:rsidP="00B9362F">
      <w:pPr>
        <w:widowControl/>
        <w:jc w:val="left"/>
        <w:outlineLvl w:val="1"/>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4153509D" w14:textId="42865F50"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18" w:name="_Toc126715593"/>
      <w:r w:rsidRPr="0048090B">
        <w:rPr>
          <w:rFonts w:ascii="Times New Roman" w:eastAsia="ＭＳ 明朝" w:hAnsi="Times New Roman" w:cs="Times New Roman"/>
          <w:color w:val="000000" w:themeColor="text1"/>
          <w:szCs w:val="21"/>
        </w:rPr>
        <w:lastRenderedPageBreak/>
        <w:t>イオン交換について</w:t>
      </w:r>
      <w:bookmarkEnd w:id="118"/>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2FDFBB8B" w14:textId="77777777" w:rsidR="00373B82" w:rsidRPr="001D0ECF" w:rsidRDefault="00373B82" w:rsidP="00373B82">
      <w:pPr>
        <w:widowControl/>
        <w:jc w:val="left"/>
        <w:rPr>
          <w:rFonts w:ascii="Times New Roman" w:eastAsia="ＭＳ 明朝" w:hAnsi="Times New Roman" w:cs="Times New Roman" w:hint="eastAsia"/>
          <w:color w:val="000000" w:themeColor="text1"/>
          <w:szCs w:val="21"/>
        </w:rPr>
      </w:pPr>
    </w:p>
    <w:p w14:paraId="46600CCA" w14:textId="6FC72B3A" w:rsidR="00373B82" w:rsidRDefault="00373B82"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w:t>
      </w:r>
      <w:r w:rsidR="00A52C5B">
        <w:rPr>
          <w:rFonts w:ascii="Times New Roman" w:eastAsia="ＭＳ 明朝" w:hAnsi="Times New Roman" w:cs="Times New Roman"/>
          <w:color w:val="000000" w:themeColor="text1"/>
          <w:szCs w:val="21"/>
        </w:rPr>
        <w:t>0415</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0361FBA1" w14:textId="59B3DBDA" w:rsidR="00700B7E" w:rsidRPr="00B9362F" w:rsidRDefault="002801C9" w:rsidP="00B9362F">
      <w:pPr>
        <w:widowControl/>
        <w:jc w:val="left"/>
        <w:outlineLvl w:val="2"/>
        <w:rPr>
          <w:rFonts w:ascii="Times New Roman" w:eastAsia="ＭＳ 明朝" w:hAnsi="Times New Roman" w:cs="Times New Roman" w:hint="eastAsia"/>
          <w:color w:val="000000" w:themeColor="text1"/>
          <w:szCs w:val="21"/>
        </w:rPr>
      </w:pPr>
      <w:r w:rsidRPr="0048090B">
        <w:rPr>
          <w:noProof/>
        </w:rPr>
        <w:drawing>
          <wp:inline distT="0" distB="0" distL="0" distR="0" wp14:anchorId="5758138C" wp14:editId="7CA87C7F">
            <wp:extent cx="5400040" cy="3387725"/>
            <wp:effectExtent l="0" t="0" r="0" b="3175"/>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87725"/>
                    </a:xfrm>
                    <a:prstGeom prst="rect">
                      <a:avLst/>
                    </a:prstGeom>
                  </pic:spPr>
                </pic:pic>
              </a:graphicData>
            </a:graphic>
          </wp:inline>
        </w:drawing>
      </w:r>
    </w:p>
    <w:p w14:paraId="3332A31E" w14:textId="37FE21DB" w:rsidR="00700B7E" w:rsidRPr="0048090B" w:rsidDel="00FC08A9" w:rsidRDefault="00373B82" w:rsidP="00E02CC6">
      <w:pPr>
        <w:widowControl/>
        <w:jc w:val="left"/>
        <w:rPr>
          <w:del w:id="119" w:author="松山 ファミリー" w:date="2023-02-09T14:03:00Z"/>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4.2.1. 22</w:t>
      </w:r>
      <w:r w:rsidR="00A52C5B">
        <w:rPr>
          <w:rFonts w:ascii="Times New Roman" w:eastAsia="ＭＳ 明朝" w:hAnsi="Times New Roman" w:cs="Times New Roman"/>
          <w:color w:val="000000" w:themeColor="text1"/>
          <w:szCs w:val="21"/>
        </w:rPr>
        <w:t>0415</w:t>
      </w:r>
      <w:r>
        <w:rPr>
          <w:rFonts w:ascii="Times New Roman" w:eastAsia="ＭＳ 明朝" w:hAnsi="Times New Roman" w:cs="Times New Roman"/>
          <w:color w:val="000000" w:themeColor="text1"/>
          <w:szCs w:val="21"/>
        </w:rPr>
        <w:t>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A4378FC" w14:textId="77777777" w:rsidR="00373B82" w:rsidRDefault="00373B82" w:rsidP="00E02CC6">
      <w:pPr>
        <w:widowControl/>
        <w:jc w:val="left"/>
        <w:rPr>
          <w:rFonts w:ascii="Times New Roman" w:eastAsia="ＭＳ 明朝" w:hAnsi="Times New Roman" w:cs="Times New Roman" w:hint="eastAsia"/>
          <w:color w:val="000000" w:themeColor="text1"/>
          <w:szCs w:val="21"/>
        </w:rPr>
      </w:pPr>
    </w:p>
    <w:p w14:paraId="277EDA4B" w14:textId="77777777" w:rsidR="00373B82" w:rsidRDefault="00373B82"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2E069761" w14:textId="24A7F524" w:rsidR="00373B82" w:rsidRDefault="00373B82" w:rsidP="00373B82">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w:t>
      </w:r>
      <w:r w:rsidR="00121F4D">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121F4D">
        <w:rPr>
          <w:rFonts w:ascii="Times New Roman" w:eastAsia="ＭＳ 明朝" w:hAnsi="Times New Roman" w:cs="Times New Roman"/>
          <w:color w:val="000000" w:themeColor="text1"/>
          <w:szCs w:val="21"/>
        </w:rPr>
        <w:t>06</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346005B0" w14:textId="13CF365B" w:rsidR="00700B7E" w:rsidRPr="0048090B" w:rsidRDefault="008B6FF9" w:rsidP="00E02CC6">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noProof/>
          <w:szCs w:val="21"/>
        </w:rPr>
        <w:drawing>
          <wp:inline distT="0" distB="0" distL="0" distR="0" wp14:anchorId="35B1672B" wp14:editId="49574A76">
            <wp:extent cx="5400040" cy="338391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0873EBCA" w14:textId="1867676C" w:rsidR="00700B7E" w:rsidRPr="0048090B" w:rsidRDefault="00121F4D" w:rsidP="00E02CC6">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4.2.2. 220906Ni_OH_DS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208256A2" w14:textId="77777777" w:rsidR="00121F4D" w:rsidRDefault="00121F4D" w:rsidP="00E02CC6">
      <w:pPr>
        <w:widowControl/>
        <w:jc w:val="left"/>
        <w:rPr>
          <w:rFonts w:ascii="Times New Roman" w:eastAsia="ＭＳ 明朝" w:hAnsi="Times New Roman" w:cs="Times New Roman"/>
          <w:color w:val="000000" w:themeColor="text1"/>
          <w:szCs w:val="21"/>
        </w:rPr>
      </w:pPr>
    </w:p>
    <w:p w14:paraId="73F2A16E" w14:textId="126683EF" w:rsidR="00121F4D" w:rsidRDefault="00121F4D" w:rsidP="00E02CC6">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w:t>
      </w:r>
      <w:r w:rsidR="00B12422">
        <w:rPr>
          <w:rFonts w:ascii="Times New Roman" w:eastAsia="ＭＳ 明朝" w:hAnsi="Times New Roman" w:cs="Times New Roman"/>
          <w:color w:val="000000" w:themeColor="text1"/>
          <w:szCs w:val="21"/>
        </w:rPr>
        <w:t>0</w:t>
      </w:r>
      <w:r>
        <w:rPr>
          <w:rFonts w:ascii="Times New Roman" w:eastAsia="ＭＳ 明朝" w:hAnsi="Times New Roman" w:cs="Times New Roman"/>
          <w:color w:val="000000" w:themeColor="text1"/>
          <w:szCs w:val="21"/>
        </w:rPr>
        <w:t>9</w:t>
      </w:r>
      <w:r w:rsidR="00B12422">
        <w:rPr>
          <w:rFonts w:ascii="Times New Roman" w:eastAsia="ＭＳ 明朝" w:hAnsi="Times New Roman" w:cs="Times New Roman"/>
          <w:color w:val="000000" w:themeColor="text1"/>
          <w:szCs w:val="21"/>
        </w:rPr>
        <w:t>14</w:t>
      </w:r>
      <w:r w:rsidRPr="0048090B">
        <w:rPr>
          <w:rFonts w:ascii="Times New Roman" w:eastAsia="ＭＳ 明朝" w:hAnsi="Times New Roman" w:cs="Times New Roman"/>
          <w:color w:val="000000" w:themeColor="text1"/>
          <w:szCs w:val="21"/>
        </w:rPr>
        <w:t>Ni_OH_</w:t>
      </w:r>
      <w:r>
        <w:rPr>
          <w:rFonts w:ascii="Times New Roman" w:eastAsia="ＭＳ 明朝" w:hAnsi="Times New Roman" w:cs="Times New Roman"/>
          <w:color w:val="000000" w:themeColor="text1"/>
          <w:szCs w:val="21"/>
        </w:rPr>
        <w:t>DS</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p>
    <w:p w14:paraId="184F1065" w14:textId="4562197A" w:rsidR="002D5DF1" w:rsidRPr="00B9362F" w:rsidRDefault="008863A5" w:rsidP="00B9362F">
      <w:pPr>
        <w:widowControl/>
        <w:jc w:val="left"/>
        <w:outlineLvl w:val="2"/>
        <w:rPr>
          <w:rFonts w:ascii="Times New Roman" w:eastAsia="ＭＳ 明朝" w:hAnsi="Times New Roman" w:cs="Times New Roman" w:hint="eastAsia"/>
          <w:color w:val="000000" w:themeColor="text1"/>
          <w:szCs w:val="21"/>
        </w:rPr>
      </w:pPr>
      <w:r w:rsidRPr="0048090B">
        <w:rPr>
          <w:noProof/>
        </w:rPr>
        <w:drawing>
          <wp:inline distT="0" distB="0" distL="0" distR="0" wp14:anchorId="3DD93DD9" wp14:editId="6114468F">
            <wp:extent cx="5400040" cy="3383915"/>
            <wp:effectExtent l="0" t="0" r="0"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383915"/>
                    </a:xfrm>
                    <a:prstGeom prst="rect">
                      <a:avLst/>
                    </a:prstGeom>
                  </pic:spPr>
                </pic:pic>
              </a:graphicData>
            </a:graphic>
          </wp:inline>
        </w:drawing>
      </w:r>
    </w:p>
    <w:p w14:paraId="78142E2B" w14:textId="48F809C6" w:rsidR="003B6BBE" w:rsidRPr="0048090B" w:rsidRDefault="00B12422"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4.2.3. 220914Ni_OH_DS</w:t>
      </w:r>
      <w:r>
        <w:rPr>
          <w:rFonts w:ascii="Times New Roman" w:eastAsia="ＭＳ 明朝" w:hAnsi="Times New Roman" w:cs="Times New Roman" w:hint="eastAsia"/>
          <w:color w:val="000000" w:themeColor="text1"/>
          <w:szCs w:val="21"/>
        </w:rPr>
        <w:t>の</w:t>
      </w:r>
      <w:r>
        <w:rPr>
          <w:rFonts w:ascii="Times New Roman" w:eastAsia="ＭＳ 明朝" w:hAnsi="Times New Roman" w:cs="Times New Roman"/>
          <w:color w:val="000000" w:themeColor="text1"/>
          <w:szCs w:val="21"/>
        </w:rPr>
        <w:t>XRD</w:t>
      </w:r>
    </w:p>
    <w:p w14:paraId="0D85B299" w14:textId="42BCF165" w:rsidR="00B12422" w:rsidRDefault="00B12422" w:rsidP="00FD0085">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color w:val="000000" w:themeColor="text1"/>
          <w:szCs w:val="21"/>
        </w:rPr>
        <w:br w:type="page"/>
      </w:r>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120" w:name="_Toc126715325"/>
      <w:bookmarkStart w:id="121" w:name="_Toc126715459"/>
      <w:bookmarkStart w:id="122" w:name="_Toc126715594"/>
      <w:bookmarkStart w:id="123" w:name="_Toc126715326"/>
      <w:bookmarkStart w:id="124" w:name="_Toc126715460"/>
      <w:bookmarkStart w:id="125" w:name="_Toc126715595"/>
      <w:bookmarkStart w:id="126" w:name="_Toc126715327"/>
      <w:bookmarkStart w:id="127" w:name="_Toc126715461"/>
      <w:bookmarkStart w:id="128" w:name="_Toc126715596"/>
      <w:bookmarkStart w:id="129" w:name="_Toc126715328"/>
      <w:bookmarkStart w:id="130" w:name="_Toc126715462"/>
      <w:bookmarkStart w:id="131" w:name="_Toc126715597"/>
      <w:bookmarkStart w:id="132" w:name="_Toc126715329"/>
      <w:bookmarkStart w:id="133" w:name="_Toc126715463"/>
      <w:bookmarkStart w:id="134" w:name="_Toc126715598"/>
      <w:bookmarkStart w:id="135" w:name="_Toc126715330"/>
      <w:bookmarkStart w:id="136" w:name="_Toc126715464"/>
      <w:bookmarkStart w:id="137" w:name="_Toc126715599"/>
      <w:bookmarkStart w:id="138" w:name="_Toc126715331"/>
      <w:bookmarkStart w:id="139" w:name="_Toc126715465"/>
      <w:bookmarkStart w:id="140" w:name="_Toc126715600"/>
      <w:bookmarkStart w:id="141" w:name="_Toc126715332"/>
      <w:bookmarkStart w:id="142" w:name="_Toc126715466"/>
      <w:bookmarkStart w:id="143" w:name="_Toc126715601"/>
      <w:bookmarkStart w:id="144" w:name="_Toc126715333"/>
      <w:bookmarkStart w:id="145" w:name="_Toc126715467"/>
      <w:bookmarkStart w:id="146" w:name="_Toc126715602"/>
      <w:bookmarkStart w:id="147" w:name="_Toc126715334"/>
      <w:bookmarkStart w:id="148" w:name="_Toc126715468"/>
      <w:bookmarkStart w:id="149" w:name="_Toc126715603"/>
      <w:bookmarkStart w:id="150" w:name="_Toc126715335"/>
      <w:bookmarkStart w:id="151" w:name="_Toc126715469"/>
      <w:bookmarkStart w:id="152" w:name="_Toc126715604"/>
      <w:bookmarkStart w:id="153" w:name="_Toc126715336"/>
      <w:bookmarkStart w:id="154" w:name="_Toc126715470"/>
      <w:bookmarkStart w:id="155" w:name="_Toc126715605"/>
      <w:bookmarkStart w:id="156" w:name="_Toc126715337"/>
      <w:bookmarkStart w:id="157" w:name="_Toc126715471"/>
      <w:bookmarkStart w:id="158" w:name="_Toc126715606"/>
      <w:bookmarkStart w:id="159" w:name="_Toc126715338"/>
      <w:bookmarkStart w:id="160" w:name="_Toc126715472"/>
      <w:bookmarkStart w:id="161" w:name="_Toc126715607"/>
      <w:bookmarkStart w:id="162" w:name="_Toc126715608"/>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48090B">
        <w:rPr>
          <w:rFonts w:ascii="Times New Roman" w:eastAsia="ＭＳ 明朝" w:hAnsi="Times New Roman" w:cs="Times New Roman"/>
          <w:color w:val="000000" w:themeColor="text1"/>
          <w:szCs w:val="21"/>
        </w:rPr>
        <w:lastRenderedPageBreak/>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162"/>
    </w:p>
    <w:p w14:paraId="31E013C8" w14:textId="3ADBB71D"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63" w:name="_Toc12671560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63"/>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Default="00A67039" w:rsidP="00101C7E">
      <w:pPr>
        <w:widowControl/>
        <w:jc w:val="center"/>
        <w:rPr>
          <w:rFonts w:ascii="Times New Roman" w:eastAsia="ＭＳ 明朝" w:hAnsi="Times New Roman" w:cs="Times New Roman"/>
          <w:color w:val="000000" w:themeColor="text1"/>
          <w:szCs w:val="21"/>
        </w:rPr>
        <w:pPrChange w:id="164"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5C190F2C" wp14:editId="71A11156">
            <wp:extent cx="4416480" cy="2880000"/>
            <wp:effectExtent l="0" t="0" r="3175" b="3175"/>
            <wp:docPr id="2" name="図 2"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4416480" cy="2880000"/>
                    </a:xfrm>
                    <a:prstGeom prst="rect">
                      <a:avLst/>
                    </a:prstGeom>
                  </pic:spPr>
                </pic:pic>
              </a:graphicData>
            </a:graphic>
          </wp:inline>
        </w:drawing>
      </w:r>
    </w:p>
    <w:p w14:paraId="71574420" w14:textId="17670CF3" w:rsidR="00B12422" w:rsidRDefault="00D16F0B" w:rsidP="00101C7E">
      <w:pPr>
        <w:widowControl/>
        <w:jc w:val="center"/>
        <w:rPr>
          <w:rFonts w:ascii="Times New Roman" w:eastAsia="ＭＳ 明朝" w:hAnsi="Times New Roman" w:cs="Times New Roman"/>
          <w:color w:val="000000" w:themeColor="text1"/>
          <w:szCs w:val="21"/>
        </w:rPr>
        <w:pPrChange w:id="165"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4.3.1.</w:t>
      </w:r>
      <w:r w:rsidR="00750DBB">
        <w:rPr>
          <w:rFonts w:ascii="Times New Roman" w:eastAsia="ＭＳ 明朝" w:hAnsi="Times New Roman" w:cs="Times New Roman"/>
          <w:color w:val="000000" w:themeColor="text1"/>
          <w:szCs w:val="21"/>
        </w:rPr>
        <w:t>1.</w:t>
      </w:r>
      <w:r>
        <w:rPr>
          <w:rFonts w:ascii="Times New Roman" w:eastAsia="ＭＳ 明朝" w:hAnsi="Times New Roman" w:cs="Times New Roman"/>
          <w:color w:val="000000" w:themeColor="text1"/>
          <w:szCs w:val="21"/>
        </w:rPr>
        <w:t xml:space="preserve"> 220415C</w:t>
      </w:r>
      <w:r w:rsidR="00627F10">
        <w:rPr>
          <w:rFonts w:ascii="Times New Roman" w:eastAsia="ＭＳ 明朝" w:hAnsi="Times New Roman" w:cs="Times New Roman"/>
          <w:color w:val="000000" w:themeColor="text1"/>
          <w:szCs w:val="21"/>
        </w:rPr>
        <w:t>P_para5μL CV</w:t>
      </w:r>
    </w:p>
    <w:p w14:paraId="1D3C9847" w14:textId="54FF204D" w:rsidR="003B3D66" w:rsidRPr="0048090B" w:rsidRDefault="003B3D66" w:rsidP="00101C7E">
      <w:pPr>
        <w:widowControl/>
        <w:jc w:val="center"/>
        <w:rPr>
          <w:rFonts w:ascii="Times New Roman" w:eastAsia="ＭＳ 明朝" w:hAnsi="Times New Roman" w:cs="Times New Roman" w:hint="eastAsia"/>
          <w:color w:val="000000" w:themeColor="text1"/>
          <w:szCs w:val="21"/>
        </w:rPr>
        <w:pPrChange w:id="166" w:author="松山 ファミリー" w:date="2023-02-09T14:07:00Z">
          <w:pPr>
            <w:widowControl/>
            <w:jc w:val="left"/>
          </w:pPr>
        </w:pPrChange>
      </w:pPr>
      <w:del w:id="167" w:author="松山 ファミリー" w:date="2023-02-09T14:04:00Z">
        <w:r w:rsidDel="00E02803">
          <w:rPr>
            <w:rFonts w:ascii="Times New Roman" w:eastAsia="ＭＳ 明朝" w:hAnsi="Times New Roman" w:cs="Times New Roman"/>
            <w:color w:val="000000" w:themeColor="text1"/>
            <w:szCs w:val="21"/>
          </w:rPr>
          <w:br w:type="page"/>
        </w:r>
      </w:del>
    </w:p>
    <w:p w14:paraId="6E389BAD" w14:textId="51542991" w:rsidR="00B93C23" w:rsidRDefault="00445BF2" w:rsidP="00101C7E">
      <w:pPr>
        <w:widowControl/>
        <w:jc w:val="center"/>
        <w:rPr>
          <w:rFonts w:ascii="Times New Roman" w:eastAsia="ＭＳ 明朝" w:hAnsi="Times New Roman" w:cs="Times New Roman"/>
          <w:color w:val="000000" w:themeColor="text1"/>
          <w:szCs w:val="21"/>
        </w:rPr>
        <w:pPrChange w:id="168"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24CB9132" wp14:editId="569C7EA3">
            <wp:extent cx="4416480" cy="2880000"/>
            <wp:effectExtent l="0" t="0" r="3175" b="3175"/>
            <wp:docPr id="3" name="図 3"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416480" cy="2880000"/>
                    </a:xfrm>
                    <a:prstGeom prst="rect">
                      <a:avLst/>
                    </a:prstGeom>
                  </pic:spPr>
                </pic:pic>
              </a:graphicData>
            </a:graphic>
          </wp:inline>
        </w:drawing>
      </w:r>
    </w:p>
    <w:p w14:paraId="71558DCA" w14:textId="0E7DF5F3" w:rsidR="00750DBB" w:rsidRDefault="00750DBB" w:rsidP="00101C7E">
      <w:pPr>
        <w:widowControl/>
        <w:jc w:val="center"/>
        <w:rPr>
          <w:rFonts w:ascii="Times New Roman" w:eastAsia="ＭＳ 明朝" w:hAnsi="Times New Roman" w:cs="Times New Roman" w:hint="eastAsia"/>
          <w:color w:val="000000" w:themeColor="text1"/>
          <w:szCs w:val="21"/>
        </w:rPr>
        <w:pPrChange w:id="169"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 xml:space="preserve">.3.1.2. </w:t>
      </w:r>
      <w:r>
        <w:rPr>
          <w:rFonts w:ascii="Times New Roman" w:eastAsia="ＭＳ 明朝" w:hAnsi="Times New Roman" w:cs="Times New Roman"/>
          <w:color w:val="000000" w:themeColor="text1"/>
          <w:szCs w:val="21"/>
        </w:rPr>
        <w:t>220415CP_para5μL</w:t>
      </w:r>
      <w:r w:rsidR="00917E53">
        <w:rPr>
          <w:rFonts w:ascii="Times New Roman" w:eastAsia="ＭＳ 明朝" w:hAnsi="Times New Roman" w:cs="Times New Roman" w:hint="eastAsia"/>
          <w:color w:val="000000" w:themeColor="text1"/>
          <w:szCs w:val="21"/>
        </w:rPr>
        <w:t>の濃度に対する</w:t>
      </w:r>
      <w:ins w:id="170" w:author="松山 ファミリー" w:date="2023-02-09T14:57:00Z">
        <w:r w:rsidR="00AE6C7C" w:rsidRPr="0048090B">
          <w:rPr>
            <w:rFonts w:ascii="Times New Roman" w:eastAsia="ＭＳ 明朝" w:hAnsi="Times New Roman" w:cs="Times New Roman"/>
            <w:color w:val="000000" w:themeColor="text1"/>
            <w:szCs w:val="21"/>
          </w:rPr>
          <w:t>0.6 V vs Ag/AgCl</w:t>
        </w:r>
        <w:r w:rsidR="00AE6C7C">
          <w:rPr>
            <w:rFonts w:ascii="Times New Roman" w:eastAsia="ＭＳ 明朝" w:hAnsi="Times New Roman" w:cs="Times New Roman" w:hint="eastAsia"/>
            <w:color w:val="000000" w:themeColor="text1"/>
            <w:szCs w:val="21"/>
          </w:rPr>
          <w:t>時の</w:t>
        </w:r>
      </w:ins>
      <w:r w:rsidR="00917E53">
        <w:rPr>
          <w:rFonts w:ascii="Times New Roman" w:eastAsia="ＭＳ 明朝" w:hAnsi="Times New Roman" w:cs="Times New Roman" w:hint="eastAsia"/>
          <w:color w:val="000000" w:themeColor="text1"/>
          <w:szCs w:val="21"/>
        </w:rPr>
        <w:t>電流量</w:t>
      </w:r>
    </w:p>
    <w:p w14:paraId="19F84F96" w14:textId="77777777" w:rsidR="00750DBB" w:rsidRPr="0048090B" w:rsidRDefault="00750DBB" w:rsidP="00FD0085">
      <w:pPr>
        <w:widowControl/>
        <w:jc w:val="left"/>
        <w:rPr>
          <w:rFonts w:ascii="Times New Roman" w:eastAsia="ＭＳ 明朝" w:hAnsi="Times New Roman" w:cs="Times New Roman" w:hint="eastAsia"/>
          <w:color w:val="000000" w:themeColor="text1"/>
          <w:szCs w:val="21"/>
        </w:rPr>
      </w:pPr>
    </w:p>
    <w:p w14:paraId="37EEBC9C" w14:textId="47067ABE" w:rsidR="00EF0142" w:rsidRPr="0048090B" w:rsidDel="0053174A" w:rsidRDefault="005F4E9B" w:rsidP="00FD0085">
      <w:pPr>
        <w:widowControl/>
        <w:jc w:val="left"/>
        <w:rPr>
          <w:del w:id="171" w:author="松山 ファミリー" w:date="2023-02-09T14:05:00Z"/>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del w:id="172" w:author="松山 ファミリー" w:date="2023-02-09T14:05:00Z">
        <w:r w:rsidRPr="0048090B" w:rsidDel="0053174A">
          <w:rPr>
            <w:rFonts w:ascii="Times New Roman" w:eastAsia="ＭＳ 明朝" w:hAnsi="Times New Roman" w:cs="Times New Roman"/>
            <w:color w:val="000000" w:themeColor="text1"/>
            <w:szCs w:val="21"/>
          </w:rPr>
          <w:br w:type="page"/>
        </w:r>
      </w:del>
    </w:p>
    <w:p w14:paraId="758ABD67" w14:textId="67FDC392"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73" w:name="_Toc126715610"/>
      <w:r w:rsidRPr="0048090B">
        <w:rPr>
          <w:rFonts w:ascii="Times New Roman" w:eastAsia="ＭＳ 明朝" w:hAnsi="Times New Roman" w:cs="Times New Roman"/>
          <w:color w:val="000000" w:themeColor="text1"/>
          <w:szCs w:val="21"/>
        </w:rPr>
        <w:lastRenderedPageBreak/>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73"/>
    </w:p>
    <w:p w14:paraId="2AEBA489" w14:textId="32E15E70" w:rsidR="00CF1B56" w:rsidRPr="0048090B" w:rsidRDefault="00827BB2" w:rsidP="00FD0085">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Default="00D3299D" w:rsidP="00101C7E">
      <w:pPr>
        <w:widowControl/>
        <w:jc w:val="center"/>
        <w:rPr>
          <w:rFonts w:ascii="Times New Roman" w:eastAsia="ＭＳ 明朝" w:hAnsi="Times New Roman" w:cs="Times New Roman"/>
          <w:color w:val="000000" w:themeColor="text1"/>
          <w:szCs w:val="21"/>
        </w:rPr>
        <w:pPrChange w:id="174"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29E892ED" wp14:editId="47D272BF">
            <wp:extent cx="4416480" cy="2880000"/>
            <wp:effectExtent l="0" t="0" r="3175" b="3175"/>
            <wp:docPr id="4" name="図 4" descr="ダイアグラム&#10;&#10;中程度の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4416480" cy="2880000"/>
                    </a:xfrm>
                    <a:prstGeom prst="rect">
                      <a:avLst/>
                    </a:prstGeom>
                  </pic:spPr>
                </pic:pic>
              </a:graphicData>
            </a:graphic>
          </wp:inline>
        </w:drawing>
      </w:r>
    </w:p>
    <w:p w14:paraId="780ED19A" w14:textId="2E2F3768" w:rsidR="006E74DD" w:rsidRDefault="006E74DD" w:rsidP="00101C7E">
      <w:pPr>
        <w:widowControl/>
        <w:jc w:val="center"/>
        <w:rPr>
          <w:rFonts w:ascii="Times New Roman" w:eastAsia="ＭＳ 明朝" w:hAnsi="Times New Roman" w:cs="Times New Roman"/>
          <w:color w:val="000000" w:themeColor="text1"/>
          <w:szCs w:val="21"/>
        </w:rPr>
        <w:pPrChange w:id="175"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4.3.2.1. 220415Cast_1_1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CV</w:t>
      </w:r>
    </w:p>
    <w:p w14:paraId="2C939FE4" w14:textId="2CFC6301" w:rsidR="006E74DD" w:rsidRPr="0048090B" w:rsidRDefault="006E74DD" w:rsidP="00FD0085">
      <w:pPr>
        <w:widowControl/>
        <w:jc w:val="left"/>
        <w:rPr>
          <w:rFonts w:ascii="Times New Roman" w:eastAsia="ＭＳ 明朝" w:hAnsi="Times New Roman" w:cs="Times New Roman" w:hint="eastAsia"/>
          <w:color w:val="000000" w:themeColor="text1"/>
          <w:szCs w:val="21"/>
        </w:rPr>
      </w:pPr>
      <w:del w:id="176" w:author="松山 ファミリー" w:date="2023-02-09T14:05:00Z">
        <w:r w:rsidDel="0053174A">
          <w:rPr>
            <w:rFonts w:ascii="Times New Roman" w:eastAsia="ＭＳ 明朝" w:hAnsi="Times New Roman" w:cs="Times New Roman"/>
            <w:color w:val="000000" w:themeColor="text1"/>
            <w:szCs w:val="21"/>
          </w:rPr>
          <w:br w:type="page"/>
        </w:r>
      </w:del>
    </w:p>
    <w:p w14:paraId="75EA571C" w14:textId="4B09C524" w:rsidR="00775354" w:rsidRDefault="00985E48" w:rsidP="00101C7E">
      <w:pPr>
        <w:widowControl/>
        <w:jc w:val="center"/>
        <w:rPr>
          <w:rFonts w:ascii="Times New Roman" w:eastAsia="ＭＳ 明朝" w:hAnsi="Times New Roman" w:cs="Times New Roman"/>
          <w:color w:val="000000" w:themeColor="text1"/>
          <w:szCs w:val="21"/>
        </w:rPr>
        <w:pPrChange w:id="177" w:author="松山 ファミリー" w:date="2023-02-09T14:06:00Z">
          <w:pPr>
            <w:widowControl/>
            <w:jc w:val="left"/>
          </w:pPr>
        </w:pPrChange>
      </w:pPr>
      <w:r w:rsidRPr="0048090B">
        <w:rPr>
          <w:rFonts w:ascii="Times New Roman" w:eastAsia="ＭＳ 明朝" w:hAnsi="Times New Roman" w:cs="Times New Roman"/>
          <w:noProof/>
          <w:szCs w:val="21"/>
        </w:rPr>
        <w:drawing>
          <wp:inline distT="0" distB="0" distL="0" distR="0" wp14:anchorId="50DCC534" wp14:editId="11669B45">
            <wp:extent cx="4416480" cy="2879640"/>
            <wp:effectExtent l="0" t="0" r="3175" b="3810"/>
            <wp:docPr id="5" name="図 5"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416480" cy="2879640"/>
                    </a:xfrm>
                    <a:prstGeom prst="rect">
                      <a:avLst/>
                    </a:prstGeom>
                  </pic:spPr>
                </pic:pic>
              </a:graphicData>
            </a:graphic>
          </wp:inline>
        </w:drawing>
      </w:r>
    </w:p>
    <w:p w14:paraId="41EED209" w14:textId="07CEE5C1" w:rsidR="006E74DD" w:rsidRDefault="006E74DD" w:rsidP="00101C7E">
      <w:pPr>
        <w:widowControl/>
        <w:jc w:val="center"/>
        <w:rPr>
          <w:rFonts w:ascii="Times New Roman" w:eastAsia="ＭＳ 明朝" w:hAnsi="Times New Roman" w:cs="Times New Roman"/>
          <w:color w:val="000000" w:themeColor="text1"/>
          <w:szCs w:val="21"/>
        </w:rPr>
        <w:pPrChange w:id="178" w:author="松山 ファミリー" w:date="2023-02-09T14:06: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4.3.2.2.</w:t>
      </w:r>
      <w:r w:rsidR="006B2D20">
        <w:rPr>
          <w:rFonts w:ascii="Times New Roman" w:eastAsia="ＭＳ 明朝" w:hAnsi="Times New Roman" w:cs="Times New Roman"/>
          <w:color w:val="000000" w:themeColor="text1"/>
          <w:szCs w:val="21"/>
        </w:rPr>
        <w:t xml:space="preserve"> </w:t>
      </w:r>
      <w:r w:rsidR="006B2D20">
        <w:rPr>
          <w:rFonts w:ascii="Times New Roman" w:eastAsia="ＭＳ 明朝" w:hAnsi="Times New Roman" w:cs="Times New Roman"/>
          <w:color w:val="000000" w:themeColor="text1"/>
          <w:szCs w:val="21"/>
        </w:rPr>
        <w:t>220415Cast_1_1</w:t>
      </w:r>
      <w:r w:rsidR="006B2D20">
        <w:rPr>
          <w:rFonts w:ascii="Times New Roman" w:eastAsia="ＭＳ 明朝" w:hAnsi="Times New Roman" w:cs="Times New Roman" w:hint="eastAsia"/>
          <w:color w:val="000000" w:themeColor="text1"/>
          <w:szCs w:val="21"/>
        </w:rPr>
        <w:t>回目</w:t>
      </w:r>
      <w:r w:rsidR="006B2D20">
        <w:rPr>
          <w:rFonts w:ascii="Times New Roman" w:eastAsia="ＭＳ 明朝" w:hAnsi="Times New Roman" w:cs="Times New Roman" w:hint="eastAsia"/>
          <w:color w:val="000000" w:themeColor="text1"/>
          <w:szCs w:val="21"/>
        </w:rPr>
        <w:t>の濃度における電流量</w:t>
      </w:r>
    </w:p>
    <w:p w14:paraId="3AFE6A13" w14:textId="77777777" w:rsidR="006E74DD" w:rsidRPr="0048090B" w:rsidRDefault="006E74DD" w:rsidP="00FD0085">
      <w:pPr>
        <w:widowControl/>
        <w:jc w:val="left"/>
        <w:rPr>
          <w:rFonts w:ascii="Times New Roman" w:eastAsia="ＭＳ 明朝" w:hAnsi="Times New Roman" w:cs="Times New Roman" w:hint="eastAsia"/>
          <w:color w:val="000000" w:themeColor="text1"/>
          <w:szCs w:val="21"/>
        </w:rPr>
      </w:pPr>
    </w:p>
    <w:p w14:paraId="384D9950" w14:textId="77777777" w:rsidR="005E1EDB" w:rsidDel="0053174A" w:rsidRDefault="00B72DA6" w:rsidP="00FD0085">
      <w:pPr>
        <w:widowControl/>
        <w:jc w:val="left"/>
        <w:rPr>
          <w:del w:id="179" w:author="松山 ファミリー" w:date="2023-02-09T14:05: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del w:id="180" w:author="松山 ファミリー" w:date="2023-02-09T14:05:00Z">
        <w:r w:rsidRPr="0048090B" w:rsidDel="0053174A">
          <w:rPr>
            <w:rFonts w:ascii="Times New Roman" w:eastAsia="ＭＳ 明朝" w:hAnsi="Times New Roman" w:cs="Times New Roman"/>
            <w:color w:val="000000" w:themeColor="text1"/>
            <w:szCs w:val="21"/>
          </w:rPr>
          <w:br w:type="page"/>
        </w:r>
      </w:del>
    </w:p>
    <w:p w14:paraId="4A156C9C" w14:textId="5A2F5B3B"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81" w:name="OLE_LINK2"/>
      <w:bookmarkStart w:id="182" w:name="_Toc126715611"/>
      <w:r w:rsidRPr="0048090B">
        <w:rPr>
          <w:rFonts w:ascii="Times New Roman" w:eastAsia="ＭＳ 明朝" w:hAnsi="Times New Roman" w:cs="Times New Roman"/>
          <w:color w:val="000000" w:themeColor="text1"/>
          <w:szCs w:val="21"/>
        </w:rPr>
        <w:lastRenderedPageBreak/>
        <w:t>220906CP_</w:t>
      </w:r>
      <w:r w:rsidR="00E636F8">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ell0.2g_2_1</w:t>
      </w:r>
      <w:r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bookmarkEnd w:id="182"/>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181"/>
    <w:p w14:paraId="71D99927" w14:textId="4CED5685" w:rsidR="00717D16" w:rsidRDefault="00D06451" w:rsidP="002E7AB3">
      <w:pPr>
        <w:widowControl/>
        <w:jc w:val="center"/>
        <w:rPr>
          <w:rFonts w:ascii="Times New Roman" w:eastAsia="ＭＳ 明朝" w:hAnsi="Times New Roman" w:cs="Times New Roman"/>
          <w:color w:val="000000" w:themeColor="text1"/>
          <w:szCs w:val="21"/>
        </w:rPr>
        <w:pPrChange w:id="183"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481D1391" wp14:editId="30B8C51E">
            <wp:extent cx="4416480" cy="2880000"/>
            <wp:effectExtent l="0" t="0" r="3175" b="3175"/>
            <wp:docPr id="6" name="図 6" descr="グラフ, 折れ線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4416480" cy="2880000"/>
                    </a:xfrm>
                    <a:prstGeom prst="rect">
                      <a:avLst/>
                    </a:prstGeom>
                  </pic:spPr>
                </pic:pic>
              </a:graphicData>
            </a:graphic>
          </wp:inline>
        </w:drawing>
      </w:r>
    </w:p>
    <w:p w14:paraId="6B780B7F" w14:textId="510F4823" w:rsidR="00514D09" w:rsidRDefault="00391DE4" w:rsidP="002E7AB3">
      <w:pPr>
        <w:widowControl/>
        <w:jc w:val="center"/>
        <w:rPr>
          <w:rFonts w:ascii="Times New Roman" w:eastAsia="ＭＳ 明朝" w:hAnsi="Times New Roman" w:cs="Times New Roman"/>
          <w:color w:val="000000" w:themeColor="text1"/>
          <w:szCs w:val="21"/>
        </w:rPr>
        <w:pPrChange w:id="184"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4.3.3.1. </w:t>
      </w:r>
      <w:r w:rsidR="00606CA3">
        <w:rPr>
          <w:rFonts w:ascii="Times New Roman" w:eastAsia="ＭＳ 明朝" w:hAnsi="Times New Roman" w:cs="Times New Roman"/>
          <w:color w:val="000000" w:themeColor="text1"/>
          <w:szCs w:val="21"/>
        </w:rPr>
        <w:t>22</w:t>
      </w:r>
      <w:r w:rsidR="0012349F">
        <w:rPr>
          <w:rFonts w:ascii="Times New Roman" w:eastAsia="ＭＳ 明朝" w:hAnsi="Times New Roman" w:cs="Times New Roman"/>
          <w:color w:val="000000" w:themeColor="text1"/>
          <w:szCs w:val="21"/>
        </w:rPr>
        <w:t>0906</w:t>
      </w:r>
      <w:r w:rsidR="00E636F8">
        <w:rPr>
          <w:rFonts w:ascii="Times New Roman" w:eastAsia="ＭＳ 明朝" w:hAnsi="Times New Roman" w:cs="Times New Roman"/>
          <w:color w:val="000000" w:themeColor="text1"/>
          <w:szCs w:val="21"/>
        </w:rPr>
        <w:t>CP_cell0.2g_2_</w:t>
      </w:r>
      <w:r w:rsidR="002B7B76">
        <w:rPr>
          <w:rFonts w:ascii="Times New Roman" w:eastAsia="ＭＳ 明朝" w:hAnsi="Times New Roman" w:cs="Times New Roman"/>
          <w:color w:val="000000" w:themeColor="text1"/>
          <w:szCs w:val="21"/>
        </w:rPr>
        <w:t>1</w:t>
      </w:r>
      <w:r w:rsidR="002B7B76">
        <w:rPr>
          <w:rFonts w:ascii="Times New Roman" w:eastAsia="ＭＳ 明朝" w:hAnsi="Times New Roman" w:cs="Times New Roman" w:hint="eastAsia"/>
          <w:color w:val="000000" w:themeColor="text1"/>
          <w:szCs w:val="21"/>
        </w:rPr>
        <w:t>回目</w:t>
      </w:r>
      <w:r w:rsidR="002B7B76">
        <w:rPr>
          <w:rFonts w:ascii="Times New Roman" w:eastAsia="ＭＳ 明朝" w:hAnsi="Times New Roman" w:cs="Times New Roman"/>
          <w:color w:val="000000" w:themeColor="text1"/>
          <w:szCs w:val="21"/>
        </w:rPr>
        <w:t xml:space="preserve"> CV</w:t>
      </w:r>
    </w:p>
    <w:p w14:paraId="26F95809" w14:textId="2D5712E8" w:rsidR="002B7B76" w:rsidRPr="0048090B" w:rsidRDefault="002B7B76" w:rsidP="002E7AB3">
      <w:pPr>
        <w:widowControl/>
        <w:jc w:val="center"/>
        <w:rPr>
          <w:rFonts w:ascii="Times New Roman" w:eastAsia="ＭＳ 明朝" w:hAnsi="Times New Roman" w:cs="Times New Roman" w:hint="eastAsia"/>
          <w:color w:val="000000" w:themeColor="text1"/>
          <w:szCs w:val="21"/>
        </w:rPr>
        <w:pPrChange w:id="185" w:author="松山 ファミリー" w:date="2023-02-09T14:07:00Z">
          <w:pPr>
            <w:widowControl/>
            <w:jc w:val="left"/>
          </w:pPr>
        </w:pPrChange>
      </w:pPr>
      <w:del w:id="186" w:author="松山 ファミリー" w:date="2023-02-09T14:06:00Z">
        <w:r w:rsidDel="00101C7E">
          <w:rPr>
            <w:rFonts w:ascii="Times New Roman" w:eastAsia="ＭＳ 明朝" w:hAnsi="Times New Roman" w:cs="Times New Roman"/>
            <w:color w:val="000000" w:themeColor="text1"/>
            <w:szCs w:val="21"/>
          </w:rPr>
          <w:br w:type="page"/>
        </w:r>
      </w:del>
    </w:p>
    <w:p w14:paraId="5B6C540A" w14:textId="2E361A07" w:rsidR="00D06451" w:rsidRPr="0048090B" w:rsidRDefault="00D06451" w:rsidP="002E7AB3">
      <w:pPr>
        <w:widowControl/>
        <w:jc w:val="center"/>
        <w:rPr>
          <w:rFonts w:ascii="Times New Roman" w:eastAsia="ＭＳ 明朝" w:hAnsi="Times New Roman" w:cs="Times New Roman"/>
          <w:color w:val="000000" w:themeColor="text1"/>
          <w:szCs w:val="21"/>
        </w:rPr>
        <w:pPrChange w:id="187" w:author="松山 ファミリー" w:date="2023-02-09T14:07:00Z">
          <w:pPr>
            <w:widowControl/>
            <w:jc w:val="left"/>
          </w:pPr>
        </w:pPrChange>
      </w:pPr>
      <w:r w:rsidRPr="0048090B">
        <w:rPr>
          <w:rFonts w:ascii="Times New Roman" w:eastAsia="ＭＳ 明朝" w:hAnsi="Times New Roman" w:cs="Times New Roman"/>
          <w:noProof/>
          <w:szCs w:val="21"/>
        </w:rPr>
        <w:drawing>
          <wp:inline distT="0" distB="0" distL="0" distR="0" wp14:anchorId="6C915CBA" wp14:editId="5571688F">
            <wp:extent cx="4416480" cy="2880000"/>
            <wp:effectExtent l="0" t="0" r="3175" b="3175"/>
            <wp:docPr id="7" name="図 7" descr="グラフ&#10;&#10;低い精度で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416480" cy="2880000"/>
                    </a:xfrm>
                    <a:prstGeom prst="rect">
                      <a:avLst/>
                    </a:prstGeom>
                  </pic:spPr>
                </pic:pic>
              </a:graphicData>
            </a:graphic>
          </wp:inline>
        </w:drawing>
      </w:r>
    </w:p>
    <w:p w14:paraId="7E6B5E7D" w14:textId="0531F7C5" w:rsidR="002B7B76" w:rsidRDefault="002B7B76" w:rsidP="002E7AB3">
      <w:pPr>
        <w:widowControl/>
        <w:jc w:val="center"/>
        <w:rPr>
          <w:rFonts w:ascii="Times New Roman" w:eastAsia="ＭＳ 明朝" w:hAnsi="Times New Roman" w:cs="Times New Roman" w:hint="eastAsia"/>
          <w:color w:val="000000" w:themeColor="text1"/>
          <w:szCs w:val="21"/>
        </w:rPr>
        <w:pPrChange w:id="188" w:author="松山 ファミリー" w:date="2023-02-09T14:07: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4.3.3.2. 220906CP_cell0.2g_2_1</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濃度における電流量</w:t>
      </w:r>
    </w:p>
    <w:p w14:paraId="5422F594" w14:textId="77777777" w:rsidR="002B7B76" w:rsidRDefault="002B7B76" w:rsidP="00FD0085">
      <w:pPr>
        <w:widowControl/>
        <w:jc w:val="left"/>
        <w:rPr>
          <w:rFonts w:ascii="Times New Roman" w:eastAsia="ＭＳ 明朝" w:hAnsi="Times New Roman" w:cs="Times New Roman" w:hint="eastAsia"/>
          <w:color w:val="000000" w:themeColor="text1"/>
          <w:szCs w:val="21"/>
        </w:rPr>
      </w:pPr>
    </w:p>
    <w:p w14:paraId="7E05FC39" w14:textId="4CE4AF6E" w:rsidR="00BD37E2" w:rsidRPr="0048090B" w:rsidDel="00101C7E" w:rsidRDefault="00E21CAF" w:rsidP="00FD0085">
      <w:pPr>
        <w:widowControl/>
        <w:jc w:val="left"/>
        <w:rPr>
          <w:del w:id="189" w:author="松山 ファミリー" w:date="2023-02-09T14:0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w:t>
      </w:r>
      <w:r w:rsidR="00251526">
        <w:rPr>
          <w:rFonts w:ascii="Times New Roman" w:eastAsia="ＭＳ 明朝" w:hAnsi="Times New Roman" w:cs="Times New Roman"/>
          <w:color w:val="000000" w:themeColor="text1"/>
          <w:szCs w:val="21"/>
        </w:rPr>
        <w:t>c</w:t>
      </w:r>
      <w:r w:rsidR="002657DF" w:rsidRPr="0048090B">
        <w:rPr>
          <w:rFonts w:ascii="Times New Roman" w:eastAsia="ＭＳ 明朝" w:hAnsi="Times New Roman" w:cs="Times New Roman"/>
          <w:color w:val="000000" w:themeColor="text1"/>
          <w:szCs w:val="21"/>
        </w:rPr>
        <w:t>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del w:id="190" w:author="松山 ファミリー" w:date="2023-02-09T14:06:00Z">
        <w:r w:rsidRPr="0048090B" w:rsidDel="00101C7E">
          <w:rPr>
            <w:rFonts w:ascii="Times New Roman" w:eastAsia="ＭＳ 明朝" w:hAnsi="Times New Roman" w:cs="Times New Roman"/>
            <w:color w:val="000000" w:themeColor="text1"/>
            <w:szCs w:val="21"/>
          </w:rPr>
          <w:br w:type="page"/>
        </w:r>
      </w:del>
    </w:p>
    <w:p w14:paraId="6E2722D7" w14:textId="2EEC040C"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191" w:name="_Toc126715612"/>
      <w:r w:rsidRPr="0048090B">
        <w:rPr>
          <w:rFonts w:ascii="Times New Roman" w:eastAsia="ＭＳ 明朝" w:hAnsi="Times New Roman" w:cs="Times New Roman"/>
          <w:color w:val="000000" w:themeColor="text1"/>
          <w:szCs w:val="21"/>
        </w:rPr>
        <w:lastRenderedPageBreak/>
        <w:t>220906CP_naf5μL_1</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91"/>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Default="008F17B0" w:rsidP="007A2D9B">
      <w:pPr>
        <w:widowControl/>
        <w:jc w:val="center"/>
        <w:rPr>
          <w:rFonts w:ascii="Times New Roman" w:eastAsia="ＭＳ 明朝" w:hAnsi="Times New Roman" w:cs="Times New Roman"/>
          <w:color w:val="000000" w:themeColor="text1"/>
          <w:szCs w:val="21"/>
        </w:rPr>
        <w:pPrChange w:id="192"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736D242C" wp14:editId="3FBDED91">
            <wp:extent cx="4416480" cy="2880000"/>
            <wp:effectExtent l="0" t="0" r="3175" b="3175"/>
            <wp:docPr id="9" name="図 9"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4416480" cy="2880000"/>
                    </a:xfrm>
                    <a:prstGeom prst="rect">
                      <a:avLst/>
                    </a:prstGeom>
                  </pic:spPr>
                </pic:pic>
              </a:graphicData>
            </a:graphic>
          </wp:inline>
        </w:drawing>
      </w:r>
    </w:p>
    <w:p w14:paraId="0BA945A4" w14:textId="5EDF0AEB" w:rsidR="00251526" w:rsidRDefault="00251526" w:rsidP="007A2D9B">
      <w:pPr>
        <w:widowControl/>
        <w:jc w:val="center"/>
        <w:rPr>
          <w:rFonts w:ascii="Times New Roman" w:eastAsia="ＭＳ 明朝" w:hAnsi="Times New Roman" w:cs="Times New Roman"/>
          <w:color w:val="000000" w:themeColor="text1"/>
          <w:szCs w:val="21"/>
        </w:rPr>
        <w:pPrChange w:id="193" w:author="松山 ファミリー" w:date="2023-02-09T14:0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4.3.4.1</w:t>
      </w:r>
      <w:r w:rsidR="00441E2A">
        <w:rPr>
          <w:rFonts w:ascii="Times New Roman" w:eastAsia="ＭＳ 明朝" w:hAnsi="Times New Roman" w:cs="Times New Roman"/>
          <w:color w:val="000000" w:themeColor="text1"/>
          <w:szCs w:val="21"/>
        </w:rPr>
        <w:t>.</w:t>
      </w:r>
      <w:r>
        <w:rPr>
          <w:rFonts w:ascii="Times New Roman" w:eastAsia="ＭＳ 明朝" w:hAnsi="Times New Roman" w:cs="Times New Roman"/>
          <w:color w:val="000000" w:themeColor="text1"/>
          <w:szCs w:val="21"/>
        </w:rPr>
        <w:t xml:space="preserve"> </w:t>
      </w:r>
      <w:r w:rsidR="00441E2A" w:rsidRPr="0048090B">
        <w:rPr>
          <w:rFonts w:ascii="Times New Roman" w:eastAsia="ＭＳ 明朝" w:hAnsi="Times New Roman" w:cs="Times New Roman"/>
          <w:color w:val="000000" w:themeColor="text1"/>
          <w:szCs w:val="21"/>
        </w:rPr>
        <w:t>220906CP_naf5μL_1</w:t>
      </w:r>
      <w:r w:rsidR="00441E2A">
        <w:rPr>
          <w:rFonts w:ascii="Times New Roman" w:eastAsia="ＭＳ 明朝" w:hAnsi="Times New Roman" w:cs="Times New Roman"/>
          <w:color w:val="000000" w:themeColor="text1"/>
          <w:szCs w:val="21"/>
        </w:rPr>
        <w:t xml:space="preserve"> CV</w:t>
      </w:r>
    </w:p>
    <w:p w14:paraId="5116BD92" w14:textId="430CDC2F" w:rsidR="00441E2A" w:rsidRPr="0048090B" w:rsidRDefault="00441E2A" w:rsidP="007A2D9B">
      <w:pPr>
        <w:widowControl/>
        <w:jc w:val="center"/>
        <w:rPr>
          <w:rFonts w:ascii="Times New Roman" w:eastAsia="ＭＳ 明朝" w:hAnsi="Times New Roman" w:cs="Times New Roman" w:hint="eastAsia"/>
          <w:color w:val="000000" w:themeColor="text1"/>
          <w:szCs w:val="21"/>
        </w:rPr>
        <w:pPrChange w:id="194" w:author="松山 ファミリー" w:date="2023-02-09T14:08:00Z">
          <w:pPr>
            <w:widowControl/>
            <w:jc w:val="left"/>
          </w:pPr>
        </w:pPrChange>
      </w:pPr>
      <w:del w:id="195" w:author="松山 ファミリー" w:date="2023-02-09T14:08:00Z">
        <w:r w:rsidDel="007A2D9B">
          <w:rPr>
            <w:rFonts w:ascii="Times New Roman" w:eastAsia="ＭＳ 明朝" w:hAnsi="Times New Roman" w:cs="Times New Roman"/>
            <w:color w:val="000000" w:themeColor="text1"/>
            <w:szCs w:val="21"/>
          </w:rPr>
          <w:br w:type="page"/>
        </w:r>
      </w:del>
    </w:p>
    <w:p w14:paraId="2CB01606" w14:textId="21B14DA2" w:rsidR="008F17B0" w:rsidRDefault="008F17B0" w:rsidP="007A2D9B">
      <w:pPr>
        <w:widowControl/>
        <w:jc w:val="center"/>
        <w:rPr>
          <w:rFonts w:ascii="Times New Roman" w:eastAsia="ＭＳ 明朝" w:hAnsi="Times New Roman" w:cs="Times New Roman"/>
          <w:color w:val="000000" w:themeColor="text1"/>
          <w:szCs w:val="21"/>
        </w:rPr>
        <w:pPrChange w:id="196" w:author="松山 ファミリー" w:date="2023-02-09T14:08:00Z">
          <w:pPr>
            <w:widowControl/>
            <w:jc w:val="left"/>
          </w:pPr>
        </w:pPrChange>
      </w:pPr>
      <w:r w:rsidRPr="0048090B">
        <w:rPr>
          <w:rFonts w:ascii="Times New Roman" w:eastAsia="ＭＳ 明朝" w:hAnsi="Times New Roman" w:cs="Times New Roman"/>
          <w:noProof/>
          <w:szCs w:val="21"/>
        </w:rPr>
        <w:drawing>
          <wp:inline distT="0" distB="0" distL="0" distR="0" wp14:anchorId="29FC0D54" wp14:editId="60BEBB43">
            <wp:extent cx="4416480" cy="2880000"/>
            <wp:effectExtent l="0" t="0" r="3175" b="3175"/>
            <wp:docPr id="10" name="図 10" descr="グラフ, 散布図&#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416480" cy="2880000"/>
                    </a:xfrm>
                    <a:prstGeom prst="rect">
                      <a:avLst/>
                    </a:prstGeom>
                  </pic:spPr>
                </pic:pic>
              </a:graphicData>
            </a:graphic>
          </wp:inline>
        </w:drawing>
      </w:r>
    </w:p>
    <w:p w14:paraId="4F1B4DA1" w14:textId="43C4FB0C" w:rsidR="00441E2A" w:rsidRPr="0048090B" w:rsidRDefault="00441E2A" w:rsidP="007A2D9B">
      <w:pPr>
        <w:widowControl/>
        <w:jc w:val="center"/>
        <w:rPr>
          <w:rFonts w:ascii="Times New Roman" w:eastAsia="ＭＳ 明朝" w:hAnsi="Times New Roman" w:cs="Times New Roman" w:hint="eastAsia"/>
          <w:color w:val="000000" w:themeColor="text1"/>
          <w:szCs w:val="21"/>
        </w:rPr>
        <w:pPrChange w:id="197" w:author="松山 ファミリー" w:date="2023-02-09T14:0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4.3.4.2. </w:t>
      </w:r>
      <w:r w:rsidRPr="0048090B">
        <w:rPr>
          <w:rFonts w:ascii="Times New Roman" w:eastAsia="ＭＳ 明朝" w:hAnsi="Times New Roman" w:cs="Times New Roman"/>
          <w:color w:val="000000" w:themeColor="text1"/>
          <w:szCs w:val="21"/>
        </w:rPr>
        <w:t>220906CP_naf5μL_1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50B4BC4F"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198" w:name="_Toc126715613"/>
      <w:r w:rsidRPr="0048090B">
        <w:rPr>
          <w:rFonts w:ascii="Times New Roman" w:eastAsia="ＭＳ 明朝" w:hAnsi="Times New Roman" w:cs="Times New Roman"/>
          <w:color w:val="000000" w:themeColor="text1"/>
          <w:szCs w:val="21"/>
        </w:rPr>
        <w:lastRenderedPageBreak/>
        <w:t>220914CP_ cell500μL</w:t>
      </w:r>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bookmarkEnd w:id="198"/>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Default="003D25F4" w:rsidP="00F661D2">
      <w:pPr>
        <w:widowControl/>
        <w:jc w:val="center"/>
        <w:rPr>
          <w:rFonts w:ascii="Times New Roman" w:eastAsia="ＭＳ 明朝" w:hAnsi="Times New Roman" w:cs="Times New Roman"/>
          <w:color w:val="000000" w:themeColor="text1"/>
          <w:szCs w:val="21"/>
        </w:rPr>
        <w:pPrChange w:id="199"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63308FF5" wp14:editId="71144964">
            <wp:extent cx="4416480" cy="2880000"/>
            <wp:effectExtent l="0" t="0" r="3175" b="3175"/>
            <wp:docPr id="11" name="図 11" descr="グラフ&#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4416480" cy="2880000"/>
                    </a:xfrm>
                    <a:prstGeom prst="rect">
                      <a:avLst/>
                    </a:prstGeom>
                  </pic:spPr>
                </pic:pic>
              </a:graphicData>
            </a:graphic>
          </wp:inline>
        </w:drawing>
      </w:r>
    </w:p>
    <w:p w14:paraId="5D37C464" w14:textId="5F779F79" w:rsidR="00B56FD0" w:rsidRDefault="00B56FD0" w:rsidP="00F661D2">
      <w:pPr>
        <w:widowControl/>
        <w:jc w:val="center"/>
        <w:rPr>
          <w:rFonts w:ascii="Times New Roman" w:eastAsia="ＭＳ 明朝" w:hAnsi="Times New Roman" w:cs="Times New Roman"/>
          <w:color w:val="000000" w:themeColor="text1"/>
          <w:szCs w:val="21"/>
        </w:rPr>
        <w:pPrChange w:id="200" w:author="松山 ファミリー" w:date="2023-02-09T14:0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4.3.5.1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CV</w:t>
      </w:r>
    </w:p>
    <w:p w14:paraId="54B9211C" w14:textId="3AA7ADCC" w:rsidR="00B56FD0" w:rsidRPr="0048090B" w:rsidRDefault="00B56FD0" w:rsidP="00F661D2">
      <w:pPr>
        <w:widowControl/>
        <w:jc w:val="center"/>
        <w:rPr>
          <w:rFonts w:ascii="Times New Roman" w:eastAsia="ＭＳ 明朝" w:hAnsi="Times New Roman" w:cs="Times New Roman" w:hint="eastAsia"/>
          <w:color w:val="000000" w:themeColor="text1"/>
          <w:szCs w:val="21"/>
        </w:rPr>
        <w:pPrChange w:id="201" w:author="松山 ファミリー" w:date="2023-02-09T14:09:00Z">
          <w:pPr>
            <w:widowControl/>
            <w:jc w:val="left"/>
          </w:pPr>
        </w:pPrChange>
      </w:pPr>
      <w:del w:id="202" w:author="松山 ファミリー" w:date="2023-02-09T14:09:00Z">
        <w:r w:rsidDel="00F661D2">
          <w:rPr>
            <w:rFonts w:ascii="Times New Roman" w:eastAsia="ＭＳ 明朝" w:hAnsi="Times New Roman" w:cs="Times New Roman"/>
            <w:color w:val="000000" w:themeColor="text1"/>
            <w:szCs w:val="21"/>
          </w:rPr>
          <w:br w:type="page"/>
        </w:r>
      </w:del>
    </w:p>
    <w:p w14:paraId="37AE8CA9" w14:textId="4C21580B" w:rsidR="00EE0FDD" w:rsidRDefault="00EE0FDD" w:rsidP="00F661D2">
      <w:pPr>
        <w:widowControl/>
        <w:jc w:val="center"/>
        <w:rPr>
          <w:rFonts w:ascii="Times New Roman" w:eastAsia="ＭＳ 明朝" w:hAnsi="Times New Roman" w:cs="Times New Roman"/>
          <w:color w:val="000000" w:themeColor="text1"/>
          <w:szCs w:val="21"/>
        </w:rPr>
        <w:pPrChange w:id="203" w:author="松山 ファミリー" w:date="2023-02-09T14:09:00Z">
          <w:pPr>
            <w:widowControl/>
            <w:jc w:val="left"/>
          </w:pPr>
        </w:pPrChange>
      </w:pPr>
      <w:r w:rsidRPr="0048090B">
        <w:rPr>
          <w:rFonts w:ascii="Times New Roman" w:eastAsia="ＭＳ 明朝" w:hAnsi="Times New Roman" w:cs="Times New Roman"/>
          <w:noProof/>
          <w:szCs w:val="21"/>
        </w:rPr>
        <w:drawing>
          <wp:inline distT="0" distB="0" distL="0" distR="0" wp14:anchorId="363B81E0" wp14:editId="2B8096EF">
            <wp:extent cx="4416480" cy="2880000"/>
            <wp:effectExtent l="0" t="0" r="3175" b="3175"/>
            <wp:docPr id="12" name="図 12" descr="ダイアグラム&#10;&#10;自動的に生成された説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416480" cy="2880000"/>
                    </a:xfrm>
                    <a:prstGeom prst="rect">
                      <a:avLst/>
                    </a:prstGeom>
                  </pic:spPr>
                </pic:pic>
              </a:graphicData>
            </a:graphic>
          </wp:inline>
        </w:drawing>
      </w:r>
    </w:p>
    <w:p w14:paraId="5A1D36C3" w14:textId="473AE3DD" w:rsidR="00B56FD0" w:rsidRPr="0048090B" w:rsidRDefault="00B56FD0" w:rsidP="00F661D2">
      <w:pPr>
        <w:widowControl/>
        <w:jc w:val="center"/>
        <w:rPr>
          <w:rFonts w:ascii="Times New Roman" w:eastAsia="ＭＳ 明朝" w:hAnsi="Times New Roman" w:cs="Times New Roman" w:hint="eastAsia"/>
          <w:color w:val="000000" w:themeColor="text1"/>
          <w:szCs w:val="21"/>
        </w:rPr>
        <w:pPrChange w:id="204" w:author="松山 ファミリー" w:date="2023-02-09T14:0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4.3.5.2. </w:t>
      </w:r>
      <w:r w:rsidRPr="0048090B">
        <w:rPr>
          <w:rFonts w:ascii="Times New Roman" w:eastAsia="ＭＳ 明朝" w:hAnsi="Times New Roman" w:cs="Times New Roman"/>
          <w:color w:val="000000" w:themeColor="text1"/>
          <w:szCs w:val="21"/>
        </w:rPr>
        <w:t>220914CP_ cell500μL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濃度に対する電流量</w:t>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205" w:name="_Toc126715614"/>
      <w:r w:rsidRPr="0048090B">
        <w:rPr>
          <w:rFonts w:ascii="Times New Roman" w:eastAsia="ＭＳ 明朝" w:hAnsi="Times New Roman" w:cs="Times New Roman"/>
          <w:color w:val="000000" w:themeColor="text1"/>
          <w:szCs w:val="21"/>
        </w:rPr>
        <w:lastRenderedPageBreak/>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205"/>
    </w:p>
    <w:p w14:paraId="674BF6B3" w14:textId="33CA4DAA"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06" w:name="OLE_LINK7"/>
      <w:bookmarkStart w:id="207" w:name="_Toc126715615"/>
      <w:r w:rsidRPr="0048090B">
        <w:rPr>
          <w:rFonts w:ascii="Times New Roman" w:eastAsia="ＭＳ 明朝" w:hAnsi="Times New Roman" w:cs="Times New Roman"/>
          <w:color w:val="000000" w:themeColor="text1"/>
          <w:szCs w:val="21"/>
        </w:rPr>
        <w:t>220415</w:t>
      </w:r>
      <w:bookmarkEnd w:id="206"/>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207"/>
    </w:p>
    <w:p w14:paraId="05565FD1" w14:textId="261F7518" w:rsidR="00323AB6" w:rsidRDefault="00212C77" w:rsidP="00646F83">
      <w:pPr>
        <w:jc w:val="center"/>
        <w:rPr>
          <w:rFonts w:ascii="Times New Roman" w:eastAsia="ＭＳ 明朝" w:hAnsi="Times New Roman" w:cs="Times New Roman"/>
          <w:color w:val="000000" w:themeColor="text1"/>
          <w:szCs w:val="21"/>
        </w:rPr>
        <w:pPrChange w:id="208" w:author="松山 ファミリー" w:date="2023-02-09T14:10:00Z">
          <w:pPr/>
        </w:pPrChange>
      </w:pPr>
      <w:r w:rsidRPr="0048090B">
        <w:rPr>
          <w:rFonts w:ascii="Times New Roman" w:eastAsia="ＭＳ 明朝" w:hAnsi="Times New Roman" w:cs="Times New Roman"/>
          <w:noProof/>
          <w:szCs w:val="21"/>
        </w:rPr>
        <w:drawing>
          <wp:inline distT="0" distB="0" distL="0" distR="0" wp14:anchorId="116BBC80" wp14:editId="75C818AE">
            <wp:extent cx="4416480" cy="2880000"/>
            <wp:effectExtent l="0" t="0" r="3175" b="3175"/>
            <wp:docPr id="121" name="図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8BA83EE" w14:textId="34EA234C" w:rsidR="0029402F" w:rsidRDefault="008F7963" w:rsidP="00646F83">
      <w:pPr>
        <w:jc w:val="center"/>
        <w:rPr>
          <w:rFonts w:ascii="Times New Roman" w:eastAsia="ＭＳ 明朝" w:hAnsi="Times New Roman" w:cs="Times New Roman"/>
          <w:color w:val="000000" w:themeColor="text1"/>
          <w:szCs w:val="21"/>
        </w:rPr>
        <w:pPrChange w:id="209"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 </w:t>
      </w:r>
      <w:r w:rsidR="009F2031">
        <w:rPr>
          <w:rFonts w:ascii="Times New Roman" w:eastAsia="ＭＳ 明朝" w:hAnsi="Times New Roman" w:cs="Times New Roman"/>
          <w:color w:val="000000" w:themeColor="text1"/>
          <w:szCs w:val="21"/>
        </w:rPr>
        <w:t>220415Cast_1_2</w:t>
      </w:r>
      <w:r w:rsidR="009F2031">
        <w:rPr>
          <w:rFonts w:ascii="Times New Roman" w:eastAsia="ＭＳ 明朝" w:hAnsi="Times New Roman" w:cs="Times New Roman" w:hint="eastAsia"/>
          <w:color w:val="000000" w:themeColor="text1"/>
          <w:szCs w:val="21"/>
        </w:rPr>
        <w:t>回目</w:t>
      </w:r>
      <w:r w:rsidR="002D4C1B">
        <w:rPr>
          <w:rFonts w:ascii="Times New Roman" w:eastAsia="ＭＳ 明朝" w:hAnsi="Times New Roman" w:cs="Times New Roman"/>
          <w:color w:val="000000" w:themeColor="text1"/>
          <w:szCs w:val="21"/>
        </w:rPr>
        <w:t xml:space="preserve"> CA</w:t>
      </w:r>
    </w:p>
    <w:p w14:paraId="34723986" w14:textId="462ECA92" w:rsidR="00037EE2" w:rsidRPr="0048090B" w:rsidRDefault="00037EE2" w:rsidP="00646F83">
      <w:pPr>
        <w:jc w:val="center"/>
        <w:rPr>
          <w:rFonts w:ascii="Times New Roman" w:eastAsia="ＭＳ 明朝" w:hAnsi="Times New Roman" w:cs="Times New Roman" w:hint="eastAsia"/>
          <w:color w:val="000000" w:themeColor="text1"/>
          <w:szCs w:val="21"/>
        </w:rPr>
        <w:pPrChange w:id="210" w:author="松山 ファミリー" w:date="2023-02-09T14:10:00Z">
          <w:pPr/>
        </w:pPrChange>
      </w:pPr>
      <w:del w:id="211" w:author="松山 ファミリー" w:date="2023-02-09T14:09:00Z">
        <w:r w:rsidDel="00F661D2">
          <w:rPr>
            <w:rFonts w:ascii="Times New Roman" w:eastAsia="ＭＳ 明朝" w:hAnsi="Times New Roman" w:cs="Times New Roman"/>
            <w:color w:val="000000" w:themeColor="text1"/>
            <w:szCs w:val="21"/>
          </w:rPr>
          <w:br w:type="page"/>
        </w:r>
      </w:del>
    </w:p>
    <w:p w14:paraId="66B98FC8" w14:textId="68E3F726" w:rsidR="00A37AB3" w:rsidRPr="0048090B" w:rsidRDefault="005F224D" w:rsidP="00646F83">
      <w:pPr>
        <w:jc w:val="center"/>
        <w:rPr>
          <w:rFonts w:ascii="Times New Roman" w:eastAsia="ＭＳ 明朝" w:hAnsi="Times New Roman" w:cs="Times New Roman"/>
          <w:color w:val="000000" w:themeColor="text1"/>
          <w:szCs w:val="21"/>
        </w:rPr>
        <w:pPrChange w:id="212" w:author="松山 ファミリー" w:date="2023-02-09T14:10:00Z">
          <w:pPr/>
        </w:pPrChange>
      </w:pPr>
      <w:r w:rsidRPr="0048090B">
        <w:rPr>
          <w:rFonts w:ascii="Times New Roman" w:eastAsia="ＭＳ 明朝" w:hAnsi="Times New Roman" w:cs="Times New Roman"/>
          <w:noProof/>
          <w:szCs w:val="21"/>
        </w:rPr>
        <w:drawing>
          <wp:inline distT="0" distB="0" distL="0" distR="0" wp14:anchorId="290A9D5E" wp14:editId="5FE67594">
            <wp:extent cx="4416480" cy="2880000"/>
            <wp:effectExtent l="0" t="0" r="3175" b="3175"/>
            <wp:docPr id="124" name="図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16480" cy="2880000"/>
                    </a:xfrm>
                    <a:prstGeom prst="rect">
                      <a:avLst/>
                    </a:prstGeom>
                  </pic:spPr>
                </pic:pic>
              </a:graphicData>
            </a:graphic>
          </wp:inline>
        </w:drawing>
      </w:r>
    </w:p>
    <w:p w14:paraId="6A8CA79E" w14:textId="0AFA7367" w:rsidR="00494AE6" w:rsidRDefault="00494AE6" w:rsidP="00646F83">
      <w:pPr>
        <w:jc w:val="center"/>
        <w:rPr>
          <w:rFonts w:ascii="Times New Roman" w:eastAsia="ＭＳ 明朝" w:hAnsi="Times New Roman" w:cs="Times New Roman"/>
          <w:color w:val="000000" w:themeColor="text1"/>
          <w:szCs w:val="21"/>
        </w:rPr>
        <w:pPrChange w:id="213" w:author="松山 ファミリー" w:date="2023-02-09T14:1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w:t>
      </w:r>
      <w:r w:rsidR="00BB4A90">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220415Cast_1_2</w:t>
      </w:r>
      <w:r>
        <w:rPr>
          <w:rFonts w:ascii="Times New Roman" w:eastAsia="ＭＳ 明朝" w:hAnsi="Times New Roman" w:cs="Times New Roman" w:hint="eastAsia"/>
          <w:color w:val="000000" w:themeColor="text1"/>
          <w:szCs w:val="21"/>
        </w:rPr>
        <w:t>回目</w:t>
      </w:r>
      <w:r>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764ABA">
        <w:rPr>
          <w:rFonts w:ascii="Times New Roman" w:eastAsia="ＭＳ 明朝" w:hAnsi="Times New Roman" w:cs="Times New Roman" w:hint="eastAsia"/>
          <w:color w:val="000000" w:themeColor="text1"/>
          <w:szCs w:val="21"/>
        </w:rPr>
        <w:t>密度</w:t>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97ACE3"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14" w:name="_Toc126715616"/>
      <w:r w:rsidRPr="0048090B">
        <w:rPr>
          <w:rFonts w:ascii="Times New Roman" w:eastAsia="ＭＳ 明朝" w:hAnsi="Times New Roman" w:cs="Times New Roman"/>
          <w:color w:val="000000" w:themeColor="text1"/>
          <w:szCs w:val="21"/>
        </w:rPr>
        <w:lastRenderedPageBreak/>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214"/>
    </w:p>
    <w:p w14:paraId="0E2E3000" w14:textId="6B9EA359" w:rsidR="00215E60" w:rsidRDefault="00A106D6" w:rsidP="001C7231">
      <w:pPr>
        <w:jc w:val="center"/>
        <w:rPr>
          <w:rFonts w:ascii="Times New Roman" w:eastAsia="ＭＳ 明朝" w:hAnsi="Times New Roman" w:cs="Times New Roman"/>
          <w:color w:val="000000" w:themeColor="text1"/>
          <w:szCs w:val="21"/>
        </w:rPr>
        <w:pPrChange w:id="215" w:author="松山 ファミリー" w:date="2023-02-09T14:11:00Z">
          <w:pPr/>
        </w:pPrChange>
      </w:pPr>
      <w:r w:rsidRPr="0048090B">
        <w:rPr>
          <w:rFonts w:ascii="Times New Roman" w:eastAsia="ＭＳ 明朝" w:hAnsi="Times New Roman" w:cs="Times New Roman"/>
          <w:noProof/>
          <w:szCs w:val="21"/>
        </w:rPr>
        <w:drawing>
          <wp:inline distT="0" distB="0" distL="0" distR="0" wp14:anchorId="68592119" wp14:editId="5D2FF60F">
            <wp:extent cx="4415517" cy="2879640"/>
            <wp:effectExtent l="0" t="0" r="4445" b="381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50DA99F" w14:textId="675BB3D8" w:rsidR="00BB4A90" w:rsidRDefault="00BB4A90" w:rsidP="001C7231">
      <w:pPr>
        <w:jc w:val="center"/>
        <w:rPr>
          <w:rFonts w:ascii="Times New Roman" w:eastAsia="ＭＳ 明朝" w:hAnsi="Times New Roman" w:cs="Times New Roman"/>
          <w:color w:val="000000" w:themeColor="text1"/>
          <w:szCs w:val="21"/>
        </w:rPr>
        <w:pPrChange w:id="216" w:author="松山 ファミリー" w:date="2023-02-09T14:11: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sidR="00286AC0">
        <w:rPr>
          <w:rFonts w:ascii="Times New Roman" w:eastAsia="ＭＳ 明朝" w:hAnsi="Times New Roman" w:cs="Times New Roman"/>
          <w:color w:val="000000" w:themeColor="text1"/>
          <w:szCs w:val="21"/>
        </w:rPr>
        <w:t xml:space="preserve"> 220415Cast_2 CA</w:t>
      </w:r>
    </w:p>
    <w:p w14:paraId="5F838C56" w14:textId="77777777" w:rsidR="00286AC0" w:rsidRPr="0048090B" w:rsidRDefault="00286AC0" w:rsidP="001C7231">
      <w:pPr>
        <w:jc w:val="center"/>
        <w:rPr>
          <w:rFonts w:ascii="Times New Roman" w:eastAsia="ＭＳ 明朝" w:hAnsi="Times New Roman" w:cs="Times New Roman"/>
          <w:color w:val="000000" w:themeColor="text1"/>
          <w:szCs w:val="21"/>
        </w:rPr>
        <w:pPrChange w:id="217" w:author="松山 ファミリー" w:date="2023-02-09T14:11:00Z">
          <w:pPr/>
        </w:pPrChange>
      </w:pPr>
    </w:p>
    <w:p w14:paraId="7EC9198D" w14:textId="3B03B426" w:rsidR="00C4012C" w:rsidRPr="0048090B" w:rsidRDefault="00CD13B1" w:rsidP="001C7231">
      <w:pPr>
        <w:jc w:val="center"/>
        <w:rPr>
          <w:rFonts w:ascii="Times New Roman" w:eastAsia="ＭＳ 明朝" w:hAnsi="Times New Roman" w:cs="Times New Roman"/>
          <w:color w:val="000000" w:themeColor="text1"/>
          <w:szCs w:val="21"/>
        </w:rPr>
        <w:pPrChange w:id="218" w:author="松山 ファミリー" w:date="2023-02-09T14:11:00Z">
          <w:pPr/>
        </w:pPrChange>
      </w:pPr>
      <w:r w:rsidRPr="0048090B">
        <w:rPr>
          <w:rFonts w:ascii="Times New Roman" w:eastAsia="ＭＳ 明朝" w:hAnsi="Times New Roman" w:cs="Times New Roman"/>
          <w:noProof/>
          <w:szCs w:val="21"/>
        </w:rPr>
        <w:drawing>
          <wp:inline distT="0" distB="0" distL="0" distR="0" wp14:anchorId="7BE9F957" wp14:editId="50A47F7F">
            <wp:extent cx="4406777" cy="2879640"/>
            <wp:effectExtent l="0" t="0" r="635" b="381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DC84CBF" w14:textId="2C09EA64" w:rsidR="00297678" w:rsidRPr="0048090B" w:rsidRDefault="00286AC0" w:rsidP="001C7231">
      <w:pPr>
        <w:widowControl/>
        <w:jc w:val="center"/>
        <w:rPr>
          <w:rFonts w:ascii="Times New Roman" w:eastAsia="ＭＳ 明朝" w:hAnsi="Times New Roman" w:cs="Times New Roman" w:hint="eastAsia"/>
          <w:color w:val="000000" w:themeColor="text1"/>
          <w:szCs w:val="21"/>
        </w:rPr>
        <w:pPrChange w:id="219" w:author="松山 ファミリー" w:date="2023-02-09T14:11: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4.4.2.2 </w:t>
      </w:r>
      <w:r w:rsidR="008B4AA9">
        <w:rPr>
          <w:rFonts w:ascii="Times New Roman" w:eastAsia="ＭＳ 明朝" w:hAnsi="Times New Roman" w:cs="Times New Roman"/>
          <w:color w:val="000000" w:themeColor="text1"/>
          <w:szCs w:val="21"/>
        </w:rPr>
        <w:t>220415Cast_2</w:t>
      </w:r>
      <w:r w:rsidR="004C3917">
        <w:rPr>
          <w:rFonts w:ascii="Times New Roman" w:eastAsia="ＭＳ 明朝" w:hAnsi="Times New Roman" w:cs="Times New Roman"/>
          <w:color w:val="000000" w:themeColor="text1"/>
          <w:szCs w:val="21"/>
        </w:rPr>
        <w:t xml:space="preserve"> </w:t>
      </w:r>
      <w:r w:rsidR="005572F6">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2ABE03A0" w14:textId="6038D73F" w:rsidR="005572F6" w:rsidRPr="0048090B" w:rsidRDefault="005572F6" w:rsidP="005C2110">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0B2AE363" w14:textId="624989B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0" w:name="_Toc126715617"/>
      <w:r w:rsidRPr="0048090B">
        <w:rPr>
          <w:rFonts w:ascii="Times New Roman" w:eastAsia="ＭＳ 明朝" w:hAnsi="Times New Roman" w:cs="Times New Roman"/>
          <w:color w:val="000000" w:themeColor="text1"/>
          <w:szCs w:val="21"/>
        </w:rPr>
        <w:lastRenderedPageBreak/>
        <w:t>220415CP_cell0.02g</w:t>
      </w:r>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bookmarkEnd w:id="220"/>
    </w:p>
    <w:p w14:paraId="07620444" w14:textId="3B3E4D1B" w:rsidR="007E019B" w:rsidRDefault="007E019B" w:rsidP="00100566">
      <w:pPr>
        <w:jc w:val="center"/>
        <w:rPr>
          <w:rFonts w:ascii="Times New Roman" w:eastAsia="ＭＳ 明朝" w:hAnsi="Times New Roman" w:cs="Times New Roman"/>
          <w:color w:val="000000" w:themeColor="text1"/>
          <w:szCs w:val="21"/>
        </w:rPr>
        <w:pPrChange w:id="221" w:author="松山 ファミリー" w:date="2023-02-09T14:13:00Z">
          <w:pPr/>
        </w:pPrChange>
      </w:pPr>
      <w:r w:rsidRPr="0048090B">
        <w:rPr>
          <w:rFonts w:ascii="Times New Roman" w:eastAsia="ＭＳ 明朝" w:hAnsi="Times New Roman" w:cs="Times New Roman"/>
          <w:noProof/>
          <w:szCs w:val="21"/>
        </w:rPr>
        <w:drawing>
          <wp:inline distT="0" distB="0" distL="0" distR="0" wp14:anchorId="15998DB8" wp14:editId="68663AA6">
            <wp:extent cx="4415517" cy="2879640"/>
            <wp:effectExtent l="0" t="0" r="4445" b="381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992E284" w14:textId="1EA881CD" w:rsidR="005572F6" w:rsidRDefault="005572F6" w:rsidP="00100566">
      <w:pPr>
        <w:jc w:val="center"/>
        <w:rPr>
          <w:rFonts w:ascii="Times New Roman" w:eastAsia="ＭＳ 明朝" w:hAnsi="Times New Roman" w:cs="Times New Roman"/>
          <w:color w:val="000000" w:themeColor="text1"/>
          <w:szCs w:val="21"/>
        </w:rPr>
        <w:pPrChange w:id="222"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4.4.3.1 220415CP_cell</w:t>
      </w:r>
      <w:ins w:id="223" w:author="松山 ファミリー" w:date="2023-02-09T14:14:00Z">
        <w:r w:rsidR="00153A68">
          <w:rPr>
            <w:rFonts w:ascii="Times New Roman" w:eastAsia="ＭＳ 明朝" w:hAnsi="Times New Roman" w:cs="Times New Roman"/>
            <w:color w:val="000000" w:themeColor="text1"/>
            <w:szCs w:val="21"/>
          </w:rPr>
          <w:t>0.002g</w:t>
        </w:r>
      </w:ins>
      <w:r w:rsidR="00C90729">
        <w:rPr>
          <w:rFonts w:ascii="Times New Roman" w:eastAsia="ＭＳ 明朝" w:hAnsi="Times New Roman" w:cs="Times New Roman"/>
          <w:color w:val="000000" w:themeColor="text1"/>
          <w:szCs w:val="21"/>
        </w:rPr>
        <w:t xml:space="preserve"> CA</w:t>
      </w:r>
    </w:p>
    <w:p w14:paraId="30EA6C56" w14:textId="650B4EAB" w:rsidR="00C90729" w:rsidRPr="0048090B" w:rsidRDefault="00C90729" w:rsidP="00100566">
      <w:pPr>
        <w:jc w:val="center"/>
        <w:rPr>
          <w:rFonts w:ascii="Times New Roman" w:eastAsia="ＭＳ 明朝" w:hAnsi="Times New Roman" w:cs="Times New Roman" w:hint="eastAsia"/>
          <w:color w:val="000000" w:themeColor="text1"/>
          <w:szCs w:val="21"/>
        </w:rPr>
        <w:pPrChange w:id="224" w:author="松山 ファミリー" w:date="2023-02-09T14:13:00Z">
          <w:pPr/>
        </w:pPrChange>
      </w:pPr>
      <w:del w:id="225" w:author="松山 ファミリー" w:date="2023-02-09T14:13:00Z">
        <w:r w:rsidDel="00100566">
          <w:rPr>
            <w:rFonts w:ascii="Times New Roman" w:eastAsia="ＭＳ 明朝" w:hAnsi="Times New Roman" w:cs="Times New Roman"/>
            <w:color w:val="000000" w:themeColor="text1"/>
            <w:szCs w:val="21"/>
          </w:rPr>
          <w:br w:type="page"/>
        </w:r>
      </w:del>
    </w:p>
    <w:p w14:paraId="564A5A20" w14:textId="7839F17B" w:rsidR="007E019B" w:rsidRDefault="007E019B" w:rsidP="00100566">
      <w:pPr>
        <w:jc w:val="center"/>
        <w:rPr>
          <w:rFonts w:ascii="Times New Roman" w:eastAsia="ＭＳ 明朝" w:hAnsi="Times New Roman" w:cs="Times New Roman"/>
          <w:color w:val="000000" w:themeColor="text1"/>
          <w:szCs w:val="21"/>
        </w:rPr>
        <w:pPrChange w:id="226" w:author="松山 ファミリー" w:date="2023-02-09T14:13:00Z">
          <w:pPr/>
        </w:pPrChange>
      </w:pPr>
      <w:r w:rsidRPr="0048090B">
        <w:rPr>
          <w:rFonts w:ascii="Times New Roman" w:eastAsia="ＭＳ 明朝" w:hAnsi="Times New Roman" w:cs="Times New Roman"/>
          <w:noProof/>
          <w:szCs w:val="21"/>
        </w:rPr>
        <w:drawing>
          <wp:inline distT="0" distB="0" distL="0" distR="0" wp14:anchorId="7C08D8F4" wp14:editId="376A578C">
            <wp:extent cx="4406594" cy="2879640"/>
            <wp:effectExtent l="0" t="0" r="635" b="381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06594" cy="2879640"/>
                    </a:xfrm>
                    <a:prstGeom prst="rect">
                      <a:avLst/>
                    </a:prstGeom>
                  </pic:spPr>
                </pic:pic>
              </a:graphicData>
            </a:graphic>
          </wp:inline>
        </w:drawing>
      </w:r>
    </w:p>
    <w:p w14:paraId="177905F2" w14:textId="04CE65E8" w:rsidR="00C90729" w:rsidRPr="0048090B" w:rsidRDefault="00C90729" w:rsidP="00100566">
      <w:pPr>
        <w:jc w:val="center"/>
        <w:rPr>
          <w:rFonts w:ascii="Times New Roman" w:eastAsia="ＭＳ 明朝" w:hAnsi="Times New Roman" w:cs="Times New Roman" w:hint="eastAsia"/>
          <w:color w:val="000000" w:themeColor="text1"/>
          <w:szCs w:val="21"/>
        </w:rPr>
        <w:pPrChange w:id="227" w:author="松山 ファミリー" w:date="2023-02-09T14:1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hint="eastAsia"/>
          <w:color w:val="000000" w:themeColor="text1"/>
          <w:szCs w:val="21"/>
        </w:rPr>
        <w:t>4</w:t>
      </w:r>
      <w:r>
        <w:rPr>
          <w:rFonts w:ascii="Times New Roman" w:eastAsia="ＭＳ 明朝" w:hAnsi="Times New Roman" w:cs="Times New Roman"/>
          <w:color w:val="000000" w:themeColor="text1"/>
          <w:szCs w:val="21"/>
        </w:rPr>
        <w:t>.4.3.2</w:t>
      </w:r>
      <w:r>
        <w:rPr>
          <w:rFonts w:ascii="Times New Roman" w:eastAsia="ＭＳ 明朝" w:hAnsi="Times New Roman" w:cs="Times New Roman"/>
          <w:color w:val="000000" w:themeColor="text1"/>
          <w:szCs w:val="21"/>
        </w:rPr>
        <w:t xml:space="preserve"> 220415CP_cell</w:t>
      </w:r>
      <w:ins w:id="228" w:author="松山 ファミリー" w:date="2023-02-09T14:14:00Z">
        <w:r w:rsidR="00153A68">
          <w:rPr>
            <w:rFonts w:ascii="Times New Roman" w:eastAsia="ＭＳ 明朝" w:hAnsi="Times New Roman" w:cs="Times New Roman"/>
            <w:color w:val="000000" w:themeColor="text1"/>
            <w:szCs w:val="21"/>
          </w:rPr>
          <w:t>0.002g</w:t>
        </w:r>
      </w:ins>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5EB26744"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29" w:name="_Toc126715618"/>
      <w:r w:rsidRPr="0048090B">
        <w:rPr>
          <w:rFonts w:ascii="Times New Roman" w:eastAsia="ＭＳ 明朝" w:hAnsi="Times New Roman" w:cs="Times New Roman"/>
          <w:color w:val="000000" w:themeColor="text1"/>
          <w:szCs w:val="21"/>
        </w:rPr>
        <w:lastRenderedPageBreak/>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229"/>
    </w:p>
    <w:p w14:paraId="41BE7EA0" w14:textId="08A46113" w:rsidR="002D1192" w:rsidRDefault="002D2977" w:rsidP="00153A68">
      <w:pPr>
        <w:jc w:val="center"/>
        <w:rPr>
          <w:rFonts w:ascii="Times New Roman" w:eastAsia="ＭＳ 明朝" w:hAnsi="Times New Roman" w:cs="Times New Roman"/>
          <w:color w:val="000000" w:themeColor="text1"/>
          <w:szCs w:val="21"/>
        </w:rPr>
        <w:pPrChange w:id="230" w:author="松山 ファミリー" w:date="2023-02-09T14:14:00Z">
          <w:pPr/>
        </w:pPrChange>
      </w:pPr>
      <w:r w:rsidRPr="0048090B">
        <w:rPr>
          <w:rFonts w:ascii="Times New Roman" w:eastAsia="ＭＳ 明朝" w:hAnsi="Times New Roman" w:cs="Times New Roman"/>
          <w:noProof/>
          <w:szCs w:val="21"/>
        </w:rPr>
        <w:drawing>
          <wp:inline distT="0" distB="0" distL="0" distR="0" wp14:anchorId="00668E65" wp14:editId="1B7A22B4">
            <wp:extent cx="4415517" cy="2879640"/>
            <wp:effectExtent l="0" t="0" r="4445" b="381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72EA0C86" w14:textId="25546E8E" w:rsidR="005A7F80" w:rsidRDefault="005A7F80" w:rsidP="00153A68">
      <w:pPr>
        <w:jc w:val="center"/>
        <w:rPr>
          <w:rFonts w:ascii="Times New Roman" w:eastAsia="ＭＳ 明朝" w:hAnsi="Times New Roman" w:cs="Times New Roman"/>
          <w:color w:val="000000" w:themeColor="text1"/>
          <w:szCs w:val="21"/>
        </w:rPr>
        <w:pPrChange w:id="231"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4.4.4.1.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29EF4400" w14:textId="77777777" w:rsidR="005A7F80" w:rsidRPr="0048090B" w:rsidRDefault="005A7F80" w:rsidP="00153A68">
      <w:pPr>
        <w:jc w:val="center"/>
        <w:rPr>
          <w:rFonts w:ascii="Times New Roman" w:eastAsia="ＭＳ 明朝" w:hAnsi="Times New Roman" w:cs="Times New Roman" w:hint="eastAsia"/>
          <w:color w:val="000000" w:themeColor="text1"/>
          <w:szCs w:val="21"/>
        </w:rPr>
        <w:pPrChange w:id="232" w:author="松山 ファミリー" w:date="2023-02-09T14:14:00Z">
          <w:pPr/>
        </w:pPrChange>
      </w:pPr>
    </w:p>
    <w:p w14:paraId="5B59754C" w14:textId="7D4360A7" w:rsidR="002D1192" w:rsidRDefault="002D2977" w:rsidP="00153A68">
      <w:pPr>
        <w:jc w:val="center"/>
        <w:rPr>
          <w:rFonts w:ascii="Times New Roman" w:eastAsia="ＭＳ 明朝" w:hAnsi="Times New Roman" w:cs="Times New Roman"/>
          <w:color w:val="000000" w:themeColor="text1"/>
          <w:szCs w:val="21"/>
        </w:rPr>
        <w:pPrChange w:id="233" w:author="松山 ファミリー" w:date="2023-02-09T14:14:00Z">
          <w:pPr/>
        </w:pPrChange>
      </w:pPr>
      <w:r w:rsidRPr="0048090B">
        <w:rPr>
          <w:rFonts w:ascii="Times New Roman" w:eastAsia="ＭＳ 明朝" w:hAnsi="Times New Roman" w:cs="Times New Roman"/>
          <w:noProof/>
          <w:szCs w:val="21"/>
        </w:rPr>
        <w:drawing>
          <wp:inline distT="0" distB="0" distL="0" distR="0" wp14:anchorId="21C9BEA5" wp14:editId="5D8987D3">
            <wp:extent cx="4406777" cy="2879640"/>
            <wp:effectExtent l="0" t="0" r="63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3C735EDD" w14:textId="47BEB6AA" w:rsidR="00825EE5" w:rsidRPr="0048090B" w:rsidRDefault="00825EE5" w:rsidP="00153A68">
      <w:pPr>
        <w:jc w:val="center"/>
        <w:rPr>
          <w:rFonts w:ascii="Times New Roman" w:eastAsia="ＭＳ 明朝" w:hAnsi="Times New Roman" w:cs="Times New Roman" w:hint="eastAsia"/>
          <w:color w:val="000000" w:themeColor="text1"/>
          <w:szCs w:val="21"/>
        </w:rPr>
        <w:pPrChange w:id="234" w:author="松山 ファミリー" w:date="2023-02-09T14:14: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4.4.4.2. </w:t>
      </w: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63DF3D82" w14:textId="78F7ADC5" w:rsidR="007F2AFF" w:rsidRDefault="00D477A6" w:rsidP="008036F0">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15A9AA69" w14:textId="6756318F" w:rsidR="006C12C3" w:rsidRPr="0048090B" w:rsidRDefault="006C12C3"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7BDDC67" w14:textId="0A3E6C3D"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35" w:name="_Toc126715619"/>
      <w:r w:rsidRPr="0048090B">
        <w:rPr>
          <w:rFonts w:ascii="Times New Roman" w:eastAsia="ＭＳ 明朝" w:hAnsi="Times New Roman" w:cs="Times New Roman"/>
          <w:color w:val="000000" w:themeColor="text1"/>
          <w:szCs w:val="21"/>
        </w:rPr>
        <w:lastRenderedPageBreak/>
        <w:t>220415CP_cell0.2g_2</w:t>
      </w:r>
      <w:r w:rsidRPr="0048090B">
        <w:rPr>
          <w:rFonts w:ascii="Times New Roman" w:eastAsia="ＭＳ 明朝" w:hAnsi="Times New Roman" w:cs="Times New Roman"/>
          <w:color w:val="000000" w:themeColor="text1"/>
          <w:szCs w:val="21"/>
        </w:rPr>
        <w:t>回目</w:t>
      </w:r>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bookmarkEnd w:id="235"/>
    </w:p>
    <w:p w14:paraId="1442C704" w14:textId="483B2255" w:rsidR="002D1192" w:rsidRDefault="00EF26C5" w:rsidP="00D34568">
      <w:pPr>
        <w:jc w:val="center"/>
        <w:rPr>
          <w:rFonts w:ascii="Times New Roman" w:eastAsia="ＭＳ 明朝" w:hAnsi="Times New Roman" w:cs="Times New Roman"/>
          <w:color w:val="000000" w:themeColor="text1"/>
          <w:szCs w:val="21"/>
        </w:rPr>
        <w:pPrChange w:id="236" w:author="松山 ファミリー" w:date="2023-02-09T14:15:00Z">
          <w:pPr/>
        </w:pPrChange>
      </w:pPr>
      <w:r w:rsidRPr="0048090B">
        <w:rPr>
          <w:rFonts w:ascii="Times New Roman" w:eastAsia="ＭＳ 明朝" w:hAnsi="Times New Roman" w:cs="Times New Roman"/>
          <w:noProof/>
          <w:szCs w:val="21"/>
        </w:rPr>
        <w:drawing>
          <wp:inline distT="0" distB="0" distL="0" distR="0" wp14:anchorId="706FCF3D" wp14:editId="4BDDECEF">
            <wp:extent cx="4415517" cy="2879640"/>
            <wp:effectExtent l="0" t="0" r="4445" b="381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E825FE3" w14:textId="63F44969" w:rsidR="00405848" w:rsidRDefault="00405848" w:rsidP="00D34568">
      <w:pPr>
        <w:jc w:val="center"/>
        <w:rPr>
          <w:rFonts w:ascii="Times New Roman" w:eastAsia="ＭＳ 明朝" w:hAnsi="Times New Roman" w:cs="Times New Roman"/>
          <w:color w:val="000000" w:themeColor="text1"/>
          <w:szCs w:val="21"/>
        </w:rPr>
        <w:pPrChange w:id="237"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4.4.5.1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CC8B881" w14:textId="77777777" w:rsidR="00405848" w:rsidRPr="0048090B" w:rsidRDefault="00405848" w:rsidP="00D34568">
      <w:pPr>
        <w:jc w:val="center"/>
        <w:rPr>
          <w:rFonts w:ascii="Times New Roman" w:eastAsia="ＭＳ 明朝" w:hAnsi="Times New Roman" w:cs="Times New Roman" w:hint="eastAsia"/>
          <w:color w:val="000000" w:themeColor="text1"/>
          <w:szCs w:val="21"/>
        </w:rPr>
        <w:pPrChange w:id="238" w:author="松山 ファミリー" w:date="2023-02-09T14:15:00Z">
          <w:pPr/>
        </w:pPrChange>
      </w:pPr>
    </w:p>
    <w:p w14:paraId="45706B77" w14:textId="30B1136B" w:rsidR="00BF19DC" w:rsidRDefault="002D2977" w:rsidP="00D34568">
      <w:pPr>
        <w:jc w:val="center"/>
        <w:rPr>
          <w:rFonts w:ascii="Times New Roman" w:eastAsia="ＭＳ 明朝" w:hAnsi="Times New Roman" w:cs="Times New Roman"/>
          <w:color w:val="000000" w:themeColor="text1"/>
          <w:szCs w:val="21"/>
        </w:rPr>
        <w:pPrChange w:id="239" w:author="松山 ファミリー" w:date="2023-02-09T14:15:00Z">
          <w:pPr/>
        </w:pPrChange>
      </w:pPr>
      <w:r w:rsidRPr="0048090B">
        <w:rPr>
          <w:rFonts w:ascii="Times New Roman" w:eastAsia="ＭＳ 明朝" w:hAnsi="Times New Roman" w:cs="Times New Roman"/>
          <w:noProof/>
          <w:szCs w:val="21"/>
        </w:rPr>
        <w:drawing>
          <wp:inline distT="0" distB="0" distL="0" distR="0" wp14:anchorId="55459B16" wp14:editId="5E4B6A23">
            <wp:extent cx="4406777" cy="2879640"/>
            <wp:effectExtent l="0" t="0" r="635" b="381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2E2478" w14:textId="15121C64" w:rsidR="00405848" w:rsidRDefault="00405848" w:rsidP="00D34568">
      <w:pPr>
        <w:jc w:val="center"/>
        <w:rPr>
          <w:ins w:id="240" w:author="松山 ファミリー" w:date="2023-02-09T14:15:00Z"/>
          <w:rFonts w:ascii="Times New Roman" w:eastAsia="ＭＳ 明朝" w:hAnsi="Times New Roman" w:cs="Times New Roman"/>
          <w:color w:val="000000" w:themeColor="text1"/>
          <w:szCs w:val="21"/>
        </w:rPr>
        <w:pPrChange w:id="241" w:author="松山 ファミリー" w:date="2023-02-09T14:15: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4.4.5.2 </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6772D0">
        <w:rPr>
          <w:rFonts w:ascii="Times New Roman" w:eastAsia="ＭＳ 明朝" w:hAnsi="Times New Roman" w:cs="Times New Roman" w:hint="eastAsia"/>
          <w:color w:val="000000" w:themeColor="text1"/>
          <w:szCs w:val="21"/>
        </w:rPr>
        <w:t>密度</w:t>
      </w:r>
    </w:p>
    <w:p w14:paraId="78B56A64" w14:textId="77777777" w:rsidR="00D34568" w:rsidRPr="0048090B" w:rsidRDefault="00D34568" w:rsidP="008036F0">
      <w:pPr>
        <w:rPr>
          <w:rFonts w:ascii="Times New Roman" w:eastAsia="ＭＳ 明朝" w:hAnsi="Times New Roman" w:cs="Times New Roman" w:hint="eastAsia"/>
          <w:color w:val="000000" w:themeColor="text1"/>
          <w:szCs w:val="21"/>
        </w:rPr>
      </w:pP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2B69BFD9" w14:textId="5E7CF82E" w:rsidR="00BF19DC" w:rsidRPr="0048090B" w:rsidRDefault="00405848" w:rsidP="00E7530F">
      <w:pPr>
        <w:widowControl/>
        <w:jc w:val="left"/>
        <w:outlineLvl w:val="2"/>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6E37EFA3" w14:textId="5C9373D4" w:rsidR="00BF19DC" w:rsidRPr="0048090B" w:rsidRDefault="00E816B8"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42" w:name="_Toc126715620"/>
      <w:r w:rsidRPr="0048090B">
        <w:rPr>
          <w:rFonts w:ascii="Times New Roman" w:eastAsia="ＭＳ 明朝" w:hAnsi="Times New Roman" w:cs="Times New Roman"/>
          <w:color w:val="000000" w:themeColor="text1"/>
          <w:szCs w:val="21"/>
        </w:rPr>
        <w:lastRenderedPageBreak/>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r w:rsidRPr="0048090B" w:rsidDel="00E816B8">
        <w:rPr>
          <w:rFonts w:ascii="Times New Roman" w:eastAsia="ＭＳ 明朝" w:hAnsi="Times New Roman" w:cs="Times New Roman"/>
          <w:color w:val="000000" w:themeColor="text1"/>
          <w:szCs w:val="21"/>
        </w:rPr>
        <w:t xml:space="preserve"> </w:t>
      </w:r>
      <w:r w:rsidR="003177E1">
        <w:rPr>
          <w:rFonts w:ascii="Times New Roman" w:eastAsia="ＭＳ 明朝" w:hAnsi="Times New Roman" w:cs="Times New Roman" w:hint="eastAsia"/>
          <w:color w:val="000000" w:themeColor="text1"/>
          <w:szCs w:val="21"/>
        </w:rPr>
        <w:t>結果</w:t>
      </w:r>
      <w:bookmarkEnd w:id="242"/>
    </w:p>
    <w:p w14:paraId="2E01C70A" w14:textId="1925A1C9" w:rsidR="007D338F" w:rsidRDefault="00C20E6A" w:rsidP="00E17D43">
      <w:pPr>
        <w:jc w:val="center"/>
        <w:rPr>
          <w:rFonts w:ascii="Times New Roman" w:eastAsia="ＭＳ 明朝" w:hAnsi="Times New Roman" w:cs="Times New Roman"/>
          <w:color w:val="000000" w:themeColor="text1"/>
          <w:szCs w:val="21"/>
        </w:rPr>
        <w:pPrChange w:id="243" w:author="松山 ファミリー" w:date="2023-02-09T14:16:00Z">
          <w:pPr/>
        </w:pPrChange>
      </w:pPr>
      <w:r w:rsidRPr="0048090B">
        <w:rPr>
          <w:rFonts w:ascii="Times New Roman" w:eastAsia="ＭＳ 明朝" w:hAnsi="Times New Roman" w:cs="Times New Roman"/>
          <w:noProof/>
          <w:szCs w:val="21"/>
        </w:rPr>
        <w:drawing>
          <wp:inline distT="0" distB="0" distL="0" distR="0" wp14:anchorId="37FA3228" wp14:editId="4CAAB664">
            <wp:extent cx="4406776" cy="2879640"/>
            <wp:effectExtent l="0" t="0" r="635" b="3810"/>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00DAE1EC" w14:textId="53A0A67F" w:rsidR="007D338F" w:rsidRDefault="00E816B8" w:rsidP="00E17D43">
      <w:pPr>
        <w:jc w:val="center"/>
        <w:rPr>
          <w:rFonts w:ascii="Times New Roman" w:eastAsia="ＭＳ 明朝" w:hAnsi="Times New Roman" w:cs="Times New Roman"/>
          <w:color w:val="000000" w:themeColor="text1"/>
          <w:szCs w:val="21"/>
        </w:rPr>
        <w:pPrChange w:id="244"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4.4.6.1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084A14" w14:textId="18C837C8" w:rsidR="00371DCC" w:rsidRDefault="00371DCC" w:rsidP="00E17D43">
      <w:pPr>
        <w:jc w:val="center"/>
        <w:rPr>
          <w:rFonts w:ascii="Times New Roman" w:eastAsia="ＭＳ 明朝" w:hAnsi="Times New Roman" w:cs="Times New Roman" w:hint="eastAsia"/>
          <w:color w:val="000000" w:themeColor="text1"/>
          <w:szCs w:val="21"/>
        </w:rPr>
        <w:pPrChange w:id="245" w:author="松山 ファミリー" w:date="2023-02-09T14:16:00Z">
          <w:pPr/>
        </w:pPrChange>
      </w:pPr>
      <w:del w:id="246" w:author="松山 ファミリー" w:date="2023-02-09T14:15:00Z">
        <w:r w:rsidDel="00E17D43">
          <w:rPr>
            <w:rFonts w:ascii="Times New Roman" w:eastAsia="ＭＳ 明朝" w:hAnsi="Times New Roman" w:cs="Times New Roman"/>
            <w:color w:val="000000" w:themeColor="text1"/>
            <w:szCs w:val="21"/>
          </w:rPr>
          <w:br w:type="page"/>
        </w:r>
      </w:del>
    </w:p>
    <w:p w14:paraId="3FC8D0C1" w14:textId="408D1E94" w:rsidR="00FB31FE" w:rsidRDefault="00064AD4" w:rsidP="00E17D43">
      <w:pPr>
        <w:jc w:val="center"/>
        <w:rPr>
          <w:rFonts w:ascii="Times New Roman" w:eastAsia="ＭＳ 明朝" w:hAnsi="Times New Roman" w:cs="Times New Roman"/>
          <w:color w:val="000000" w:themeColor="text1"/>
          <w:szCs w:val="21"/>
        </w:rPr>
        <w:pPrChange w:id="247" w:author="松山 ファミリー" w:date="2023-02-09T14:16:00Z">
          <w:pPr/>
        </w:pPrChange>
      </w:pPr>
      <w:r w:rsidRPr="0048090B">
        <w:rPr>
          <w:rFonts w:ascii="Times New Roman" w:eastAsia="ＭＳ 明朝" w:hAnsi="Times New Roman" w:cs="Times New Roman"/>
          <w:noProof/>
          <w:szCs w:val="21"/>
        </w:rPr>
        <w:drawing>
          <wp:inline distT="0" distB="0" distL="0" distR="0" wp14:anchorId="3443DDED" wp14:editId="3E4ABC3C">
            <wp:extent cx="4406776" cy="2879640"/>
            <wp:effectExtent l="0" t="0" r="635" b="381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1D63A0C3" w14:textId="65F64DA3" w:rsidR="00371DCC" w:rsidRDefault="008E7469" w:rsidP="00E17D43">
      <w:pPr>
        <w:jc w:val="center"/>
        <w:rPr>
          <w:rFonts w:ascii="Times New Roman" w:eastAsia="ＭＳ 明朝" w:hAnsi="Times New Roman" w:cs="Times New Roman" w:hint="eastAsia"/>
          <w:color w:val="000000" w:themeColor="text1"/>
          <w:szCs w:val="21"/>
        </w:rPr>
        <w:pPrChange w:id="248" w:author="松山 ファミリー" w:date="2023-02-09T14:16: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4.4.6.2. </w:t>
      </w:r>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63DFF760" w14:textId="77777777" w:rsidR="008E7469" w:rsidRPr="0048090B" w:rsidRDefault="008E7469" w:rsidP="008036F0">
      <w:pPr>
        <w:rPr>
          <w:rFonts w:ascii="Times New Roman" w:eastAsia="ＭＳ 明朝" w:hAnsi="Times New Roman" w:cs="Times New Roman" w:hint="eastAsia"/>
          <w:color w:val="000000" w:themeColor="text1"/>
          <w:szCs w:val="21"/>
        </w:rPr>
      </w:pPr>
    </w:p>
    <w:p w14:paraId="513FA51A" w14:textId="77777777" w:rsidR="00C26D3B" w:rsidDel="00D450E2" w:rsidRDefault="00F343F9" w:rsidP="008036F0">
      <w:pPr>
        <w:rPr>
          <w:del w:id="249" w:author="松山 ファミリー" w:date="2023-02-09T14:16: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p>
    <w:p w14:paraId="4C49980F" w14:textId="2ED58AEE" w:rsidR="000F13B6" w:rsidRPr="0048090B" w:rsidRDefault="00E7530F" w:rsidP="008036F0">
      <w:pPr>
        <w:rPr>
          <w:rFonts w:ascii="Times New Roman" w:eastAsia="ＭＳ 明朝" w:hAnsi="Times New Roman" w:cs="Times New Roman"/>
          <w:color w:val="000000" w:themeColor="text1"/>
          <w:szCs w:val="21"/>
        </w:rPr>
      </w:pPr>
      <w:del w:id="250" w:author="松山 ファミリー" w:date="2023-02-09T14:16:00Z">
        <w:r w:rsidRPr="0048090B" w:rsidDel="00D450E2">
          <w:rPr>
            <w:rFonts w:ascii="Times New Roman" w:eastAsia="ＭＳ 明朝" w:hAnsi="Times New Roman" w:cs="Times New Roman"/>
            <w:color w:val="000000" w:themeColor="text1"/>
            <w:szCs w:val="21"/>
          </w:rPr>
          <w:br w:type="page"/>
        </w:r>
      </w:del>
    </w:p>
    <w:p w14:paraId="4B6E7DFE" w14:textId="38499D3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1" w:name="_Toc126715621"/>
      <w:r w:rsidRPr="0048090B">
        <w:rPr>
          <w:rFonts w:ascii="Times New Roman" w:eastAsia="ＭＳ 明朝" w:hAnsi="Times New Roman" w:cs="Times New Roman"/>
          <w:color w:val="000000" w:themeColor="text1"/>
          <w:szCs w:val="21"/>
        </w:rPr>
        <w:lastRenderedPageBreak/>
        <w:t>220906CP_cell0.02g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251"/>
    </w:p>
    <w:p w14:paraId="74E4457F" w14:textId="5AB8963A" w:rsidR="00FB790B" w:rsidRDefault="00F0717B" w:rsidP="00D450E2">
      <w:pPr>
        <w:jc w:val="center"/>
        <w:rPr>
          <w:rFonts w:ascii="Times New Roman" w:eastAsia="ＭＳ 明朝" w:hAnsi="Times New Roman" w:cs="Times New Roman"/>
          <w:color w:val="000000" w:themeColor="text1"/>
          <w:szCs w:val="21"/>
        </w:rPr>
        <w:pPrChange w:id="252" w:author="松山 ファミリー" w:date="2023-02-09T14:17:00Z">
          <w:pPr/>
        </w:pPrChange>
      </w:pPr>
      <w:r w:rsidRPr="0048090B">
        <w:rPr>
          <w:rFonts w:ascii="Times New Roman" w:eastAsia="ＭＳ 明朝" w:hAnsi="Times New Roman" w:cs="Times New Roman"/>
          <w:noProof/>
          <w:szCs w:val="21"/>
        </w:rPr>
        <w:drawing>
          <wp:inline distT="0" distB="0" distL="0" distR="0" wp14:anchorId="0E0459FA" wp14:editId="116F272A">
            <wp:extent cx="4416069" cy="2880000"/>
            <wp:effectExtent l="0" t="0" r="3810" b="317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16069" cy="2880000"/>
                    </a:xfrm>
                    <a:prstGeom prst="rect">
                      <a:avLst/>
                    </a:prstGeom>
                  </pic:spPr>
                </pic:pic>
              </a:graphicData>
            </a:graphic>
          </wp:inline>
        </w:drawing>
      </w:r>
    </w:p>
    <w:p w14:paraId="4FC81669" w14:textId="49C494C7" w:rsidR="00C26D3B" w:rsidRDefault="00C26D3B" w:rsidP="00D450E2">
      <w:pPr>
        <w:jc w:val="center"/>
        <w:rPr>
          <w:rFonts w:ascii="Times New Roman" w:eastAsia="ＭＳ 明朝" w:hAnsi="Times New Roman" w:cs="Times New Roman"/>
          <w:color w:val="000000" w:themeColor="text1"/>
          <w:szCs w:val="21"/>
        </w:rPr>
        <w:pPrChange w:id="253"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4.4.7.1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CA</w:t>
      </w:r>
    </w:p>
    <w:p w14:paraId="1FDF3A5B" w14:textId="3D3CE520" w:rsidR="004F4490" w:rsidRPr="0048090B" w:rsidRDefault="004F4490" w:rsidP="00D450E2">
      <w:pPr>
        <w:jc w:val="center"/>
        <w:rPr>
          <w:rFonts w:ascii="Times New Roman" w:eastAsia="ＭＳ 明朝" w:hAnsi="Times New Roman" w:cs="Times New Roman" w:hint="eastAsia"/>
          <w:color w:val="000000" w:themeColor="text1"/>
          <w:szCs w:val="21"/>
        </w:rPr>
        <w:pPrChange w:id="254" w:author="松山 ファミリー" w:date="2023-02-09T14:17:00Z">
          <w:pPr/>
        </w:pPrChange>
      </w:pPr>
      <w:del w:id="255" w:author="松山 ファミリー" w:date="2023-02-09T14:16:00Z">
        <w:r w:rsidDel="00D450E2">
          <w:rPr>
            <w:rFonts w:ascii="Times New Roman" w:eastAsia="ＭＳ 明朝" w:hAnsi="Times New Roman" w:cs="Times New Roman"/>
            <w:color w:val="000000" w:themeColor="text1"/>
            <w:szCs w:val="21"/>
          </w:rPr>
          <w:br w:type="page"/>
        </w:r>
      </w:del>
    </w:p>
    <w:p w14:paraId="7BA516A2" w14:textId="1A8D708B" w:rsidR="007A460B" w:rsidRDefault="00DE5095" w:rsidP="00D450E2">
      <w:pPr>
        <w:jc w:val="center"/>
        <w:rPr>
          <w:rFonts w:ascii="Times New Roman" w:eastAsia="ＭＳ 明朝" w:hAnsi="Times New Roman" w:cs="Times New Roman"/>
          <w:color w:val="000000" w:themeColor="text1"/>
          <w:szCs w:val="21"/>
        </w:rPr>
        <w:pPrChange w:id="256" w:author="松山 ファミリー" w:date="2023-02-09T14:17:00Z">
          <w:pPr/>
        </w:pPrChange>
      </w:pPr>
      <w:r w:rsidRPr="0048090B">
        <w:rPr>
          <w:rFonts w:ascii="Times New Roman" w:eastAsia="ＭＳ 明朝" w:hAnsi="Times New Roman" w:cs="Times New Roman"/>
          <w:noProof/>
          <w:szCs w:val="21"/>
        </w:rPr>
        <w:drawing>
          <wp:inline distT="0" distB="0" distL="0" distR="0" wp14:anchorId="3F235678" wp14:editId="2A89A80A">
            <wp:extent cx="4406463" cy="2879640"/>
            <wp:effectExtent l="0" t="0" r="635" b="381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6463" cy="2879640"/>
                    </a:xfrm>
                    <a:prstGeom prst="rect">
                      <a:avLst/>
                    </a:prstGeom>
                  </pic:spPr>
                </pic:pic>
              </a:graphicData>
            </a:graphic>
          </wp:inline>
        </w:drawing>
      </w:r>
    </w:p>
    <w:p w14:paraId="26CF4DC5" w14:textId="6D13199A" w:rsidR="00C26D3B" w:rsidRPr="0048090B" w:rsidRDefault="00C96894" w:rsidP="00D450E2">
      <w:pPr>
        <w:jc w:val="center"/>
        <w:rPr>
          <w:rFonts w:ascii="Times New Roman" w:eastAsia="ＭＳ 明朝" w:hAnsi="Times New Roman" w:cs="Times New Roman"/>
          <w:color w:val="000000" w:themeColor="text1"/>
          <w:szCs w:val="21"/>
        </w:rPr>
        <w:pPrChange w:id="257"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4.4.7.2 </w:t>
      </w:r>
      <w:r w:rsidRPr="0048090B">
        <w:rPr>
          <w:rFonts w:ascii="Times New Roman" w:eastAsia="ＭＳ 明朝" w:hAnsi="Times New Roman" w:cs="Times New Roman"/>
          <w:color w:val="000000" w:themeColor="text1"/>
          <w:szCs w:val="21"/>
        </w:rPr>
        <w:t>220906CP_cell0.02g</w:t>
      </w:r>
      <w:r>
        <w:rPr>
          <w:rFonts w:ascii="Times New Roman" w:eastAsia="ＭＳ 明朝" w:hAnsi="Times New Roman" w:cs="Times New Roman"/>
          <w:color w:val="000000" w:themeColor="text1"/>
          <w:szCs w:val="21"/>
        </w:rPr>
        <w:t xml:space="preserve"> </w:t>
      </w:r>
      <w:r w:rsidR="00ED5B42">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258"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2964E190"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59" w:name="_Toc126715622"/>
      <w:r w:rsidRPr="0048090B">
        <w:rPr>
          <w:rFonts w:ascii="Times New Roman" w:eastAsia="ＭＳ 明朝" w:hAnsi="Times New Roman" w:cs="Times New Roman"/>
          <w:color w:val="000000" w:themeColor="text1"/>
          <w:szCs w:val="21"/>
        </w:rPr>
        <w:lastRenderedPageBreak/>
        <w:t>220906CP_cell0.2g_1</w:t>
      </w:r>
      <w:bookmarkEnd w:id="258"/>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259"/>
    </w:p>
    <w:p w14:paraId="56DB2D32" w14:textId="744E32E6" w:rsidR="009903D0" w:rsidRDefault="009E1D20" w:rsidP="006F22EA">
      <w:pPr>
        <w:jc w:val="center"/>
        <w:rPr>
          <w:rFonts w:ascii="Times New Roman" w:eastAsia="ＭＳ 明朝" w:hAnsi="Times New Roman" w:cs="Times New Roman"/>
          <w:color w:val="000000" w:themeColor="text1"/>
          <w:szCs w:val="21"/>
        </w:rPr>
        <w:pPrChange w:id="260" w:author="松山 ファミリー" w:date="2023-02-09T14:17:00Z">
          <w:pPr/>
        </w:pPrChange>
      </w:pPr>
      <w:r w:rsidRPr="0048090B">
        <w:rPr>
          <w:rFonts w:ascii="Times New Roman" w:eastAsia="ＭＳ 明朝" w:hAnsi="Times New Roman" w:cs="Times New Roman"/>
          <w:noProof/>
          <w:szCs w:val="21"/>
        </w:rPr>
        <w:drawing>
          <wp:inline distT="0" distB="0" distL="0" distR="0" wp14:anchorId="6D41416F" wp14:editId="53D0F3CA">
            <wp:extent cx="4415517" cy="2879640"/>
            <wp:effectExtent l="0" t="0" r="4445" b="381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D347A57" w14:textId="72DBB9A4" w:rsidR="004F4490" w:rsidRDefault="004F4490" w:rsidP="006F22EA">
      <w:pPr>
        <w:jc w:val="center"/>
        <w:rPr>
          <w:rFonts w:ascii="Times New Roman" w:eastAsia="ＭＳ 明朝" w:hAnsi="Times New Roman" w:cs="Times New Roman"/>
          <w:color w:val="000000" w:themeColor="text1"/>
          <w:szCs w:val="21"/>
        </w:rPr>
        <w:pPrChange w:id="261" w:author="松山 ファミリー" w:date="2023-02-09T14:17:00Z">
          <w:pPr/>
        </w:pPrChange>
      </w:pPr>
      <w:r>
        <w:rPr>
          <w:rFonts w:ascii="Times New Roman" w:eastAsia="ＭＳ 明朝" w:hAnsi="Times New Roman" w:cs="Times New Roman" w:hint="eastAsia"/>
          <w:color w:val="000000" w:themeColor="text1"/>
          <w:szCs w:val="21"/>
        </w:rPr>
        <w:t>図</w:t>
      </w:r>
      <w:r w:rsidR="00DF7574">
        <w:rPr>
          <w:rFonts w:ascii="Times New Roman" w:eastAsia="ＭＳ 明朝" w:hAnsi="Times New Roman" w:cs="Times New Roman"/>
          <w:color w:val="000000" w:themeColor="text1"/>
          <w:szCs w:val="21"/>
        </w:rPr>
        <w:t>4.4.8.1. 220906CP_cell0.2g_1</w:t>
      </w:r>
      <w:r w:rsidR="00654221">
        <w:rPr>
          <w:rFonts w:ascii="Times New Roman" w:eastAsia="ＭＳ 明朝" w:hAnsi="Times New Roman" w:cs="Times New Roman"/>
          <w:color w:val="000000" w:themeColor="text1"/>
          <w:szCs w:val="21"/>
        </w:rPr>
        <w:t xml:space="preserve"> CA</w:t>
      </w:r>
    </w:p>
    <w:p w14:paraId="6D37C45C" w14:textId="3A3B5AFE" w:rsidR="004F4490" w:rsidRPr="0048090B" w:rsidRDefault="003D1D75" w:rsidP="006F22EA">
      <w:pPr>
        <w:jc w:val="center"/>
        <w:rPr>
          <w:rFonts w:ascii="Times New Roman" w:eastAsia="ＭＳ 明朝" w:hAnsi="Times New Roman" w:cs="Times New Roman" w:hint="eastAsia"/>
          <w:color w:val="000000" w:themeColor="text1"/>
          <w:szCs w:val="21"/>
        </w:rPr>
        <w:pPrChange w:id="262" w:author="松山 ファミリー" w:date="2023-02-09T14:17:00Z">
          <w:pPr/>
        </w:pPrChange>
      </w:pPr>
      <w:del w:id="263" w:author="松山 ファミリー" w:date="2023-02-09T14:17:00Z">
        <w:r w:rsidDel="006F22EA">
          <w:rPr>
            <w:rFonts w:ascii="Times New Roman" w:eastAsia="ＭＳ 明朝" w:hAnsi="Times New Roman" w:cs="Times New Roman"/>
            <w:color w:val="000000" w:themeColor="text1"/>
            <w:szCs w:val="21"/>
          </w:rPr>
          <w:br w:type="page"/>
        </w:r>
      </w:del>
    </w:p>
    <w:p w14:paraId="5E93EA84" w14:textId="6A0EDA57" w:rsidR="009903D0" w:rsidRDefault="009903D0" w:rsidP="006F22EA">
      <w:pPr>
        <w:jc w:val="center"/>
        <w:rPr>
          <w:rFonts w:ascii="Times New Roman" w:eastAsia="ＭＳ 明朝" w:hAnsi="Times New Roman" w:cs="Times New Roman"/>
          <w:color w:val="000000" w:themeColor="text1"/>
          <w:szCs w:val="21"/>
        </w:rPr>
        <w:pPrChange w:id="264" w:author="松山 ファミリー" w:date="2023-02-09T14:17:00Z">
          <w:pPr/>
        </w:pPrChange>
      </w:pPr>
      <w:r w:rsidRPr="0048090B">
        <w:rPr>
          <w:rFonts w:ascii="Times New Roman" w:eastAsia="ＭＳ 明朝" w:hAnsi="Times New Roman" w:cs="Times New Roman"/>
          <w:noProof/>
          <w:szCs w:val="21"/>
        </w:rPr>
        <w:drawing>
          <wp:inline distT="0" distB="0" distL="0" distR="0" wp14:anchorId="32162B89" wp14:editId="1D1E3E6D">
            <wp:extent cx="4406777" cy="2879640"/>
            <wp:effectExtent l="0" t="0" r="635"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F4C3ED7" w14:textId="5F95E335" w:rsidR="003D1D75" w:rsidRDefault="003D1D75" w:rsidP="006F22EA">
      <w:pPr>
        <w:jc w:val="center"/>
        <w:rPr>
          <w:rFonts w:ascii="Times New Roman" w:eastAsia="ＭＳ 明朝" w:hAnsi="Times New Roman" w:cs="Times New Roman" w:hint="eastAsia"/>
          <w:color w:val="000000" w:themeColor="text1"/>
          <w:szCs w:val="21"/>
        </w:rPr>
        <w:pPrChange w:id="265" w:author="松山 ファミリー" w:date="2023-02-09T14:17: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4.4.8.2. </w:t>
      </w:r>
      <w:r>
        <w:rPr>
          <w:rFonts w:ascii="Times New Roman" w:eastAsia="ＭＳ 明朝" w:hAnsi="Times New Roman" w:cs="Times New Roman"/>
          <w:color w:val="000000" w:themeColor="text1"/>
          <w:szCs w:val="21"/>
        </w:rPr>
        <w:t>220906CP_cell0.2g_1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25F1E9EE" w14:textId="77777777" w:rsidR="003D1D75" w:rsidRPr="0048090B" w:rsidRDefault="003D1D75" w:rsidP="008036F0">
      <w:pPr>
        <w:rPr>
          <w:rFonts w:ascii="Times New Roman" w:eastAsia="ＭＳ 明朝" w:hAnsi="Times New Roman" w:cs="Times New Roman" w:hint="eastAsia"/>
          <w:color w:val="000000" w:themeColor="text1"/>
          <w:szCs w:val="21"/>
        </w:rPr>
      </w:pPr>
    </w:p>
    <w:p w14:paraId="5BE41890" w14:textId="0C6D0B54" w:rsidR="00BD1B60"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0F7C9F79" w14:textId="01F7262E" w:rsidR="003D1D75" w:rsidRPr="0048090B" w:rsidRDefault="003D1D75"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61264FD7" w14:textId="728FB7AB"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66" w:name="_Toc126715623"/>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bookmarkEnd w:id="266"/>
    </w:p>
    <w:p w14:paraId="301AB46F" w14:textId="010F2F22" w:rsidR="003D7B8F" w:rsidRDefault="003D7B8F" w:rsidP="006F22EA">
      <w:pPr>
        <w:jc w:val="center"/>
        <w:rPr>
          <w:rFonts w:ascii="Times New Roman" w:eastAsia="ＭＳ 明朝" w:hAnsi="Times New Roman" w:cs="Times New Roman"/>
          <w:color w:val="000000" w:themeColor="text1"/>
          <w:szCs w:val="21"/>
        </w:rPr>
        <w:pPrChange w:id="267" w:author="松山 ファミリー" w:date="2023-02-09T14:18:00Z">
          <w:pPr/>
        </w:pPrChange>
      </w:pPr>
      <w:r w:rsidRPr="0048090B">
        <w:rPr>
          <w:rFonts w:ascii="Times New Roman" w:eastAsia="ＭＳ 明朝" w:hAnsi="Times New Roman" w:cs="Times New Roman"/>
          <w:noProof/>
          <w:szCs w:val="21"/>
        </w:rPr>
        <w:drawing>
          <wp:inline distT="0" distB="0" distL="0" distR="0" wp14:anchorId="534CB443" wp14:editId="0C30ED52">
            <wp:extent cx="4415517" cy="2879640"/>
            <wp:effectExtent l="0" t="0" r="4445" b="381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9B64688" w14:textId="5E8512D3" w:rsidR="003D1D75" w:rsidRDefault="003D1D75" w:rsidP="006F22EA">
      <w:pPr>
        <w:jc w:val="center"/>
        <w:rPr>
          <w:rFonts w:ascii="Times New Roman" w:eastAsia="ＭＳ 明朝" w:hAnsi="Times New Roman" w:cs="Times New Roman"/>
          <w:color w:val="000000" w:themeColor="text1"/>
          <w:szCs w:val="21"/>
        </w:rPr>
        <w:pPrChange w:id="268"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4.4.9.1.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0263F628" w14:textId="77777777" w:rsidR="003D1D75" w:rsidRPr="003D1D75" w:rsidRDefault="003D1D75" w:rsidP="006F22EA">
      <w:pPr>
        <w:jc w:val="center"/>
        <w:rPr>
          <w:rFonts w:ascii="Times New Roman" w:eastAsia="ＭＳ 明朝" w:hAnsi="Times New Roman" w:cs="Times New Roman" w:hint="eastAsia"/>
          <w:color w:val="000000" w:themeColor="text1"/>
          <w:szCs w:val="21"/>
        </w:rPr>
        <w:pPrChange w:id="269" w:author="松山 ファミリー" w:date="2023-02-09T14:18:00Z">
          <w:pPr/>
        </w:pPrChange>
      </w:pPr>
    </w:p>
    <w:p w14:paraId="216DA63C" w14:textId="0B88D9F3" w:rsidR="00177A5E" w:rsidRDefault="00811A3C" w:rsidP="006F22EA">
      <w:pPr>
        <w:jc w:val="center"/>
        <w:rPr>
          <w:rFonts w:ascii="Times New Roman" w:eastAsia="ＭＳ 明朝" w:hAnsi="Times New Roman" w:cs="Times New Roman"/>
          <w:color w:val="000000" w:themeColor="text1"/>
          <w:szCs w:val="21"/>
        </w:rPr>
        <w:pPrChange w:id="270" w:author="松山 ファミリー" w:date="2023-02-09T14:18:00Z">
          <w:pPr/>
        </w:pPrChange>
      </w:pPr>
      <w:r w:rsidRPr="0048090B">
        <w:rPr>
          <w:rFonts w:ascii="Times New Roman" w:eastAsia="ＭＳ 明朝" w:hAnsi="Times New Roman" w:cs="Times New Roman"/>
          <w:noProof/>
          <w:szCs w:val="21"/>
        </w:rPr>
        <w:drawing>
          <wp:inline distT="0" distB="0" distL="0" distR="0" wp14:anchorId="49AAE179" wp14:editId="792EBD4F">
            <wp:extent cx="4406777" cy="2879640"/>
            <wp:effectExtent l="0" t="0" r="635"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304AA08" w14:textId="4D842B64" w:rsidR="003D1D75" w:rsidRDefault="003D1D75" w:rsidP="006F22EA">
      <w:pPr>
        <w:jc w:val="center"/>
        <w:rPr>
          <w:ins w:id="271" w:author="松山 ファミリー" w:date="2023-02-09T14:18:00Z"/>
          <w:rFonts w:ascii="Times New Roman" w:eastAsia="ＭＳ 明朝" w:hAnsi="Times New Roman" w:cs="Times New Roman"/>
          <w:color w:val="000000" w:themeColor="text1"/>
          <w:szCs w:val="21"/>
        </w:rPr>
        <w:pPrChange w:id="272" w:author="松山 ファミリー" w:date="2023-02-09T14:18: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4.4.9.2. </w:t>
      </w:r>
      <w:r w:rsidRPr="0048090B">
        <w:rPr>
          <w:rFonts w:ascii="Times New Roman" w:eastAsia="ＭＳ 明朝" w:hAnsi="Times New Roman" w:cs="Times New Roman"/>
          <w:color w:val="000000" w:themeColor="text1"/>
          <w:szCs w:val="21"/>
        </w:rPr>
        <w:t>220906CP_cell0.2g_2_2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4E1A8851" w14:textId="77777777" w:rsidR="006F22EA" w:rsidRPr="0048090B" w:rsidRDefault="006F22EA" w:rsidP="008036F0">
      <w:pPr>
        <w:rPr>
          <w:rFonts w:ascii="Times New Roman" w:eastAsia="ＭＳ 明朝" w:hAnsi="Times New Roman" w:cs="Times New Roman" w:hint="eastAsia"/>
          <w:color w:val="000000" w:themeColor="text1"/>
          <w:szCs w:val="21"/>
        </w:rPr>
      </w:pPr>
    </w:p>
    <w:p w14:paraId="7908137D" w14:textId="2C8D411F" w:rsidR="00F713F2" w:rsidRDefault="00277B92" w:rsidP="008036F0">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1D918280" w14:textId="04A65775" w:rsidR="00F713F2" w:rsidRPr="0048090B" w:rsidRDefault="00F713F2"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E2E547E" w14:textId="0624FE2B" w:rsidR="00F713F2" w:rsidRDefault="00516A64"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ell0.2g_3</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29BFAB02" w14:textId="7E1F9F47" w:rsidR="00516A64" w:rsidRDefault="00666FF7" w:rsidP="00C00C27">
      <w:pPr>
        <w:widowControl/>
        <w:jc w:val="center"/>
        <w:rPr>
          <w:rFonts w:ascii="Times New Roman" w:eastAsia="ＭＳ 明朝" w:hAnsi="Times New Roman" w:cs="Times New Roman"/>
          <w:color w:val="000000" w:themeColor="text1"/>
          <w:szCs w:val="21"/>
        </w:rPr>
        <w:pPrChange w:id="273" w:author="松山 ファミリー" w:date="2023-02-09T14:18:00Z">
          <w:pPr>
            <w:widowControl/>
            <w:jc w:val="left"/>
          </w:pPr>
        </w:pPrChange>
      </w:pPr>
      <w:r w:rsidRPr="0048090B">
        <w:rPr>
          <w:noProof/>
        </w:rPr>
        <w:drawing>
          <wp:inline distT="0" distB="0" distL="0" distR="0" wp14:anchorId="71943ECE" wp14:editId="09C7374B">
            <wp:extent cx="4415517" cy="2879640"/>
            <wp:effectExtent l="0" t="0" r="4445" b="381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A9C5AFC" w14:textId="41CEEA8A" w:rsidR="008C762D" w:rsidRDefault="008C762D" w:rsidP="00C00C27">
      <w:pPr>
        <w:widowControl/>
        <w:jc w:val="center"/>
        <w:rPr>
          <w:rFonts w:ascii="Times New Roman" w:eastAsia="ＭＳ 明朝" w:hAnsi="Times New Roman" w:cs="Times New Roman"/>
          <w:color w:val="000000" w:themeColor="text1"/>
          <w:szCs w:val="21"/>
        </w:rPr>
        <w:pPrChange w:id="274" w:author="松山 ファミリー" w:date="2023-02-09T14:18: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4.4.10.1</w:t>
      </w:r>
      <w:r w:rsidR="008744C3">
        <w:rPr>
          <w:rFonts w:ascii="Times New Roman" w:eastAsia="ＭＳ 明朝" w:hAnsi="Times New Roman" w:cs="Times New Roman"/>
          <w:color w:val="000000" w:themeColor="text1"/>
          <w:szCs w:val="21"/>
        </w:rPr>
        <w:t>.</w:t>
      </w:r>
      <w:r w:rsidR="006317E9">
        <w:rPr>
          <w:rFonts w:ascii="Times New Roman" w:eastAsia="ＭＳ 明朝" w:hAnsi="Times New Roman" w:cs="Times New Roman"/>
          <w:color w:val="000000" w:themeColor="text1"/>
          <w:szCs w:val="21"/>
        </w:rPr>
        <w:t xml:space="preserve"> </w:t>
      </w:r>
      <w:r w:rsidR="006317E9" w:rsidRPr="0048090B">
        <w:rPr>
          <w:rFonts w:ascii="Times New Roman" w:eastAsia="ＭＳ 明朝" w:hAnsi="Times New Roman" w:cs="Times New Roman"/>
          <w:color w:val="000000" w:themeColor="text1"/>
          <w:szCs w:val="21"/>
        </w:rPr>
        <w:t>220906CP_cell0.2g_3</w:t>
      </w:r>
      <w:r w:rsidR="006317E9">
        <w:rPr>
          <w:rFonts w:ascii="Times New Roman" w:eastAsia="ＭＳ 明朝" w:hAnsi="Times New Roman" w:cs="Times New Roman"/>
          <w:color w:val="000000" w:themeColor="text1"/>
          <w:szCs w:val="21"/>
        </w:rPr>
        <w:t xml:space="preserve"> CA</w:t>
      </w:r>
    </w:p>
    <w:p w14:paraId="18E646D7" w14:textId="77777777" w:rsidR="00C94358" w:rsidRPr="00B9362F" w:rsidRDefault="00C94358" w:rsidP="00C00C27">
      <w:pPr>
        <w:widowControl/>
        <w:jc w:val="center"/>
        <w:rPr>
          <w:rFonts w:ascii="Times New Roman" w:eastAsia="ＭＳ 明朝" w:hAnsi="Times New Roman" w:cs="Times New Roman"/>
          <w:color w:val="000000" w:themeColor="text1"/>
          <w:szCs w:val="21"/>
        </w:rPr>
        <w:pPrChange w:id="275" w:author="松山 ファミリー" w:date="2023-02-09T14:18:00Z">
          <w:pPr>
            <w:widowControl/>
            <w:jc w:val="left"/>
          </w:pPr>
        </w:pPrChange>
      </w:pPr>
    </w:p>
    <w:p w14:paraId="070004A1" w14:textId="5E2AF301" w:rsidR="00067C18" w:rsidRDefault="00067C18" w:rsidP="00C00C27">
      <w:pPr>
        <w:widowControl/>
        <w:ind w:left="-199"/>
        <w:jc w:val="center"/>
        <w:rPr>
          <w:rFonts w:ascii="Times New Roman" w:eastAsia="ＭＳ 明朝" w:hAnsi="Times New Roman" w:cs="Times New Roman"/>
          <w:color w:val="000000" w:themeColor="text1"/>
          <w:szCs w:val="21"/>
        </w:rPr>
        <w:pPrChange w:id="276" w:author="松山 ファミリー" w:date="2023-02-09T14:18:00Z">
          <w:pPr>
            <w:widowControl/>
            <w:ind w:left="-199"/>
            <w:jc w:val="left"/>
          </w:pPr>
        </w:pPrChange>
      </w:pPr>
      <w:r w:rsidRPr="0048090B">
        <w:rPr>
          <w:rFonts w:ascii="Times New Roman" w:eastAsia="ＭＳ 明朝" w:hAnsi="Times New Roman" w:cs="Times New Roman"/>
          <w:noProof/>
          <w:szCs w:val="21"/>
        </w:rPr>
        <w:drawing>
          <wp:inline distT="0" distB="0" distL="0" distR="0" wp14:anchorId="30B945EE" wp14:editId="73BD06F5">
            <wp:extent cx="4406777" cy="2879640"/>
            <wp:effectExtent l="0" t="0" r="635" b="381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6EFEC622" w14:textId="3DDAA80D" w:rsidR="00C94358" w:rsidRDefault="008744C3" w:rsidP="00C00C27">
      <w:pPr>
        <w:widowControl/>
        <w:ind w:left="-199"/>
        <w:jc w:val="center"/>
        <w:rPr>
          <w:ins w:id="277" w:author="松山 ファミリー" w:date="2023-02-09T14:18:00Z"/>
          <w:rFonts w:ascii="Times New Roman" w:eastAsia="ＭＳ 明朝" w:hAnsi="Times New Roman" w:cs="Times New Roman"/>
          <w:color w:val="000000" w:themeColor="text1"/>
          <w:szCs w:val="21"/>
        </w:rPr>
        <w:pPrChange w:id="278" w:author="松山 ファミリー" w:date="2023-02-09T14:18:00Z">
          <w:pPr>
            <w:widowControl/>
            <w:ind w:left="-199"/>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4.4.10.2. </w:t>
      </w:r>
      <w:r w:rsidR="00C94358" w:rsidRPr="0048090B">
        <w:rPr>
          <w:rFonts w:ascii="Times New Roman" w:eastAsia="ＭＳ 明朝" w:hAnsi="Times New Roman" w:cs="Times New Roman"/>
          <w:color w:val="000000" w:themeColor="text1"/>
          <w:szCs w:val="21"/>
        </w:rPr>
        <w:t>220906CP_cell0.2g_3</w:t>
      </w:r>
      <w:r w:rsidR="00C94358">
        <w:rPr>
          <w:rFonts w:ascii="Times New Roman" w:eastAsia="ＭＳ 明朝" w:hAnsi="Times New Roman" w:cs="Times New Roman"/>
          <w:color w:val="000000" w:themeColor="text1"/>
          <w:szCs w:val="21"/>
        </w:rPr>
        <w:t xml:space="preserve"> </w:t>
      </w:r>
      <w:r w:rsidR="00622FB9">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0F4D4B44" w14:textId="77777777" w:rsidR="00C00C27" w:rsidRPr="0048090B" w:rsidRDefault="00C00C27" w:rsidP="00067C18">
      <w:pPr>
        <w:widowControl/>
        <w:ind w:left="-199"/>
        <w:jc w:val="left"/>
        <w:rPr>
          <w:rFonts w:ascii="Times New Roman" w:eastAsia="ＭＳ 明朝" w:hAnsi="Times New Roman" w:cs="Times New Roman" w:hint="eastAsia"/>
          <w:color w:val="000000" w:themeColor="text1"/>
          <w:szCs w:val="21"/>
        </w:rPr>
      </w:pPr>
    </w:p>
    <w:p w14:paraId="57B7C507" w14:textId="273AA1DC" w:rsidR="00516A64"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4B8AAA5E" w14:textId="4575EE79" w:rsidR="00A4489D" w:rsidRPr="0048090B" w:rsidRDefault="00A4489D"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541D81DC" w14:textId="0A5E031F" w:rsidR="00EC4776" w:rsidRDefault="00184738"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ell0.2g_4</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p>
    <w:p w14:paraId="7234C868" w14:textId="66AB4907" w:rsidR="00BF19DC" w:rsidRDefault="00811A3C" w:rsidP="00C00C27">
      <w:pPr>
        <w:widowControl/>
        <w:jc w:val="center"/>
        <w:rPr>
          <w:rFonts w:ascii="Times New Roman" w:eastAsia="ＭＳ 明朝" w:hAnsi="Times New Roman" w:cs="Times New Roman"/>
          <w:color w:val="000000" w:themeColor="text1"/>
          <w:szCs w:val="21"/>
        </w:rPr>
        <w:pPrChange w:id="279" w:author="松山 ファミリー" w:date="2023-02-09T14:19:00Z">
          <w:pPr>
            <w:widowControl/>
            <w:jc w:val="left"/>
          </w:pPr>
        </w:pPrChange>
      </w:pPr>
      <w:r w:rsidRPr="0048090B">
        <w:rPr>
          <w:noProof/>
        </w:rPr>
        <w:drawing>
          <wp:inline distT="0" distB="0" distL="0" distR="0" wp14:anchorId="7DF78F01" wp14:editId="150E5CD1">
            <wp:extent cx="4415517" cy="2879640"/>
            <wp:effectExtent l="0" t="0" r="4445" b="381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FCA18F6" w14:textId="607F73AA" w:rsidR="00D81E8C" w:rsidRDefault="00D81E8C" w:rsidP="00C00C27">
      <w:pPr>
        <w:widowControl/>
        <w:jc w:val="center"/>
        <w:rPr>
          <w:rFonts w:ascii="Times New Roman" w:eastAsia="ＭＳ 明朝" w:hAnsi="Times New Roman" w:cs="Times New Roman"/>
          <w:color w:val="000000" w:themeColor="text1"/>
          <w:szCs w:val="21"/>
        </w:rPr>
        <w:pPrChange w:id="280"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 4.4.11.1.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CA</w:t>
      </w:r>
    </w:p>
    <w:p w14:paraId="435C78C4" w14:textId="38DBA4EB" w:rsidR="007C0817" w:rsidRPr="00B9362F" w:rsidRDefault="00D028DC" w:rsidP="00C00C27">
      <w:pPr>
        <w:widowControl/>
        <w:jc w:val="center"/>
        <w:rPr>
          <w:rFonts w:ascii="Times New Roman" w:eastAsia="ＭＳ 明朝" w:hAnsi="Times New Roman" w:cs="Times New Roman" w:hint="eastAsia"/>
          <w:color w:val="000000" w:themeColor="text1"/>
          <w:szCs w:val="21"/>
        </w:rPr>
        <w:pPrChange w:id="281" w:author="松山 ファミリー" w:date="2023-02-09T14:19:00Z">
          <w:pPr>
            <w:widowControl/>
            <w:jc w:val="left"/>
          </w:pPr>
        </w:pPrChange>
      </w:pPr>
      <w:del w:id="282" w:author="松山 ファミリー" w:date="2023-02-09T14:19:00Z">
        <w:r w:rsidDel="00C00C27">
          <w:rPr>
            <w:rFonts w:ascii="Times New Roman" w:eastAsia="ＭＳ 明朝" w:hAnsi="Times New Roman" w:cs="Times New Roman"/>
            <w:color w:val="000000" w:themeColor="text1"/>
            <w:szCs w:val="21"/>
          </w:rPr>
          <w:br w:type="page"/>
        </w:r>
      </w:del>
    </w:p>
    <w:p w14:paraId="26A29F2E" w14:textId="3F0A534B" w:rsidR="008B5F04" w:rsidRDefault="008B5F04" w:rsidP="00C00C27">
      <w:pPr>
        <w:widowControl/>
        <w:ind w:left="-199"/>
        <w:jc w:val="center"/>
        <w:rPr>
          <w:rFonts w:ascii="Times New Roman" w:eastAsia="ＭＳ 明朝" w:hAnsi="Times New Roman" w:cs="Times New Roman"/>
          <w:color w:val="000000" w:themeColor="text1"/>
          <w:szCs w:val="21"/>
        </w:rPr>
        <w:pPrChange w:id="283" w:author="松山 ファミリー" w:date="2023-02-09T14:19:00Z">
          <w:pPr>
            <w:widowControl/>
            <w:ind w:left="-199"/>
            <w:jc w:val="left"/>
          </w:pPr>
        </w:pPrChange>
      </w:pPr>
      <w:r w:rsidRPr="0048090B">
        <w:rPr>
          <w:rFonts w:ascii="Times New Roman" w:eastAsia="ＭＳ 明朝" w:hAnsi="Times New Roman" w:cs="Times New Roman"/>
          <w:noProof/>
          <w:szCs w:val="21"/>
        </w:rPr>
        <w:drawing>
          <wp:inline distT="0" distB="0" distL="0" distR="0" wp14:anchorId="0A2A2BF5" wp14:editId="5682B64C">
            <wp:extent cx="4406777" cy="2879640"/>
            <wp:effectExtent l="0" t="0" r="635" b="381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53D1779C" w14:textId="4D3E82EE" w:rsidR="00D028DC" w:rsidRDefault="00D028DC" w:rsidP="00C00C27">
      <w:pPr>
        <w:widowControl/>
        <w:jc w:val="center"/>
        <w:rPr>
          <w:rFonts w:ascii="Times New Roman" w:eastAsia="ＭＳ 明朝" w:hAnsi="Times New Roman" w:cs="Times New Roman"/>
          <w:color w:val="000000" w:themeColor="text1"/>
          <w:szCs w:val="21"/>
        </w:rPr>
        <w:pPrChange w:id="284" w:author="松山 ファミリー" w:date="2023-02-09T14:19: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4.4.11.2 </w:t>
      </w:r>
      <w:r w:rsidRPr="0048090B">
        <w:rPr>
          <w:rFonts w:ascii="Times New Roman" w:eastAsia="ＭＳ 明朝" w:hAnsi="Times New Roman" w:cs="Times New Roman"/>
          <w:color w:val="000000" w:themeColor="text1"/>
          <w:szCs w:val="21"/>
        </w:rPr>
        <w:t>220906CP_cell0.2g_4</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37FE1484" w14:textId="77777777" w:rsidR="00D028DC" w:rsidRPr="00B9362F" w:rsidRDefault="00D028DC" w:rsidP="00B9362F">
      <w:pPr>
        <w:rPr>
          <w:rFonts w:ascii="Times New Roman" w:eastAsia="ＭＳ 明朝" w:hAnsi="Times New Roman" w:cs="Times New Roman" w:hint="eastAsia"/>
          <w:color w:val="000000" w:themeColor="text1"/>
          <w:szCs w:val="21"/>
        </w:rPr>
      </w:pPr>
    </w:p>
    <w:p w14:paraId="60C69E08" w14:textId="4C2BE0B9" w:rsidR="00D028DC" w:rsidRDefault="005841E9" w:rsidP="00D028DC">
      <w:pPr>
        <w:rPr>
          <w:rFonts w:hint="eastAsia"/>
        </w:rPr>
      </w:pPr>
      <w:r w:rsidRPr="0048090B">
        <w:t>10 mA/cm</w:t>
      </w:r>
      <w:r w:rsidRPr="0048090B">
        <w:rPr>
          <w:vertAlign w:val="superscript"/>
        </w:rPr>
        <w:t>2</w:t>
      </w:r>
      <w:r w:rsidRPr="0048090B">
        <w:t>あたりで</w:t>
      </w:r>
      <w:r w:rsidR="00311016" w:rsidRPr="0048090B">
        <w:t>電流密度が飽和した。</w:t>
      </w:r>
      <w:r w:rsidR="00C51265" w:rsidRPr="0048090B">
        <w:t>220906CP_cell0.2g_2_2回目</w:t>
      </w:r>
      <w:r w:rsidR="007D2FC8" w:rsidRPr="0048090B">
        <w:t>の時は15 mA/cm</w:t>
      </w:r>
      <w:r w:rsidR="007D2FC8" w:rsidRPr="0048090B">
        <w:rPr>
          <w:vertAlign w:val="superscript"/>
        </w:rPr>
        <w:t>2</w:t>
      </w:r>
      <w:r w:rsidR="007D2FC8" w:rsidRPr="0048090B">
        <w:t>であったことを考えると、水酸化ナトリウム水溶液に馴染んだ</w:t>
      </w:r>
      <w:r w:rsidR="009C159B" w:rsidRPr="0048090B">
        <w:t>ことによる精度向上が考えられる。</w:t>
      </w:r>
    </w:p>
    <w:p w14:paraId="124AED5C" w14:textId="3A8557D1" w:rsidR="00E72BE4" w:rsidRPr="0048090B" w:rsidRDefault="00232F69" w:rsidP="00B9362F">
      <w:pPr>
        <w:rPr>
          <w:rFonts w:hint="eastAsia"/>
        </w:rPr>
      </w:pPr>
      <w:r>
        <w:br w:type="page"/>
      </w:r>
    </w:p>
    <w:p w14:paraId="1AA10757" w14:textId="0BA31CB8"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285" w:name="_Toc126715624"/>
      <w:r w:rsidRPr="0048090B">
        <w:rPr>
          <w:rFonts w:ascii="Times New Roman" w:eastAsia="ＭＳ 明朝" w:hAnsi="Times New Roman" w:cs="Times New Roman"/>
          <w:color w:val="000000" w:themeColor="text1"/>
          <w:szCs w:val="21"/>
        </w:rPr>
        <w:lastRenderedPageBreak/>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285"/>
    </w:p>
    <w:p w14:paraId="428B1702" w14:textId="7A3B21B6" w:rsidR="00E72BE4" w:rsidRDefault="00E72BE4" w:rsidP="00C00C27">
      <w:pPr>
        <w:jc w:val="center"/>
        <w:rPr>
          <w:rFonts w:ascii="Times New Roman" w:eastAsia="ＭＳ 明朝" w:hAnsi="Times New Roman" w:cs="Times New Roman"/>
          <w:color w:val="000000" w:themeColor="text1"/>
          <w:szCs w:val="21"/>
        </w:rPr>
        <w:pPrChange w:id="286" w:author="松山 ファミリー" w:date="2023-02-09T14:19:00Z">
          <w:pPr/>
        </w:pPrChange>
      </w:pPr>
      <w:r w:rsidRPr="0048090B">
        <w:rPr>
          <w:rFonts w:ascii="Times New Roman" w:eastAsia="ＭＳ 明朝" w:hAnsi="Times New Roman" w:cs="Times New Roman"/>
          <w:noProof/>
          <w:szCs w:val="21"/>
        </w:rPr>
        <w:drawing>
          <wp:inline distT="0" distB="0" distL="0" distR="0" wp14:anchorId="70EA6F9A" wp14:editId="65CFED4B">
            <wp:extent cx="4415517" cy="2879640"/>
            <wp:effectExtent l="0" t="0" r="4445" b="381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2111A1DC" w14:textId="1FB6C0FA" w:rsidR="00232F69" w:rsidRDefault="00232F69" w:rsidP="00C00C27">
      <w:pPr>
        <w:jc w:val="center"/>
        <w:rPr>
          <w:rFonts w:ascii="Times New Roman" w:eastAsia="ＭＳ 明朝" w:hAnsi="Times New Roman" w:cs="Times New Roman"/>
          <w:color w:val="000000" w:themeColor="text1"/>
          <w:szCs w:val="21"/>
        </w:rPr>
        <w:pPrChange w:id="287"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w:t>
      </w:r>
      <w:r w:rsidR="00683351">
        <w:rPr>
          <w:rFonts w:ascii="Times New Roman" w:eastAsia="ＭＳ 明朝" w:hAnsi="Times New Roman" w:cs="Times New Roman"/>
          <w:color w:val="000000" w:themeColor="text1"/>
          <w:szCs w:val="21"/>
        </w:rPr>
        <w:t>12.1</w:t>
      </w:r>
      <w:r w:rsidR="009871EA">
        <w:rPr>
          <w:rFonts w:ascii="Times New Roman" w:eastAsia="ＭＳ 明朝" w:hAnsi="Times New Roman" w:cs="Times New Roman"/>
          <w:color w:val="000000" w:themeColor="text1"/>
          <w:szCs w:val="21"/>
        </w:rPr>
        <w:t xml:space="preserve">. </w:t>
      </w:r>
      <w:r w:rsidR="009871EA" w:rsidRPr="0048090B">
        <w:rPr>
          <w:rFonts w:ascii="Times New Roman" w:eastAsia="ＭＳ 明朝" w:hAnsi="Times New Roman" w:cs="Times New Roman"/>
          <w:color w:val="000000" w:themeColor="text1"/>
          <w:szCs w:val="21"/>
        </w:rPr>
        <w:t>220906CP_cell0.8g</w:t>
      </w:r>
      <w:r w:rsidR="009871EA">
        <w:rPr>
          <w:rFonts w:ascii="Times New Roman" w:eastAsia="ＭＳ 明朝" w:hAnsi="Times New Roman" w:cs="Times New Roman"/>
          <w:color w:val="000000" w:themeColor="text1"/>
          <w:szCs w:val="21"/>
        </w:rPr>
        <w:t xml:space="preserve"> CA</w:t>
      </w:r>
    </w:p>
    <w:p w14:paraId="710F60B6" w14:textId="77777777" w:rsidR="00232F69" w:rsidRPr="0048090B" w:rsidRDefault="00232F69" w:rsidP="00C00C27">
      <w:pPr>
        <w:jc w:val="center"/>
        <w:rPr>
          <w:rFonts w:ascii="Times New Roman" w:eastAsia="ＭＳ 明朝" w:hAnsi="Times New Roman" w:cs="Times New Roman" w:hint="eastAsia"/>
          <w:color w:val="000000" w:themeColor="text1"/>
          <w:szCs w:val="21"/>
        </w:rPr>
        <w:pPrChange w:id="288" w:author="松山 ファミリー" w:date="2023-02-09T14:19:00Z">
          <w:pPr/>
        </w:pPrChange>
      </w:pPr>
    </w:p>
    <w:p w14:paraId="38B5C940" w14:textId="45A4F9DD" w:rsidR="00B10297" w:rsidRDefault="00B10297" w:rsidP="00C00C27">
      <w:pPr>
        <w:jc w:val="center"/>
        <w:rPr>
          <w:rFonts w:ascii="Times New Roman" w:eastAsia="ＭＳ 明朝" w:hAnsi="Times New Roman" w:cs="Times New Roman"/>
          <w:color w:val="000000" w:themeColor="text1"/>
          <w:szCs w:val="21"/>
        </w:rPr>
        <w:pPrChange w:id="289" w:author="松山 ファミリー" w:date="2023-02-09T14:19:00Z">
          <w:pPr/>
        </w:pPrChange>
      </w:pPr>
      <w:r w:rsidRPr="0048090B">
        <w:rPr>
          <w:rFonts w:ascii="Times New Roman" w:eastAsia="ＭＳ 明朝" w:hAnsi="Times New Roman" w:cs="Times New Roman"/>
          <w:noProof/>
          <w:szCs w:val="21"/>
        </w:rPr>
        <w:drawing>
          <wp:inline distT="0" distB="0" distL="0" distR="0" wp14:anchorId="65126568" wp14:editId="0966FE3E">
            <wp:extent cx="4406777" cy="2879640"/>
            <wp:effectExtent l="0" t="0" r="635"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2C2A7214" w14:textId="44F77703" w:rsidR="009871EA" w:rsidRDefault="00C23105" w:rsidP="00C00C27">
      <w:pPr>
        <w:jc w:val="center"/>
        <w:rPr>
          <w:ins w:id="290" w:author="松山 ファミリー" w:date="2023-02-09T14:19:00Z"/>
          <w:rFonts w:ascii="Times New Roman" w:eastAsia="ＭＳ 明朝" w:hAnsi="Times New Roman" w:cs="Times New Roman"/>
          <w:color w:val="000000" w:themeColor="text1"/>
          <w:szCs w:val="21"/>
        </w:rPr>
        <w:pPrChange w:id="291" w:author="松山 ファミリー" w:date="2023-02-09T14:19: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4.4.12.2. </w:t>
      </w:r>
      <w:r w:rsidR="00C4557E" w:rsidRPr="0048090B">
        <w:rPr>
          <w:rFonts w:ascii="Times New Roman" w:eastAsia="ＭＳ 明朝" w:hAnsi="Times New Roman" w:cs="Times New Roman"/>
          <w:color w:val="000000" w:themeColor="text1"/>
          <w:szCs w:val="21"/>
        </w:rPr>
        <w:t>220906CP_cell0.8g</w:t>
      </w:r>
      <w:r w:rsidR="00C4557E">
        <w:rPr>
          <w:rFonts w:ascii="Times New Roman" w:eastAsia="ＭＳ 明朝" w:hAnsi="Times New Roman" w:cs="Times New Roman"/>
          <w:color w:val="000000" w:themeColor="text1"/>
          <w:szCs w:val="21"/>
        </w:rPr>
        <w:t xml:space="preserve"> </w:t>
      </w:r>
      <w:r w:rsidR="00C4557E">
        <w:rPr>
          <w:rFonts w:ascii="Times New Roman" w:eastAsia="ＭＳ 明朝" w:hAnsi="Times New Roman" w:cs="Times New Roman" w:hint="eastAsia"/>
          <w:color w:val="000000" w:themeColor="text1"/>
          <w:szCs w:val="21"/>
        </w:rPr>
        <w:t>濃度に対する電流</w:t>
      </w:r>
      <w:r w:rsidR="00D4479C">
        <w:rPr>
          <w:rFonts w:ascii="Times New Roman" w:eastAsia="ＭＳ 明朝" w:hAnsi="Times New Roman" w:cs="Times New Roman" w:hint="eastAsia"/>
          <w:color w:val="000000" w:themeColor="text1"/>
          <w:szCs w:val="21"/>
        </w:rPr>
        <w:t>密度</w:t>
      </w:r>
    </w:p>
    <w:p w14:paraId="70B381DD" w14:textId="77777777" w:rsidR="00C00C27" w:rsidRPr="0048090B" w:rsidRDefault="00C00C27" w:rsidP="006D09F6">
      <w:pPr>
        <w:rPr>
          <w:rFonts w:ascii="Times New Roman" w:eastAsia="ＭＳ 明朝" w:hAnsi="Times New Roman" w:cs="Times New Roman" w:hint="eastAsia"/>
          <w:color w:val="000000" w:themeColor="text1"/>
          <w:szCs w:val="21"/>
        </w:rPr>
      </w:pPr>
    </w:p>
    <w:p w14:paraId="6975A000" w14:textId="74EE8D60" w:rsidR="00A2604E" w:rsidRPr="0048090B" w:rsidRDefault="004800EE" w:rsidP="00B9362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B712974" w14:textId="0D03886A" w:rsidR="00A2604E" w:rsidRPr="0048090B" w:rsidRDefault="00C4557E" w:rsidP="00B9362F">
      <w:pPr>
        <w:widowControl/>
        <w:jc w:val="left"/>
        <w:outlineLvl w:val="2"/>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00F855FC" w14:textId="0403D220"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292" w:name="_Toc126715625"/>
      <w:r w:rsidRPr="0048090B">
        <w:rPr>
          <w:rFonts w:ascii="Times New Roman" w:eastAsia="ＭＳ 明朝" w:hAnsi="Times New Roman" w:cs="Times New Roman"/>
          <w:color w:val="000000" w:themeColor="text1"/>
          <w:szCs w:val="21"/>
        </w:rPr>
        <w:lastRenderedPageBreak/>
        <w:t>220906CP_naf5μL_2</w:t>
      </w:r>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bookmarkEnd w:id="292"/>
    </w:p>
    <w:p w14:paraId="0F11E229" w14:textId="6428B264" w:rsidR="00BF19DC" w:rsidRPr="0048090B" w:rsidRDefault="00F10D7B"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6E6781F" wp14:editId="3CCE283E">
            <wp:extent cx="4415517" cy="2879640"/>
            <wp:effectExtent l="0" t="0" r="4445" b="381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7BA8F41" w14:textId="6F17C210" w:rsidR="00A2604E" w:rsidRDefault="003950C4" w:rsidP="003950C4">
      <w:pPr>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4.4.13.1 </w:t>
      </w:r>
      <w:r w:rsidRPr="0048090B">
        <w:rPr>
          <w:rFonts w:ascii="Times New Roman" w:eastAsia="ＭＳ 明朝" w:hAnsi="Times New Roman" w:cs="Times New Roman"/>
          <w:color w:val="000000" w:themeColor="text1"/>
          <w:szCs w:val="21"/>
        </w:rPr>
        <w:t>220906CP_naf5μL_2</w:t>
      </w:r>
      <w:r>
        <w:rPr>
          <w:rFonts w:ascii="Times New Roman" w:eastAsia="ＭＳ 明朝" w:hAnsi="Times New Roman" w:cs="Times New Roman"/>
          <w:color w:val="000000" w:themeColor="text1"/>
          <w:szCs w:val="21"/>
        </w:rPr>
        <w:t xml:space="preserve"> CA</w:t>
      </w:r>
    </w:p>
    <w:p w14:paraId="1F92DEF5" w14:textId="77777777" w:rsidR="003950C4" w:rsidRPr="00B9362F" w:rsidRDefault="003950C4" w:rsidP="00B9362F">
      <w:pPr>
        <w:rPr>
          <w:rFonts w:ascii="Times New Roman" w:eastAsia="ＭＳ 明朝" w:hAnsi="Times New Roman" w:cs="Times New Roman" w:hint="eastAsia"/>
          <w:color w:val="000000" w:themeColor="text1"/>
          <w:szCs w:val="21"/>
        </w:rPr>
      </w:pPr>
    </w:p>
    <w:p w14:paraId="77915AED" w14:textId="2AC553AE" w:rsidR="00A2604E"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11E4FB95" w14:textId="0C0DC270" w:rsidR="003950C4" w:rsidRPr="0048090B" w:rsidRDefault="003950C4" w:rsidP="008036F0">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6A8C5CE7" w14:textId="315A4115" w:rsidR="00EE0102" w:rsidRDefault="00FE3483"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lastRenderedPageBreak/>
        <w:t>220906CP_naf5μL_3</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p>
    <w:p w14:paraId="2525CDBB" w14:textId="43A34B4B" w:rsidR="00A2604E" w:rsidRDefault="002A063A" w:rsidP="00FA189F">
      <w:pPr>
        <w:widowControl/>
        <w:jc w:val="center"/>
        <w:rPr>
          <w:rFonts w:ascii="Times New Roman" w:eastAsia="ＭＳ 明朝" w:hAnsi="Times New Roman" w:cs="Times New Roman"/>
          <w:color w:val="000000" w:themeColor="text1"/>
          <w:szCs w:val="21"/>
        </w:rPr>
        <w:pPrChange w:id="293" w:author="松山 ファミリー" w:date="2023-02-09T14:20:00Z">
          <w:pPr>
            <w:widowControl/>
            <w:jc w:val="left"/>
          </w:pPr>
        </w:pPrChange>
      </w:pPr>
      <w:r w:rsidRPr="0048090B">
        <w:rPr>
          <w:rFonts w:hint="eastAsia"/>
          <w:noProof/>
        </w:rPr>
        <w:drawing>
          <wp:inline distT="0" distB="0" distL="0" distR="0" wp14:anchorId="60F1F666" wp14:editId="449597CE">
            <wp:extent cx="4415517" cy="2879640"/>
            <wp:effectExtent l="0" t="0" r="4445" b="381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3CB95814" w14:textId="78D72F19" w:rsidR="00EE0102" w:rsidRDefault="00340665" w:rsidP="00FA189F">
      <w:pPr>
        <w:widowControl/>
        <w:jc w:val="center"/>
        <w:rPr>
          <w:rFonts w:ascii="Times New Roman" w:eastAsia="ＭＳ 明朝" w:hAnsi="Times New Roman" w:cs="Times New Roman"/>
          <w:color w:val="000000" w:themeColor="text1"/>
          <w:szCs w:val="21"/>
        </w:rPr>
        <w:pPrChange w:id="294" w:author="松山 ファミリー" w:date="2023-02-09T14:20: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4.4.14.1.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CA</w:t>
      </w:r>
    </w:p>
    <w:p w14:paraId="377D7A7B" w14:textId="77777777" w:rsidR="00EE0102" w:rsidRPr="00B9362F" w:rsidRDefault="00EE0102" w:rsidP="00FA189F">
      <w:pPr>
        <w:widowControl/>
        <w:jc w:val="center"/>
        <w:rPr>
          <w:rFonts w:ascii="Times New Roman" w:eastAsia="ＭＳ 明朝" w:hAnsi="Times New Roman" w:cs="Times New Roman" w:hint="eastAsia"/>
          <w:color w:val="000000" w:themeColor="text1"/>
          <w:szCs w:val="21"/>
        </w:rPr>
        <w:pPrChange w:id="295" w:author="松山 ファミリー" w:date="2023-02-09T14:20:00Z">
          <w:pPr>
            <w:widowControl/>
            <w:jc w:val="left"/>
          </w:pPr>
        </w:pPrChange>
      </w:pPr>
    </w:p>
    <w:p w14:paraId="0CE3765B" w14:textId="632B9D44" w:rsidR="00F220FA" w:rsidRDefault="00F220FA" w:rsidP="00FA189F">
      <w:pPr>
        <w:jc w:val="center"/>
        <w:rPr>
          <w:rFonts w:ascii="Times New Roman" w:eastAsia="ＭＳ 明朝" w:hAnsi="Times New Roman" w:cs="Times New Roman"/>
          <w:color w:val="000000" w:themeColor="text1"/>
          <w:szCs w:val="21"/>
        </w:rPr>
        <w:pPrChange w:id="296" w:author="松山 ファミリー" w:date="2023-02-09T14:20:00Z">
          <w:pPr/>
        </w:pPrChange>
      </w:pPr>
      <w:r w:rsidRPr="0048090B">
        <w:rPr>
          <w:rFonts w:ascii="Times New Roman" w:eastAsia="ＭＳ 明朝" w:hAnsi="Times New Roman" w:cs="Times New Roman"/>
          <w:noProof/>
          <w:szCs w:val="21"/>
        </w:rPr>
        <w:drawing>
          <wp:inline distT="0" distB="0" distL="0" distR="0" wp14:anchorId="1B3D37F6" wp14:editId="716A29DD">
            <wp:extent cx="4406777" cy="2879640"/>
            <wp:effectExtent l="0" t="0" r="635"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296B608" w14:textId="7C4E4AF3" w:rsidR="00340665" w:rsidRDefault="00340665" w:rsidP="00FA189F">
      <w:pPr>
        <w:jc w:val="center"/>
        <w:rPr>
          <w:ins w:id="297" w:author="松山 ファミリー" w:date="2023-02-09T14:20:00Z"/>
          <w:rFonts w:ascii="Times New Roman" w:eastAsia="ＭＳ 明朝" w:hAnsi="Times New Roman" w:cs="Times New Roman"/>
          <w:color w:val="000000" w:themeColor="text1"/>
          <w:szCs w:val="21"/>
        </w:rPr>
        <w:pPrChange w:id="298" w:author="松山 ファミリー" w:date="2023-02-09T14:20: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4.4.14.2 </w:t>
      </w:r>
      <w:r w:rsidRPr="0048090B">
        <w:rPr>
          <w:rFonts w:ascii="Times New Roman" w:eastAsia="ＭＳ 明朝" w:hAnsi="Times New Roman" w:cs="Times New Roman"/>
          <w:color w:val="000000" w:themeColor="text1"/>
          <w:szCs w:val="21"/>
        </w:rPr>
        <w:t>220906CP_naf5μL_3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0B64756D" w14:textId="77777777" w:rsidR="00FA189F" w:rsidRPr="0048090B" w:rsidRDefault="00FA189F" w:rsidP="00A952F7">
      <w:pPr>
        <w:rPr>
          <w:rFonts w:ascii="Times New Roman" w:eastAsia="ＭＳ 明朝" w:hAnsi="Times New Roman" w:cs="Times New Roman" w:hint="eastAsia"/>
          <w:color w:val="000000" w:themeColor="text1"/>
          <w:szCs w:val="21"/>
        </w:rPr>
      </w:pPr>
    </w:p>
    <w:p w14:paraId="32A7CA6D" w14:textId="779792B1" w:rsidR="00A2604E"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3AFCC4A5" w14:textId="767F2E72" w:rsidR="00340665" w:rsidRPr="0048090B" w:rsidRDefault="00340665" w:rsidP="00A952F7">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7473175B" w14:textId="26B57387"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299" w:name="_Toc126715626"/>
      <w:r w:rsidRPr="0048090B">
        <w:rPr>
          <w:rFonts w:ascii="Times New Roman" w:eastAsia="ＭＳ 明朝" w:hAnsi="Times New Roman" w:cs="Times New Roman"/>
          <w:color w:val="000000" w:themeColor="text1"/>
          <w:szCs w:val="21"/>
        </w:rPr>
        <w:lastRenderedPageBreak/>
        <w:t>220906CP_naf10μL_1</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299"/>
    </w:p>
    <w:p w14:paraId="591D4063" w14:textId="77777777" w:rsidR="00340665" w:rsidRDefault="007C6120" w:rsidP="00812729">
      <w:pPr>
        <w:jc w:val="center"/>
        <w:rPr>
          <w:rFonts w:ascii="Times New Roman" w:eastAsia="ＭＳ 明朝" w:hAnsi="Times New Roman" w:cs="Times New Roman"/>
          <w:color w:val="000000" w:themeColor="text1"/>
          <w:szCs w:val="21"/>
        </w:rPr>
        <w:pPrChange w:id="300" w:author="松山 ファミリー" w:date="2023-02-09T14:22:00Z">
          <w:pPr/>
        </w:pPrChange>
      </w:pPr>
      <w:r w:rsidRPr="0048090B">
        <w:rPr>
          <w:rFonts w:ascii="Times New Roman" w:eastAsia="ＭＳ 明朝" w:hAnsi="Times New Roman" w:cs="Times New Roman"/>
          <w:noProof/>
          <w:szCs w:val="21"/>
        </w:rPr>
        <w:drawing>
          <wp:inline distT="0" distB="0" distL="0" distR="0" wp14:anchorId="64195F9B" wp14:editId="395D6054">
            <wp:extent cx="4415517" cy="2879640"/>
            <wp:effectExtent l="0" t="0" r="4445" b="381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46C22EC" w14:textId="16A36369" w:rsidR="00340665" w:rsidRDefault="00340665" w:rsidP="00812729">
      <w:pPr>
        <w:jc w:val="center"/>
        <w:rPr>
          <w:rFonts w:ascii="Times New Roman" w:eastAsia="ＭＳ 明朝" w:hAnsi="Times New Roman" w:cs="Times New Roman"/>
          <w:color w:val="000000" w:themeColor="text1"/>
          <w:szCs w:val="21"/>
        </w:rPr>
        <w:pPrChange w:id="301"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4.4.15.1.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CA</w:t>
      </w:r>
    </w:p>
    <w:p w14:paraId="7E2FD76D" w14:textId="77777777" w:rsidR="00340665" w:rsidRDefault="00340665" w:rsidP="00812729">
      <w:pPr>
        <w:jc w:val="center"/>
        <w:rPr>
          <w:rFonts w:ascii="Times New Roman" w:eastAsia="ＭＳ 明朝" w:hAnsi="Times New Roman" w:cs="Times New Roman" w:hint="eastAsia"/>
          <w:color w:val="000000" w:themeColor="text1"/>
          <w:szCs w:val="21"/>
        </w:rPr>
        <w:pPrChange w:id="302" w:author="松山 ファミリー" w:date="2023-02-09T14:22:00Z">
          <w:pPr/>
        </w:pPrChange>
      </w:pPr>
    </w:p>
    <w:p w14:paraId="33919F89" w14:textId="1F68D97C" w:rsidR="0023293B" w:rsidRDefault="007C6120" w:rsidP="00812729">
      <w:pPr>
        <w:jc w:val="center"/>
        <w:rPr>
          <w:rFonts w:ascii="Times New Roman" w:eastAsia="ＭＳ 明朝" w:hAnsi="Times New Roman" w:cs="Times New Roman"/>
          <w:color w:val="000000" w:themeColor="text1"/>
          <w:szCs w:val="21"/>
        </w:rPr>
        <w:pPrChange w:id="303" w:author="松山 ファミリー" w:date="2023-02-09T14:22:00Z">
          <w:pPr/>
        </w:pPrChange>
      </w:pPr>
      <w:r w:rsidRPr="0048090B">
        <w:rPr>
          <w:rFonts w:ascii="Times New Roman" w:eastAsia="ＭＳ 明朝" w:hAnsi="Times New Roman" w:cs="Times New Roman"/>
          <w:noProof/>
          <w:szCs w:val="21"/>
        </w:rPr>
        <w:drawing>
          <wp:inline distT="0" distB="0" distL="0" distR="0" wp14:anchorId="309F49F0" wp14:editId="0364A1BD">
            <wp:extent cx="4406777" cy="2879640"/>
            <wp:effectExtent l="0" t="0" r="635" b="3810"/>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EE1B1FF" w14:textId="104690D2" w:rsidR="00340665" w:rsidRDefault="00340665" w:rsidP="00812729">
      <w:pPr>
        <w:jc w:val="center"/>
        <w:rPr>
          <w:ins w:id="304" w:author="松山 ファミリー" w:date="2023-02-09T14:22:00Z"/>
          <w:rFonts w:ascii="Times New Roman" w:eastAsia="ＭＳ 明朝" w:hAnsi="Times New Roman" w:cs="Times New Roman"/>
          <w:color w:val="000000" w:themeColor="text1"/>
          <w:szCs w:val="21"/>
        </w:rPr>
        <w:pPrChange w:id="305"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4.4.15.2. </w:t>
      </w:r>
      <w:r w:rsidRPr="0048090B">
        <w:rPr>
          <w:rFonts w:ascii="Times New Roman" w:eastAsia="ＭＳ 明朝" w:hAnsi="Times New Roman" w:cs="Times New Roman"/>
          <w:color w:val="000000" w:themeColor="text1"/>
          <w:szCs w:val="21"/>
        </w:rPr>
        <w:t>220906CP_naf10μL_1</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w:t>
      </w:r>
      <w:r w:rsidR="00B536CF">
        <w:rPr>
          <w:rFonts w:ascii="Times New Roman" w:eastAsia="ＭＳ 明朝" w:hAnsi="Times New Roman" w:cs="Times New Roman" w:hint="eastAsia"/>
          <w:color w:val="000000" w:themeColor="text1"/>
          <w:szCs w:val="21"/>
        </w:rPr>
        <w:t>密度</w:t>
      </w:r>
    </w:p>
    <w:p w14:paraId="7A0C8ADA" w14:textId="77777777" w:rsidR="00812729" w:rsidRPr="0048090B" w:rsidRDefault="00812729" w:rsidP="00A952F7">
      <w:pPr>
        <w:rPr>
          <w:rFonts w:ascii="Times New Roman" w:eastAsia="ＭＳ 明朝" w:hAnsi="Times New Roman" w:cs="Times New Roman" w:hint="eastAsia"/>
          <w:color w:val="000000" w:themeColor="text1"/>
          <w:szCs w:val="21"/>
        </w:rPr>
      </w:pPr>
    </w:p>
    <w:p w14:paraId="5335A69C" w14:textId="756CC2C4" w:rsidR="00340665" w:rsidRDefault="00E24635" w:rsidP="00A952F7">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1D2C89E4" w14:textId="36B42097" w:rsidR="00A952F7" w:rsidRPr="0048090B" w:rsidRDefault="00340665" w:rsidP="00D75562">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3E81A964" w14:textId="6BA9F6A8"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306" w:name="_Toc126715627"/>
      <w:r w:rsidRPr="0048090B">
        <w:rPr>
          <w:rFonts w:ascii="Times New Roman" w:eastAsia="ＭＳ 明朝" w:hAnsi="Times New Roman" w:cs="Times New Roman"/>
          <w:color w:val="000000" w:themeColor="text1"/>
          <w:szCs w:val="21"/>
        </w:rPr>
        <w:lastRenderedPageBreak/>
        <w:t>220906CP_naf10μL_2_1</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306"/>
    </w:p>
    <w:p w14:paraId="6BA42B69" w14:textId="18B554AD" w:rsidR="00C82014" w:rsidRDefault="006F5557" w:rsidP="00812729">
      <w:pPr>
        <w:jc w:val="center"/>
        <w:rPr>
          <w:rFonts w:ascii="Times New Roman" w:eastAsia="ＭＳ 明朝" w:hAnsi="Times New Roman" w:cs="Times New Roman"/>
          <w:color w:val="000000" w:themeColor="text1"/>
          <w:szCs w:val="21"/>
        </w:rPr>
        <w:pPrChange w:id="307" w:author="松山 ファミリー" w:date="2023-02-09T14:22:00Z">
          <w:pPr/>
        </w:pPrChange>
      </w:pPr>
      <w:r w:rsidRPr="0048090B">
        <w:rPr>
          <w:rFonts w:ascii="Times New Roman" w:eastAsia="ＭＳ 明朝" w:hAnsi="Times New Roman" w:cs="Times New Roman"/>
          <w:noProof/>
          <w:szCs w:val="21"/>
        </w:rPr>
        <w:drawing>
          <wp:inline distT="0" distB="0" distL="0" distR="0" wp14:anchorId="0C914383" wp14:editId="484F7F8C">
            <wp:extent cx="4415517" cy="2879640"/>
            <wp:effectExtent l="0" t="0" r="4445" b="381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18BA30AB" w14:textId="709B98A1" w:rsidR="00340665" w:rsidRDefault="00340665" w:rsidP="00812729">
      <w:pPr>
        <w:jc w:val="center"/>
        <w:rPr>
          <w:rFonts w:ascii="Times New Roman" w:eastAsia="ＭＳ 明朝" w:hAnsi="Times New Roman" w:cs="Times New Roman"/>
          <w:color w:val="000000" w:themeColor="text1"/>
          <w:szCs w:val="21"/>
        </w:rPr>
        <w:pPrChange w:id="308"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4.4.16.1.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5F39B526" w14:textId="77777777" w:rsidR="00340665" w:rsidRPr="0048090B" w:rsidRDefault="00340665" w:rsidP="00812729">
      <w:pPr>
        <w:jc w:val="center"/>
        <w:rPr>
          <w:rFonts w:ascii="Times New Roman" w:eastAsia="ＭＳ 明朝" w:hAnsi="Times New Roman" w:cs="Times New Roman"/>
          <w:color w:val="000000" w:themeColor="text1"/>
          <w:szCs w:val="21"/>
        </w:rPr>
        <w:pPrChange w:id="309" w:author="松山 ファミリー" w:date="2023-02-09T14:22:00Z">
          <w:pPr/>
        </w:pPrChange>
      </w:pPr>
    </w:p>
    <w:p w14:paraId="2494FDB7" w14:textId="3FC24D5C" w:rsidR="005E7994" w:rsidRDefault="005E7994" w:rsidP="00812729">
      <w:pPr>
        <w:jc w:val="center"/>
        <w:rPr>
          <w:rFonts w:ascii="Times New Roman" w:eastAsia="ＭＳ 明朝" w:hAnsi="Times New Roman" w:cs="Times New Roman"/>
          <w:color w:val="000000" w:themeColor="text1"/>
          <w:szCs w:val="21"/>
        </w:rPr>
        <w:pPrChange w:id="310" w:author="松山 ファミリー" w:date="2023-02-09T14:22:00Z">
          <w:pPr/>
        </w:pPrChange>
      </w:pPr>
      <w:r w:rsidRPr="0048090B">
        <w:rPr>
          <w:rFonts w:ascii="Times New Roman" w:eastAsia="ＭＳ 明朝" w:hAnsi="Times New Roman" w:cs="Times New Roman"/>
          <w:noProof/>
          <w:szCs w:val="21"/>
        </w:rPr>
        <w:drawing>
          <wp:inline distT="0" distB="0" distL="0" distR="0" wp14:anchorId="1C1E9E10" wp14:editId="5E1A7E16">
            <wp:extent cx="4406777" cy="2879640"/>
            <wp:effectExtent l="0" t="0" r="635" b="381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7061D4C7" w14:textId="487AA30E" w:rsidR="00340665" w:rsidRDefault="00340665" w:rsidP="00812729">
      <w:pPr>
        <w:jc w:val="center"/>
        <w:rPr>
          <w:ins w:id="311" w:author="松山 ファミリー" w:date="2023-02-09T14:22:00Z"/>
          <w:rFonts w:ascii="Times New Roman" w:eastAsia="ＭＳ 明朝" w:hAnsi="Times New Roman" w:cs="Times New Roman"/>
          <w:color w:val="000000" w:themeColor="text1"/>
          <w:szCs w:val="21"/>
        </w:rPr>
        <w:pPrChange w:id="312"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4.4.16.2. </w:t>
      </w:r>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D972E4E" w14:textId="77777777" w:rsidR="00812729" w:rsidRPr="0048090B" w:rsidRDefault="00812729" w:rsidP="000150FF">
      <w:pPr>
        <w:rPr>
          <w:rFonts w:ascii="Times New Roman" w:eastAsia="ＭＳ 明朝" w:hAnsi="Times New Roman" w:cs="Times New Roman" w:hint="eastAsia"/>
          <w:color w:val="000000" w:themeColor="text1"/>
          <w:szCs w:val="21"/>
        </w:rPr>
      </w:pP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772598ED" w14:textId="0E3C8541" w:rsidR="000150FF" w:rsidRPr="0048090B" w:rsidRDefault="00701233" w:rsidP="000150FF">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2D9AC1B7" w14:textId="253456B4"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313" w:name="_Toc126715628"/>
      <w:r w:rsidRPr="0048090B">
        <w:rPr>
          <w:rFonts w:ascii="Times New Roman" w:eastAsia="ＭＳ 明朝" w:hAnsi="Times New Roman" w:cs="Times New Roman"/>
          <w:color w:val="000000" w:themeColor="text1"/>
          <w:szCs w:val="21"/>
        </w:rPr>
        <w:lastRenderedPageBreak/>
        <w:t>220906CP_naf10μL_2_2</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313"/>
    </w:p>
    <w:p w14:paraId="33AF0131" w14:textId="79C868D8" w:rsidR="00DB1E7E" w:rsidRDefault="006A029E" w:rsidP="00A97AE9">
      <w:pPr>
        <w:jc w:val="center"/>
        <w:rPr>
          <w:rFonts w:ascii="Times New Roman" w:eastAsia="ＭＳ 明朝" w:hAnsi="Times New Roman" w:cs="Times New Roman"/>
          <w:color w:val="000000" w:themeColor="text1"/>
          <w:szCs w:val="21"/>
        </w:rPr>
        <w:pPrChange w:id="314" w:author="松山 ファミリー" w:date="2023-02-09T14:22:00Z">
          <w:pPr/>
        </w:pPrChange>
      </w:pPr>
      <w:r w:rsidRPr="0048090B">
        <w:rPr>
          <w:rFonts w:ascii="Times New Roman" w:eastAsia="ＭＳ 明朝" w:hAnsi="Times New Roman" w:cs="Times New Roman"/>
          <w:noProof/>
          <w:szCs w:val="21"/>
        </w:rPr>
        <w:drawing>
          <wp:inline distT="0" distB="0" distL="0" distR="0" wp14:anchorId="0AED713B" wp14:editId="6E60D97E">
            <wp:extent cx="4415517" cy="2879640"/>
            <wp:effectExtent l="0" t="0" r="4445" b="381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459EE77C" w14:textId="3E2E6BFF" w:rsidR="00D8628F" w:rsidRDefault="00D8628F" w:rsidP="00A97AE9">
      <w:pPr>
        <w:jc w:val="center"/>
        <w:rPr>
          <w:rFonts w:ascii="Times New Roman" w:eastAsia="ＭＳ 明朝" w:hAnsi="Times New Roman" w:cs="Times New Roman"/>
          <w:color w:val="000000" w:themeColor="text1"/>
          <w:szCs w:val="21"/>
        </w:rPr>
        <w:pPrChange w:id="315"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4.4.17.1.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color w:val="000000" w:themeColor="text1"/>
          <w:szCs w:val="21"/>
        </w:rPr>
        <w:t>CA</w:t>
      </w:r>
    </w:p>
    <w:p w14:paraId="720B78D8" w14:textId="77777777" w:rsidR="00D8628F" w:rsidRPr="0048090B" w:rsidRDefault="00D8628F" w:rsidP="00A97AE9">
      <w:pPr>
        <w:jc w:val="center"/>
        <w:rPr>
          <w:rFonts w:ascii="Times New Roman" w:eastAsia="ＭＳ 明朝" w:hAnsi="Times New Roman" w:cs="Times New Roman" w:hint="eastAsia"/>
          <w:color w:val="000000" w:themeColor="text1"/>
          <w:szCs w:val="21"/>
        </w:rPr>
        <w:pPrChange w:id="316" w:author="松山 ファミリー" w:date="2023-02-09T14:22:00Z">
          <w:pPr/>
        </w:pPrChange>
      </w:pPr>
    </w:p>
    <w:p w14:paraId="0DA5116B" w14:textId="7E18D883" w:rsidR="004C017E" w:rsidRDefault="004C017E" w:rsidP="00A97AE9">
      <w:pPr>
        <w:jc w:val="center"/>
        <w:rPr>
          <w:rFonts w:ascii="Times New Roman" w:eastAsia="ＭＳ 明朝" w:hAnsi="Times New Roman" w:cs="Times New Roman"/>
          <w:color w:val="000000" w:themeColor="text1"/>
          <w:szCs w:val="21"/>
        </w:rPr>
        <w:pPrChange w:id="317" w:author="松山 ファミリー" w:date="2023-02-09T14:22:00Z">
          <w:pPr/>
        </w:pPrChange>
      </w:pPr>
      <w:r w:rsidRPr="0048090B">
        <w:rPr>
          <w:rFonts w:ascii="Times New Roman" w:eastAsia="ＭＳ 明朝" w:hAnsi="Times New Roman" w:cs="Times New Roman"/>
          <w:noProof/>
          <w:szCs w:val="21"/>
        </w:rPr>
        <w:drawing>
          <wp:inline distT="0" distB="0" distL="0" distR="0" wp14:anchorId="1A370F01" wp14:editId="35CF0F84">
            <wp:extent cx="4406777" cy="2879640"/>
            <wp:effectExtent l="0" t="0" r="635" b="381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47A5D90A" w14:textId="4DFE21AE" w:rsidR="00D8628F" w:rsidRDefault="00D8628F" w:rsidP="00A97AE9">
      <w:pPr>
        <w:jc w:val="center"/>
        <w:rPr>
          <w:ins w:id="318" w:author="松山 ファミリー" w:date="2023-02-09T14:22:00Z"/>
          <w:rFonts w:ascii="Times New Roman" w:eastAsia="ＭＳ 明朝" w:hAnsi="Times New Roman" w:cs="Times New Roman"/>
          <w:color w:val="000000" w:themeColor="text1"/>
          <w:szCs w:val="21"/>
        </w:rPr>
        <w:pPrChange w:id="319" w:author="松山 ファミリー" w:date="2023-02-09T14:22: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4.4.17.2 </w:t>
      </w:r>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1CF33D06" w14:textId="77777777" w:rsidR="00A97AE9" w:rsidRPr="0048090B" w:rsidRDefault="00A97AE9" w:rsidP="000150FF">
      <w:pPr>
        <w:rPr>
          <w:rFonts w:ascii="Times New Roman" w:eastAsia="ＭＳ 明朝" w:hAnsi="Times New Roman" w:cs="Times New Roman" w:hint="eastAsia"/>
          <w:color w:val="000000" w:themeColor="text1"/>
          <w:szCs w:val="21"/>
        </w:rPr>
      </w:pPr>
    </w:p>
    <w:p w14:paraId="6EA7C460" w14:textId="70A55CF3" w:rsidR="00DB1E7E" w:rsidRPr="0048090B" w:rsidRDefault="002976E5" w:rsidP="000150FF">
      <w:pPr>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2F78859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320" w:name="_Toc126715629"/>
      <w:r w:rsidRPr="0048090B">
        <w:rPr>
          <w:rFonts w:ascii="Times New Roman" w:eastAsia="ＭＳ 明朝" w:hAnsi="Times New Roman" w:cs="Times New Roman"/>
          <w:color w:val="000000" w:themeColor="text1"/>
          <w:szCs w:val="21"/>
        </w:rPr>
        <w:lastRenderedPageBreak/>
        <w:t>220906CP_naf10μL_2_3</w:t>
      </w:r>
      <w:r w:rsidRPr="0048090B">
        <w:rPr>
          <w:rFonts w:ascii="Times New Roman" w:eastAsia="ＭＳ 明朝" w:hAnsi="Times New Roman" w:cs="Times New Roman"/>
          <w:color w:val="000000" w:themeColor="text1"/>
          <w:szCs w:val="21"/>
        </w:rPr>
        <w:t>回目</w:t>
      </w:r>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bookmarkEnd w:id="320"/>
    </w:p>
    <w:p w14:paraId="44558636" w14:textId="480ACD5B" w:rsidR="00A0339E" w:rsidRDefault="002C4C58" w:rsidP="00A97AE9">
      <w:pPr>
        <w:jc w:val="center"/>
        <w:rPr>
          <w:rFonts w:ascii="Times New Roman" w:eastAsia="ＭＳ 明朝" w:hAnsi="Times New Roman" w:cs="Times New Roman"/>
          <w:color w:val="000000" w:themeColor="text1"/>
          <w:szCs w:val="21"/>
        </w:rPr>
        <w:pPrChange w:id="321" w:author="松山 ファミリー" w:date="2023-02-09T14:23:00Z">
          <w:pPr/>
        </w:pPrChange>
      </w:pPr>
      <w:r w:rsidRPr="0048090B">
        <w:rPr>
          <w:rFonts w:ascii="Times New Roman" w:eastAsia="ＭＳ 明朝" w:hAnsi="Times New Roman" w:cs="Times New Roman"/>
          <w:noProof/>
          <w:szCs w:val="21"/>
        </w:rPr>
        <w:drawing>
          <wp:inline distT="0" distB="0" distL="0" distR="0" wp14:anchorId="3CFBD770" wp14:editId="576CE4E8">
            <wp:extent cx="4416480" cy="2880268"/>
            <wp:effectExtent l="0" t="0" r="3175" b="317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416480" cy="2880268"/>
                    </a:xfrm>
                    <a:prstGeom prst="rect">
                      <a:avLst/>
                    </a:prstGeom>
                  </pic:spPr>
                </pic:pic>
              </a:graphicData>
            </a:graphic>
          </wp:inline>
        </w:drawing>
      </w:r>
    </w:p>
    <w:p w14:paraId="2E334AB6" w14:textId="20149BBD" w:rsidR="00DE34DE" w:rsidRDefault="00DE34DE" w:rsidP="00A97AE9">
      <w:pPr>
        <w:jc w:val="center"/>
        <w:rPr>
          <w:rFonts w:ascii="Times New Roman" w:eastAsia="ＭＳ 明朝" w:hAnsi="Times New Roman" w:cs="Times New Roman"/>
          <w:color w:val="000000" w:themeColor="text1"/>
          <w:szCs w:val="21"/>
        </w:rPr>
        <w:pPrChange w:id="322"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w:t>
      </w:r>
      <w:r w:rsidR="008A785F">
        <w:rPr>
          <w:rFonts w:ascii="Times New Roman" w:eastAsia="ＭＳ 明朝" w:hAnsi="Times New Roman" w:cs="Times New Roman"/>
          <w:color w:val="000000" w:themeColor="text1"/>
          <w:szCs w:val="21"/>
        </w:rPr>
        <w:t xml:space="preserve">.4.18.1. </w:t>
      </w:r>
      <w:r w:rsidR="00C55EEB" w:rsidRPr="0048090B">
        <w:rPr>
          <w:rFonts w:ascii="Times New Roman" w:eastAsia="ＭＳ 明朝" w:hAnsi="Times New Roman" w:cs="Times New Roman"/>
          <w:color w:val="000000" w:themeColor="text1"/>
          <w:szCs w:val="21"/>
        </w:rPr>
        <w:t>220906CP_naf10μL_2_3</w:t>
      </w:r>
      <w:r w:rsidR="00C55EEB" w:rsidRPr="0048090B">
        <w:rPr>
          <w:rFonts w:ascii="Times New Roman" w:eastAsia="ＭＳ 明朝" w:hAnsi="Times New Roman" w:cs="Times New Roman"/>
          <w:color w:val="000000" w:themeColor="text1"/>
          <w:szCs w:val="21"/>
        </w:rPr>
        <w:t>回目</w:t>
      </w:r>
      <w:r w:rsidR="00C55EEB">
        <w:rPr>
          <w:rFonts w:ascii="Times New Roman" w:eastAsia="ＭＳ 明朝" w:hAnsi="Times New Roman" w:cs="Times New Roman" w:hint="eastAsia"/>
          <w:color w:val="000000" w:themeColor="text1"/>
          <w:szCs w:val="21"/>
        </w:rPr>
        <w:t xml:space="preserve"> </w:t>
      </w:r>
      <w:r w:rsidR="00C55EEB">
        <w:rPr>
          <w:rFonts w:ascii="Times New Roman" w:eastAsia="ＭＳ 明朝" w:hAnsi="Times New Roman" w:cs="Times New Roman"/>
          <w:color w:val="000000" w:themeColor="text1"/>
          <w:szCs w:val="21"/>
        </w:rPr>
        <w:t>CA</w:t>
      </w:r>
    </w:p>
    <w:p w14:paraId="37EAF583" w14:textId="77777777" w:rsidR="00DE34DE" w:rsidRPr="0048090B" w:rsidRDefault="00DE34DE" w:rsidP="00A97AE9">
      <w:pPr>
        <w:jc w:val="center"/>
        <w:rPr>
          <w:rFonts w:ascii="Times New Roman" w:eastAsia="ＭＳ 明朝" w:hAnsi="Times New Roman" w:cs="Times New Roman" w:hint="eastAsia"/>
          <w:color w:val="000000" w:themeColor="text1"/>
          <w:szCs w:val="21"/>
        </w:rPr>
        <w:pPrChange w:id="323" w:author="松山 ファミリー" w:date="2023-02-09T14:23:00Z">
          <w:pPr/>
        </w:pPrChange>
      </w:pPr>
    </w:p>
    <w:p w14:paraId="66AEC9FD" w14:textId="37D851E7" w:rsidR="00ED3343" w:rsidRDefault="00F17D48" w:rsidP="00A97AE9">
      <w:pPr>
        <w:jc w:val="center"/>
        <w:rPr>
          <w:rFonts w:ascii="Times New Roman" w:eastAsia="ＭＳ 明朝" w:hAnsi="Times New Roman" w:cs="Times New Roman"/>
          <w:color w:val="000000" w:themeColor="text1"/>
          <w:szCs w:val="21"/>
        </w:rPr>
        <w:pPrChange w:id="324" w:author="松山 ファミリー" w:date="2023-02-09T14:23:00Z">
          <w:pPr/>
        </w:pPrChange>
      </w:pPr>
      <w:r w:rsidRPr="0048090B">
        <w:rPr>
          <w:rFonts w:ascii="Times New Roman" w:eastAsia="ＭＳ 明朝" w:hAnsi="Times New Roman" w:cs="Times New Roman"/>
          <w:noProof/>
          <w:szCs w:val="21"/>
        </w:rPr>
        <w:drawing>
          <wp:inline distT="0" distB="0" distL="0" distR="0" wp14:anchorId="34DBE51D" wp14:editId="13C4BC5C">
            <wp:extent cx="4406776" cy="2879640"/>
            <wp:effectExtent l="0" t="0" r="635" b="381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406776" cy="2879640"/>
                    </a:xfrm>
                    <a:prstGeom prst="rect">
                      <a:avLst/>
                    </a:prstGeom>
                  </pic:spPr>
                </pic:pic>
              </a:graphicData>
            </a:graphic>
          </wp:inline>
        </w:drawing>
      </w:r>
    </w:p>
    <w:p w14:paraId="603FC064" w14:textId="11BD1AFC" w:rsidR="00C55EEB" w:rsidRDefault="00C55EEB" w:rsidP="00A97AE9">
      <w:pPr>
        <w:jc w:val="center"/>
        <w:rPr>
          <w:ins w:id="325" w:author="松山 ファミリー" w:date="2023-02-09T14:23:00Z"/>
          <w:rFonts w:ascii="Times New Roman" w:eastAsia="ＭＳ 明朝" w:hAnsi="Times New Roman" w:cs="Times New Roman"/>
          <w:color w:val="000000" w:themeColor="text1"/>
          <w:szCs w:val="21"/>
        </w:rPr>
        <w:pPrChange w:id="326"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4.4.18.2. </w:t>
      </w:r>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r>
        <w:rPr>
          <w:rFonts w:ascii="Times New Roman" w:eastAsia="ＭＳ 明朝" w:hAnsi="Times New Roman" w:cs="Times New Roman" w:hint="eastAsia"/>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2C1289AC" w14:textId="77777777" w:rsidR="00A97AE9" w:rsidRPr="0048090B" w:rsidRDefault="00A97AE9" w:rsidP="00A0339E">
      <w:pPr>
        <w:rPr>
          <w:rFonts w:ascii="Times New Roman" w:eastAsia="ＭＳ 明朝" w:hAnsi="Times New Roman" w:cs="Times New Roman" w:hint="eastAsia"/>
          <w:color w:val="000000" w:themeColor="text1"/>
          <w:szCs w:val="21"/>
        </w:rPr>
      </w:pP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16DAE6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327" w:name="_Toc126715630"/>
      <w:r w:rsidRPr="0048090B">
        <w:rPr>
          <w:rFonts w:ascii="Times New Roman" w:eastAsia="ＭＳ 明朝" w:hAnsi="Times New Roman" w:cs="Times New Roman"/>
          <w:color w:val="000000" w:themeColor="text1"/>
          <w:szCs w:val="21"/>
        </w:rPr>
        <w:lastRenderedPageBreak/>
        <w:t>220906CP_naf15μL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327"/>
    </w:p>
    <w:p w14:paraId="25FDF7B0" w14:textId="7E091885" w:rsidR="0082724C" w:rsidRDefault="002B548F" w:rsidP="00A97AE9">
      <w:pPr>
        <w:jc w:val="center"/>
        <w:rPr>
          <w:rFonts w:ascii="Times New Roman" w:eastAsia="ＭＳ 明朝" w:hAnsi="Times New Roman" w:cs="Times New Roman"/>
          <w:color w:val="000000" w:themeColor="text1"/>
          <w:szCs w:val="21"/>
        </w:rPr>
        <w:pPrChange w:id="328" w:author="松山 ファミリー" w:date="2023-02-09T14:23:00Z">
          <w:pPr/>
        </w:pPrChange>
      </w:pPr>
      <w:r w:rsidRPr="0048090B">
        <w:rPr>
          <w:rFonts w:ascii="Times New Roman" w:eastAsia="ＭＳ 明朝" w:hAnsi="Times New Roman" w:cs="Times New Roman"/>
          <w:noProof/>
          <w:szCs w:val="21"/>
        </w:rPr>
        <w:drawing>
          <wp:inline distT="0" distB="0" distL="0" distR="0" wp14:anchorId="7350DFCF" wp14:editId="0A2A0869">
            <wp:extent cx="4415517" cy="2879640"/>
            <wp:effectExtent l="0" t="0" r="4445" b="381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03CA7D91" w14:textId="3AB1C5B2" w:rsidR="00C55EEB" w:rsidRDefault="00C55EEB" w:rsidP="00A97AE9">
      <w:pPr>
        <w:jc w:val="center"/>
        <w:rPr>
          <w:rFonts w:ascii="Times New Roman" w:eastAsia="ＭＳ 明朝" w:hAnsi="Times New Roman" w:cs="Times New Roman"/>
          <w:color w:val="000000" w:themeColor="text1"/>
          <w:szCs w:val="21"/>
        </w:rPr>
        <w:pPrChange w:id="329"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4.4.19.1.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CA</w:t>
      </w:r>
    </w:p>
    <w:p w14:paraId="6077D26E" w14:textId="77777777" w:rsidR="00C55EEB" w:rsidRPr="0048090B" w:rsidRDefault="00C55EEB" w:rsidP="00A97AE9">
      <w:pPr>
        <w:jc w:val="center"/>
        <w:rPr>
          <w:rFonts w:ascii="Times New Roman" w:eastAsia="ＭＳ 明朝" w:hAnsi="Times New Roman" w:cs="Times New Roman" w:hint="eastAsia"/>
          <w:color w:val="000000" w:themeColor="text1"/>
          <w:szCs w:val="21"/>
        </w:rPr>
        <w:pPrChange w:id="330" w:author="松山 ファミリー" w:date="2023-02-09T14:23:00Z">
          <w:pPr/>
        </w:pPrChange>
      </w:pPr>
    </w:p>
    <w:p w14:paraId="6297B909" w14:textId="357C1F5C" w:rsidR="0082724C" w:rsidRDefault="00F205C3" w:rsidP="00A97AE9">
      <w:pPr>
        <w:jc w:val="center"/>
        <w:rPr>
          <w:rFonts w:ascii="Times New Roman" w:eastAsia="ＭＳ 明朝" w:hAnsi="Times New Roman" w:cs="Times New Roman"/>
          <w:color w:val="000000" w:themeColor="text1"/>
          <w:szCs w:val="21"/>
        </w:rPr>
        <w:pPrChange w:id="331" w:author="松山 ファミリー" w:date="2023-02-09T14:23:00Z">
          <w:pPr/>
        </w:pPrChange>
      </w:pPr>
      <w:r w:rsidRPr="0048090B">
        <w:rPr>
          <w:rFonts w:ascii="Times New Roman" w:eastAsia="ＭＳ 明朝" w:hAnsi="Times New Roman" w:cs="Times New Roman"/>
          <w:noProof/>
          <w:szCs w:val="21"/>
        </w:rPr>
        <w:drawing>
          <wp:inline distT="0" distB="0" distL="0" distR="0" wp14:anchorId="75CBCE82" wp14:editId="00EDD985">
            <wp:extent cx="4406777" cy="2879640"/>
            <wp:effectExtent l="0" t="0" r="635" b="381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15246C7E" w14:textId="6D7789DA" w:rsidR="00C55EEB" w:rsidRDefault="00C55EEB" w:rsidP="00A97AE9">
      <w:pPr>
        <w:jc w:val="center"/>
        <w:rPr>
          <w:ins w:id="332" w:author="松山 ファミリー" w:date="2023-02-09T14:23:00Z"/>
          <w:rFonts w:ascii="Times New Roman" w:eastAsia="ＭＳ 明朝" w:hAnsi="Times New Roman" w:cs="Times New Roman"/>
          <w:color w:val="000000" w:themeColor="text1"/>
          <w:szCs w:val="21"/>
        </w:rPr>
        <w:pPrChange w:id="333"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4.4.19.2. </w:t>
      </w:r>
      <w:r w:rsidRPr="0048090B">
        <w:rPr>
          <w:rFonts w:ascii="Times New Roman" w:eastAsia="ＭＳ 明朝" w:hAnsi="Times New Roman" w:cs="Times New Roman"/>
          <w:color w:val="000000" w:themeColor="text1"/>
          <w:szCs w:val="21"/>
        </w:rPr>
        <w:t>220906CP_naf15μL</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濃度に対する電流密度</w:t>
      </w:r>
    </w:p>
    <w:p w14:paraId="527B941E" w14:textId="77777777" w:rsidR="00A97AE9" w:rsidRPr="0048090B" w:rsidRDefault="00A97AE9" w:rsidP="002B548F">
      <w:pPr>
        <w:rPr>
          <w:rFonts w:ascii="Times New Roman" w:eastAsia="ＭＳ 明朝" w:hAnsi="Times New Roman" w:cs="Times New Roman" w:hint="eastAsia"/>
          <w:color w:val="000000" w:themeColor="text1"/>
          <w:szCs w:val="21"/>
        </w:rPr>
      </w:pPr>
    </w:p>
    <w:p w14:paraId="750DB40A" w14:textId="7CA02584" w:rsidR="00C55EE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6CF59C09" w14:textId="5300041C" w:rsidR="00482009" w:rsidRPr="0048090B" w:rsidRDefault="00C55EEB" w:rsidP="00197665">
      <w:pPr>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76C4D8C2" w14:textId="66F31CE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334" w:name="_Toc126715631"/>
      <w:r w:rsidRPr="0048090B">
        <w:rPr>
          <w:rFonts w:ascii="Times New Roman" w:eastAsia="ＭＳ 明朝" w:hAnsi="Times New Roman" w:cs="Times New Roman"/>
          <w:color w:val="000000" w:themeColor="text1"/>
          <w:szCs w:val="21"/>
        </w:rPr>
        <w:lastRenderedPageBreak/>
        <w:t>220906CP_naf20μL</w:t>
      </w:r>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bookmarkEnd w:id="334"/>
    </w:p>
    <w:p w14:paraId="1E638523" w14:textId="6079AEB0" w:rsidR="00FE3483" w:rsidRDefault="00DF49C7" w:rsidP="00A97AE9">
      <w:pPr>
        <w:jc w:val="center"/>
        <w:rPr>
          <w:rFonts w:ascii="Times New Roman" w:eastAsia="ＭＳ 明朝" w:hAnsi="Times New Roman" w:cs="Times New Roman"/>
          <w:color w:val="000000" w:themeColor="text1"/>
          <w:szCs w:val="21"/>
        </w:rPr>
        <w:pPrChange w:id="335" w:author="松山 ファミリー" w:date="2023-02-09T14:23:00Z">
          <w:pPr/>
        </w:pPrChange>
      </w:pPr>
      <w:r w:rsidRPr="0048090B">
        <w:rPr>
          <w:rFonts w:ascii="Times New Roman" w:eastAsia="ＭＳ 明朝" w:hAnsi="Times New Roman" w:cs="Times New Roman"/>
          <w:noProof/>
          <w:szCs w:val="21"/>
        </w:rPr>
        <w:drawing>
          <wp:inline distT="0" distB="0" distL="0" distR="0" wp14:anchorId="23C1A970" wp14:editId="09982409">
            <wp:extent cx="4415517" cy="2879640"/>
            <wp:effectExtent l="0" t="0" r="4445" b="381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4415517" cy="2879640"/>
                    </a:xfrm>
                    <a:prstGeom prst="rect">
                      <a:avLst/>
                    </a:prstGeom>
                  </pic:spPr>
                </pic:pic>
              </a:graphicData>
            </a:graphic>
          </wp:inline>
        </w:drawing>
      </w:r>
    </w:p>
    <w:p w14:paraId="5483793E" w14:textId="73751109" w:rsidR="00C55EEB" w:rsidRDefault="00C55EEB" w:rsidP="00A97AE9">
      <w:pPr>
        <w:jc w:val="center"/>
        <w:rPr>
          <w:rFonts w:ascii="Times New Roman" w:eastAsia="ＭＳ 明朝" w:hAnsi="Times New Roman" w:cs="Times New Roman"/>
          <w:color w:val="000000" w:themeColor="text1"/>
          <w:szCs w:val="21"/>
        </w:rPr>
        <w:pPrChange w:id="336" w:author="松山 ファミリー" w:date="2023-02-09T14:23:00Z">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4.4.20.1 </w:t>
      </w:r>
      <w:r w:rsidRPr="0048090B">
        <w:rPr>
          <w:rFonts w:ascii="Times New Roman" w:eastAsia="ＭＳ 明朝" w:hAnsi="Times New Roman" w:cs="Times New Roman"/>
          <w:color w:val="000000" w:themeColor="text1"/>
          <w:szCs w:val="21"/>
        </w:rPr>
        <w:t>220906CP_naf20μL</w:t>
      </w:r>
      <w:r>
        <w:rPr>
          <w:rFonts w:ascii="Times New Roman" w:eastAsia="ＭＳ 明朝" w:hAnsi="Times New Roman" w:cs="Times New Roman"/>
          <w:color w:val="000000" w:themeColor="text1"/>
          <w:szCs w:val="21"/>
        </w:rPr>
        <w:t xml:space="preserve"> CA</w:t>
      </w:r>
    </w:p>
    <w:p w14:paraId="108D2BB4" w14:textId="77777777" w:rsidR="00BD65F4" w:rsidRPr="0048090B" w:rsidRDefault="00BD65F4" w:rsidP="00A97AE9">
      <w:pPr>
        <w:jc w:val="center"/>
        <w:rPr>
          <w:rFonts w:ascii="Times New Roman" w:eastAsia="ＭＳ 明朝" w:hAnsi="Times New Roman" w:cs="Times New Roman"/>
          <w:color w:val="000000" w:themeColor="text1"/>
          <w:szCs w:val="21"/>
        </w:rPr>
        <w:pPrChange w:id="337" w:author="松山 ファミリー" w:date="2023-02-09T14:23:00Z">
          <w:pPr/>
        </w:pPrChange>
      </w:pPr>
    </w:p>
    <w:p w14:paraId="621A4017" w14:textId="372F7B17" w:rsidR="005D434A" w:rsidRDefault="004E192C" w:rsidP="00A97AE9">
      <w:pPr>
        <w:widowControl/>
        <w:jc w:val="center"/>
        <w:rPr>
          <w:rFonts w:ascii="Times New Roman" w:eastAsia="ＭＳ 明朝" w:hAnsi="Times New Roman" w:cs="Times New Roman"/>
          <w:color w:val="000000" w:themeColor="text1"/>
          <w:szCs w:val="21"/>
        </w:rPr>
        <w:pPrChange w:id="338" w:author="松山 ファミリー" w:date="2023-02-09T14:23:00Z">
          <w:pPr>
            <w:widowControl/>
            <w:jc w:val="left"/>
          </w:pPr>
        </w:pPrChange>
      </w:pPr>
      <w:r w:rsidRPr="0048090B">
        <w:rPr>
          <w:rFonts w:ascii="Times New Roman" w:eastAsia="ＭＳ 明朝" w:hAnsi="Times New Roman" w:cs="Times New Roman"/>
          <w:noProof/>
          <w:szCs w:val="21"/>
        </w:rPr>
        <w:drawing>
          <wp:inline distT="0" distB="0" distL="0" distR="0" wp14:anchorId="64C579F6" wp14:editId="7C2B67F2">
            <wp:extent cx="4406777" cy="2879640"/>
            <wp:effectExtent l="0" t="0" r="635" b="3810"/>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406777" cy="2879640"/>
                    </a:xfrm>
                    <a:prstGeom prst="rect">
                      <a:avLst/>
                    </a:prstGeom>
                  </pic:spPr>
                </pic:pic>
              </a:graphicData>
            </a:graphic>
          </wp:inline>
        </w:drawing>
      </w:r>
    </w:p>
    <w:p w14:paraId="04D6A8D0" w14:textId="362B0149" w:rsidR="00C55EEB" w:rsidRDefault="00C55EEB" w:rsidP="00A97AE9">
      <w:pPr>
        <w:widowControl/>
        <w:jc w:val="center"/>
        <w:rPr>
          <w:ins w:id="339" w:author="松山 ファミリー" w:date="2023-02-09T14:23:00Z"/>
          <w:rFonts w:ascii="Times New Roman" w:eastAsia="ＭＳ 明朝" w:hAnsi="Times New Roman" w:cs="Times New Roman"/>
          <w:color w:val="000000" w:themeColor="text1"/>
          <w:szCs w:val="21"/>
        </w:rPr>
        <w:pPrChange w:id="340" w:author="松山 ファミリー" w:date="2023-02-09T14:23:00Z">
          <w:pPr>
            <w:widowControl/>
            <w:jc w:val="left"/>
          </w:pPr>
        </w:pPrChange>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4.4.20</w:t>
      </w:r>
      <w:r w:rsidR="00BD65F4">
        <w:rPr>
          <w:rFonts w:ascii="Times New Roman" w:eastAsia="ＭＳ 明朝" w:hAnsi="Times New Roman" w:cs="Times New Roman"/>
          <w:color w:val="000000" w:themeColor="text1"/>
          <w:szCs w:val="21"/>
        </w:rPr>
        <w:t xml:space="preserve">.2. </w:t>
      </w:r>
      <w:r w:rsidR="00BD65F4" w:rsidRPr="0048090B">
        <w:rPr>
          <w:rFonts w:ascii="Times New Roman" w:eastAsia="ＭＳ 明朝" w:hAnsi="Times New Roman" w:cs="Times New Roman"/>
          <w:color w:val="000000" w:themeColor="text1"/>
          <w:szCs w:val="21"/>
        </w:rPr>
        <w:t>220906CP_naf20μL</w:t>
      </w:r>
      <w:r w:rsidR="00BD65F4">
        <w:rPr>
          <w:rFonts w:ascii="Times New Roman" w:eastAsia="ＭＳ 明朝" w:hAnsi="Times New Roman" w:cs="Times New Roman"/>
          <w:color w:val="000000" w:themeColor="text1"/>
          <w:szCs w:val="21"/>
        </w:rPr>
        <w:t xml:space="preserve"> </w:t>
      </w:r>
      <w:r w:rsidR="00BD65F4">
        <w:rPr>
          <w:rFonts w:ascii="Times New Roman" w:eastAsia="ＭＳ 明朝" w:hAnsi="Times New Roman" w:cs="Times New Roman" w:hint="eastAsia"/>
          <w:color w:val="000000" w:themeColor="text1"/>
          <w:szCs w:val="21"/>
        </w:rPr>
        <w:t>濃度に対する電流密度</w:t>
      </w:r>
    </w:p>
    <w:p w14:paraId="2C031CAE" w14:textId="77777777" w:rsidR="00A97AE9" w:rsidRPr="0048090B" w:rsidRDefault="00A97AE9" w:rsidP="00FD0085">
      <w:pPr>
        <w:widowControl/>
        <w:jc w:val="left"/>
        <w:rPr>
          <w:rFonts w:ascii="Times New Roman" w:eastAsia="ＭＳ 明朝" w:hAnsi="Times New Roman" w:cs="Times New Roman" w:hint="eastAsia"/>
          <w:color w:val="000000" w:themeColor="text1"/>
          <w:szCs w:val="21"/>
        </w:rPr>
      </w:pPr>
    </w:p>
    <w:p w14:paraId="26053DDD" w14:textId="47DD0E23" w:rsidR="00B5478A" w:rsidRDefault="00D83AFB" w:rsidP="00BD65F4">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79D24B06" w14:textId="14F04358" w:rsidR="00BD65F4" w:rsidRPr="0048090B" w:rsidRDefault="00B5478A" w:rsidP="00B9362F">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1FC5942D" w14:textId="68ED7B49" w:rsidR="00BD65F4" w:rsidRPr="005C1BCF" w:rsidRDefault="005C1BCF" w:rsidP="00B9362F">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r>
        <w:rPr>
          <w:rFonts w:ascii="Times New Roman" w:eastAsia="ＭＳ 明朝" w:hAnsi="Times New Roman" w:cs="Times New Roman" w:hint="eastAsia"/>
          <w:color w:val="000000" w:themeColor="text1"/>
          <w:szCs w:val="21"/>
        </w:rPr>
        <w:lastRenderedPageBreak/>
        <w:t>データ比較</w:t>
      </w:r>
    </w:p>
    <w:p w14:paraId="03524557" w14:textId="4D1C7065" w:rsidR="00A25D36" w:rsidRPr="0048090B" w:rsidRDefault="002C5F0F" w:rsidP="00E82328">
      <w:pPr>
        <w:widowControl/>
        <w:jc w:val="left"/>
        <w:rPr>
          <w:rFonts w:ascii="Times New Roman" w:eastAsia="ＭＳ 明朝" w:hAnsi="Times New Roman" w:cs="Times New Roman" w:hint="eastAsia"/>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57109E11" w:rsidR="00446430" w:rsidRPr="0048090B" w:rsidRDefault="0071674F" w:rsidP="00E82328">
      <w:pPr>
        <w:widowControl/>
        <w:jc w:val="left"/>
        <w:rPr>
          <w:rFonts w:ascii="Times New Roman" w:eastAsia="ＭＳ 明朝" w:hAnsi="Times New Roman" w:cs="Times New Roman"/>
          <w:color w:val="000000" w:themeColor="text1"/>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 xml:space="preserve">4.4.21.1. </w:t>
      </w:r>
      <w:r w:rsidR="002E6072">
        <w:rPr>
          <w:rFonts w:ascii="Times New Roman" w:eastAsia="ＭＳ 明朝" w:hAnsi="Times New Roman" w:cs="Times New Roman" w:hint="eastAsia"/>
          <w:color w:val="000000" w:themeColor="text1"/>
          <w:szCs w:val="21"/>
        </w:rPr>
        <w:t>セルロースナノファイバー</w:t>
      </w:r>
      <w:r w:rsidR="00897DC9">
        <w:rPr>
          <w:rFonts w:ascii="Times New Roman" w:eastAsia="ＭＳ 明朝" w:hAnsi="Times New Roman" w:cs="Times New Roman" w:hint="eastAsia"/>
          <w:color w:val="000000" w:themeColor="text1"/>
          <w:szCs w:val="21"/>
        </w:rPr>
        <w:t>を用いた電極の</w:t>
      </w:r>
      <w:r w:rsidR="00B83039">
        <w:rPr>
          <w:rFonts w:ascii="Times New Roman" w:eastAsia="ＭＳ 明朝" w:hAnsi="Times New Roman" w:cs="Times New Roman" w:hint="eastAsia"/>
          <w:color w:val="000000" w:themeColor="text1"/>
          <w:szCs w:val="21"/>
        </w:rPr>
        <w:t>濃度に対する電流量の比較</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lastRenderedPageBreak/>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3FAE96C2" w:rsidR="002D7975" w:rsidRPr="0048090B" w:rsidRDefault="00B83039" w:rsidP="00E82328">
      <w:pPr>
        <w:widowControl/>
        <w:jc w:val="left"/>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color w:val="000000" w:themeColor="text1"/>
          <w:szCs w:val="21"/>
        </w:rPr>
        <w:t>2</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ナフィオン</w:t>
      </w:r>
      <w:r>
        <w:rPr>
          <w:rFonts w:ascii="Times New Roman" w:eastAsia="ＭＳ 明朝" w:hAnsi="Times New Roman" w:cs="Times New Roman" w:hint="eastAsia"/>
          <w:color w:val="000000" w:themeColor="text1"/>
          <w:szCs w:val="21"/>
        </w:rPr>
        <w:t>を用いた電極の濃度に対する電流量の比較</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lastRenderedPageBreak/>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00198384" w:rsidR="00072ABA" w:rsidRPr="0048090B" w:rsidRDefault="00687307" w:rsidP="00E82328">
      <w:pPr>
        <w:widowControl/>
        <w:jc w:val="left"/>
        <w:rPr>
          <w:rFonts w:ascii="Times New Roman" w:eastAsia="ＭＳ 明朝" w:hAnsi="Times New Roman" w:cs="Times New Roman"/>
          <w:szCs w:val="21"/>
        </w:rPr>
      </w:pPr>
      <w:r>
        <w:rPr>
          <w:rFonts w:ascii="Times New Roman" w:eastAsia="ＭＳ 明朝" w:hAnsi="Times New Roman" w:cs="Times New Roman" w:hint="eastAsia"/>
          <w:color w:val="000000" w:themeColor="text1"/>
          <w:szCs w:val="21"/>
        </w:rPr>
        <w:t>図</w:t>
      </w:r>
      <w:r>
        <w:rPr>
          <w:rFonts w:ascii="Times New Roman" w:eastAsia="ＭＳ 明朝" w:hAnsi="Times New Roman" w:cs="Times New Roman"/>
          <w:color w:val="000000" w:themeColor="text1"/>
          <w:szCs w:val="21"/>
        </w:rPr>
        <w:t>4.4.21.</w:t>
      </w:r>
      <w:r>
        <w:rPr>
          <w:rFonts w:ascii="Times New Roman" w:eastAsia="ＭＳ 明朝" w:hAnsi="Times New Roman" w:cs="Times New Roman" w:hint="eastAsia"/>
          <w:color w:val="000000" w:themeColor="text1"/>
          <w:szCs w:val="21"/>
        </w:rPr>
        <w:t>3</w:t>
      </w:r>
      <w:r>
        <w:rPr>
          <w:rFonts w:ascii="Times New Roman" w:eastAsia="ＭＳ 明朝" w:hAnsi="Times New Roman" w:cs="Times New Roman"/>
          <w:color w:val="000000" w:themeColor="text1"/>
          <w:szCs w:val="21"/>
        </w:rPr>
        <w:t xml:space="preserve">. </w:t>
      </w:r>
      <w:r>
        <w:rPr>
          <w:rFonts w:ascii="Times New Roman" w:eastAsia="ＭＳ 明朝" w:hAnsi="Times New Roman" w:cs="Times New Roman" w:hint="eastAsia"/>
          <w:color w:val="000000" w:themeColor="text1"/>
          <w:szCs w:val="21"/>
        </w:rPr>
        <w:t>2</w:t>
      </w:r>
      <w:r>
        <w:rPr>
          <w:rFonts w:ascii="Times New Roman" w:eastAsia="ＭＳ 明朝" w:hAnsi="Times New Roman" w:cs="Times New Roman"/>
          <w:color w:val="000000" w:themeColor="text1"/>
          <w:szCs w:val="21"/>
        </w:rPr>
        <w:t>20906CP_naf10</w:t>
      </w:r>
      <w:r w:rsidR="00036826">
        <w:rPr>
          <w:rFonts w:ascii="Times New Roman" w:eastAsia="ＭＳ 明朝" w:hAnsi="Times New Roman" w:cs="Times New Roman"/>
          <w:color w:val="000000" w:themeColor="text1"/>
          <w:szCs w:val="21"/>
        </w:rPr>
        <w:t>μL_2</w:t>
      </w:r>
      <w:r>
        <w:rPr>
          <w:rFonts w:ascii="Times New Roman" w:eastAsia="ＭＳ 明朝" w:hAnsi="Times New Roman" w:cs="Times New Roman" w:hint="eastAsia"/>
          <w:color w:val="000000" w:themeColor="text1"/>
          <w:szCs w:val="21"/>
        </w:rPr>
        <w:t>を用い</w:t>
      </w:r>
      <w:r w:rsidR="00EB440D">
        <w:rPr>
          <w:rFonts w:ascii="Times New Roman" w:eastAsia="ＭＳ 明朝" w:hAnsi="Times New Roman" w:cs="Times New Roman" w:hint="eastAsia"/>
          <w:color w:val="000000" w:themeColor="text1"/>
          <w:szCs w:val="21"/>
        </w:rPr>
        <w:t>て複数回測定した</w:t>
      </w:r>
      <w:r>
        <w:rPr>
          <w:rFonts w:ascii="Times New Roman" w:eastAsia="ＭＳ 明朝" w:hAnsi="Times New Roman" w:cs="Times New Roman" w:hint="eastAsia"/>
          <w:color w:val="000000" w:themeColor="text1"/>
          <w:szCs w:val="21"/>
        </w:rPr>
        <w:t>電極の濃度に対する電流量の比較</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72F8C0E0" w14:textId="70158A03" w:rsidR="005D434A" w:rsidRPr="0048090B" w:rsidRDefault="00881C02" w:rsidP="00FD0085">
      <w:pPr>
        <w:widowControl/>
        <w:jc w:val="left"/>
        <w:rPr>
          <w:rFonts w:ascii="Times New Roman" w:eastAsia="ＭＳ 明朝" w:hAnsi="Times New Roman" w:cs="Times New Roman" w:hint="eastAsia"/>
          <w:color w:val="000000" w:themeColor="text1"/>
          <w:szCs w:val="21"/>
        </w:rPr>
      </w:pPr>
      <w:r>
        <w:rPr>
          <w:rFonts w:ascii="Times New Roman" w:eastAsia="ＭＳ 明朝" w:hAnsi="Times New Roman" w:cs="Times New Roman"/>
          <w:color w:val="000000" w:themeColor="text1"/>
          <w:szCs w:val="21"/>
        </w:rPr>
        <w:br w:type="page"/>
      </w: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341" w:name="_Toc126715632"/>
      <w:r w:rsidRPr="0048090B">
        <w:rPr>
          <w:rFonts w:ascii="Times New Roman" w:eastAsia="ＭＳ 明朝" w:hAnsi="Times New Roman" w:cs="Times New Roman"/>
          <w:color w:val="000000" w:themeColor="text1"/>
          <w:szCs w:val="21"/>
        </w:rPr>
        <w:lastRenderedPageBreak/>
        <w:t>結言</w:t>
      </w:r>
      <w:bookmarkEnd w:id="341"/>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342" w:name="_Toc126715633"/>
      <w:r w:rsidRPr="0048090B">
        <w:rPr>
          <w:rFonts w:ascii="Times New Roman" w:eastAsia="ＭＳ 明朝" w:hAnsi="Times New Roman" w:cs="Times New Roman"/>
          <w:color w:val="000000" w:themeColor="text1"/>
          <w:szCs w:val="21"/>
        </w:rPr>
        <w:t>謝辞</w:t>
      </w:r>
      <w:bookmarkEnd w:id="342"/>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343" w:name="_Toc126715634"/>
      <w:r w:rsidRPr="0048090B">
        <w:rPr>
          <w:rFonts w:ascii="Times New Roman" w:eastAsia="ＭＳ 明朝" w:hAnsi="Times New Roman" w:cs="Times New Roman"/>
          <w:color w:val="000000" w:themeColor="text1"/>
          <w:szCs w:val="21"/>
        </w:rPr>
        <w:t>参考文献</w:t>
      </w:r>
      <w:bookmarkEnd w:id="343"/>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73" w:author="松山 ファミリー" w:date="2023-01-30T17:49:00Z" w:initials="松山">
    <w:p w14:paraId="21D994C2" w14:textId="77777777" w:rsidR="00F67D61" w:rsidRDefault="00F67D61" w:rsidP="00F67D61">
      <w:pPr>
        <w:jc w:val="left"/>
      </w:pPr>
      <w:r>
        <w:rPr>
          <w:rStyle w:val="ad"/>
        </w:rPr>
        <w:annotationRef/>
      </w:r>
      <w:r>
        <w:t>未確認</w:t>
      </w:r>
    </w:p>
  </w:comment>
  <w:comment w:id="94"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115" w:author="松山 ファミリー" w:date="2023-02-02T19:59:00Z" w:initials="松山　晃大">
    <w:p w14:paraId="00AC542E" w14:textId="77777777" w:rsidR="008D3C0D" w:rsidRDefault="008D3C0D" w:rsidP="00B02BB3">
      <w:pPr>
        <w:jc w:val="left"/>
      </w:pPr>
      <w:r>
        <w:rPr>
          <w:rStyle w:val="ad"/>
        </w:rPr>
        <w:annotationRef/>
      </w:r>
      <w:r>
        <w:t>引用必須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21D994C2" w15:done="0"/>
  <w15:commentEx w15:paraId="31B7AF8E" w15:done="0"/>
  <w15:commentEx w15:paraId="00AC5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29DD8" w16cex:dateUtc="2023-01-30T08:49:00Z"/>
  <w16cex:commentExtensible w16cex:durableId="2782BBE9" w16cex:dateUtc="2023-01-30T12:58:00Z"/>
  <w16cex:commentExtensible w16cex:durableId="27869512" w16cex:dateUtc="2023-02-0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21D994C2" w16cid:durableId="27829DD8"/>
  <w16cid:commentId w16cid:paraId="31B7AF8E" w16cid:durableId="2782BBE9"/>
  <w16cid:commentId w16cid:paraId="00AC542E" w16cid:durableId="27869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6146C" w14:textId="77777777" w:rsidR="00BF0D17" w:rsidRDefault="00BF0D17" w:rsidP="00576156">
      <w:r>
        <w:separator/>
      </w:r>
    </w:p>
  </w:endnote>
  <w:endnote w:type="continuationSeparator" w:id="0">
    <w:p w14:paraId="4FB4FFE1" w14:textId="77777777" w:rsidR="00BF0D17" w:rsidRDefault="00BF0D17" w:rsidP="00576156">
      <w:r>
        <w:continuationSeparator/>
      </w:r>
    </w:p>
  </w:endnote>
  <w:endnote w:type="continuationNotice" w:id="1">
    <w:p w14:paraId="5CE70CEF" w14:textId="77777777" w:rsidR="00BF0D17" w:rsidRDefault="00BF0D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703432" w14:textId="77777777" w:rsidR="00BF0D17" w:rsidRDefault="00BF0D17" w:rsidP="00576156">
      <w:r>
        <w:separator/>
      </w:r>
    </w:p>
  </w:footnote>
  <w:footnote w:type="continuationSeparator" w:id="0">
    <w:p w14:paraId="564ADE03" w14:textId="77777777" w:rsidR="00BF0D17" w:rsidRDefault="00BF0D17" w:rsidP="00576156">
      <w:r>
        <w:continuationSeparator/>
      </w:r>
    </w:p>
  </w:footnote>
  <w:footnote w:type="continuationNotice" w:id="1">
    <w:p w14:paraId="13514B3C" w14:textId="77777777" w:rsidR="00BF0D17" w:rsidRDefault="00BF0D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proofState w:spelling="clean" w:grammar="clean"/>
  <w:trackRevisions/>
  <w:defaultTabStop w:val="84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613"/>
    <w:rsid w:val="00006D9A"/>
    <w:rsid w:val="000073FB"/>
    <w:rsid w:val="0001037F"/>
    <w:rsid w:val="00012ACB"/>
    <w:rsid w:val="000150FF"/>
    <w:rsid w:val="00015FB0"/>
    <w:rsid w:val="000167B0"/>
    <w:rsid w:val="000231E7"/>
    <w:rsid w:val="000251BA"/>
    <w:rsid w:val="000254DF"/>
    <w:rsid w:val="000273D8"/>
    <w:rsid w:val="00027655"/>
    <w:rsid w:val="00031E11"/>
    <w:rsid w:val="00033617"/>
    <w:rsid w:val="000339E3"/>
    <w:rsid w:val="00033EC1"/>
    <w:rsid w:val="00034839"/>
    <w:rsid w:val="00036826"/>
    <w:rsid w:val="00036FA0"/>
    <w:rsid w:val="0003740D"/>
    <w:rsid w:val="00037EE2"/>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15D4"/>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4EF8"/>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551A"/>
    <w:rsid w:val="000E681F"/>
    <w:rsid w:val="000E700F"/>
    <w:rsid w:val="000E7DE4"/>
    <w:rsid w:val="000F0BF1"/>
    <w:rsid w:val="000F0DB8"/>
    <w:rsid w:val="000F0DD3"/>
    <w:rsid w:val="000F13B6"/>
    <w:rsid w:val="000F22AC"/>
    <w:rsid w:val="000F3E1A"/>
    <w:rsid w:val="000F6D91"/>
    <w:rsid w:val="000F7EEE"/>
    <w:rsid w:val="00100566"/>
    <w:rsid w:val="0010072C"/>
    <w:rsid w:val="001008C8"/>
    <w:rsid w:val="00101424"/>
    <w:rsid w:val="00101C7E"/>
    <w:rsid w:val="00103479"/>
    <w:rsid w:val="001043F7"/>
    <w:rsid w:val="00104482"/>
    <w:rsid w:val="001048BC"/>
    <w:rsid w:val="00104E2C"/>
    <w:rsid w:val="0011018B"/>
    <w:rsid w:val="001103E4"/>
    <w:rsid w:val="001117E0"/>
    <w:rsid w:val="00111A8C"/>
    <w:rsid w:val="001121D6"/>
    <w:rsid w:val="00116A02"/>
    <w:rsid w:val="00116B7C"/>
    <w:rsid w:val="0012044A"/>
    <w:rsid w:val="00121B53"/>
    <w:rsid w:val="00121F4D"/>
    <w:rsid w:val="00122631"/>
    <w:rsid w:val="00122F8E"/>
    <w:rsid w:val="0012349F"/>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1527"/>
    <w:rsid w:val="00152375"/>
    <w:rsid w:val="00152577"/>
    <w:rsid w:val="00152ACF"/>
    <w:rsid w:val="00153219"/>
    <w:rsid w:val="00153791"/>
    <w:rsid w:val="0015391C"/>
    <w:rsid w:val="00153A68"/>
    <w:rsid w:val="0015645D"/>
    <w:rsid w:val="0015693A"/>
    <w:rsid w:val="00161007"/>
    <w:rsid w:val="0016137E"/>
    <w:rsid w:val="00162099"/>
    <w:rsid w:val="00162711"/>
    <w:rsid w:val="00162BF8"/>
    <w:rsid w:val="001640EF"/>
    <w:rsid w:val="001646E5"/>
    <w:rsid w:val="00164A8A"/>
    <w:rsid w:val="0016514D"/>
    <w:rsid w:val="001655B9"/>
    <w:rsid w:val="001658C9"/>
    <w:rsid w:val="00166186"/>
    <w:rsid w:val="0016626F"/>
    <w:rsid w:val="00167134"/>
    <w:rsid w:val="0016728F"/>
    <w:rsid w:val="00170266"/>
    <w:rsid w:val="00170B33"/>
    <w:rsid w:val="00172AF4"/>
    <w:rsid w:val="0017338E"/>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100C"/>
    <w:rsid w:val="001A3ABB"/>
    <w:rsid w:val="001A42F9"/>
    <w:rsid w:val="001A4A74"/>
    <w:rsid w:val="001A4EE8"/>
    <w:rsid w:val="001A5003"/>
    <w:rsid w:val="001A7226"/>
    <w:rsid w:val="001A7A51"/>
    <w:rsid w:val="001B04CC"/>
    <w:rsid w:val="001B25AE"/>
    <w:rsid w:val="001B46CE"/>
    <w:rsid w:val="001B7016"/>
    <w:rsid w:val="001B73DD"/>
    <w:rsid w:val="001B7B42"/>
    <w:rsid w:val="001C06B1"/>
    <w:rsid w:val="001C1CBC"/>
    <w:rsid w:val="001C3889"/>
    <w:rsid w:val="001C3BEC"/>
    <w:rsid w:val="001C546B"/>
    <w:rsid w:val="001C5804"/>
    <w:rsid w:val="001C5C18"/>
    <w:rsid w:val="001C5C21"/>
    <w:rsid w:val="001C5E2B"/>
    <w:rsid w:val="001C6195"/>
    <w:rsid w:val="001C641F"/>
    <w:rsid w:val="001C7231"/>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0F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2F69"/>
    <w:rsid w:val="00235691"/>
    <w:rsid w:val="00235CEF"/>
    <w:rsid w:val="00235EE3"/>
    <w:rsid w:val="002367CF"/>
    <w:rsid w:val="002370D0"/>
    <w:rsid w:val="00240648"/>
    <w:rsid w:val="00240A1B"/>
    <w:rsid w:val="0024423D"/>
    <w:rsid w:val="002502CC"/>
    <w:rsid w:val="00250993"/>
    <w:rsid w:val="002509F9"/>
    <w:rsid w:val="00250BA8"/>
    <w:rsid w:val="00250CAE"/>
    <w:rsid w:val="00251459"/>
    <w:rsid w:val="00251526"/>
    <w:rsid w:val="002516F5"/>
    <w:rsid w:val="00251B39"/>
    <w:rsid w:val="00251C41"/>
    <w:rsid w:val="0025228F"/>
    <w:rsid w:val="0025394B"/>
    <w:rsid w:val="00253C75"/>
    <w:rsid w:val="00254DA2"/>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5B2"/>
    <w:rsid w:val="0027768B"/>
    <w:rsid w:val="00277B92"/>
    <w:rsid w:val="002801C9"/>
    <w:rsid w:val="00281406"/>
    <w:rsid w:val="00281AE0"/>
    <w:rsid w:val="00283735"/>
    <w:rsid w:val="00284EE2"/>
    <w:rsid w:val="00286AC0"/>
    <w:rsid w:val="00286E7A"/>
    <w:rsid w:val="00290B44"/>
    <w:rsid w:val="00291FD6"/>
    <w:rsid w:val="00292391"/>
    <w:rsid w:val="00292792"/>
    <w:rsid w:val="00292E95"/>
    <w:rsid w:val="00293340"/>
    <w:rsid w:val="00293E7E"/>
    <w:rsid w:val="0029402F"/>
    <w:rsid w:val="00294301"/>
    <w:rsid w:val="002946CF"/>
    <w:rsid w:val="002947D9"/>
    <w:rsid w:val="00295585"/>
    <w:rsid w:val="00297678"/>
    <w:rsid w:val="0029768C"/>
    <w:rsid w:val="002976E5"/>
    <w:rsid w:val="002A0167"/>
    <w:rsid w:val="002A063A"/>
    <w:rsid w:val="002A28A5"/>
    <w:rsid w:val="002A3CE8"/>
    <w:rsid w:val="002A4848"/>
    <w:rsid w:val="002A69D9"/>
    <w:rsid w:val="002B0510"/>
    <w:rsid w:val="002B0AB0"/>
    <w:rsid w:val="002B2A85"/>
    <w:rsid w:val="002B2D5A"/>
    <w:rsid w:val="002B36B2"/>
    <w:rsid w:val="002B4513"/>
    <w:rsid w:val="002B4637"/>
    <w:rsid w:val="002B471B"/>
    <w:rsid w:val="002B4DD6"/>
    <w:rsid w:val="002B5411"/>
    <w:rsid w:val="002B548F"/>
    <w:rsid w:val="002B5B49"/>
    <w:rsid w:val="002B5F10"/>
    <w:rsid w:val="002B7348"/>
    <w:rsid w:val="002B7B76"/>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C1B"/>
    <w:rsid w:val="002D4E6B"/>
    <w:rsid w:val="002D50B3"/>
    <w:rsid w:val="002D5229"/>
    <w:rsid w:val="002D59DD"/>
    <w:rsid w:val="002D5DF1"/>
    <w:rsid w:val="002D6A45"/>
    <w:rsid w:val="002D7059"/>
    <w:rsid w:val="002D7975"/>
    <w:rsid w:val="002E0122"/>
    <w:rsid w:val="002E035D"/>
    <w:rsid w:val="002E2657"/>
    <w:rsid w:val="002E4048"/>
    <w:rsid w:val="002E45CE"/>
    <w:rsid w:val="002E4BD5"/>
    <w:rsid w:val="002E53D3"/>
    <w:rsid w:val="002E5A1A"/>
    <w:rsid w:val="002E5AC4"/>
    <w:rsid w:val="002E6072"/>
    <w:rsid w:val="002E73A2"/>
    <w:rsid w:val="002E7AB3"/>
    <w:rsid w:val="002E7B8D"/>
    <w:rsid w:val="002E7CCC"/>
    <w:rsid w:val="002F18C5"/>
    <w:rsid w:val="002F31A2"/>
    <w:rsid w:val="002F4D50"/>
    <w:rsid w:val="002F4E7D"/>
    <w:rsid w:val="002F5466"/>
    <w:rsid w:val="002F5BB7"/>
    <w:rsid w:val="002F6575"/>
    <w:rsid w:val="002F6C53"/>
    <w:rsid w:val="002F723D"/>
    <w:rsid w:val="002F755E"/>
    <w:rsid w:val="002F76AA"/>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0665"/>
    <w:rsid w:val="00341D77"/>
    <w:rsid w:val="00342E1C"/>
    <w:rsid w:val="00343A1C"/>
    <w:rsid w:val="00343D32"/>
    <w:rsid w:val="003447C2"/>
    <w:rsid w:val="003449FC"/>
    <w:rsid w:val="0034506B"/>
    <w:rsid w:val="00347B79"/>
    <w:rsid w:val="00350368"/>
    <w:rsid w:val="00351DEB"/>
    <w:rsid w:val="003548CD"/>
    <w:rsid w:val="00355FA5"/>
    <w:rsid w:val="00356F4A"/>
    <w:rsid w:val="00356FDE"/>
    <w:rsid w:val="00360189"/>
    <w:rsid w:val="0036034B"/>
    <w:rsid w:val="003609EA"/>
    <w:rsid w:val="00362A26"/>
    <w:rsid w:val="00362ED6"/>
    <w:rsid w:val="00365E9D"/>
    <w:rsid w:val="0037133C"/>
    <w:rsid w:val="003717A3"/>
    <w:rsid w:val="00371DCC"/>
    <w:rsid w:val="003721D6"/>
    <w:rsid w:val="00372822"/>
    <w:rsid w:val="00373B82"/>
    <w:rsid w:val="00374D52"/>
    <w:rsid w:val="0037575E"/>
    <w:rsid w:val="00375E61"/>
    <w:rsid w:val="00376751"/>
    <w:rsid w:val="00377544"/>
    <w:rsid w:val="0038069B"/>
    <w:rsid w:val="00380810"/>
    <w:rsid w:val="003810AF"/>
    <w:rsid w:val="003823E5"/>
    <w:rsid w:val="003826A7"/>
    <w:rsid w:val="00382F05"/>
    <w:rsid w:val="00386BB3"/>
    <w:rsid w:val="003874CB"/>
    <w:rsid w:val="00387BFB"/>
    <w:rsid w:val="00390BE4"/>
    <w:rsid w:val="00390F3D"/>
    <w:rsid w:val="00391336"/>
    <w:rsid w:val="00391DBC"/>
    <w:rsid w:val="00391DE4"/>
    <w:rsid w:val="00392BB7"/>
    <w:rsid w:val="003937E0"/>
    <w:rsid w:val="00393998"/>
    <w:rsid w:val="00393AC7"/>
    <w:rsid w:val="00394328"/>
    <w:rsid w:val="003950C4"/>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3D66"/>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1D75"/>
    <w:rsid w:val="003D25F4"/>
    <w:rsid w:val="003D4726"/>
    <w:rsid w:val="003D5180"/>
    <w:rsid w:val="003D61A6"/>
    <w:rsid w:val="003D7B8F"/>
    <w:rsid w:val="003E0504"/>
    <w:rsid w:val="003E1C24"/>
    <w:rsid w:val="003E1DA0"/>
    <w:rsid w:val="003E2F41"/>
    <w:rsid w:val="003E3ED5"/>
    <w:rsid w:val="003E44D7"/>
    <w:rsid w:val="003E4D64"/>
    <w:rsid w:val="003E4E80"/>
    <w:rsid w:val="003E5910"/>
    <w:rsid w:val="003E611C"/>
    <w:rsid w:val="003F01AD"/>
    <w:rsid w:val="003F082B"/>
    <w:rsid w:val="003F08CA"/>
    <w:rsid w:val="003F0943"/>
    <w:rsid w:val="003F1FF6"/>
    <w:rsid w:val="003F4CBB"/>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5848"/>
    <w:rsid w:val="0040660D"/>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1E2A"/>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14C3"/>
    <w:rsid w:val="00462258"/>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2BA"/>
    <w:rsid w:val="00485C38"/>
    <w:rsid w:val="004875E0"/>
    <w:rsid w:val="00491E89"/>
    <w:rsid w:val="0049235A"/>
    <w:rsid w:val="004928D3"/>
    <w:rsid w:val="00492DF7"/>
    <w:rsid w:val="004938EC"/>
    <w:rsid w:val="00494351"/>
    <w:rsid w:val="00494985"/>
    <w:rsid w:val="00494AE6"/>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3917"/>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4490"/>
    <w:rsid w:val="004F54B1"/>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4D09"/>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174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175B"/>
    <w:rsid w:val="005524A0"/>
    <w:rsid w:val="00552F2B"/>
    <w:rsid w:val="00553859"/>
    <w:rsid w:val="00556449"/>
    <w:rsid w:val="005572F6"/>
    <w:rsid w:val="00557D08"/>
    <w:rsid w:val="00560D6F"/>
    <w:rsid w:val="00561158"/>
    <w:rsid w:val="00563384"/>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A7F80"/>
    <w:rsid w:val="005B03FD"/>
    <w:rsid w:val="005B0976"/>
    <w:rsid w:val="005B1684"/>
    <w:rsid w:val="005B29DE"/>
    <w:rsid w:val="005B2DE6"/>
    <w:rsid w:val="005B2E4C"/>
    <w:rsid w:val="005B718A"/>
    <w:rsid w:val="005B73DD"/>
    <w:rsid w:val="005B7EEE"/>
    <w:rsid w:val="005C082F"/>
    <w:rsid w:val="005C1BCF"/>
    <w:rsid w:val="005C2110"/>
    <w:rsid w:val="005C2256"/>
    <w:rsid w:val="005C2D7A"/>
    <w:rsid w:val="005C464F"/>
    <w:rsid w:val="005C531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4D2E"/>
    <w:rsid w:val="006065CA"/>
    <w:rsid w:val="006066AE"/>
    <w:rsid w:val="00606883"/>
    <w:rsid w:val="00606CA3"/>
    <w:rsid w:val="00607B7F"/>
    <w:rsid w:val="00607BEB"/>
    <w:rsid w:val="00612009"/>
    <w:rsid w:val="00613D1E"/>
    <w:rsid w:val="00614D90"/>
    <w:rsid w:val="00616B68"/>
    <w:rsid w:val="0061751B"/>
    <w:rsid w:val="00622815"/>
    <w:rsid w:val="00622A58"/>
    <w:rsid w:val="00622FB9"/>
    <w:rsid w:val="00626D58"/>
    <w:rsid w:val="006272B5"/>
    <w:rsid w:val="00627F10"/>
    <w:rsid w:val="0063027E"/>
    <w:rsid w:val="00630C9A"/>
    <w:rsid w:val="00630E91"/>
    <w:rsid w:val="006317E9"/>
    <w:rsid w:val="00631A41"/>
    <w:rsid w:val="006340B4"/>
    <w:rsid w:val="0063641D"/>
    <w:rsid w:val="006379CA"/>
    <w:rsid w:val="00637EA2"/>
    <w:rsid w:val="00640093"/>
    <w:rsid w:val="00640130"/>
    <w:rsid w:val="006431DC"/>
    <w:rsid w:val="006439D1"/>
    <w:rsid w:val="00646F83"/>
    <w:rsid w:val="00647C23"/>
    <w:rsid w:val="00650004"/>
    <w:rsid w:val="0065087C"/>
    <w:rsid w:val="00651682"/>
    <w:rsid w:val="00651F29"/>
    <w:rsid w:val="00654221"/>
    <w:rsid w:val="00654972"/>
    <w:rsid w:val="00654DAD"/>
    <w:rsid w:val="00655B96"/>
    <w:rsid w:val="00660169"/>
    <w:rsid w:val="00660800"/>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2D0"/>
    <w:rsid w:val="006778A3"/>
    <w:rsid w:val="00677E38"/>
    <w:rsid w:val="00677F39"/>
    <w:rsid w:val="00681694"/>
    <w:rsid w:val="00683351"/>
    <w:rsid w:val="00683EE1"/>
    <w:rsid w:val="00684A5A"/>
    <w:rsid w:val="00686D46"/>
    <w:rsid w:val="00686F58"/>
    <w:rsid w:val="00687307"/>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2D20"/>
    <w:rsid w:val="006B3C64"/>
    <w:rsid w:val="006B4C73"/>
    <w:rsid w:val="006B4E26"/>
    <w:rsid w:val="006B570B"/>
    <w:rsid w:val="006B6272"/>
    <w:rsid w:val="006B6288"/>
    <w:rsid w:val="006B733E"/>
    <w:rsid w:val="006C12C3"/>
    <w:rsid w:val="006C207A"/>
    <w:rsid w:val="006C29E0"/>
    <w:rsid w:val="006C3109"/>
    <w:rsid w:val="006C3655"/>
    <w:rsid w:val="006C60A0"/>
    <w:rsid w:val="006C6A27"/>
    <w:rsid w:val="006C70D3"/>
    <w:rsid w:val="006D0985"/>
    <w:rsid w:val="006D09F6"/>
    <w:rsid w:val="006D0D29"/>
    <w:rsid w:val="006D0E6B"/>
    <w:rsid w:val="006D1AF1"/>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4DD"/>
    <w:rsid w:val="006E7D13"/>
    <w:rsid w:val="006F0C2C"/>
    <w:rsid w:val="006F1597"/>
    <w:rsid w:val="006F15FF"/>
    <w:rsid w:val="006F22EA"/>
    <w:rsid w:val="006F2E40"/>
    <w:rsid w:val="006F3564"/>
    <w:rsid w:val="006F5392"/>
    <w:rsid w:val="006F53E8"/>
    <w:rsid w:val="006F5557"/>
    <w:rsid w:val="006F5570"/>
    <w:rsid w:val="006F5D4F"/>
    <w:rsid w:val="006F7A52"/>
    <w:rsid w:val="00700B7E"/>
    <w:rsid w:val="00701233"/>
    <w:rsid w:val="007017E2"/>
    <w:rsid w:val="00701A74"/>
    <w:rsid w:val="00701D70"/>
    <w:rsid w:val="007041D9"/>
    <w:rsid w:val="007051E6"/>
    <w:rsid w:val="00707DC2"/>
    <w:rsid w:val="007100B1"/>
    <w:rsid w:val="0071122E"/>
    <w:rsid w:val="00711307"/>
    <w:rsid w:val="007122B7"/>
    <w:rsid w:val="007123FD"/>
    <w:rsid w:val="00714A56"/>
    <w:rsid w:val="00715A0B"/>
    <w:rsid w:val="00715AC9"/>
    <w:rsid w:val="00715DF1"/>
    <w:rsid w:val="0071674F"/>
    <w:rsid w:val="00716B57"/>
    <w:rsid w:val="00716EAE"/>
    <w:rsid w:val="00717D16"/>
    <w:rsid w:val="00720E28"/>
    <w:rsid w:val="007218C4"/>
    <w:rsid w:val="007227DB"/>
    <w:rsid w:val="00722E4C"/>
    <w:rsid w:val="0072499C"/>
    <w:rsid w:val="0072595E"/>
    <w:rsid w:val="00730A4B"/>
    <w:rsid w:val="00731979"/>
    <w:rsid w:val="007359C0"/>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0DBB"/>
    <w:rsid w:val="007519C5"/>
    <w:rsid w:val="00751AA7"/>
    <w:rsid w:val="00751B8C"/>
    <w:rsid w:val="00751CF6"/>
    <w:rsid w:val="00754A5D"/>
    <w:rsid w:val="007560C2"/>
    <w:rsid w:val="00757650"/>
    <w:rsid w:val="00760222"/>
    <w:rsid w:val="007604BF"/>
    <w:rsid w:val="0076164B"/>
    <w:rsid w:val="00761F00"/>
    <w:rsid w:val="00764ABA"/>
    <w:rsid w:val="00765270"/>
    <w:rsid w:val="00766A82"/>
    <w:rsid w:val="00770368"/>
    <w:rsid w:val="00770C56"/>
    <w:rsid w:val="00772E81"/>
    <w:rsid w:val="0077324B"/>
    <w:rsid w:val="0077478A"/>
    <w:rsid w:val="00774A96"/>
    <w:rsid w:val="00775354"/>
    <w:rsid w:val="00775B71"/>
    <w:rsid w:val="00777E80"/>
    <w:rsid w:val="00780EA8"/>
    <w:rsid w:val="0078207F"/>
    <w:rsid w:val="00782B98"/>
    <w:rsid w:val="00783185"/>
    <w:rsid w:val="00783E18"/>
    <w:rsid w:val="007858C5"/>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2D9B"/>
    <w:rsid w:val="007A3A5F"/>
    <w:rsid w:val="007A4154"/>
    <w:rsid w:val="007A4485"/>
    <w:rsid w:val="007A460B"/>
    <w:rsid w:val="007A55A4"/>
    <w:rsid w:val="007B2AF4"/>
    <w:rsid w:val="007B2B66"/>
    <w:rsid w:val="007B48FA"/>
    <w:rsid w:val="007B51D6"/>
    <w:rsid w:val="007B6795"/>
    <w:rsid w:val="007C0817"/>
    <w:rsid w:val="007C103B"/>
    <w:rsid w:val="007C18C1"/>
    <w:rsid w:val="007C3BD6"/>
    <w:rsid w:val="007C41A4"/>
    <w:rsid w:val="007C6120"/>
    <w:rsid w:val="007C6462"/>
    <w:rsid w:val="007C661B"/>
    <w:rsid w:val="007C7DEC"/>
    <w:rsid w:val="007D0529"/>
    <w:rsid w:val="007D0EF3"/>
    <w:rsid w:val="007D28BE"/>
    <w:rsid w:val="007D2FC8"/>
    <w:rsid w:val="007D338F"/>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FDB"/>
    <w:rsid w:val="00807988"/>
    <w:rsid w:val="00811A3C"/>
    <w:rsid w:val="00812542"/>
    <w:rsid w:val="00812729"/>
    <w:rsid w:val="008127ED"/>
    <w:rsid w:val="0081308D"/>
    <w:rsid w:val="00813E03"/>
    <w:rsid w:val="00814231"/>
    <w:rsid w:val="0081480C"/>
    <w:rsid w:val="008170D6"/>
    <w:rsid w:val="008176C5"/>
    <w:rsid w:val="008226D6"/>
    <w:rsid w:val="00822BB0"/>
    <w:rsid w:val="00823C64"/>
    <w:rsid w:val="00825EE5"/>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44C3"/>
    <w:rsid w:val="0087537C"/>
    <w:rsid w:val="008755C5"/>
    <w:rsid w:val="008765B6"/>
    <w:rsid w:val="0087694C"/>
    <w:rsid w:val="00877416"/>
    <w:rsid w:val="00881C02"/>
    <w:rsid w:val="00881E8E"/>
    <w:rsid w:val="0088364C"/>
    <w:rsid w:val="008863A5"/>
    <w:rsid w:val="008866A1"/>
    <w:rsid w:val="00887A12"/>
    <w:rsid w:val="00887EF4"/>
    <w:rsid w:val="00890832"/>
    <w:rsid w:val="00891AD8"/>
    <w:rsid w:val="00892078"/>
    <w:rsid w:val="00894AA4"/>
    <w:rsid w:val="008968AE"/>
    <w:rsid w:val="008969F9"/>
    <w:rsid w:val="00896BDB"/>
    <w:rsid w:val="008971CD"/>
    <w:rsid w:val="0089741F"/>
    <w:rsid w:val="00897DC9"/>
    <w:rsid w:val="008A077A"/>
    <w:rsid w:val="008A2A45"/>
    <w:rsid w:val="008A3042"/>
    <w:rsid w:val="008A32AB"/>
    <w:rsid w:val="008A43AB"/>
    <w:rsid w:val="008A51D5"/>
    <w:rsid w:val="008A59DA"/>
    <w:rsid w:val="008A785F"/>
    <w:rsid w:val="008B1C9D"/>
    <w:rsid w:val="008B213D"/>
    <w:rsid w:val="008B299B"/>
    <w:rsid w:val="008B3199"/>
    <w:rsid w:val="008B40E2"/>
    <w:rsid w:val="008B4988"/>
    <w:rsid w:val="008B4AA9"/>
    <w:rsid w:val="008B57F2"/>
    <w:rsid w:val="008B5F04"/>
    <w:rsid w:val="008B6FF9"/>
    <w:rsid w:val="008C0403"/>
    <w:rsid w:val="008C0FC2"/>
    <w:rsid w:val="008C1029"/>
    <w:rsid w:val="008C2486"/>
    <w:rsid w:val="008C3E87"/>
    <w:rsid w:val="008C48AB"/>
    <w:rsid w:val="008C762D"/>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E7469"/>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8F7963"/>
    <w:rsid w:val="009008A5"/>
    <w:rsid w:val="00900B79"/>
    <w:rsid w:val="00902B20"/>
    <w:rsid w:val="009040D7"/>
    <w:rsid w:val="00906024"/>
    <w:rsid w:val="00906B7A"/>
    <w:rsid w:val="00907B7D"/>
    <w:rsid w:val="009104EA"/>
    <w:rsid w:val="009107A3"/>
    <w:rsid w:val="009115AE"/>
    <w:rsid w:val="00911E48"/>
    <w:rsid w:val="00912C8C"/>
    <w:rsid w:val="00913700"/>
    <w:rsid w:val="009168EA"/>
    <w:rsid w:val="00917E53"/>
    <w:rsid w:val="00922F79"/>
    <w:rsid w:val="009242D9"/>
    <w:rsid w:val="00924ABF"/>
    <w:rsid w:val="009252F7"/>
    <w:rsid w:val="009264C0"/>
    <w:rsid w:val="00930A4D"/>
    <w:rsid w:val="0093137A"/>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469"/>
    <w:rsid w:val="00960646"/>
    <w:rsid w:val="00961F63"/>
    <w:rsid w:val="00962037"/>
    <w:rsid w:val="009625B5"/>
    <w:rsid w:val="00962610"/>
    <w:rsid w:val="0096310C"/>
    <w:rsid w:val="00963B63"/>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017E"/>
    <w:rsid w:val="0098119B"/>
    <w:rsid w:val="0098366B"/>
    <w:rsid w:val="00984C66"/>
    <w:rsid w:val="00985E48"/>
    <w:rsid w:val="009862A3"/>
    <w:rsid w:val="009871EA"/>
    <w:rsid w:val="0099039B"/>
    <w:rsid w:val="009903D0"/>
    <w:rsid w:val="00990B19"/>
    <w:rsid w:val="00991A83"/>
    <w:rsid w:val="00992A7C"/>
    <w:rsid w:val="0099544B"/>
    <w:rsid w:val="00996B36"/>
    <w:rsid w:val="009A0130"/>
    <w:rsid w:val="009A1CB9"/>
    <w:rsid w:val="009A1EF4"/>
    <w:rsid w:val="009A4A96"/>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1DBC"/>
    <w:rsid w:val="009F2031"/>
    <w:rsid w:val="009F27AC"/>
    <w:rsid w:val="009F5587"/>
    <w:rsid w:val="009F5C9E"/>
    <w:rsid w:val="009F6C45"/>
    <w:rsid w:val="009F7D89"/>
    <w:rsid w:val="00A007A1"/>
    <w:rsid w:val="00A0209D"/>
    <w:rsid w:val="00A0339E"/>
    <w:rsid w:val="00A04A0C"/>
    <w:rsid w:val="00A05A56"/>
    <w:rsid w:val="00A079CC"/>
    <w:rsid w:val="00A106D6"/>
    <w:rsid w:val="00A10D26"/>
    <w:rsid w:val="00A11B4C"/>
    <w:rsid w:val="00A122B7"/>
    <w:rsid w:val="00A12A6A"/>
    <w:rsid w:val="00A12E22"/>
    <w:rsid w:val="00A13878"/>
    <w:rsid w:val="00A13990"/>
    <w:rsid w:val="00A13EF7"/>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489D"/>
    <w:rsid w:val="00A453AC"/>
    <w:rsid w:val="00A4788E"/>
    <w:rsid w:val="00A47934"/>
    <w:rsid w:val="00A51455"/>
    <w:rsid w:val="00A5213F"/>
    <w:rsid w:val="00A52C5B"/>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906CA"/>
    <w:rsid w:val="00A907A0"/>
    <w:rsid w:val="00A92F41"/>
    <w:rsid w:val="00A93352"/>
    <w:rsid w:val="00A93C1D"/>
    <w:rsid w:val="00A94881"/>
    <w:rsid w:val="00A952F7"/>
    <w:rsid w:val="00A9677B"/>
    <w:rsid w:val="00A96E79"/>
    <w:rsid w:val="00A97AE9"/>
    <w:rsid w:val="00AA03C4"/>
    <w:rsid w:val="00AA0892"/>
    <w:rsid w:val="00AA132B"/>
    <w:rsid w:val="00AA2709"/>
    <w:rsid w:val="00AA32BF"/>
    <w:rsid w:val="00AA389B"/>
    <w:rsid w:val="00AA39E4"/>
    <w:rsid w:val="00AA45DE"/>
    <w:rsid w:val="00AA47FD"/>
    <w:rsid w:val="00AA4ADE"/>
    <w:rsid w:val="00AA7AA9"/>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6DB"/>
    <w:rsid w:val="00AD6CC0"/>
    <w:rsid w:val="00AE0A53"/>
    <w:rsid w:val="00AE0D90"/>
    <w:rsid w:val="00AE18D7"/>
    <w:rsid w:val="00AE2731"/>
    <w:rsid w:val="00AE2F55"/>
    <w:rsid w:val="00AE3326"/>
    <w:rsid w:val="00AE41E5"/>
    <w:rsid w:val="00AE4A69"/>
    <w:rsid w:val="00AE52DE"/>
    <w:rsid w:val="00AE608D"/>
    <w:rsid w:val="00AE6C7C"/>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2422"/>
    <w:rsid w:val="00B1328D"/>
    <w:rsid w:val="00B149CD"/>
    <w:rsid w:val="00B154FA"/>
    <w:rsid w:val="00B161DF"/>
    <w:rsid w:val="00B16FD5"/>
    <w:rsid w:val="00B17EBB"/>
    <w:rsid w:val="00B2021A"/>
    <w:rsid w:val="00B202F0"/>
    <w:rsid w:val="00B20AB9"/>
    <w:rsid w:val="00B20D5A"/>
    <w:rsid w:val="00B22439"/>
    <w:rsid w:val="00B22709"/>
    <w:rsid w:val="00B22D73"/>
    <w:rsid w:val="00B24896"/>
    <w:rsid w:val="00B301D5"/>
    <w:rsid w:val="00B3033E"/>
    <w:rsid w:val="00B325AD"/>
    <w:rsid w:val="00B32935"/>
    <w:rsid w:val="00B32F49"/>
    <w:rsid w:val="00B32F9A"/>
    <w:rsid w:val="00B33B79"/>
    <w:rsid w:val="00B345F6"/>
    <w:rsid w:val="00B36964"/>
    <w:rsid w:val="00B37204"/>
    <w:rsid w:val="00B37919"/>
    <w:rsid w:val="00B40144"/>
    <w:rsid w:val="00B406B3"/>
    <w:rsid w:val="00B4274C"/>
    <w:rsid w:val="00B44565"/>
    <w:rsid w:val="00B4474A"/>
    <w:rsid w:val="00B47FB4"/>
    <w:rsid w:val="00B51013"/>
    <w:rsid w:val="00B521B9"/>
    <w:rsid w:val="00B529EF"/>
    <w:rsid w:val="00B536CF"/>
    <w:rsid w:val="00B53BDE"/>
    <w:rsid w:val="00B54022"/>
    <w:rsid w:val="00B5478A"/>
    <w:rsid w:val="00B5493A"/>
    <w:rsid w:val="00B567F0"/>
    <w:rsid w:val="00B569F9"/>
    <w:rsid w:val="00B56FD0"/>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039"/>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62F"/>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A90"/>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D65F4"/>
    <w:rsid w:val="00BE0541"/>
    <w:rsid w:val="00BE07D9"/>
    <w:rsid w:val="00BE138E"/>
    <w:rsid w:val="00BE2297"/>
    <w:rsid w:val="00BE3638"/>
    <w:rsid w:val="00BE5C0A"/>
    <w:rsid w:val="00BE6D75"/>
    <w:rsid w:val="00BE7AB3"/>
    <w:rsid w:val="00BF0D17"/>
    <w:rsid w:val="00BF18D4"/>
    <w:rsid w:val="00BF19DC"/>
    <w:rsid w:val="00BF2585"/>
    <w:rsid w:val="00BF39C7"/>
    <w:rsid w:val="00BF52D4"/>
    <w:rsid w:val="00BF630C"/>
    <w:rsid w:val="00C00C27"/>
    <w:rsid w:val="00C02492"/>
    <w:rsid w:val="00C0485A"/>
    <w:rsid w:val="00C060DC"/>
    <w:rsid w:val="00C06911"/>
    <w:rsid w:val="00C077AC"/>
    <w:rsid w:val="00C1042E"/>
    <w:rsid w:val="00C10D0D"/>
    <w:rsid w:val="00C11351"/>
    <w:rsid w:val="00C12116"/>
    <w:rsid w:val="00C121CA"/>
    <w:rsid w:val="00C12C6A"/>
    <w:rsid w:val="00C152B3"/>
    <w:rsid w:val="00C16814"/>
    <w:rsid w:val="00C20E6A"/>
    <w:rsid w:val="00C2177C"/>
    <w:rsid w:val="00C21C9A"/>
    <w:rsid w:val="00C23105"/>
    <w:rsid w:val="00C23508"/>
    <w:rsid w:val="00C24219"/>
    <w:rsid w:val="00C2482F"/>
    <w:rsid w:val="00C25AF3"/>
    <w:rsid w:val="00C26CC6"/>
    <w:rsid w:val="00C26D3B"/>
    <w:rsid w:val="00C272E2"/>
    <w:rsid w:val="00C3007F"/>
    <w:rsid w:val="00C30088"/>
    <w:rsid w:val="00C30213"/>
    <w:rsid w:val="00C32CA4"/>
    <w:rsid w:val="00C35054"/>
    <w:rsid w:val="00C3652C"/>
    <w:rsid w:val="00C3676D"/>
    <w:rsid w:val="00C36AF5"/>
    <w:rsid w:val="00C4012C"/>
    <w:rsid w:val="00C407D2"/>
    <w:rsid w:val="00C41CF0"/>
    <w:rsid w:val="00C446D0"/>
    <w:rsid w:val="00C4508B"/>
    <w:rsid w:val="00C45149"/>
    <w:rsid w:val="00C453B5"/>
    <w:rsid w:val="00C4557E"/>
    <w:rsid w:val="00C45A82"/>
    <w:rsid w:val="00C45DEF"/>
    <w:rsid w:val="00C468E5"/>
    <w:rsid w:val="00C470BA"/>
    <w:rsid w:val="00C50201"/>
    <w:rsid w:val="00C50AFE"/>
    <w:rsid w:val="00C51265"/>
    <w:rsid w:val="00C54296"/>
    <w:rsid w:val="00C54506"/>
    <w:rsid w:val="00C54D8F"/>
    <w:rsid w:val="00C55EC2"/>
    <w:rsid w:val="00C55EEB"/>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54E"/>
    <w:rsid w:val="00C868C4"/>
    <w:rsid w:val="00C90729"/>
    <w:rsid w:val="00C92D9C"/>
    <w:rsid w:val="00C94358"/>
    <w:rsid w:val="00C94C5F"/>
    <w:rsid w:val="00C95CD9"/>
    <w:rsid w:val="00C96894"/>
    <w:rsid w:val="00C96DBA"/>
    <w:rsid w:val="00C9703F"/>
    <w:rsid w:val="00CA0559"/>
    <w:rsid w:val="00CA0570"/>
    <w:rsid w:val="00CA1DDF"/>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59DC"/>
    <w:rsid w:val="00CC7170"/>
    <w:rsid w:val="00CC7C39"/>
    <w:rsid w:val="00CD13B1"/>
    <w:rsid w:val="00CD1540"/>
    <w:rsid w:val="00CD247F"/>
    <w:rsid w:val="00CD28A3"/>
    <w:rsid w:val="00CD3D14"/>
    <w:rsid w:val="00CD44CC"/>
    <w:rsid w:val="00CD6A88"/>
    <w:rsid w:val="00CD6CB0"/>
    <w:rsid w:val="00CD7265"/>
    <w:rsid w:val="00CD7784"/>
    <w:rsid w:val="00CE15E8"/>
    <w:rsid w:val="00CE69F6"/>
    <w:rsid w:val="00CF07D4"/>
    <w:rsid w:val="00CF120D"/>
    <w:rsid w:val="00CF1B27"/>
    <w:rsid w:val="00CF1B56"/>
    <w:rsid w:val="00CF28D4"/>
    <w:rsid w:val="00CF3C9A"/>
    <w:rsid w:val="00CF5C84"/>
    <w:rsid w:val="00CF6739"/>
    <w:rsid w:val="00CF7F34"/>
    <w:rsid w:val="00D00C29"/>
    <w:rsid w:val="00D028DC"/>
    <w:rsid w:val="00D02DD3"/>
    <w:rsid w:val="00D04120"/>
    <w:rsid w:val="00D043CC"/>
    <w:rsid w:val="00D04597"/>
    <w:rsid w:val="00D06451"/>
    <w:rsid w:val="00D068C0"/>
    <w:rsid w:val="00D10A8B"/>
    <w:rsid w:val="00D10C60"/>
    <w:rsid w:val="00D126E8"/>
    <w:rsid w:val="00D12FF2"/>
    <w:rsid w:val="00D133AA"/>
    <w:rsid w:val="00D15882"/>
    <w:rsid w:val="00D15C34"/>
    <w:rsid w:val="00D16DFD"/>
    <w:rsid w:val="00D16F0B"/>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4568"/>
    <w:rsid w:val="00D377D9"/>
    <w:rsid w:val="00D408BC"/>
    <w:rsid w:val="00D41744"/>
    <w:rsid w:val="00D41BB7"/>
    <w:rsid w:val="00D42193"/>
    <w:rsid w:val="00D42E24"/>
    <w:rsid w:val="00D437A3"/>
    <w:rsid w:val="00D4479C"/>
    <w:rsid w:val="00D450E2"/>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10E"/>
    <w:rsid w:val="00D70596"/>
    <w:rsid w:val="00D705A5"/>
    <w:rsid w:val="00D7279A"/>
    <w:rsid w:val="00D73E42"/>
    <w:rsid w:val="00D744EA"/>
    <w:rsid w:val="00D75562"/>
    <w:rsid w:val="00D75846"/>
    <w:rsid w:val="00D759A4"/>
    <w:rsid w:val="00D778E6"/>
    <w:rsid w:val="00D80DE2"/>
    <w:rsid w:val="00D80EFF"/>
    <w:rsid w:val="00D81CBA"/>
    <w:rsid w:val="00D81E8C"/>
    <w:rsid w:val="00D8274A"/>
    <w:rsid w:val="00D828A5"/>
    <w:rsid w:val="00D832B6"/>
    <w:rsid w:val="00D834CB"/>
    <w:rsid w:val="00D83AC5"/>
    <w:rsid w:val="00D83AFB"/>
    <w:rsid w:val="00D83C22"/>
    <w:rsid w:val="00D84E3F"/>
    <w:rsid w:val="00D85A39"/>
    <w:rsid w:val="00D8602F"/>
    <w:rsid w:val="00D8628F"/>
    <w:rsid w:val="00D87295"/>
    <w:rsid w:val="00D905A8"/>
    <w:rsid w:val="00D91AEB"/>
    <w:rsid w:val="00D923E9"/>
    <w:rsid w:val="00D92872"/>
    <w:rsid w:val="00D92A45"/>
    <w:rsid w:val="00D945B3"/>
    <w:rsid w:val="00D94627"/>
    <w:rsid w:val="00D94D30"/>
    <w:rsid w:val="00D94EE1"/>
    <w:rsid w:val="00D96A0E"/>
    <w:rsid w:val="00D971D7"/>
    <w:rsid w:val="00D97BB0"/>
    <w:rsid w:val="00DA13D4"/>
    <w:rsid w:val="00DA2D5C"/>
    <w:rsid w:val="00DA41A8"/>
    <w:rsid w:val="00DA58F4"/>
    <w:rsid w:val="00DA5A23"/>
    <w:rsid w:val="00DA5F32"/>
    <w:rsid w:val="00DB0D45"/>
    <w:rsid w:val="00DB18C8"/>
    <w:rsid w:val="00DB1AA6"/>
    <w:rsid w:val="00DB1E7E"/>
    <w:rsid w:val="00DB1F00"/>
    <w:rsid w:val="00DB2770"/>
    <w:rsid w:val="00DB34DB"/>
    <w:rsid w:val="00DB45DD"/>
    <w:rsid w:val="00DB4975"/>
    <w:rsid w:val="00DB49A3"/>
    <w:rsid w:val="00DB517B"/>
    <w:rsid w:val="00DB5576"/>
    <w:rsid w:val="00DB59F3"/>
    <w:rsid w:val="00DB70EE"/>
    <w:rsid w:val="00DB7453"/>
    <w:rsid w:val="00DB7E6E"/>
    <w:rsid w:val="00DC025D"/>
    <w:rsid w:val="00DC0A89"/>
    <w:rsid w:val="00DC1DA3"/>
    <w:rsid w:val="00DC521C"/>
    <w:rsid w:val="00DC5690"/>
    <w:rsid w:val="00DC6754"/>
    <w:rsid w:val="00DC6DAE"/>
    <w:rsid w:val="00DC6F18"/>
    <w:rsid w:val="00DD15D8"/>
    <w:rsid w:val="00DD1665"/>
    <w:rsid w:val="00DD320D"/>
    <w:rsid w:val="00DD4288"/>
    <w:rsid w:val="00DD51F6"/>
    <w:rsid w:val="00DD54F0"/>
    <w:rsid w:val="00DD691A"/>
    <w:rsid w:val="00DD7375"/>
    <w:rsid w:val="00DD76BA"/>
    <w:rsid w:val="00DD79E3"/>
    <w:rsid w:val="00DE0187"/>
    <w:rsid w:val="00DE0804"/>
    <w:rsid w:val="00DE0A8B"/>
    <w:rsid w:val="00DE34DE"/>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574"/>
    <w:rsid w:val="00DF768A"/>
    <w:rsid w:val="00DF7731"/>
    <w:rsid w:val="00DF7818"/>
    <w:rsid w:val="00DF798A"/>
    <w:rsid w:val="00E01EE9"/>
    <w:rsid w:val="00E02280"/>
    <w:rsid w:val="00E024F1"/>
    <w:rsid w:val="00E02803"/>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17D43"/>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20D9"/>
    <w:rsid w:val="00E448DC"/>
    <w:rsid w:val="00E45499"/>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6F1"/>
    <w:rsid w:val="00E61BEC"/>
    <w:rsid w:val="00E62D9B"/>
    <w:rsid w:val="00E636F8"/>
    <w:rsid w:val="00E65A36"/>
    <w:rsid w:val="00E6603E"/>
    <w:rsid w:val="00E66160"/>
    <w:rsid w:val="00E66B3F"/>
    <w:rsid w:val="00E66FE0"/>
    <w:rsid w:val="00E67184"/>
    <w:rsid w:val="00E67E81"/>
    <w:rsid w:val="00E704D4"/>
    <w:rsid w:val="00E712D9"/>
    <w:rsid w:val="00E72193"/>
    <w:rsid w:val="00E7267C"/>
    <w:rsid w:val="00E72BE4"/>
    <w:rsid w:val="00E738A3"/>
    <w:rsid w:val="00E74B2F"/>
    <w:rsid w:val="00E74BEA"/>
    <w:rsid w:val="00E7530F"/>
    <w:rsid w:val="00E768D2"/>
    <w:rsid w:val="00E76AA1"/>
    <w:rsid w:val="00E80ABA"/>
    <w:rsid w:val="00E816B8"/>
    <w:rsid w:val="00E81805"/>
    <w:rsid w:val="00E81D3C"/>
    <w:rsid w:val="00E82328"/>
    <w:rsid w:val="00E82CA9"/>
    <w:rsid w:val="00E8597E"/>
    <w:rsid w:val="00E85AC5"/>
    <w:rsid w:val="00E86710"/>
    <w:rsid w:val="00E869FC"/>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0F98"/>
    <w:rsid w:val="00EB17F1"/>
    <w:rsid w:val="00EB22E6"/>
    <w:rsid w:val="00EB440D"/>
    <w:rsid w:val="00EB46F9"/>
    <w:rsid w:val="00EB543F"/>
    <w:rsid w:val="00EB62E0"/>
    <w:rsid w:val="00EB6770"/>
    <w:rsid w:val="00EB682F"/>
    <w:rsid w:val="00EB7602"/>
    <w:rsid w:val="00EC02DB"/>
    <w:rsid w:val="00EC044B"/>
    <w:rsid w:val="00EC21D2"/>
    <w:rsid w:val="00EC4776"/>
    <w:rsid w:val="00EC488C"/>
    <w:rsid w:val="00EC4C01"/>
    <w:rsid w:val="00EC501D"/>
    <w:rsid w:val="00EC5050"/>
    <w:rsid w:val="00EC5D58"/>
    <w:rsid w:val="00EC5FA8"/>
    <w:rsid w:val="00ED0005"/>
    <w:rsid w:val="00ED0F0F"/>
    <w:rsid w:val="00ED1BE5"/>
    <w:rsid w:val="00ED1F36"/>
    <w:rsid w:val="00ED200B"/>
    <w:rsid w:val="00ED3343"/>
    <w:rsid w:val="00ED4E2B"/>
    <w:rsid w:val="00ED5853"/>
    <w:rsid w:val="00ED5B42"/>
    <w:rsid w:val="00ED6230"/>
    <w:rsid w:val="00ED7735"/>
    <w:rsid w:val="00EE0102"/>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B5C"/>
    <w:rsid w:val="00EF5F64"/>
    <w:rsid w:val="00EF769D"/>
    <w:rsid w:val="00F00643"/>
    <w:rsid w:val="00F0093D"/>
    <w:rsid w:val="00F00CEC"/>
    <w:rsid w:val="00F015D3"/>
    <w:rsid w:val="00F01FFB"/>
    <w:rsid w:val="00F02A6A"/>
    <w:rsid w:val="00F04783"/>
    <w:rsid w:val="00F0528B"/>
    <w:rsid w:val="00F058DD"/>
    <w:rsid w:val="00F05976"/>
    <w:rsid w:val="00F059D2"/>
    <w:rsid w:val="00F0717B"/>
    <w:rsid w:val="00F10D7B"/>
    <w:rsid w:val="00F12B1D"/>
    <w:rsid w:val="00F13A05"/>
    <w:rsid w:val="00F13C96"/>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26BB"/>
    <w:rsid w:val="00F2379F"/>
    <w:rsid w:val="00F23AB5"/>
    <w:rsid w:val="00F23F77"/>
    <w:rsid w:val="00F24C67"/>
    <w:rsid w:val="00F301FE"/>
    <w:rsid w:val="00F30817"/>
    <w:rsid w:val="00F30FB5"/>
    <w:rsid w:val="00F31410"/>
    <w:rsid w:val="00F325B7"/>
    <w:rsid w:val="00F33A34"/>
    <w:rsid w:val="00F33E68"/>
    <w:rsid w:val="00F343F9"/>
    <w:rsid w:val="00F34C9F"/>
    <w:rsid w:val="00F34FF1"/>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2BD7"/>
    <w:rsid w:val="00F65221"/>
    <w:rsid w:val="00F653E1"/>
    <w:rsid w:val="00F65D4E"/>
    <w:rsid w:val="00F661D2"/>
    <w:rsid w:val="00F67D61"/>
    <w:rsid w:val="00F70179"/>
    <w:rsid w:val="00F70DCF"/>
    <w:rsid w:val="00F713F2"/>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2C98"/>
    <w:rsid w:val="00F93F9C"/>
    <w:rsid w:val="00F94AF1"/>
    <w:rsid w:val="00F94C86"/>
    <w:rsid w:val="00F95887"/>
    <w:rsid w:val="00F95BA0"/>
    <w:rsid w:val="00F97E31"/>
    <w:rsid w:val="00FA189F"/>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2C43"/>
    <w:rsid w:val="00FB31FE"/>
    <w:rsid w:val="00FB424D"/>
    <w:rsid w:val="00FB59CD"/>
    <w:rsid w:val="00FB790B"/>
    <w:rsid w:val="00FC0096"/>
    <w:rsid w:val="00FC032F"/>
    <w:rsid w:val="00FC08A9"/>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5109E7"/>
    <w:pPr>
      <w:tabs>
        <w:tab w:val="left" w:pos="420"/>
        <w:tab w:val="right" w:leader="dot" w:pos="8494"/>
      </w:tabs>
      <w:spacing w:before="120" w:after="120"/>
      <w:jc w:val="left"/>
    </w:pPr>
    <w:rPr>
      <w:rFonts w:eastAsiaTheme="minorHAnsi"/>
      <w:bCs/>
      <w:caps/>
      <w:sz w:val="20"/>
      <w:szCs w:val="20"/>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 w:type="paragraph" w:styleId="af7">
    <w:name w:val="header"/>
    <w:basedOn w:val="a0"/>
    <w:link w:val="af8"/>
    <w:uiPriority w:val="99"/>
    <w:semiHidden/>
    <w:unhideWhenUsed/>
    <w:rsid w:val="00C50AFE"/>
    <w:pPr>
      <w:tabs>
        <w:tab w:val="center" w:pos="4252"/>
        <w:tab w:val="right" w:pos="8504"/>
      </w:tabs>
      <w:snapToGrid w:val="0"/>
    </w:pPr>
  </w:style>
  <w:style w:type="character" w:customStyle="1" w:styleId="af8">
    <w:name w:val="ヘッダー (文字)"/>
    <w:basedOn w:val="a1"/>
    <w:link w:val="af7"/>
    <w:uiPriority w:val="99"/>
    <w:semiHidden/>
    <w:rsid w:val="00C50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83</Pages>
  <Words>7602</Words>
  <Characters>43337</Characters>
  <Application>Microsoft Office Word</Application>
  <DocSecurity>0</DocSecurity>
  <Lines>361</Lines>
  <Paragraphs>101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50838</CharactersWithSpaces>
  <SharedDoc>false</SharedDoc>
  <HLinks>
    <vt:vector size="672" baseType="variant">
      <vt:variant>
        <vt:i4>1310768</vt:i4>
      </vt:variant>
      <vt:variant>
        <vt:i4>668</vt:i4>
      </vt:variant>
      <vt:variant>
        <vt:i4>0</vt:i4>
      </vt:variant>
      <vt:variant>
        <vt:i4>5</vt:i4>
      </vt:variant>
      <vt:variant>
        <vt:lpwstr/>
      </vt:variant>
      <vt:variant>
        <vt:lpwstr>_Toc126715634</vt:lpwstr>
      </vt:variant>
      <vt:variant>
        <vt:i4>1310768</vt:i4>
      </vt:variant>
      <vt:variant>
        <vt:i4>662</vt:i4>
      </vt:variant>
      <vt:variant>
        <vt:i4>0</vt:i4>
      </vt:variant>
      <vt:variant>
        <vt:i4>5</vt:i4>
      </vt:variant>
      <vt:variant>
        <vt:lpwstr/>
      </vt:variant>
      <vt:variant>
        <vt:lpwstr>_Toc126715633</vt:lpwstr>
      </vt:variant>
      <vt:variant>
        <vt:i4>1310768</vt:i4>
      </vt:variant>
      <vt:variant>
        <vt:i4>656</vt:i4>
      </vt:variant>
      <vt:variant>
        <vt:i4>0</vt:i4>
      </vt:variant>
      <vt:variant>
        <vt:i4>5</vt:i4>
      </vt:variant>
      <vt:variant>
        <vt:lpwstr/>
      </vt:variant>
      <vt:variant>
        <vt:lpwstr>_Toc126715632</vt:lpwstr>
      </vt:variant>
      <vt:variant>
        <vt:i4>1310768</vt:i4>
      </vt:variant>
      <vt:variant>
        <vt:i4>650</vt:i4>
      </vt:variant>
      <vt:variant>
        <vt:i4>0</vt:i4>
      </vt:variant>
      <vt:variant>
        <vt:i4>5</vt:i4>
      </vt:variant>
      <vt:variant>
        <vt:lpwstr/>
      </vt:variant>
      <vt:variant>
        <vt:lpwstr>_Toc126715631</vt:lpwstr>
      </vt:variant>
      <vt:variant>
        <vt:i4>1310768</vt:i4>
      </vt:variant>
      <vt:variant>
        <vt:i4>644</vt:i4>
      </vt:variant>
      <vt:variant>
        <vt:i4>0</vt:i4>
      </vt:variant>
      <vt:variant>
        <vt:i4>5</vt:i4>
      </vt:variant>
      <vt:variant>
        <vt:lpwstr/>
      </vt:variant>
      <vt:variant>
        <vt:lpwstr>_Toc126715630</vt:lpwstr>
      </vt:variant>
      <vt:variant>
        <vt:i4>1376304</vt:i4>
      </vt:variant>
      <vt:variant>
        <vt:i4>638</vt:i4>
      </vt:variant>
      <vt:variant>
        <vt:i4>0</vt:i4>
      </vt:variant>
      <vt:variant>
        <vt:i4>5</vt:i4>
      </vt:variant>
      <vt:variant>
        <vt:lpwstr/>
      </vt:variant>
      <vt:variant>
        <vt:lpwstr>_Toc126715629</vt:lpwstr>
      </vt:variant>
      <vt:variant>
        <vt:i4>1376304</vt:i4>
      </vt:variant>
      <vt:variant>
        <vt:i4>632</vt:i4>
      </vt:variant>
      <vt:variant>
        <vt:i4>0</vt:i4>
      </vt:variant>
      <vt:variant>
        <vt:i4>5</vt:i4>
      </vt:variant>
      <vt:variant>
        <vt:lpwstr/>
      </vt:variant>
      <vt:variant>
        <vt:lpwstr>_Toc126715628</vt:lpwstr>
      </vt:variant>
      <vt:variant>
        <vt:i4>1376304</vt:i4>
      </vt:variant>
      <vt:variant>
        <vt:i4>626</vt:i4>
      </vt:variant>
      <vt:variant>
        <vt:i4>0</vt:i4>
      </vt:variant>
      <vt:variant>
        <vt:i4>5</vt:i4>
      </vt:variant>
      <vt:variant>
        <vt:lpwstr/>
      </vt:variant>
      <vt:variant>
        <vt:lpwstr>_Toc126715627</vt:lpwstr>
      </vt:variant>
      <vt:variant>
        <vt:i4>1376304</vt:i4>
      </vt:variant>
      <vt:variant>
        <vt:i4>620</vt:i4>
      </vt:variant>
      <vt:variant>
        <vt:i4>0</vt:i4>
      </vt:variant>
      <vt:variant>
        <vt:i4>5</vt:i4>
      </vt:variant>
      <vt:variant>
        <vt:lpwstr/>
      </vt:variant>
      <vt:variant>
        <vt:lpwstr>_Toc126715626</vt:lpwstr>
      </vt:variant>
      <vt:variant>
        <vt:i4>1376304</vt:i4>
      </vt:variant>
      <vt:variant>
        <vt:i4>614</vt:i4>
      </vt:variant>
      <vt:variant>
        <vt:i4>0</vt:i4>
      </vt:variant>
      <vt:variant>
        <vt:i4>5</vt:i4>
      </vt:variant>
      <vt:variant>
        <vt:lpwstr/>
      </vt:variant>
      <vt:variant>
        <vt:lpwstr>_Toc126715625</vt:lpwstr>
      </vt:variant>
      <vt:variant>
        <vt:i4>1376304</vt:i4>
      </vt:variant>
      <vt:variant>
        <vt:i4>608</vt:i4>
      </vt:variant>
      <vt:variant>
        <vt:i4>0</vt:i4>
      </vt:variant>
      <vt:variant>
        <vt:i4>5</vt:i4>
      </vt:variant>
      <vt:variant>
        <vt:lpwstr/>
      </vt:variant>
      <vt:variant>
        <vt:lpwstr>_Toc126715624</vt:lpwstr>
      </vt:variant>
      <vt:variant>
        <vt:i4>1376304</vt:i4>
      </vt:variant>
      <vt:variant>
        <vt:i4>602</vt:i4>
      </vt:variant>
      <vt:variant>
        <vt:i4>0</vt:i4>
      </vt:variant>
      <vt:variant>
        <vt:i4>5</vt:i4>
      </vt:variant>
      <vt:variant>
        <vt:lpwstr/>
      </vt:variant>
      <vt:variant>
        <vt:lpwstr>_Toc126715623</vt:lpwstr>
      </vt:variant>
      <vt:variant>
        <vt:i4>1376304</vt:i4>
      </vt:variant>
      <vt:variant>
        <vt:i4>596</vt:i4>
      </vt:variant>
      <vt:variant>
        <vt:i4>0</vt:i4>
      </vt:variant>
      <vt:variant>
        <vt:i4>5</vt:i4>
      </vt:variant>
      <vt:variant>
        <vt:lpwstr/>
      </vt:variant>
      <vt:variant>
        <vt:lpwstr>_Toc126715622</vt:lpwstr>
      </vt:variant>
      <vt:variant>
        <vt:i4>1376304</vt:i4>
      </vt:variant>
      <vt:variant>
        <vt:i4>590</vt:i4>
      </vt:variant>
      <vt:variant>
        <vt:i4>0</vt:i4>
      </vt:variant>
      <vt:variant>
        <vt:i4>5</vt:i4>
      </vt:variant>
      <vt:variant>
        <vt:lpwstr/>
      </vt:variant>
      <vt:variant>
        <vt:lpwstr>_Toc126715621</vt:lpwstr>
      </vt:variant>
      <vt:variant>
        <vt:i4>1376304</vt:i4>
      </vt:variant>
      <vt:variant>
        <vt:i4>584</vt:i4>
      </vt:variant>
      <vt:variant>
        <vt:i4>0</vt:i4>
      </vt:variant>
      <vt:variant>
        <vt:i4>5</vt:i4>
      </vt:variant>
      <vt:variant>
        <vt:lpwstr/>
      </vt:variant>
      <vt:variant>
        <vt:lpwstr>_Toc126715620</vt:lpwstr>
      </vt:variant>
      <vt:variant>
        <vt:i4>1441840</vt:i4>
      </vt:variant>
      <vt:variant>
        <vt:i4>578</vt:i4>
      </vt:variant>
      <vt:variant>
        <vt:i4>0</vt:i4>
      </vt:variant>
      <vt:variant>
        <vt:i4>5</vt:i4>
      </vt:variant>
      <vt:variant>
        <vt:lpwstr/>
      </vt:variant>
      <vt:variant>
        <vt:lpwstr>_Toc126715619</vt:lpwstr>
      </vt:variant>
      <vt:variant>
        <vt:i4>1441840</vt:i4>
      </vt:variant>
      <vt:variant>
        <vt:i4>572</vt:i4>
      </vt:variant>
      <vt:variant>
        <vt:i4>0</vt:i4>
      </vt:variant>
      <vt:variant>
        <vt:i4>5</vt:i4>
      </vt:variant>
      <vt:variant>
        <vt:lpwstr/>
      </vt:variant>
      <vt:variant>
        <vt:lpwstr>_Toc126715618</vt:lpwstr>
      </vt:variant>
      <vt:variant>
        <vt:i4>1441840</vt:i4>
      </vt:variant>
      <vt:variant>
        <vt:i4>566</vt:i4>
      </vt:variant>
      <vt:variant>
        <vt:i4>0</vt:i4>
      </vt:variant>
      <vt:variant>
        <vt:i4>5</vt:i4>
      </vt:variant>
      <vt:variant>
        <vt:lpwstr/>
      </vt:variant>
      <vt:variant>
        <vt:lpwstr>_Toc126715617</vt:lpwstr>
      </vt:variant>
      <vt:variant>
        <vt:i4>1441840</vt:i4>
      </vt:variant>
      <vt:variant>
        <vt:i4>560</vt:i4>
      </vt:variant>
      <vt:variant>
        <vt:i4>0</vt:i4>
      </vt:variant>
      <vt:variant>
        <vt:i4>5</vt:i4>
      </vt:variant>
      <vt:variant>
        <vt:lpwstr/>
      </vt:variant>
      <vt:variant>
        <vt:lpwstr>_Toc126715616</vt:lpwstr>
      </vt:variant>
      <vt:variant>
        <vt:i4>1441840</vt:i4>
      </vt:variant>
      <vt:variant>
        <vt:i4>554</vt:i4>
      </vt:variant>
      <vt:variant>
        <vt:i4>0</vt:i4>
      </vt:variant>
      <vt:variant>
        <vt:i4>5</vt:i4>
      </vt:variant>
      <vt:variant>
        <vt:lpwstr/>
      </vt:variant>
      <vt:variant>
        <vt:lpwstr>_Toc126715615</vt:lpwstr>
      </vt:variant>
      <vt:variant>
        <vt:i4>1441840</vt:i4>
      </vt:variant>
      <vt:variant>
        <vt:i4>548</vt:i4>
      </vt:variant>
      <vt:variant>
        <vt:i4>0</vt:i4>
      </vt:variant>
      <vt:variant>
        <vt:i4>5</vt:i4>
      </vt:variant>
      <vt:variant>
        <vt:lpwstr/>
      </vt:variant>
      <vt:variant>
        <vt:lpwstr>_Toc126715614</vt:lpwstr>
      </vt:variant>
      <vt:variant>
        <vt:i4>1441840</vt:i4>
      </vt:variant>
      <vt:variant>
        <vt:i4>542</vt:i4>
      </vt:variant>
      <vt:variant>
        <vt:i4>0</vt:i4>
      </vt:variant>
      <vt:variant>
        <vt:i4>5</vt:i4>
      </vt:variant>
      <vt:variant>
        <vt:lpwstr/>
      </vt:variant>
      <vt:variant>
        <vt:lpwstr>_Toc126715613</vt:lpwstr>
      </vt:variant>
      <vt:variant>
        <vt:i4>1441840</vt:i4>
      </vt:variant>
      <vt:variant>
        <vt:i4>536</vt:i4>
      </vt:variant>
      <vt:variant>
        <vt:i4>0</vt:i4>
      </vt:variant>
      <vt:variant>
        <vt:i4>5</vt:i4>
      </vt:variant>
      <vt:variant>
        <vt:lpwstr/>
      </vt:variant>
      <vt:variant>
        <vt:lpwstr>_Toc126715612</vt:lpwstr>
      </vt:variant>
      <vt:variant>
        <vt:i4>1441840</vt:i4>
      </vt:variant>
      <vt:variant>
        <vt:i4>530</vt:i4>
      </vt:variant>
      <vt:variant>
        <vt:i4>0</vt:i4>
      </vt:variant>
      <vt:variant>
        <vt:i4>5</vt:i4>
      </vt:variant>
      <vt:variant>
        <vt:lpwstr/>
      </vt:variant>
      <vt:variant>
        <vt:lpwstr>_Toc126715611</vt:lpwstr>
      </vt:variant>
      <vt:variant>
        <vt:i4>1441840</vt:i4>
      </vt:variant>
      <vt:variant>
        <vt:i4>524</vt:i4>
      </vt:variant>
      <vt:variant>
        <vt:i4>0</vt:i4>
      </vt:variant>
      <vt:variant>
        <vt:i4>5</vt:i4>
      </vt:variant>
      <vt:variant>
        <vt:lpwstr/>
      </vt:variant>
      <vt:variant>
        <vt:lpwstr>_Toc126715610</vt:lpwstr>
      </vt:variant>
      <vt:variant>
        <vt:i4>1507376</vt:i4>
      </vt:variant>
      <vt:variant>
        <vt:i4>518</vt:i4>
      </vt:variant>
      <vt:variant>
        <vt:i4>0</vt:i4>
      </vt:variant>
      <vt:variant>
        <vt:i4>5</vt:i4>
      </vt:variant>
      <vt:variant>
        <vt:lpwstr/>
      </vt:variant>
      <vt:variant>
        <vt:lpwstr>_Toc126715609</vt:lpwstr>
      </vt:variant>
      <vt:variant>
        <vt:i4>1507376</vt:i4>
      </vt:variant>
      <vt:variant>
        <vt:i4>512</vt:i4>
      </vt:variant>
      <vt:variant>
        <vt:i4>0</vt:i4>
      </vt:variant>
      <vt:variant>
        <vt:i4>5</vt:i4>
      </vt:variant>
      <vt:variant>
        <vt:lpwstr/>
      </vt:variant>
      <vt:variant>
        <vt:lpwstr>_Toc126715608</vt:lpwstr>
      </vt:variant>
      <vt:variant>
        <vt:i4>1966131</vt:i4>
      </vt:variant>
      <vt:variant>
        <vt:i4>506</vt:i4>
      </vt:variant>
      <vt:variant>
        <vt:i4>0</vt:i4>
      </vt:variant>
      <vt:variant>
        <vt:i4>5</vt:i4>
      </vt:variant>
      <vt:variant>
        <vt:lpwstr/>
      </vt:variant>
      <vt:variant>
        <vt:lpwstr>_Toc126715593</vt:lpwstr>
      </vt:variant>
      <vt:variant>
        <vt:i4>1966131</vt:i4>
      </vt:variant>
      <vt:variant>
        <vt:i4>500</vt:i4>
      </vt:variant>
      <vt:variant>
        <vt:i4>0</vt:i4>
      </vt:variant>
      <vt:variant>
        <vt:i4>5</vt:i4>
      </vt:variant>
      <vt:variant>
        <vt:lpwstr/>
      </vt:variant>
      <vt:variant>
        <vt:lpwstr>_Toc126715592</vt:lpwstr>
      </vt:variant>
      <vt:variant>
        <vt:i4>1966131</vt:i4>
      </vt:variant>
      <vt:variant>
        <vt:i4>494</vt:i4>
      </vt:variant>
      <vt:variant>
        <vt:i4>0</vt:i4>
      </vt:variant>
      <vt:variant>
        <vt:i4>5</vt:i4>
      </vt:variant>
      <vt:variant>
        <vt:lpwstr/>
      </vt:variant>
      <vt:variant>
        <vt:lpwstr>_Toc126715591</vt:lpwstr>
      </vt:variant>
      <vt:variant>
        <vt:i4>1966131</vt:i4>
      </vt:variant>
      <vt:variant>
        <vt:i4>488</vt:i4>
      </vt:variant>
      <vt:variant>
        <vt:i4>0</vt:i4>
      </vt:variant>
      <vt:variant>
        <vt:i4>5</vt:i4>
      </vt:variant>
      <vt:variant>
        <vt:lpwstr/>
      </vt:variant>
      <vt:variant>
        <vt:lpwstr>_Toc126715590</vt:lpwstr>
      </vt:variant>
      <vt:variant>
        <vt:i4>2031667</vt:i4>
      </vt:variant>
      <vt:variant>
        <vt:i4>482</vt:i4>
      </vt:variant>
      <vt:variant>
        <vt:i4>0</vt:i4>
      </vt:variant>
      <vt:variant>
        <vt:i4>5</vt:i4>
      </vt:variant>
      <vt:variant>
        <vt:lpwstr/>
      </vt:variant>
      <vt:variant>
        <vt:lpwstr>_Toc126715589</vt:lpwstr>
      </vt:variant>
      <vt:variant>
        <vt:i4>2031667</vt:i4>
      </vt:variant>
      <vt:variant>
        <vt:i4>476</vt:i4>
      </vt:variant>
      <vt:variant>
        <vt:i4>0</vt:i4>
      </vt:variant>
      <vt:variant>
        <vt:i4>5</vt:i4>
      </vt:variant>
      <vt:variant>
        <vt:lpwstr/>
      </vt:variant>
      <vt:variant>
        <vt:lpwstr>_Toc126715588</vt:lpwstr>
      </vt:variant>
      <vt:variant>
        <vt:i4>2031667</vt:i4>
      </vt:variant>
      <vt:variant>
        <vt:i4>470</vt:i4>
      </vt:variant>
      <vt:variant>
        <vt:i4>0</vt:i4>
      </vt:variant>
      <vt:variant>
        <vt:i4>5</vt:i4>
      </vt:variant>
      <vt:variant>
        <vt:lpwstr/>
      </vt:variant>
      <vt:variant>
        <vt:lpwstr>_Toc126715587</vt:lpwstr>
      </vt:variant>
      <vt:variant>
        <vt:i4>2031667</vt:i4>
      </vt:variant>
      <vt:variant>
        <vt:i4>464</vt:i4>
      </vt:variant>
      <vt:variant>
        <vt:i4>0</vt:i4>
      </vt:variant>
      <vt:variant>
        <vt:i4>5</vt:i4>
      </vt:variant>
      <vt:variant>
        <vt:lpwstr/>
      </vt:variant>
      <vt:variant>
        <vt:lpwstr>_Toc126715586</vt:lpwstr>
      </vt:variant>
      <vt:variant>
        <vt:i4>2031667</vt:i4>
      </vt:variant>
      <vt:variant>
        <vt:i4>458</vt:i4>
      </vt:variant>
      <vt:variant>
        <vt:i4>0</vt:i4>
      </vt:variant>
      <vt:variant>
        <vt:i4>5</vt:i4>
      </vt:variant>
      <vt:variant>
        <vt:lpwstr/>
      </vt:variant>
      <vt:variant>
        <vt:lpwstr>_Toc126715585</vt:lpwstr>
      </vt:variant>
      <vt:variant>
        <vt:i4>2031667</vt:i4>
      </vt:variant>
      <vt:variant>
        <vt:i4>452</vt:i4>
      </vt:variant>
      <vt:variant>
        <vt:i4>0</vt:i4>
      </vt:variant>
      <vt:variant>
        <vt:i4>5</vt:i4>
      </vt:variant>
      <vt:variant>
        <vt:lpwstr/>
      </vt:variant>
      <vt:variant>
        <vt:lpwstr>_Toc126715584</vt:lpwstr>
      </vt:variant>
      <vt:variant>
        <vt:i4>2031667</vt:i4>
      </vt:variant>
      <vt:variant>
        <vt:i4>446</vt:i4>
      </vt:variant>
      <vt:variant>
        <vt:i4>0</vt:i4>
      </vt:variant>
      <vt:variant>
        <vt:i4>5</vt:i4>
      </vt:variant>
      <vt:variant>
        <vt:lpwstr/>
      </vt:variant>
      <vt:variant>
        <vt:lpwstr>_Toc126715583</vt:lpwstr>
      </vt:variant>
      <vt:variant>
        <vt:i4>2031667</vt:i4>
      </vt:variant>
      <vt:variant>
        <vt:i4>440</vt:i4>
      </vt:variant>
      <vt:variant>
        <vt:i4>0</vt:i4>
      </vt:variant>
      <vt:variant>
        <vt:i4>5</vt:i4>
      </vt:variant>
      <vt:variant>
        <vt:lpwstr/>
      </vt:variant>
      <vt:variant>
        <vt:lpwstr>_Toc126715582</vt:lpwstr>
      </vt:variant>
      <vt:variant>
        <vt:i4>2031667</vt:i4>
      </vt:variant>
      <vt:variant>
        <vt:i4>434</vt:i4>
      </vt:variant>
      <vt:variant>
        <vt:i4>0</vt:i4>
      </vt:variant>
      <vt:variant>
        <vt:i4>5</vt:i4>
      </vt:variant>
      <vt:variant>
        <vt:lpwstr/>
      </vt:variant>
      <vt:variant>
        <vt:lpwstr>_Toc126715581</vt:lpwstr>
      </vt:variant>
      <vt:variant>
        <vt:i4>2031667</vt:i4>
      </vt:variant>
      <vt:variant>
        <vt:i4>428</vt:i4>
      </vt:variant>
      <vt:variant>
        <vt:i4>0</vt:i4>
      </vt:variant>
      <vt:variant>
        <vt:i4>5</vt:i4>
      </vt:variant>
      <vt:variant>
        <vt:lpwstr/>
      </vt:variant>
      <vt:variant>
        <vt:lpwstr>_Toc126715580</vt:lpwstr>
      </vt:variant>
      <vt:variant>
        <vt:i4>1048627</vt:i4>
      </vt:variant>
      <vt:variant>
        <vt:i4>422</vt:i4>
      </vt:variant>
      <vt:variant>
        <vt:i4>0</vt:i4>
      </vt:variant>
      <vt:variant>
        <vt:i4>5</vt:i4>
      </vt:variant>
      <vt:variant>
        <vt:lpwstr/>
      </vt:variant>
      <vt:variant>
        <vt:lpwstr>_Toc126715579</vt:lpwstr>
      </vt:variant>
      <vt:variant>
        <vt:i4>1048627</vt:i4>
      </vt:variant>
      <vt:variant>
        <vt:i4>416</vt:i4>
      </vt:variant>
      <vt:variant>
        <vt:i4>0</vt:i4>
      </vt:variant>
      <vt:variant>
        <vt:i4>5</vt:i4>
      </vt:variant>
      <vt:variant>
        <vt:lpwstr/>
      </vt:variant>
      <vt:variant>
        <vt:lpwstr>_Toc126715578</vt:lpwstr>
      </vt:variant>
      <vt:variant>
        <vt:i4>1048627</vt:i4>
      </vt:variant>
      <vt:variant>
        <vt:i4>410</vt:i4>
      </vt:variant>
      <vt:variant>
        <vt:i4>0</vt:i4>
      </vt:variant>
      <vt:variant>
        <vt:i4>5</vt:i4>
      </vt:variant>
      <vt:variant>
        <vt:lpwstr/>
      </vt:variant>
      <vt:variant>
        <vt:lpwstr>_Toc126715577</vt:lpwstr>
      </vt:variant>
      <vt:variant>
        <vt:i4>1048627</vt:i4>
      </vt:variant>
      <vt:variant>
        <vt:i4>404</vt:i4>
      </vt:variant>
      <vt:variant>
        <vt:i4>0</vt:i4>
      </vt:variant>
      <vt:variant>
        <vt:i4>5</vt:i4>
      </vt:variant>
      <vt:variant>
        <vt:lpwstr/>
      </vt:variant>
      <vt:variant>
        <vt:lpwstr>_Toc126715576</vt:lpwstr>
      </vt:variant>
      <vt:variant>
        <vt:i4>1048627</vt:i4>
      </vt:variant>
      <vt:variant>
        <vt:i4>398</vt:i4>
      </vt:variant>
      <vt:variant>
        <vt:i4>0</vt:i4>
      </vt:variant>
      <vt:variant>
        <vt:i4>5</vt:i4>
      </vt:variant>
      <vt:variant>
        <vt:lpwstr/>
      </vt:variant>
      <vt:variant>
        <vt:lpwstr>_Toc126715575</vt:lpwstr>
      </vt:variant>
      <vt:variant>
        <vt:i4>1048627</vt:i4>
      </vt:variant>
      <vt:variant>
        <vt:i4>392</vt:i4>
      </vt:variant>
      <vt:variant>
        <vt:i4>0</vt:i4>
      </vt:variant>
      <vt:variant>
        <vt:i4>5</vt:i4>
      </vt:variant>
      <vt:variant>
        <vt:lpwstr/>
      </vt:variant>
      <vt:variant>
        <vt:lpwstr>_Toc126715574</vt:lpwstr>
      </vt:variant>
      <vt:variant>
        <vt:i4>1048627</vt:i4>
      </vt:variant>
      <vt:variant>
        <vt:i4>386</vt:i4>
      </vt:variant>
      <vt:variant>
        <vt:i4>0</vt:i4>
      </vt:variant>
      <vt:variant>
        <vt:i4>5</vt:i4>
      </vt:variant>
      <vt:variant>
        <vt:lpwstr/>
      </vt:variant>
      <vt:variant>
        <vt:lpwstr>_Toc126715573</vt:lpwstr>
      </vt:variant>
      <vt:variant>
        <vt:i4>1048627</vt:i4>
      </vt:variant>
      <vt:variant>
        <vt:i4>380</vt:i4>
      </vt:variant>
      <vt:variant>
        <vt:i4>0</vt:i4>
      </vt:variant>
      <vt:variant>
        <vt:i4>5</vt:i4>
      </vt:variant>
      <vt:variant>
        <vt:lpwstr/>
      </vt:variant>
      <vt:variant>
        <vt:lpwstr>_Toc126715572</vt:lpwstr>
      </vt:variant>
      <vt:variant>
        <vt:i4>1048627</vt:i4>
      </vt:variant>
      <vt:variant>
        <vt:i4>374</vt:i4>
      </vt:variant>
      <vt:variant>
        <vt:i4>0</vt:i4>
      </vt:variant>
      <vt:variant>
        <vt:i4>5</vt:i4>
      </vt:variant>
      <vt:variant>
        <vt:lpwstr/>
      </vt:variant>
      <vt:variant>
        <vt:lpwstr>_Toc126715571</vt:lpwstr>
      </vt:variant>
      <vt:variant>
        <vt:i4>1048627</vt:i4>
      </vt:variant>
      <vt:variant>
        <vt:i4>368</vt:i4>
      </vt:variant>
      <vt:variant>
        <vt:i4>0</vt:i4>
      </vt:variant>
      <vt:variant>
        <vt:i4>5</vt:i4>
      </vt:variant>
      <vt:variant>
        <vt:lpwstr/>
      </vt:variant>
      <vt:variant>
        <vt:lpwstr>_Toc126715570</vt:lpwstr>
      </vt:variant>
      <vt:variant>
        <vt:i4>1114163</vt:i4>
      </vt:variant>
      <vt:variant>
        <vt:i4>362</vt:i4>
      </vt:variant>
      <vt:variant>
        <vt:i4>0</vt:i4>
      </vt:variant>
      <vt:variant>
        <vt:i4>5</vt:i4>
      </vt:variant>
      <vt:variant>
        <vt:lpwstr/>
      </vt:variant>
      <vt:variant>
        <vt:lpwstr>_Toc126715569</vt:lpwstr>
      </vt:variant>
      <vt:variant>
        <vt:i4>1114163</vt:i4>
      </vt:variant>
      <vt:variant>
        <vt:i4>356</vt:i4>
      </vt:variant>
      <vt:variant>
        <vt:i4>0</vt:i4>
      </vt:variant>
      <vt:variant>
        <vt:i4>5</vt:i4>
      </vt:variant>
      <vt:variant>
        <vt:lpwstr/>
      </vt:variant>
      <vt:variant>
        <vt:lpwstr>_Toc126715568</vt:lpwstr>
      </vt:variant>
      <vt:variant>
        <vt:i4>1114163</vt:i4>
      </vt:variant>
      <vt:variant>
        <vt:i4>350</vt:i4>
      </vt:variant>
      <vt:variant>
        <vt:i4>0</vt:i4>
      </vt:variant>
      <vt:variant>
        <vt:i4>5</vt:i4>
      </vt:variant>
      <vt:variant>
        <vt:lpwstr/>
      </vt:variant>
      <vt:variant>
        <vt:lpwstr>_Toc126715567</vt:lpwstr>
      </vt:variant>
      <vt:variant>
        <vt:i4>1114163</vt:i4>
      </vt:variant>
      <vt:variant>
        <vt:i4>344</vt:i4>
      </vt:variant>
      <vt:variant>
        <vt:i4>0</vt:i4>
      </vt:variant>
      <vt:variant>
        <vt:i4>5</vt:i4>
      </vt:variant>
      <vt:variant>
        <vt:lpwstr/>
      </vt:variant>
      <vt:variant>
        <vt:lpwstr>_Toc126715566</vt:lpwstr>
      </vt:variant>
      <vt:variant>
        <vt:i4>1114163</vt:i4>
      </vt:variant>
      <vt:variant>
        <vt:i4>338</vt:i4>
      </vt:variant>
      <vt:variant>
        <vt:i4>0</vt:i4>
      </vt:variant>
      <vt:variant>
        <vt:i4>5</vt:i4>
      </vt:variant>
      <vt:variant>
        <vt:lpwstr/>
      </vt:variant>
      <vt:variant>
        <vt:lpwstr>_Toc126715565</vt:lpwstr>
      </vt:variant>
      <vt:variant>
        <vt:i4>1114163</vt:i4>
      </vt:variant>
      <vt:variant>
        <vt:i4>332</vt:i4>
      </vt:variant>
      <vt:variant>
        <vt:i4>0</vt:i4>
      </vt:variant>
      <vt:variant>
        <vt:i4>5</vt:i4>
      </vt:variant>
      <vt:variant>
        <vt:lpwstr/>
      </vt:variant>
      <vt:variant>
        <vt:lpwstr>_Toc126715564</vt:lpwstr>
      </vt:variant>
      <vt:variant>
        <vt:i4>1114163</vt:i4>
      </vt:variant>
      <vt:variant>
        <vt:i4>326</vt:i4>
      </vt:variant>
      <vt:variant>
        <vt:i4>0</vt:i4>
      </vt:variant>
      <vt:variant>
        <vt:i4>5</vt:i4>
      </vt:variant>
      <vt:variant>
        <vt:lpwstr/>
      </vt:variant>
      <vt:variant>
        <vt:lpwstr>_Toc126715563</vt:lpwstr>
      </vt:variant>
      <vt:variant>
        <vt:i4>1114163</vt:i4>
      </vt:variant>
      <vt:variant>
        <vt:i4>320</vt:i4>
      </vt:variant>
      <vt:variant>
        <vt:i4>0</vt:i4>
      </vt:variant>
      <vt:variant>
        <vt:i4>5</vt:i4>
      </vt:variant>
      <vt:variant>
        <vt:lpwstr/>
      </vt:variant>
      <vt:variant>
        <vt:lpwstr>_Toc126715562</vt:lpwstr>
      </vt:variant>
      <vt:variant>
        <vt:i4>1114163</vt:i4>
      </vt:variant>
      <vt:variant>
        <vt:i4>314</vt:i4>
      </vt:variant>
      <vt:variant>
        <vt:i4>0</vt:i4>
      </vt:variant>
      <vt:variant>
        <vt:i4>5</vt:i4>
      </vt:variant>
      <vt:variant>
        <vt:lpwstr/>
      </vt:variant>
      <vt:variant>
        <vt:lpwstr>_Toc126715561</vt:lpwstr>
      </vt:variant>
      <vt:variant>
        <vt:i4>1114163</vt:i4>
      </vt:variant>
      <vt:variant>
        <vt:i4>308</vt:i4>
      </vt:variant>
      <vt:variant>
        <vt:i4>0</vt:i4>
      </vt:variant>
      <vt:variant>
        <vt:i4>5</vt:i4>
      </vt:variant>
      <vt:variant>
        <vt:lpwstr/>
      </vt:variant>
      <vt:variant>
        <vt:lpwstr>_Toc126715560</vt:lpwstr>
      </vt:variant>
      <vt:variant>
        <vt:i4>1179699</vt:i4>
      </vt:variant>
      <vt:variant>
        <vt:i4>302</vt:i4>
      </vt:variant>
      <vt:variant>
        <vt:i4>0</vt:i4>
      </vt:variant>
      <vt:variant>
        <vt:i4>5</vt:i4>
      </vt:variant>
      <vt:variant>
        <vt:lpwstr/>
      </vt:variant>
      <vt:variant>
        <vt:lpwstr>_Toc126715559</vt:lpwstr>
      </vt:variant>
      <vt:variant>
        <vt:i4>1179699</vt:i4>
      </vt:variant>
      <vt:variant>
        <vt:i4>296</vt:i4>
      </vt:variant>
      <vt:variant>
        <vt:i4>0</vt:i4>
      </vt:variant>
      <vt:variant>
        <vt:i4>5</vt:i4>
      </vt:variant>
      <vt:variant>
        <vt:lpwstr/>
      </vt:variant>
      <vt:variant>
        <vt:lpwstr>_Toc126715558</vt:lpwstr>
      </vt:variant>
      <vt:variant>
        <vt:i4>1179699</vt:i4>
      </vt:variant>
      <vt:variant>
        <vt:i4>290</vt:i4>
      </vt:variant>
      <vt:variant>
        <vt:i4>0</vt:i4>
      </vt:variant>
      <vt:variant>
        <vt:i4>5</vt:i4>
      </vt:variant>
      <vt:variant>
        <vt:lpwstr/>
      </vt:variant>
      <vt:variant>
        <vt:lpwstr>_Toc126715557</vt:lpwstr>
      </vt:variant>
      <vt:variant>
        <vt:i4>1179699</vt:i4>
      </vt:variant>
      <vt:variant>
        <vt:i4>284</vt:i4>
      </vt:variant>
      <vt:variant>
        <vt:i4>0</vt:i4>
      </vt:variant>
      <vt:variant>
        <vt:i4>5</vt:i4>
      </vt:variant>
      <vt:variant>
        <vt:lpwstr/>
      </vt:variant>
      <vt:variant>
        <vt:lpwstr>_Toc126715556</vt:lpwstr>
      </vt:variant>
      <vt:variant>
        <vt:i4>1179699</vt:i4>
      </vt:variant>
      <vt:variant>
        <vt:i4>278</vt:i4>
      </vt:variant>
      <vt:variant>
        <vt:i4>0</vt:i4>
      </vt:variant>
      <vt:variant>
        <vt:i4>5</vt:i4>
      </vt:variant>
      <vt:variant>
        <vt:lpwstr/>
      </vt:variant>
      <vt:variant>
        <vt:lpwstr>_Toc126715555</vt:lpwstr>
      </vt:variant>
      <vt:variant>
        <vt:i4>1179699</vt:i4>
      </vt:variant>
      <vt:variant>
        <vt:i4>272</vt:i4>
      </vt:variant>
      <vt:variant>
        <vt:i4>0</vt:i4>
      </vt:variant>
      <vt:variant>
        <vt:i4>5</vt:i4>
      </vt:variant>
      <vt:variant>
        <vt:lpwstr/>
      </vt:variant>
      <vt:variant>
        <vt:lpwstr>_Toc126715554</vt:lpwstr>
      </vt:variant>
      <vt:variant>
        <vt:i4>1179699</vt:i4>
      </vt:variant>
      <vt:variant>
        <vt:i4>266</vt:i4>
      </vt:variant>
      <vt:variant>
        <vt:i4>0</vt:i4>
      </vt:variant>
      <vt:variant>
        <vt:i4>5</vt:i4>
      </vt:variant>
      <vt:variant>
        <vt:lpwstr/>
      </vt:variant>
      <vt:variant>
        <vt:lpwstr>_Toc126715553</vt:lpwstr>
      </vt:variant>
      <vt:variant>
        <vt:i4>1179699</vt:i4>
      </vt:variant>
      <vt:variant>
        <vt:i4>260</vt:i4>
      </vt:variant>
      <vt:variant>
        <vt:i4>0</vt:i4>
      </vt:variant>
      <vt:variant>
        <vt:i4>5</vt:i4>
      </vt:variant>
      <vt:variant>
        <vt:lpwstr/>
      </vt:variant>
      <vt:variant>
        <vt:lpwstr>_Toc126715552</vt:lpwstr>
      </vt:variant>
      <vt:variant>
        <vt:i4>1179699</vt:i4>
      </vt:variant>
      <vt:variant>
        <vt:i4>254</vt:i4>
      </vt:variant>
      <vt:variant>
        <vt:i4>0</vt:i4>
      </vt:variant>
      <vt:variant>
        <vt:i4>5</vt:i4>
      </vt:variant>
      <vt:variant>
        <vt:lpwstr/>
      </vt:variant>
      <vt:variant>
        <vt:lpwstr>_Toc126715551</vt:lpwstr>
      </vt:variant>
      <vt:variant>
        <vt:i4>1179699</vt:i4>
      </vt:variant>
      <vt:variant>
        <vt:i4>248</vt:i4>
      </vt:variant>
      <vt:variant>
        <vt:i4>0</vt:i4>
      </vt:variant>
      <vt:variant>
        <vt:i4>5</vt:i4>
      </vt:variant>
      <vt:variant>
        <vt:lpwstr/>
      </vt:variant>
      <vt:variant>
        <vt:lpwstr>_Toc126715550</vt:lpwstr>
      </vt:variant>
      <vt:variant>
        <vt:i4>1245235</vt:i4>
      </vt:variant>
      <vt:variant>
        <vt:i4>242</vt:i4>
      </vt:variant>
      <vt:variant>
        <vt:i4>0</vt:i4>
      </vt:variant>
      <vt:variant>
        <vt:i4>5</vt:i4>
      </vt:variant>
      <vt:variant>
        <vt:lpwstr/>
      </vt:variant>
      <vt:variant>
        <vt:lpwstr>_Toc126715549</vt:lpwstr>
      </vt:variant>
      <vt:variant>
        <vt:i4>1245235</vt:i4>
      </vt:variant>
      <vt:variant>
        <vt:i4>236</vt:i4>
      </vt:variant>
      <vt:variant>
        <vt:i4>0</vt:i4>
      </vt:variant>
      <vt:variant>
        <vt:i4>5</vt:i4>
      </vt:variant>
      <vt:variant>
        <vt:lpwstr/>
      </vt:variant>
      <vt:variant>
        <vt:lpwstr>_Toc126715548</vt:lpwstr>
      </vt:variant>
      <vt:variant>
        <vt:i4>1245235</vt:i4>
      </vt:variant>
      <vt:variant>
        <vt:i4>230</vt:i4>
      </vt:variant>
      <vt:variant>
        <vt:i4>0</vt:i4>
      </vt:variant>
      <vt:variant>
        <vt:i4>5</vt:i4>
      </vt:variant>
      <vt:variant>
        <vt:lpwstr/>
      </vt:variant>
      <vt:variant>
        <vt:lpwstr>_Toc126715547</vt:lpwstr>
      </vt:variant>
      <vt:variant>
        <vt:i4>1245235</vt:i4>
      </vt:variant>
      <vt:variant>
        <vt:i4>224</vt:i4>
      </vt:variant>
      <vt:variant>
        <vt:i4>0</vt:i4>
      </vt:variant>
      <vt:variant>
        <vt:i4>5</vt:i4>
      </vt:variant>
      <vt:variant>
        <vt:lpwstr/>
      </vt:variant>
      <vt:variant>
        <vt:lpwstr>_Toc126715546</vt:lpwstr>
      </vt:variant>
      <vt:variant>
        <vt:i4>1245235</vt:i4>
      </vt:variant>
      <vt:variant>
        <vt:i4>218</vt:i4>
      </vt:variant>
      <vt:variant>
        <vt:i4>0</vt:i4>
      </vt:variant>
      <vt:variant>
        <vt:i4>5</vt:i4>
      </vt:variant>
      <vt:variant>
        <vt:lpwstr/>
      </vt:variant>
      <vt:variant>
        <vt:lpwstr>_Toc126715545</vt:lpwstr>
      </vt:variant>
      <vt:variant>
        <vt:i4>1245235</vt:i4>
      </vt:variant>
      <vt:variant>
        <vt:i4>212</vt:i4>
      </vt:variant>
      <vt:variant>
        <vt:i4>0</vt:i4>
      </vt:variant>
      <vt:variant>
        <vt:i4>5</vt:i4>
      </vt:variant>
      <vt:variant>
        <vt:lpwstr/>
      </vt:variant>
      <vt:variant>
        <vt:lpwstr>_Toc126715544</vt:lpwstr>
      </vt:variant>
      <vt:variant>
        <vt:i4>1245235</vt:i4>
      </vt:variant>
      <vt:variant>
        <vt:i4>206</vt:i4>
      </vt:variant>
      <vt:variant>
        <vt:i4>0</vt:i4>
      </vt:variant>
      <vt:variant>
        <vt:i4>5</vt:i4>
      </vt:variant>
      <vt:variant>
        <vt:lpwstr/>
      </vt:variant>
      <vt:variant>
        <vt:lpwstr>_Toc126715543</vt:lpwstr>
      </vt:variant>
      <vt:variant>
        <vt:i4>1245235</vt:i4>
      </vt:variant>
      <vt:variant>
        <vt:i4>200</vt:i4>
      </vt:variant>
      <vt:variant>
        <vt:i4>0</vt:i4>
      </vt:variant>
      <vt:variant>
        <vt:i4>5</vt:i4>
      </vt:variant>
      <vt:variant>
        <vt:lpwstr/>
      </vt:variant>
      <vt:variant>
        <vt:lpwstr>_Toc126715542</vt:lpwstr>
      </vt:variant>
      <vt:variant>
        <vt:i4>1310771</vt:i4>
      </vt:variant>
      <vt:variant>
        <vt:i4>194</vt:i4>
      </vt:variant>
      <vt:variant>
        <vt:i4>0</vt:i4>
      </vt:variant>
      <vt:variant>
        <vt:i4>5</vt:i4>
      </vt:variant>
      <vt:variant>
        <vt:lpwstr/>
      </vt:variant>
      <vt:variant>
        <vt:lpwstr>_Toc126715533</vt:lpwstr>
      </vt:variant>
      <vt:variant>
        <vt:i4>1310771</vt:i4>
      </vt:variant>
      <vt:variant>
        <vt:i4>188</vt:i4>
      </vt:variant>
      <vt:variant>
        <vt:i4>0</vt:i4>
      </vt:variant>
      <vt:variant>
        <vt:i4>5</vt:i4>
      </vt:variant>
      <vt:variant>
        <vt:lpwstr/>
      </vt:variant>
      <vt:variant>
        <vt:lpwstr>_Toc126715532</vt:lpwstr>
      </vt:variant>
      <vt:variant>
        <vt:i4>1310771</vt:i4>
      </vt:variant>
      <vt:variant>
        <vt:i4>182</vt:i4>
      </vt:variant>
      <vt:variant>
        <vt:i4>0</vt:i4>
      </vt:variant>
      <vt:variant>
        <vt:i4>5</vt:i4>
      </vt:variant>
      <vt:variant>
        <vt:lpwstr/>
      </vt:variant>
      <vt:variant>
        <vt:lpwstr>_Toc126715531</vt:lpwstr>
      </vt:variant>
      <vt:variant>
        <vt:i4>1310771</vt:i4>
      </vt:variant>
      <vt:variant>
        <vt:i4>176</vt:i4>
      </vt:variant>
      <vt:variant>
        <vt:i4>0</vt:i4>
      </vt:variant>
      <vt:variant>
        <vt:i4>5</vt:i4>
      </vt:variant>
      <vt:variant>
        <vt:lpwstr/>
      </vt:variant>
      <vt:variant>
        <vt:lpwstr>_Toc126715530</vt:lpwstr>
      </vt:variant>
      <vt:variant>
        <vt:i4>1376307</vt:i4>
      </vt:variant>
      <vt:variant>
        <vt:i4>170</vt:i4>
      </vt:variant>
      <vt:variant>
        <vt:i4>0</vt:i4>
      </vt:variant>
      <vt:variant>
        <vt:i4>5</vt:i4>
      </vt:variant>
      <vt:variant>
        <vt:lpwstr/>
      </vt:variant>
      <vt:variant>
        <vt:lpwstr>_Toc126715529</vt:lpwstr>
      </vt:variant>
      <vt:variant>
        <vt:i4>1376307</vt:i4>
      </vt:variant>
      <vt:variant>
        <vt:i4>164</vt:i4>
      </vt:variant>
      <vt:variant>
        <vt:i4>0</vt:i4>
      </vt:variant>
      <vt:variant>
        <vt:i4>5</vt:i4>
      </vt:variant>
      <vt:variant>
        <vt:lpwstr/>
      </vt:variant>
      <vt:variant>
        <vt:lpwstr>_Toc126715528</vt:lpwstr>
      </vt:variant>
      <vt:variant>
        <vt:i4>1376307</vt:i4>
      </vt:variant>
      <vt:variant>
        <vt:i4>158</vt:i4>
      </vt:variant>
      <vt:variant>
        <vt:i4>0</vt:i4>
      </vt:variant>
      <vt:variant>
        <vt:i4>5</vt:i4>
      </vt:variant>
      <vt:variant>
        <vt:lpwstr/>
      </vt:variant>
      <vt:variant>
        <vt:lpwstr>_Toc126715527</vt:lpwstr>
      </vt:variant>
      <vt:variant>
        <vt:i4>1376307</vt:i4>
      </vt:variant>
      <vt:variant>
        <vt:i4>152</vt:i4>
      </vt:variant>
      <vt:variant>
        <vt:i4>0</vt:i4>
      </vt:variant>
      <vt:variant>
        <vt:i4>5</vt:i4>
      </vt:variant>
      <vt:variant>
        <vt:lpwstr/>
      </vt:variant>
      <vt:variant>
        <vt:lpwstr>_Toc126715526</vt:lpwstr>
      </vt:variant>
      <vt:variant>
        <vt:i4>1376307</vt:i4>
      </vt:variant>
      <vt:variant>
        <vt:i4>146</vt:i4>
      </vt:variant>
      <vt:variant>
        <vt:i4>0</vt:i4>
      </vt:variant>
      <vt:variant>
        <vt:i4>5</vt:i4>
      </vt:variant>
      <vt:variant>
        <vt:lpwstr/>
      </vt:variant>
      <vt:variant>
        <vt:lpwstr>_Toc126715525</vt:lpwstr>
      </vt:variant>
      <vt:variant>
        <vt:i4>1376307</vt:i4>
      </vt:variant>
      <vt:variant>
        <vt:i4>140</vt:i4>
      </vt:variant>
      <vt:variant>
        <vt:i4>0</vt:i4>
      </vt:variant>
      <vt:variant>
        <vt:i4>5</vt:i4>
      </vt:variant>
      <vt:variant>
        <vt:lpwstr/>
      </vt:variant>
      <vt:variant>
        <vt:lpwstr>_Toc126715524</vt:lpwstr>
      </vt:variant>
      <vt:variant>
        <vt:i4>1376307</vt:i4>
      </vt:variant>
      <vt:variant>
        <vt:i4>134</vt:i4>
      </vt:variant>
      <vt:variant>
        <vt:i4>0</vt:i4>
      </vt:variant>
      <vt:variant>
        <vt:i4>5</vt:i4>
      </vt:variant>
      <vt:variant>
        <vt:lpwstr/>
      </vt:variant>
      <vt:variant>
        <vt:lpwstr>_Toc126715523</vt:lpwstr>
      </vt:variant>
      <vt:variant>
        <vt:i4>1376307</vt:i4>
      </vt:variant>
      <vt:variant>
        <vt:i4>128</vt:i4>
      </vt:variant>
      <vt:variant>
        <vt:i4>0</vt:i4>
      </vt:variant>
      <vt:variant>
        <vt:i4>5</vt:i4>
      </vt:variant>
      <vt:variant>
        <vt:lpwstr/>
      </vt:variant>
      <vt:variant>
        <vt:lpwstr>_Toc126715522</vt:lpwstr>
      </vt:variant>
      <vt:variant>
        <vt:i4>1376307</vt:i4>
      </vt:variant>
      <vt:variant>
        <vt:i4>122</vt:i4>
      </vt:variant>
      <vt:variant>
        <vt:i4>0</vt:i4>
      </vt:variant>
      <vt:variant>
        <vt:i4>5</vt:i4>
      </vt:variant>
      <vt:variant>
        <vt:lpwstr/>
      </vt:variant>
      <vt:variant>
        <vt:lpwstr>_Toc126715521</vt:lpwstr>
      </vt:variant>
      <vt:variant>
        <vt:i4>1376307</vt:i4>
      </vt:variant>
      <vt:variant>
        <vt:i4>116</vt:i4>
      </vt:variant>
      <vt:variant>
        <vt:i4>0</vt:i4>
      </vt:variant>
      <vt:variant>
        <vt:i4>5</vt:i4>
      </vt:variant>
      <vt:variant>
        <vt:lpwstr/>
      </vt:variant>
      <vt:variant>
        <vt:lpwstr>_Toc126715520</vt:lpwstr>
      </vt:variant>
      <vt:variant>
        <vt:i4>1441843</vt:i4>
      </vt:variant>
      <vt:variant>
        <vt:i4>110</vt:i4>
      </vt:variant>
      <vt:variant>
        <vt:i4>0</vt:i4>
      </vt:variant>
      <vt:variant>
        <vt:i4>5</vt:i4>
      </vt:variant>
      <vt:variant>
        <vt:lpwstr/>
      </vt:variant>
      <vt:variant>
        <vt:lpwstr>_Toc126715519</vt:lpwstr>
      </vt:variant>
      <vt:variant>
        <vt:i4>1441843</vt:i4>
      </vt:variant>
      <vt:variant>
        <vt:i4>104</vt:i4>
      </vt:variant>
      <vt:variant>
        <vt:i4>0</vt:i4>
      </vt:variant>
      <vt:variant>
        <vt:i4>5</vt:i4>
      </vt:variant>
      <vt:variant>
        <vt:lpwstr/>
      </vt:variant>
      <vt:variant>
        <vt:lpwstr>_Toc126715518</vt:lpwstr>
      </vt:variant>
      <vt:variant>
        <vt:i4>1441843</vt:i4>
      </vt:variant>
      <vt:variant>
        <vt:i4>98</vt:i4>
      </vt:variant>
      <vt:variant>
        <vt:i4>0</vt:i4>
      </vt:variant>
      <vt:variant>
        <vt:i4>5</vt:i4>
      </vt:variant>
      <vt:variant>
        <vt:lpwstr/>
      </vt:variant>
      <vt:variant>
        <vt:lpwstr>_Toc126715517</vt:lpwstr>
      </vt:variant>
      <vt:variant>
        <vt:i4>1441843</vt:i4>
      </vt:variant>
      <vt:variant>
        <vt:i4>92</vt:i4>
      </vt:variant>
      <vt:variant>
        <vt:i4>0</vt:i4>
      </vt:variant>
      <vt:variant>
        <vt:i4>5</vt:i4>
      </vt:variant>
      <vt:variant>
        <vt:lpwstr/>
      </vt:variant>
      <vt:variant>
        <vt:lpwstr>_Toc126715516</vt:lpwstr>
      </vt:variant>
      <vt:variant>
        <vt:i4>1441843</vt:i4>
      </vt:variant>
      <vt:variant>
        <vt:i4>86</vt:i4>
      </vt:variant>
      <vt:variant>
        <vt:i4>0</vt:i4>
      </vt:variant>
      <vt:variant>
        <vt:i4>5</vt:i4>
      </vt:variant>
      <vt:variant>
        <vt:lpwstr/>
      </vt:variant>
      <vt:variant>
        <vt:lpwstr>_Toc126715515</vt:lpwstr>
      </vt:variant>
      <vt:variant>
        <vt:i4>1441843</vt:i4>
      </vt:variant>
      <vt:variant>
        <vt:i4>80</vt:i4>
      </vt:variant>
      <vt:variant>
        <vt:i4>0</vt:i4>
      </vt:variant>
      <vt:variant>
        <vt:i4>5</vt:i4>
      </vt:variant>
      <vt:variant>
        <vt:lpwstr/>
      </vt:variant>
      <vt:variant>
        <vt:lpwstr>_Toc126715514</vt:lpwstr>
      </vt:variant>
      <vt:variant>
        <vt:i4>1441843</vt:i4>
      </vt:variant>
      <vt:variant>
        <vt:i4>74</vt:i4>
      </vt:variant>
      <vt:variant>
        <vt:i4>0</vt:i4>
      </vt:variant>
      <vt:variant>
        <vt:i4>5</vt:i4>
      </vt:variant>
      <vt:variant>
        <vt:lpwstr/>
      </vt:variant>
      <vt:variant>
        <vt:lpwstr>_Toc126715513</vt:lpwstr>
      </vt:variant>
      <vt:variant>
        <vt:i4>1441843</vt:i4>
      </vt:variant>
      <vt:variant>
        <vt:i4>68</vt:i4>
      </vt:variant>
      <vt:variant>
        <vt:i4>0</vt:i4>
      </vt:variant>
      <vt:variant>
        <vt:i4>5</vt:i4>
      </vt:variant>
      <vt:variant>
        <vt:lpwstr/>
      </vt:variant>
      <vt:variant>
        <vt:lpwstr>_Toc126715512</vt:lpwstr>
      </vt:variant>
      <vt:variant>
        <vt:i4>1441843</vt:i4>
      </vt:variant>
      <vt:variant>
        <vt:i4>62</vt:i4>
      </vt:variant>
      <vt:variant>
        <vt:i4>0</vt:i4>
      </vt:variant>
      <vt:variant>
        <vt:i4>5</vt:i4>
      </vt:variant>
      <vt:variant>
        <vt:lpwstr/>
      </vt:variant>
      <vt:variant>
        <vt:lpwstr>_Toc126715511</vt:lpwstr>
      </vt:variant>
      <vt:variant>
        <vt:i4>1441843</vt:i4>
      </vt:variant>
      <vt:variant>
        <vt:i4>56</vt:i4>
      </vt:variant>
      <vt:variant>
        <vt:i4>0</vt:i4>
      </vt:variant>
      <vt:variant>
        <vt:i4>5</vt:i4>
      </vt:variant>
      <vt:variant>
        <vt:lpwstr/>
      </vt:variant>
      <vt:variant>
        <vt:lpwstr>_Toc126715510</vt:lpwstr>
      </vt:variant>
      <vt:variant>
        <vt:i4>1507379</vt:i4>
      </vt:variant>
      <vt:variant>
        <vt:i4>50</vt:i4>
      </vt:variant>
      <vt:variant>
        <vt:i4>0</vt:i4>
      </vt:variant>
      <vt:variant>
        <vt:i4>5</vt:i4>
      </vt:variant>
      <vt:variant>
        <vt:lpwstr/>
      </vt:variant>
      <vt:variant>
        <vt:lpwstr>_Toc126715509</vt:lpwstr>
      </vt:variant>
      <vt:variant>
        <vt:i4>1507379</vt:i4>
      </vt:variant>
      <vt:variant>
        <vt:i4>44</vt:i4>
      </vt:variant>
      <vt:variant>
        <vt:i4>0</vt:i4>
      </vt:variant>
      <vt:variant>
        <vt:i4>5</vt:i4>
      </vt:variant>
      <vt:variant>
        <vt:lpwstr/>
      </vt:variant>
      <vt:variant>
        <vt:lpwstr>_Toc126715508</vt:lpwstr>
      </vt:variant>
      <vt:variant>
        <vt:i4>1507379</vt:i4>
      </vt:variant>
      <vt:variant>
        <vt:i4>38</vt:i4>
      </vt:variant>
      <vt:variant>
        <vt:i4>0</vt:i4>
      </vt:variant>
      <vt:variant>
        <vt:i4>5</vt:i4>
      </vt:variant>
      <vt:variant>
        <vt:lpwstr/>
      </vt:variant>
      <vt:variant>
        <vt:lpwstr>_Toc126715507</vt:lpwstr>
      </vt:variant>
      <vt:variant>
        <vt:i4>1507379</vt:i4>
      </vt:variant>
      <vt:variant>
        <vt:i4>32</vt:i4>
      </vt:variant>
      <vt:variant>
        <vt:i4>0</vt:i4>
      </vt:variant>
      <vt:variant>
        <vt:i4>5</vt:i4>
      </vt:variant>
      <vt:variant>
        <vt:lpwstr/>
      </vt:variant>
      <vt:variant>
        <vt:lpwstr>_Toc126715506</vt:lpwstr>
      </vt:variant>
      <vt:variant>
        <vt:i4>1507379</vt:i4>
      </vt:variant>
      <vt:variant>
        <vt:i4>26</vt:i4>
      </vt:variant>
      <vt:variant>
        <vt:i4>0</vt:i4>
      </vt:variant>
      <vt:variant>
        <vt:i4>5</vt:i4>
      </vt:variant>
      <vt:variant>
        <vt:lpwstr/>
      </vt:variant>
      <vt:variant>
        <vt:lpwstr>_Toc126715505</vt:lpwstr>
      </vt:variant>
      <vt:variant>
        <vt:i4>1507379</vt:i4>
      </vt:variant>
      <vt:variant>
        <vt:i4>20</vt:i4>
      </vt:variant>
      <vt:variant>
        <vt:i4>0</vt:i4>
      </vt:variant>
      <vt:variant>
        <vt:i4>5</vt:i4>
      </vt:variant>
      <vt:variant>
        <vt:lpwstr/>
      </vt:variant>
      <vt:variant>
        <vt:lpwstr>_Toc126715504</vt:lpwstr>
      </vt:variant>
      <vt:variant>
        <vt:i4>1507379</vt:i4>
      </vt:variant>
      <vt:variant>
        <vt:i4>14</vt:i4>
      </vt:variant>
      <vt:variant>
        <vt:i4>0</vt:i4>
      </vt:variant>
      <vt:variant>
        <vt:i4>5</vt:i4>
      </vt:variant>
      <vt:variant>
        <vt:lpwstr/>
      </vt:variant>
      <vt:variant>
        <vt:lpwstr>_Toc126715503</vt:lpwstr>
      </vt:variant>
      <vt:variant>
        <vt:i4>1507379</vt:i4>
      </vt:variant>
      <vt:variant>
        <vt:i4>8</vt:i4>
      </vt:variant>
      <vt:variant>
        <vt:i4>0</vt:i4>
      </vt:variant>
      <vt:variant>
        <vt:i4>5</vt:i4>
      </vt:variant>
      <vt:variant>
        <vt:lpwstr/>
      </vt:variant>
      <vt:variant>
        <vt:lpwstr>_Toc126715502</vt:lpwstr>
      </vt:variant>
      <vt:variant>
        <vt:i4>1507379</vt:i4>
      </vt:variant>
      <vt:variant>
        <vt:i4>2</vt:i4>
      </vt:variant>
      <vt:variant>
        <vt:i4>0</vt:i4>
      </vt:variant>
      <vt:variant>
        <vt:i4>5</vt:i4>
      </vt:variant>
      <vt:variant>
        <vt:lpwstr/>
      </vt:variant>
      <vt:variant>
        <vt:lpwstr>_Toc126715501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29</cp:revision>
  <cp:lastPrinted>2023-02-07T05:28:00Z</cp:lastPrinted>
  <dcterms:created xsi:type="dcterms:W3CDTF">2023-02-09T05:00:00Z</dcterms:created>
  <dcterms:modified xsi:type="dcterms:W3CDTF">2023-02-09T05:57:00Z</dcterms:modified>
</cp:coreProperties>
</file>