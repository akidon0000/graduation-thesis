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751DA" w14:textId="77777777" w:rsidR="0048090B" w:rsidRDefault="0048090B" w:rsidP="0048090B">
      <w:pPr>
        <w:jc w:val="center"/>
        <w:rPr>
          <w:rFonts w:ascii="Times New Roman" w:eastAsia="ＭＳ 明朝" w:hAnsi="Times New Roman" w:cs="Times New Roman"/>
          <w:sz w:val="32"/>
          <w:szCs w:val="40"/>
        </w:rPr>
      </w:pPr>
    </w:p>
    <w:p w14:paraId="04BBE141" w14:textId="77777777" w:rsidR="0048090B" w:rsidRPr="00C1042E" w:rsidRDefault="0048090B" w:rsidP="0048090B">
      <w:pPr>
        <w:jc w:val="center"/>
        <w:rPr>
          <w:rFonts w:ascii="Times New Roman" w:eastAsia="ＭＳ 明朝" w:hAnsi="Times New Roman" w:cs="Times New Roman"/>
          <w:sz w:val="32"/>
          <w:szCs w:val="40"/>
        </w:rPr>
      </w:pPr>
    </w:p>
    <w:p w14:paraId="36BD31E9" w14:textId="77777777" w:rsidR="0048090B" w:rsidRPr="00C1042E" w:rsidRDefault="0048090B" w:rsidP="0048090B">
      <w:pPr>
        <w:jc w:val="center"/>
        <w:rPr>
          <w:rFonts w:ascii="Times New Roman" w:eastAsia="ＭＳ 明朝" w:hAnsi="Times New Roman" w:cs="Times New Roman"/>
          <w:sz w:val="32"/>
          <w:szCs w:val="40"/>
        </w:rPr>
      </w:pPr>
    </w:p>
    <w:p w14:paraId="1330936F" w14:textId="77777777" w:rsidR="0048090B" w:rsidRPr="00C1042E" w:rsidRDefault="0048090B" w:rsidP="0048090B">
      <w:pPr>
        <w:jc w:val="center"/>
        <w:rPr>
          <w:rFonts w:ascii="Times New Roman" w:eastAsia="ＭＳ 明朝" w:hAnsi="Times New Roman" w:cs="Times New Roman"/>
          <w:sz w:val="32"/>
          <w:szCs w:val="40"/>
        </w:rPr>
      </w:pPr>
    </w:p>
    <w:p w14:paraId="4994D05B"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ニッケル水酸化物ナノシート</w:t>
      </w:r>
    </w:p>
    <w:p w14:paraId="6D0A1463"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固定電極によるグルコース酸化の検討</w:t>
      </w:r>
    </w:p>
    <w:p w14:paraId="36BD184B" w14:textId="77777777" w:rsidR="0048090B" w:rsidRPr="00C1042E" w:rsidRDefault="0048090B" w:rsidP="0048090B">
      <w:pPr>
        <w:jc w:val="center"/>
        <w:rPr>
          <w:rFonts w:ascii="Times New Roman" w:eastAsia="ＭＳ 明朝" w:hAnsi="Times New Roman" w:cs="Times New Roman"/>
          <w:sz w:val="32"/>
          <w:szCs w:val="40"/>
        </w:rPr>
      </w:pPr>
    </w:p>
    <w:p w14:paraId="0F59D8AE" w14:textId="77777777" w:rsidR="0048090B" w:rsidRPr="00C1042E" w:rsidRDefault="0048090B" w:rsidP="0048090B">
      <w:pPr>
        <w:jc w:val="center"/>
        <w:rPr>
          <w:rFonts w:ascii="Times New Roman" w:eastAsia="ＭＳ 明朝" w:hAnsi="Times New Roman" w:cs="Times New Roman"/>
          <w:sz w:val="32"/>
          <w:szCs w:val="40"/>
        </w:rPr>
      </w:pPr>
    </w:p>
    <w:p w14:paraId="04DA401D" w14:textId="77777777" w:rsidR="0048090B" w:rsidRPr="00C1042E" w:rsidRDefault="0048090B" w:rsidP="0048090B">
      <w:pPr>
        <w:jc w:val="center"/>
        <w:rPr>
          <w:rFonts w:ascii="Times New Roman" w:eastAsia="ＭＳ 明朝" w:hAnsi="Times New Roman" w:cs="Times New Roman"/>
          <w:sz w:val="32"/>
          <w:szCs w:val="40"/>
        </w:rPr>
      </w:pPr>
    </w:p>
    <w:p w14:paraId="43DA5527" w14:textId="77777777" w:rsidR="0048090B" w:rsidRPr="00C1042E" w:rsidRDefault="0048090B" w:rsidP="0048090B">
      <w:pPr>
        <w:jc w:val="center"/>
        <w:rPr>
          <w:rFonts w:ascii="Times New Roman" w:eastAsia="ＭＳ 明朝" w:hAnsi="Times New Roman" w:cs="Times New Roman"/>
          <w:sz w:val="32"/>
          <w:szCs w:val="40"/>
        </w:rPr>
      </w:pPr>
    </w:p>
    <w:p w14:paraId="2A0190FC"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令和</w:t>
      </w:r>
      <w:r w:rsidRPr="00C1042E">
        <w:rPr>
          <w:rFonts w:ascii="Times New Roman" w:eastAsia="ＭＳ 明朝" w:hAnsi="Times New Roman" w:cs="Times New Roman"/>
          <w:sz w:val="32"/>
          <w:szCs w:val="40"/>
        </w:rPr>
        <w:t>4</w:t>
      </w:r>
      <w:r w:rsidRPr="00C1042E">
        <w:rPr>
          <w:rFonts w:ascii="Times New Roman" w:eastAsia="ＭＳ 明朝" w:hAnsi="Times New Roman" w:cs="Times New Roman"/>
          <w:sz w:val="32"/>
          <w:szCs w:val="40"/>
        </w:rPr>
        <w:t>年度</w:t>
      </w:r>
    </w:p>
    <w:p w14:paraId="1923E8E5"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徳島大学理工学部</w:t>
      </w:r>
    </w:p>
    <w:p w14:paraId="11AA4866"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理工学科　応用化学システムコース　物質機能化学講座</w:t>
      </w:r>
    </w:p>
    <w:p w14:paraId="4CA8352A" w14:textId="77777777" w:rsidR="0048090B"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松山　晃大</w:t>
      </w:r>
    </w:p>
    <w:p w14:paraId="6C0C6A5E" w14:textId="77777777" w:rsidR="0048090B" w:rsidRDefault="0048090B" w:rsidP="0048090B">
      <w:pPr>
        <w:rPr>
          <w:rFonts w:ascii="Times New Roman" w:eastAsia="ＭＳ 明朝" w:hAnsi="Times New Roman" w:cs="Times New Roman"/>
          <w:sz w:val="32"/>
          <w:szCs w:val="40"/>
        </w:rPr>
      </w:pPr>
    </w:p>
    <w:p w14:paraId="332A966B" w14:textId="44D97644" w:rsidR="00206D0B" w:rsidRPr="0048090B" w:rsidRDefault="00206D0B" w:rsidP="001D55E1">
      <w:pPr>
        <w:rPr>
          <w:rFonts w:ascii="Times New Roman" w:eastAsia="ＭＳ 明朝" w:hAnsi="Times New Roman" w:cs="Times New Roman"/>
          <w:szCs w:val="21"/>
        </w:rPr>
        <w:sectPr w:rsidR="00206D0B" w:rsidRPr="0048090B" w:rsidSect="00576156">
          <w:footerReference w:type="even" r:id="rId8"/>
          <w:footerReference w:type="default" r:id="rId9"/>
          <w:pgSz w:w="11906" w:h="16838"/>
          <w:pgMar w:top="1985" w:right="1701" w:bottom="1701" w:left="1701" w:header="851" w:footer="992" w:gutter="0"/>
          <w:pgNumType w:start="0"/>
          <w:cols w:space="425"/>
          <w:titlePg/>
          <w:docGrid w:type="lines" w:linePitch="360"/>
        </w:sectPr>
      </w:pPr>
    </w:p>
    <w:sdt>
      <w:sdtPr>
        <w:rPr>
          <w:rFonts w:ascii="Times New Roman" w:eastAsia="ＭＳ 明朝" w:hAnsi="Times New Roman" w:cs="Times New Roman"/>
          <w:b w:val="0"/>
          <w:bCs w:val="0"/>
          <w:color w:val="auto"/>
          <w:kern w:val="2"/>
          <w:sz w:val="21"/>
          <w:szCs w:val="21"/>
          <w:lang w:val="ja"/>
        </w:rPr>
        <w:id w:val="-1167699727"/>
        <w:docPartObj>
          <w:docPartGallery w:val="Table of Contents"/>
          <w:docPartUnique/>
        </w:docPartObj>
      </w:sdtPr>
      <w:sdtEndPr>
        <w:rPr>
          <w:noProof/>
          <w:lang w:val="en-US"/>
        </w:rPr>
      </w:sdtEndPr>
      <w:sdtContent>
        <w:p w14:paraId="57C7933A" w14:textId="45B21DF3" w:rsidR="001D55E1" w:rsidRPr="0048090B" w:rsidRDefault="001D55E1" w:rsidP="001D55E1">
          <w:pPr>
            <w:pStyle w:val="a8"/>
            <w:numPr>
              <w:ilvl w:val="0"/>
              <w:numId w:val="0"/>
            </w:numPr>
            <w:ind w:left="425" w:hanging="425"/>
            <w:rPr>
              <w:rFonts w:ascii="Times New Roman" w:eastAsia="ＭＳ 明朝" w:hAnsi="Times New Roman" w:cs="Times New Roman"/>
              <w:b w:val="0"/>
              <w:bCs w:val="0"/>
              <w:sz w:val="21"/>
              <w:szCs w:val="21"/>
            </w:rPr>
          </w:pPr>
          <w:r w:rsidRPr="0048090B">
            <w:rPr>
              <w:rFonts w:ascii="Times New Roman" w:eastAsia="ＭＳ 明朝" w:hAnsi="Times New Roman" w:cs="Times New Roman"/>
              <w:b w:val="0"/>
              <w:bCs w:val="0"/>
              <w:sz w:val="21"/>
              <w:szCs w:val="21"/>
              <w:lang w:val="ja"/>
            </w:rPr>
            <w:t>目次</w:t>
          </w:r>
        </w:p>
        <w:p w14:paraId="5D2321C7" w14:textId="3F557A99" w:rsidR="005F2CAD" w:rsidRDefault="00F015D3">
          <w:pPr>
            <w:pStyle w:val="13"/>
            <w:rPr>
              <w:ins w:id="1" w:author="松山 ファミリー" w:date="2023-02-09T15:59:00Z"/>
              <w:rFonts w:eastAsiaTheme="minorEastAsia"/>
              <w:bCs w:val="0"/>
              <w:caps w:val="0"/>
              <w:noProof/>
              <w:sz w:val="21"/>
              <w:szCs w:val="24"/>
            </w:rPr>
          </w:pPr>
          <w:r w:rsidRPr="0048090B">
            <w:rPr>
              <w:rFonts w:ascii="Times New Roman" w:eastAsia="ＭＳ 明朝" w:hAnsi="Times New Roman" w:cs="Times New Roman"/>
              <w:sz w:val="21"/>
              <w:szCs w:val="21"/>
            </w:rPr>
            <w:fldChar w:fldCharType="begin"/>
          </w:r>
          <w:r w:rsidRPr="0048090B">
            <w:rPr>
              <w:rFonts w:ascii="Times New Roman" w:eastAsia="ＭＳ 明朝" w:hAnsi="Times New Roman" w:cs="Times New Roman"/>
              <w:sz w:val="21"/>
              <w:szCs w:val="21"/>
            </w:rPr>
            <w:instrText xml:space="preserve"> TOC \o "1-3" \h \z \u </w:instrText>
          </w:r>
          <w:r w:rsidRPr="0048090B">
            <w:rPr>
              <w:rFonts w:ascii="Times New Roman" w:eastAsia="ＭＳ 明朝" w:hAnsi="Times New Roman" w:cs="Times New Roman"/>
              <w:sz w:val="21"/>
              <w:szCs w:val="21"/>
            </w:rPr>
            <w:fldChar w:fldCharType="separate"/>
          </w:r>
          <w:ins w:id="2" w:author="松山 ファミリー" w:date="2023-02-09T15:59:00Z">
            <w:r w:rsidR="005F2CAD" w:rsidRPr="00463499">
              <w:rPr>
                <w:rStyle w:val="a9"/>
                <w:noProof/>
              </w:rPr>
              <w:fldChar w:fldCharType="begin"/>
            </w:r>
            <w:r w:rsidR="005F2CAD" w:rsidRPr="00463499">
              <w:rPr>
                <w:rStyle w:val="a9"/>
                <w:noProof/>
              </w:rPr>
              <w:instrText xml:space="preserve"> </w:instrText>
            </w:r>
            <w:r w:rsidR="005F2CAD">
              <w:rPr>
                <w:noProof/>
              </w:rPr>
              <w:instrText>HYPERLINK \l "_Toc126850956"</w:instrText>
            </w:r>
            <w:r w:rsidR="005F2CAD" w:rsidRPr="00463499">
              <w:rPr>
                <w:rStyle w:val="a9"/>
                <w:noProof/>
              </w:rPr>
              <w:instrText xml:space="preserve"> </w:instrText>
            </w:r>
            <w:r w:rsidR="005F2CAD" w:rsidRPr="00463499">
              <w:rPr>
                <w:rStyle w:val="a9"/>
                <w:noProof/>
              </w:rPr>
            </w:r>
            <w:r w:rsidR="005F2CAD" w:rsidRPr="00463499">
              <w:rPr>
                <w:rStyle w:val="a9"/>
                <w:noProof/>
              </w:rPr>
              <w:fldChar w:fldCharType="separate"/>
            </w:r>
            <w:r w:rsidR="005F2CAD" w:rsidRPr="00463499">
              <w:rPr>
                <w:rStyle w:val="a9"/>
                <w:rFonts w:ascii="Times New Roman" w:eastAsia="ＭＳ 明朝" w:hAnsi="Times New Roman" w:cs="Times New Roman"/>
                <w:noProof/>
              </w:rPr>
              <w:t>1.</w:t>
            </w:r>
            <w:r w:rsidR="005F2CAD">
              <w:rPr>
                <w:rFonts w:eastAsiaTheme="minorEastAsia"/>
                <w:bCs w:val="0"/>
                <w:caps w:val="0"/>
                <w:noProof/>
                <w:sz w:val="21"/>
                <w:szCs w:val="24"/>
              </w:rPr>
              <w:tab/>
            </w:r>
            <w:r w:rsidR="005F2CAD" w:rsidRPr="00463499">
              <w:rPr>
                <w:rStyle w:val="a9"/>
                <w:rFonts w:ascii="Times New Roman" w:eastAsia="ＭＳ 明朝" w:hAnsi="Times New Roman" w:cs="Times New Roman"/>
                <w:noProof/>
              </w:rPr>
              <w:t>緒言</w:t>
            </w:r>
            <w:r w:rsidR="005F2CAD">
              <w:rPr>
                <w:noProof/>
                <w:webHidden/>
              </w:rPr>
              <w:tab/>
            </w:r>
            <w:r w:rsidR="005F2CAD">
              <w:rPr>
                <w:noProof/>
                <w:webHidden/>
              </w:rPr>
              <w:fldChar w:fldCharType="begin"/>
            </w:r>
            <w:r w:rsidR="005F2CAD">
              <w:rPr>
                <w:noProof/>
                <w:webHidden/>
              </w:rPr>
              <w:instrText xml:space="preserve"> PAGEREF _Toc126850956 \h </w:instrText>
            </w:r>
          </w:ins>
          <w:r w:rsidR="005F2CAD">
            <w:rPr>
              <w:noProof/>
              <w:webHidden/>
            </w:rPr>
          </w:r>
          <w:r w:rsidR="005F2CAD">
            <w:rPr>
              <w:noProof/>
              <w:webHidden/>
            </w:rPr>
            <w:fldChar w:fldCharType="separate"/>
          </w:r>
          <w:ins w:id="3" w:author="松山 ファミリー" w:date="2023-02-09T15:59:00Z">
            <w:r w:rsidR="005F2CAD">
              <w:rPr>
                <w:noProof/>
                <w:webHidden/>
              </w:rPr>
              <w:t>5</w:t>
            </w:r>
            <w:r w:rsidR="005F2CAD">
              <w:rPr>
                <w:noProof/>
                <w:webHidden/>
              </w:rPr>
              <w:fldChar w:fldCharType="end"/>
            </w:r>
            <w:r w:rsidR="005F2CAD" w:rsidRPr="00463499">
              <w:rPr>
                <w:rStyle w:val="a9"/>
                <w:noProof/>
              </w:rPr>
              <w:fldChar w:fldCharType="end"/>
            </w:r>
          </w:ins>
        </w:p>
        <w:p w14:paraId="27D3B2CD" w14:textId="5D73DD6E" w:rsidR="005F2CAD" w:rsidRDefault="005F2CAD">
          <w:pPr>
            <w:pStyle w:val="13"/>
            <w:rPr>
              <w:ins w:id="4" w:author="松山 ファミリー" w:date="2023-02-09T15:59:00Z"/>
              <w:rFonts w:eastAsiaTheme="minorEastAsia"/>
              <w:bCs w:val="0"/>
              <w:caps w:val="0"/>
              <w:noProof/>
              <w:sz w:val="21"/>
              <w:szCs w:val="24"/>
            </w:rPr>
          </w:pPr>
          <w:ins w:id="5"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"_Toc126850957"</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2.</w:t>
            </w:r>
            <w:r>
              <w:rPr>
                <w:rFonts w:eastAsiaTheme="minorEastAsia"/>
                <w:bCs w:val="0"/>
                <w:caps w:val="0"/>
                <w:noProof/>
                <w:sz w:val="21"/>
                <w:szCs w:val="24"/>
              </w:rPr>
              <w:tab/>
            </w:r>
            <w:r w:rsidRPr="00463499">
              <w:rPr>
                <w:rStyle w:val="a9"/>
                <w:rFonts w:ascii="Times New Roman" w:eastAsia="ＭＳ 明朝" w:hAnsi="Times New Roman" w:cs="Times New Roman"/>
                <w:noProof/>
              </w:rPr>
              <w:t>使用試薬・装置</w:t>
            </w:r>
            <w:r>
              <w:rPr>
                <w:noProof/>
                <w:webHidden/>
              </w:rPr>
              <w:tab/>
            </w:r>
            <w:r>
              <w:rPr>
                <w:noProof/>
                <w:webHidden/>
              </w:rPr>
              <w:fldChar w:fldCharType="begin"/>
            </w:r>
            <w:r>
              <w:rPr>
                <w:noProof/>
                <w:webHidden/>
              </w:rPr>
              <w:instrText xml:space="preserve"> PAGEREF _Toc126850957 \h </w:instrText>
            </w:r>
          </w:ins>
          <w:r>
            <w:rPr>
              <w:noProof/>
              <w:webHidden/>
            </w:rPr>
          </w:r>
          <w:r>
            <w:rPr>
              <w:noProof/>
              <w:webHidden/>
            </w:rPr>
            <w:fldChar w:fldCharType="separate"/>
          </w:r>
          <w:ins w:id="6" w:author="松山 ファミリー" w:date="2023-02-09T15:59:00Z">
            <w:r>
              <w:rPr>
                <w:noProof/>
                <w:webHidden/>
              </w:rPr>
              <w:t>5</w:t>
            </w:r>
            <w:r>
              <w:rPr>
                <w:noProof/>
                <w:webHidden/>
              </w:rPr>
              <w:fldChar w:fldCharType="end"/>
            </w:r>
            <w:r w:rsidRPr="00463499">
              <w:rPr>
                <w:rStyle w:val="a9"/>
                <w:noProof/>
              </w:rPr>
              <w:fldChar w:fldCharType="end"/>
            </w:r>
          </w:ins>
        </w:p>
        <w:p w14:paraId="7F7F1E56" w14:textId="69A58040" w:rsidR="005F2CAD" w:rsidRDefault="005F2CAD">
          <w:pPr>
            <w:pStyle w:val="21"/>
            <w:tabs>
              <w:tab w:val="left" w:pos="840"/>
              <w:tab w:val="right" w:leader="dot" w:pos="8494"/>
            </w:tabs>
            <w:rPr>
              <w:ins w:id="7" w:author="松山 ファミリー" w:date="2023-02-09T15:59:00Z"/>
              <w:rFonts w:eastAsiaTheme="minorEastAsia"/>
              <w:smallCaps w:val="0"/>
              <w:noProof/>
              <w:sz w:val="21"/>
              <w:szCs w:val="24"/>
            </w:rPr>
          </w:pPr>
          <w:ins w:id="8"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"_Toc126850958"</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2.1.</w:t>
            </w:r>
            <w:r>
              <w:rPr>
                <w:rFonts w:eastAsiaTheme="minorEastAsia"/>
                <w:smallCaps w:val="0"/>
                <w:noProof/>
                <w:sz w:val="21"/>
                <w:szCs w:val="24"/>
              </w:rPr>
              <w:tab/>
            </w:r>
            <w:r w:rsidRPr="00463499">
              <w:rPr>
                <w:rStyle w:val="a9"/>
                <w:rFonts w:ascii="Times New Roman" w:eastAsia="ＭＳ 明朝" w:hAnsi="Times New Roman" w:cs="Times New Roman"/>
                <w:noProof/>
              </w:rPr>
              <w:t>使用試薬</w:t>
            </w:r>
            <w:r>
              <w:rPr>
                <w:noProof/>
                <w:webHidden/>
              </w:rPr>
              <w:tab/>
            </w:r>
            <w:r>
              <w:rPr>
                <w:noProof/>
                <w:webHidden/>
              </w:rPr>
              <w:fldChar w:fldCharType="begin"/>
            </w:r>
            <w:r>
              <w:rPr>
                <w:noProof/>
                <w:webHidden/>
              </w:rPr>
              <w:instrText xml:space="preserve"> PAGEREF _Toc126850958 \h </w:instrText>
            </w:r>
          </w:ins>
          <w:r>
            <w:rPr>
              <w:noProof/>
              <w:webHidden/>
            </w:rPr>
          </w:r>
          <w:r>
            <w:rPr>
              <w:noProof/>
              <w:webHidden/>
            </w:rPr>
            <w:fldChar w:fldCharType="separate"/>
          </w:r>
          <w:ins w:id="9" w:author="松山 ファミリー" w:date="2023-02-09T15:59:00Z">
            <w:r>
              <w:rPr>
                <w:noProof/>
                <w:webHidden/>
              </w:rPr>
              <w:t>5</w:t>
            </w:r>
            <w:r>
              <w:rPr>
                <w:noProof/>
                <w:webHidden/>
              </w:rPr>
              <w:fldChar w:fldCharType="end"/>
            </w:r>
            <w:r w:rsidRPr="00463499">
              <w:rPr>
                <w:rStyle w:val="a9"/>
                <w:noProof/>
              </w:rPr>
              <w:fldChar w:fldCharType="end"/>
            </w:r>
          </w:ins>
        </w:p>
        <w:p w14:paraId="4ABBCE77" w14:textId="06755C45" w:rsidR="005F2CAD" w:rsidRDefault="005F2CAD">
          <w:pPr>
            <w:pStyle w:val="21"/>
            <w:tabs>
              <w:tab w:val="left" w:pos="840"/>
              <w:tab w:val="right" w:leader="dot" w:pos="8494"/>
            </w:tabs>
            <w:rPr>
              <w:ins w:id="10" w:author="松山 ファミリー" w:date="2023-02-09T15:59:00Z"/>
              <w:rFonts w:eastAsiaTheme="minorEastAsia"/>
              <w:smallCaps w:val="0"/>
              <w:noProof/>
              <w:sz w:val="21"/>
              <w:szCs w:val="24"/>
            </w:rPr>
          </w:pPr>
          <w:ins w:id="11"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"_Toc126850959"</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2.2.</w:t>
            </w:r>
            <w:r>
              <w:rPr>
                <w:rFonts w:eastAsiaTheme="minorEastAsia"/>
                <w:smallCaps w:val="0"/>
                <w:noProof/>
                <w:sz w:val="21"/>
                <w:szCs w:val="24"/>
              </w:rPr>
              <w:tab/>
            </w:r>
            <w:r w:rsidRPr="00463499">
              <w:rPr>
                <w:rStyle w:val="a9"/>
                <w:rFonts w:ascii="Times New Roman" w:eastAsia="ＭＳ 明朝" w:hAnsi="Times New Roman" w:cs="Times New Roman"/>
                <w:noProof/>
              </w:rPr>
              <w:t>使用装置</w:t>
            </w:r>
            <w:r>
              <w:rPr>
                <w:noProof/>
                <w:webHidden/>
              </w:rPr>
              <w:tab/>
            </w:r>
            <w:r>
              <w:rPr>
                <w:noProof/>
                <w:webHidden/>
              </w:rPr>
              <w:fldChar w:fldCharType="begin"/>
            </w:r>
            <w:r>
              <w:rPr>
                <w:noProof/>
                <w:webHidden/>
              </w:rPr>
              <w:instrText xml:space="preserve"> PAGEREF _Toc126850959 \h </w:instrText>
            </w:r>
          </w:ins>
          <w:r>
            <w:rPr>
              <w:noProof/>
              <w:webHidden/>
            </w:rPr>
          </w:r>
          <w:r>
            <w:rPr>
              <w:noProof/>
              <w:webHidden/>
            </w:rPr>
            <w:fldChar w:fldCharType="separate"/>
          </w:r>
          <w:ins w:id="12" w:author="松山 ファミリー" w:date="2023-02-09T15:59:00Z">
            <w:r>
              <w:rPr>
                <w:noProof/>
                <w:webHidden/>
              </w:rPr>
              <w:t>5</w:t>
            </w:r>
            <w:r>
              <w:rPr>
                <w:noProof/>
                <w:webHidden/>
              </w:rPr>
              <w:fldChar w:fldCharType="end"/>
            </w:r>
            <w:r w:rsidRPr="00463499">
              <w:rPr>
                <w:rStyle w:val="a9"/>
                <w:noProof/>
              </w:rPr>
              <w:fldChar w:fldCharType="end"/>
            </w:r>
          </w:ins>
        </w:p>
        <w:p w14:paraId="21EC8393" w14:textId="4468AEAB" w:rsidR="005F2CAD" w:rsidRDefault="005F2CAD">
          <w:pPr>
            <w:pStyle w:val="21"/>
            <w:tabs>
              <w:tab w:val="left" w:pos="840"/>
              <w:tab w:val="right" w:leader="dot" w:pos="8494"/>
            </w:tabs>
            <w:rPr>
              <w:ins w:id="13" w:author="松山 ファミリー" w:date="2023-02-09T15:59:00Z"/>
              <w:rFonts w:eastAsiaTheme="minorEastAsia"/>
              <w:smallCaps w:val="0"/>
              <w:noProof/>
              <w:sz w:val="21"/>
              <w:szCs w:val="24"/>
            </w:rPr>
          </w:pPr>
          <w:ins w:id="14"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"_Toc126850960"</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2.3.</w:t>
            </w:r>
            <w:r>
              <w:rPr>
                <w:rFonts w:eastAsiaTheme="minorEastAsia"/>
                <w:smallCaps w:val="0"/>
                <w:noProof/>
                <w:sz w:val="21"/>
                <w:szCs w:val="24"/>
              </w:rPr>
              <w:tab/>
            </w:r>
            <w:r w:rsidRPr="00463499">
              <w:rPr>
                <w:rStyle w:val="a9"/>
                <w:rFonts w:ascii="Times New Roman" w:eastAsia="ＭＳ 明朝" w:hAnsi="Times New Roman" w:cs="Times New Roman"/>
                <w:noProof/>
              </w:rPr>
              <w:t>測定装置</w:t>
            </w:r>
            <w:r>
              <w:rPr>
                <w:noProof/>
                <w:webHidden/>
              </w:rPr>
              <w:tab/>
            </w:r>
            <w:r>
              <w:rPr>
                <w:noProof/>
                <w:webHidden/>
              </w:rPr>
              <w:fldChar w:fldCharType="begin"/>
            </w:r>
            <w:r>
              <w:rPr>
                <w:noProof/>
                <w:webHidden/>
              </w:rPr>
              <w:instrText xml:space="preserve"> PAGEREF _Toc126850960 \h </w:instrText>
            </w:r>
          </w:ins>
          <w:r>
            <w:rPr>
              <w:noProof/>
              <w:webHidden/>
            </w:rPr>
          </w:r>
          <w:r>
            <w:rPr>
              <w:noProof/>
              <w:webHidden/>
            </w:rPr>
            <w:fldChar w:fldCharType="separate"/>
          </w:r>
          <w:ins w:id="15" w:author="松山 ファミリー" w:date="2023-02-09T15:59:00Z">
            <w:r>
              <w:rPr>
                <w:noProof/>
                <w:webHidden/>
              </w:rPr>
              <w:t>6</w:t>
            </w:r>
            <w:r>
              <w:rPr>
                <w:noProof/>
                <w:webHidden/>
              </w:rPr>
              <w:fldChar w:fldCharType="end"/>
            </w:r>
            <w:r w:rsidRPr="00463499">
              <w:rPr>
                <w:rStyle w:val="a9"/>
                <w:noProof/>
              </w:rPr>
              <w:fldChar w:fldCharType="end"/>
            </w:r>
          </w:ins>
        </w:p>
        <w:p w14:paraId="098057CD" w14:textId="6AE7C424" w:rsidR="005F2CAD" w:rsidRDefault="005F2CAD">
          <w:pPr>
            <w:pStyle w:val="13"/>
            <w:rPr>
              <w:ins w:id="16" w:author="松山 ファミリー" w:date="2023-02-09T15:59:00Z"/>
              <w:rFonts w:eastAsiaTheme="minorEastAsia"/>
              <w:bCs w:val="0"/>
              <w:caps w:val="0"/>
              <w:noProof/>
              <w:sz w:val="21"/>
              <w:szCs w:val="24"/>
            </w:rPr>
          </w:pPr>
          <w:ins w:id="17"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"_Toc126850961"</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w:t>
            </w:r>
            <w:r>
              <w:rPr>
                <w:rFonts w:eastAsiaTheme="minorEastAsia"/>
                <w:bCs w:val="0"/>
                <w:caps w:val="0"/>
                <w:noProof/>
                <w:sz w:val="21"/>
                <w:szCs w:val="24"/>
              </w:rPr>
              <w:tab/>
            </w:r>
            <w:r w:rsidRPr="00463499">
              <w:rPr>
                <w:rStyle w:val="a9"/>
                <w:rFonts w:ascii="Times New Roman" w:eastAsia="ＭＳ 明朝" w:hAnsi="Times New Roman" w:cs="Times New Roman"/>
                <w:noProof/>
              </w:rPr>
              <w:t>実験操作</w:t>
            </w:r>
            <w:r>
              <w:rPr>
                <w:noProof/>
                <w:webHidden/>
              </w:rPr>
              <w:tab/>
            </w:r>
            <w:r>
              <w:rPr>
                <w:noProof/>
                <w:webHidden/>
              </w:rPr>
              <w:fldChar w:fldCharType="begin"/>
            </w:r>
            <w:r>
              <w:rPr>
                <w:noProof/>
                <w:webHidden/>
              </w:rPr>
              <w:instrText xml:space="preserve"> PAGEREF _Toc126850961 \h </w:instrText>
            </w:r>
          </w:ins>
          <w:r>
            <w:rPr>
              <w:noProof/>
              <w:webHidden/>
            </w:rPr>
          </w:r>
          <w:r>
            <w:rPr>
              <w:noProof/>
              <w:webHidden/>
            </w:rPr>
            <w:fldChar w:fldCharType="separate"/>
          </w:r>
          <w:ins w:id="18" w:author="松山 ファミリー" w:date="2023-02-09T15:59:00Z">
            <w:r>
              <w:rPr>
                <w:noProof/>
                <w:webHidden/>
              </w:rPr>
              <w:t>7</w:t>
            </w:r>
            <w:r>
              <w:rPr>
                <w:noProof/>
                <w:webHidden/>
              </w:rPr>
              <w:fldChar w:fldCharType="end"/>
            </w:r>
            <w:r w:rsidRPr="00463499">
              <w:rPr>
                <w:rStyle w:val="a9"/>
                <w:noProof/>
              </w:rPr>
              <w:fldChar w:fldCharType="end"/>
            </w:r>
          </w:ins>
        </w:p>
        <w:p w14:paraId="1BB50C32" w14:textId="3919F384" w:rsidR="005F2CAD" w:rsidRDefault="005F2CAD">
          <w:pPr>
            <w:pStyle w:val="21"/>
            <w:tabs>
              <w:tab w:val="left" w:pos="840"/>
              <w:tab w:val="right" w:leader="dot" w:pos="8494"/>
            </w:tabs>
            <w:rPr>
              <w:ins w:id="19" w:author="松山 ファミリー" w:date="2023-02-09T15:59:00Z"/>
              <w:rFonts w:eastAsiaTheme="minorEastAsia"/>
              <w:smallCaps w:val="0"/>
              <w:noProof/>
              <w:sz w:val="21"/>
              <w:szCs w:val="24"/>
            </w:rPr>
          </w:pPr>
          <w:ins w:id="20"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"_Toc126850962"</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w:t>
            </w:r>
            <w:r>
              <w:rPr>
                <w:rFonts w:eastAsiaTheme="minorEastAsia"/>
                <w:smallCaps w:val="0"/>
                <w:noProof/>
                <w:sz w:val="21"/>
                <w:szCs w:val="24"/>
              </w:rPr>
              <w:tab/>
            </w:r>
            <w:r w:rsidRPr="00463499">
              <w:rPr>
                <w:rStyle w:val="a9"/>
                <w:rFonts w:ascii="Times New Roman" w:eastAsia="ＭＳ 明朝" w:hAnsi="Times New Roman" w:cs="Times New Roman"/>
                <w:noProof/>
              </w:rPr>
              <w:t>塩基性酢酸ニッケルの合成</w:t>
            </w:r>
            <w:r>
              <w:rPr>
                <w:noProof/>
                <w:webHidden/>
              </w:rPr>
              <w:tab/>
            </w:r>
            <w:r>
              <w:rPr>
                <w:noProof/>
                <w:webHidden/>
              </w:rPr>
              <w:fldChar w:fldCharType="begin"/>
            </w:r>
            <w:r>
              <w:rPr>
                <w:noProof/>
                <w:webHidden/>
              </w:rPr>
              <w:instrText xml:space="preserve"> PAGEREF _Toc126850962 \h </w:instrText>
            </w:r>
          </w:ins>
          <w:r>
            <w:rPr>
              <w:noProof/>
              <w:webHidden/>
            </w:rPr>
          </w:r>
          <w:r>
            <w:rPr>
              <w:noProof/>
              <w:webHidden/>
            </w:rPr>
            <w:fldChar w:fldCharType="separate"/>
          </w:r>
          <w:ins w:id="21" w:author="松山 ファミリー" w:date="2023-02-09T15:59:00Z">
            <w:r>
              <w:rPr>
                <w:noProof/>
                <w:webHidden/>
              </w:rPr>
              <w:t>7</w:t>
            </w:r>
            <w:r>
              <w:rPr>
                <w:noProof/>
                <w:webHidden/>
              </w:rPr>
              <w:fldChar w:fldCharType="end"/>
            </w:r>
            <w:r w:rsidRPr="00463499">
              <w:rPr>
                <w:rStyle w:val="a9"/>
                <w:noProof/>
              </w:rPr>
              <w:fldChar w:fldCharType="end"/>
            </w:r>
          </w:ins>
        </w:p>
        <w:p w14:paraId="0BA1A0E6" w14:textId="04C7A3FA" w:rsidR="005F2CAD" w:rsidRDefault="005F2CAD">
          <w:pPr>
            <w:pStyle w:val="31"/>
            <w:tabs>
              <w:tab w:val="left" w:pos="1260"/>
              <w:tab w:val="right" w:leader="dot" w:pos="8494"/>
            </w:tabs>
            <w:rPr>
              <w:ins w:id="22" w:author="松山 ファミリー" w:date="2023-02-09T15:59:00Z"/>
              <w:rFonts w:eastAsiaTheme="minorEastAsia"/>
              <w:iCs w:val="0"/>
              <w:noProof/>
              <w:sz w:val="21"/>
              <w:szCs w:val="24"/>
            </w:rPr>
          </w:pPr>
          <w:ins w:id="23"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"_Toc126850963"</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kern w:val="0"/>
              </w:rPr>
              <w:t>3.1.1.</w:t>
            </w:r>
            <w:r>
              <w:rPr>
                <w:rFonts w:eastAsiaTheme="minorEastAsia"/>
                <w:iCs w:val="0"/>
                <w:noProof/>
                <w:sz w:val="21"/>
                <w:szCs w:val="24"/>
              </w:rPr>
              <w:tab/>
            </w:r>
            <w:r w:rsidRPr="00463499">
              <w:rPr>
                <w:rStyle w:val="a9"/>
                <w:rFonts w:ascii="Times New Roman" w:eastAsia="ＭＳ 明朝" w:hAnsi="Times New Roman" w:cs="Times New Roman"/>
                <w:noProof/>
                <w:kern w:val="0"/>
                <w:shd w:val="clear" w:color="auto" w:fill="FFFFFF"/>
              </w:rPr>
              <w:t>220415Ni_OH_OAc</w:t>
            </w:r>
            <w:r>
              <w:rPr>
                <w:noProof/>
                <w:webHidden/>
              </w:rPr>
              <w:tab/>
            </w:r>
            <w:r>
              <w:rPr>
                <w:noProof/>
                <w:webHidden/>
              </w:rPr>
              <w:fldChar w:fldCharType="begin"/>
            </w:r>
            <w:r>
              <w:rPr>
                <w:noProof/>
                <w:webHidden/>
              </w:rPr>
              <w:instrText xml:space="preserve"> PAGEREF _Toc126850963 \h </w:instrText>
            </w:r>
          </w:ins>
          <w:r>
            <w:rPr>
              <w:noProof/>
              <w:webHidden/>
            </w:rPr>
          </w:r>
          <w:r>
            <w:rPr>
              <w:noProof/>
              <w:webHidden/>
            </w:rPr>
            <w:fldChar w:fldCharType="separate"/>
          </w:r>
          <w:ins w:id="24" w:author="松山 ファミリー" w:date="2023-02-09T15:59:00Z">
            <w:r>
              <w:rPr>
                <w:noProof/>
                <w:webHidden/>
              </w:rPr>
              <w:t>8</w:t>
            </w:r>
            <w:r>
              <w:rPr>
                <w:noProof/>
                <w:webHidden/>
              </w:rPr>
              <w:fldChar w:fldCharType="end"/>
            </w:r>
            <w:r w:rsidRPr="00463499">
              <w:rPr>
                <w:rStyle w:val="a9"/>
                <w:noProof/>
              </w:rPr>
              <w:fldChar w:fldCharType="end"/>
            </w:r>
          </w:ins>
        </w:p>
        <w:p w14:paraId="52A65D03" w14:textId="52DC19DA" w:rsidR="005F2CAD" w:rsidRDefault="005F2CAD">
          <w:pPr>
            <w:pStyle w:val="31"/>
            <w:tabs>
              <w:tab w:val="left" w:pos="1260"/>
              <w:tab w:val="right" w:leader="dot" w:pos="8494"/>
            </w:tabs>
            <w:rPr>
              <w:ins w:id="25" w:author="松山 ファミリー" w:date="2023-02-09T15:59:00Z"/>
              <w:rFonts w:eastAsiaTheme="minorEastAsia"/>
              <w:iCs w:val="0"/>
              <w:noProof/>
              <w:sz w:val="21"/>
              <w:szCs w:val="24"/>
            </w:rPr>
          </w:pPr>
          <w:ins w:id="26"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"_Toc126850964"</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3.1.2.</w:t>
            </w:r>
            <w:r>
              <w:rPr>
                <w:rFonts w:eastAsiaTheme="minorEastAsia"/>
                <w:iCs w:val="0"/>
                <w:noProof/>
                <w:sz w:val="21"/>
                <w:szCs w:val="24"/>
              </w:rPr>
              <w:tab/>
            </w:r>
            <w:r w:rsidRPr="00463499">
              <w:rPr>
                <w:rStyle w:val="a9"/>
                <w:rFonts w:ascii="Times New Roman" w:eastAsia="ＭＳ 明朝" w:hAnsi="Times New Roman" w:cs="Times New Roman"/>
                <w:noProof/>
              </w:rPr>
              <w:t>220906Ni_OH_OAc</w:t>
            </w:r>
            <w:r>
              <w:rPr>
                <w:noProof/>
                <w:webHidden/>
              </w:rPr>
              <w:tab/>
            </w:r>
            <w:r>
              <w:rPr>
                <w:noProof/>
                <w:webHidden/>
              </w:rPr>
              <w:fldChar w:fldCharType="begin"/>
            </w:r>
            <w:r>
              <w:rPr>
                <w:noProof/>
                <w:webHidden/>
              </w:rPr>
              <w:instrText xml:space="preserve"> PAGEREF _Toc126850964 \h </w:instrText>
            </w:r>
          </w:ins>
          <w:r>
            <w:rPr>
              <w:noProof/>
              <w:webHidden/>
            </w:rPr>
          </w:r>
          <w:r>
            <w:rPr>
              <w:noProof/>
              <w:webHidden/>
            </w:rPr>
            <w:fldChar w:fldCharType="separate"/>
          </w:r>
          <w:ins w:id="27" w:author="松山 ファミリー" w:date="2023-02-09T15:59:00Z">
            <w:r>
              <w:rPr>
                <w:noProof/>
                <w:webHidden/>
              </w:rPr>
              <w:t>8</w:t>
            </w:r>
            <w:r>
              <w:rPr>
                <w:noProof/>
                <w:webHidden/>
              </w:rPr>
              <w:fldChar w:fldCharType="end"/>
            </w:r>
            <w:r w:rsidRPr="00463499">
              <w:rPr>
                <w:rStyle w:val="a9"/>
                <w:noProof/>
              </w:rPr>
              <w:fldChar w:fldCharType="end"/>
            </w:r>
          </w:ins>
        </w:p>
        <w:p w14:paraId="534B248A" w14:textId="46638B34" w:rsidR="005F2CAD" w:rsidRDefault="005F2CAD">
          <w:pPr>
            <w:pStyle w:val="31"/>
            <w:tabs>
              <w:tab w:val="left" w:pos="1260"/>
              <w:tab w:val="right" w:leader="dot" w:pos="8494"/>
            </w:tabs>
            <w:rPr>
              <w:ins w:id="28" w:author="松山 ファミリー" w:date="2023-02-09T15:59:00Z"/>
              <w:rFonts w:eastAsiaTheme="minorEastAsia"/>
              <w:iCs w:val="0"/>
              <w:noProof/>
              <w:sz w:val="21"/>
              <w:szCs w:val="24"/>
            </w:rPr>
          </w:pPr>
          <w:ins w:id="29"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"_Toc126850965"</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3.1.3.</w:t>
            </w:r>
            <w:r>
              <w:rPr>
                <w:rFonts w:eastAsiaTheme="minorEastAsia"/>
                <w:iCs w:val="0"/>
                <w:noProof/>
                <w:sz w:val="21"/>
                <w:szCs w:val="24"/>
              </w:rPr>
              <w:tab/>
            </w:r>
            <w:r w:rsidRPr="00463499">
              <w:rPr>
                <w:rStyle w:val="a9"/>
                <w:rFonts w:ascii="Times New Roman" w:eastAsia="ＭＳ 明朝" w:hAnsi="Times New Roman" w:cs="Times New Roman"/>
                <w:noProof/>
              </w:rPr>
              <w:t>220914Ni_OH_OAc</w:t>
            </w:r>
            <w:r>
              <w:rPr>
                <w:noProof/>
                <w:webHidden/>
              </w:rPr>
              <w:tab/>
            </w:r>
            <w:r>
              <w:rPr>
                <w:noProof/>
                <w:webHidden/>
              </w:rPr>
              <w:fldChar w:fldCharType="begin"/>
            </w:r>
            <w:r>
              <w:rPr>
                <w:noProof/>
                <w:webHidden/>
              </w:rPr>
              <w:instrText xml:space="preserve"> PAGEREF _Toc126850965 \h </w:instrText>
            </w:r>
          </w:ins>
          <w:r>
            <w:rPr>
              <w:noProof/>
              <w:webHidden/>
            </w:rPr>
          </w:r>
          <w:r>
            <w:rPr>
              <w:noProof/>
              <w:webHidden/>
            </w:rPr>
            <w:fldChar w:fldCharType="separate"/>
          </w:r>
          <w:ins w:id="30" w:author="松山 ファミリー" w:date="2023-02-09T15:59:00Z">
            <w:r>
              <w:rPr>
                <w:noProof/>
                <w:webHidden/>
              </w:rPr>
              <w:t>9</w:t>
            </w:r>
            <w:r>
              <w:rPr>
                <w:noProof/>
                <w:webHidden/>
              </w:rPr>
              <w:fldChar w:fldCharType="end"/>
            </w:r>
            <w:r w:rsidRPr="00463499">
              <w:rPr>
                <w:rStyle w:val="a9"/>
                <w:noProof/>
              </w:rPr>
              <w:fldChar w:fldCharType="end"/>
            </w:r>
          </w:ins>
        </w:p>
        <w:p w14:paraId="04C5A3EB" w14:textId="34A3ABEC" w:rsidR="005F2CAD" w:rsidRDefault="005F2CAD">
          <w:pPr>
            <w:pStyle w:val="31"/>
            <w:tabs>
              <w:tab w:val="left" w:pos="1260"/>
              <w:tab w:val="right" w:leader="dot" w:pos="8494"/>
            </w:tabs>
            <w:rPr>
              <w:ins w:id="31" w:author="松山 ファミリー" w:date="2023-02-09T15:59:00Z"/>
              <w:rFonts w:eastAsiaTheme="minorEastAsia"/>
              <w:iCs w:val="0"/>
              <w:noProof/>
              <w:sz w:val="21"/>
              <w:szCs w:val="24"/>
            </w:rPr>
          </w:pPr>
          <w:ins w:id="32"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"_Toc126850966"</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3.1.4.</w:t>
            </w:r>
            <w:r>
              <w:rPr>
                <w:rFonts w:eastAsiaTheme="minorEastAsia"/>
                <w:iCs w:val="0"/>
                <w:noProof/>
                <w:sz w:val="21"/>
                <w:szCs w:val="24"/>
              </w:rPr>
              <w:tab/>
            </w:r>
            <w:r w:rsidRPr="00463499">
              <w:rPr>
                <w:rStyle w:val="a9"/>
                <w:rFonts w:ascii="Times New Roman" w:eastAsia="ＭＳ 明朝" w:hAnsi="Times New Roman" w:cs="Times New Roman"/>
                <w:noProof/>
              </w:rPr>
              <w:t>221003Ni_OH_OAc</w:t>
            </w:r>
            <w:r>
              <w:rPr>
                <w:noProof/>
                <w:webHidden/>
              </w:rPr>
              <w:tab/>
            </w:r>
            <w:r>
              <w:rPr>
                <w:noProof/>
                <w:webHidden/>
              </w:rPr>
              <w:fldChar w:fldCharType="begin"/>
            </w:r>
            <w:r>
              <w:rPr>
                <w:noProof/>
                <w:webHidden/>
              </w:rPr>
              <w:instrText xml:space="preserve"> PAGEREF _Toc126850966 \h </w:instrText>
            </w:r>
          </w:ins>
          <w:r>
            <w:rPr>
              <w:noProof/>
              <w:webHidden/>
            </w:rPr>
          </w:r>
          <w:r>
            <w:rPr>
              <w:noProof/>
              <w:webHidden/>
            </w:rPr>
            <w:fldChar w:fldCharType="separate"/>
          </w:r>
          <w:ins w:id="33" w:author="松山 ファミリー" w:date="2023-02-09T15:59:00Z">
            <w:r>
              <w:rPr>
                <w:noProof/>
                <w:webHidden/>
              </w:rPr>
              <w:t>9</w:t>
            </w:r>
            <w:r>
              <w:rPr>
                <w:noProof/>
                <w:webHidden/>
              </w:rPr>
              <w:fldChar w:fldCharType="end"/>
            </w:r>
            <w:r w:rsidRPr="00463499">
              <w:rPr>
                <w:rStyle w:val="a9"/>
                <w:noProof/>
              </w:rPr>
              <w:fldChar w:fldCharType="end"/>
            </w:r>
          </w:ins>
        </w:p>
        <w:p w14:paraId="2D2E236C" w14:textId="75D9A3F9" w:rsidR="005F2CAD" w:rsidRDefault="005F2CAD">
          <w:pPr>
            <w:pStyle w:val="31"/>
            <w:tabs>
              <w:tab w:val="left" w:pos="1260"/>
              <w:tab w:val="right" w:leader="dot" w:pos="8494"/>
            </w:tabs>
            <w:rPr>
              <w:ins w:id="34" w:author="松山 ファミリー" w:date="2023-02-09T15:59:00Z"/>
              <w:rFonts w:eastAsiaTheme="minorEastAsia"/>
              <w:iCs w:val="0"/>
              <w:noProof/>
              <w:sz w:val="21"/>
              <w:szCs w:val="24"/>
            </w:rPr>
          </w:pPr>
          <w:ins w:id="35"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"_Toc126850967"</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3.1.5.</w:t>
            </w:r>
            <w:r>
              <w:rPr>
                <w:rFonts w:eastAsiaTheme="minorEastAsia"/>
                <w:iCs w:val="0"/>
                <w:noProof/>
                <w:sz w:val="21"/>
                <w:szCs w:val="24"/>
              </w:rPr>
              <w:tab/>
            </w:r>
            <w:r w:rsidRPr="00463499">
              <w:rPr>
                <w:rStyle w:val="a9"/>
                <w:rFonts w:ascii="Times New Roman" w:eastAsia="ＭＳ 明朝" w:hAnsi="Times New Roman" w:cs="Times New Roman"/>
                <w:noProof/>
              </w:rPr>
              <w:t>221006Ni_OH_OAc</w:t>
            </w:r>
            <w:r>
              <w:rPr>
                <w:noProof/>
                <w:webHidden/>
              </w:rPr>
              <w:tab/>
            </w:r>
            <w:r>
              <w:rPr>
                <w:noProof/>
                <w:webHidden/>
              </w:rPr>
              <w:fldChar w:fldCharType="begin"/>
            </w:r>
            <w:r>
              <w:rPr>
                <w:noProof/>
                <w:webHidden/>
              </w:rPr>
              <w:instrText xml:space="preserve"> PAGEREF _Toc126850967 \h </w:instrText>
            </w:r>
          </w:ins>
          <w:r>
            <w:rPr>
              <w:noProof/>
              <w:webHidden/>
            </w:rPr>
          </w:r>
          <w:r>
            <w:rPr>
              <w:noProof/>
              <w:webHidden/>
            </w:rPr>
            <w:fldChar w:fldCharType="separate"/>
          </w:r>
          <w:ins w:id="36" w:author="松山 ファミリー" w:date="2023-02-09T15:59:00Z">
            <w:r>
              <w:rPr>
                <w:noProof/>
                <w:webHidden/>
              </w:rPr>
              <w:t>10</w:t>
            </w:r>
            <w:r>
              <w:rPr>
                <w:noProof/>
                <w:webHidden/>
              </w:rPr>
              <w:fldChar w:fldCharType="end"/>
            </w:r>
            <w:r w:rsidRPr="00463499">
              <w:rPr>
                <w:rStyle w:val="a9"/>
                <w:noProof/>
              </w:rPr>
              <w:fldChar w:fldCharType="end"/>
            </w:r>
          </w:ins>
        </w:p>
        <w:p w14:paraId="5E11B0C9" w14:textId="08F49B22" w:rsidR="005F2CAD" w:rsidRDefault="005F2CAD">
          <w:pPr>
            <w:pStyle w:val="31"/>
            <w:tabs>
              <w:tab w:val="left" w:pos="1260"/>
              <w:tab w:val="right" w:leader="dot" w:pos="8494"/>
            </w:tabs>
            <w:rPr>
              <w:ins w:id="37" w:author="松山 ファミリー" w:date="2023-02-09T15:59:00Z"/>
              <w:rFonts w:eastAsiaTheme="minorEastAsia"/>
              <w:iCs w:val="0"/>
              <w:noProof/>
              <w:sz w:val="21"/>
              <w:szCs w:val="24"/>
            </w:rPr>
          </w:pPr>
          <w:ins w:id="38"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"_Toc126850968"</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3.1.6.</w:t>
            </w:r>
            <w:r>
              <w:rPr>
                <w:rFonts w:eastAsiaTheme="minorEastAsia"/>
                <w:iCs w:val="0"/>
                <w:noProof/>
                <w:sz w:val="21"/>
                <w:szCs w:val="24"/>
              </w:rPr>
              <w:tab/>
            </w:r>
            <w:r w:rsidRPr="00463499">
              <w:rPr>
                <w:rStyle w:val="a9"/>
                <w:rFonts w:ascii="Times New Roman" w:eastAsia="ＭＳ 明朝" w:hAnsi="Times New Roman" w:cs="Times New Roman"/>
                <w:noProof/>
              </w:rPr>
              <w:t>221128Ni_OH_OAc</w:t>
            </w:r>
            <w:r>
              <w:rPr>
                <w:noProof/>
                <w:webHidden/>
              </w:rPr>
              <w:tab/>
            </w:r>
            <w:r>
              <w:rPr>
                <w:noProof/>
                <w:webHidden/>
              </w:rPr>
              <w:fldChar w:fldCharType="begin"/>
            </w:r>
            <w:r>
              <w:rPr>
                <w:noProof/>
                <w:webHidden/>
              </w:rPr>
              <w:instrText xml:space="preserve"> PAGEREF _Toc126850968 \h </w:instrText>
            </w:r>
          </w:ins>
          <w:r>
            <w:rPr>
              <w:noProof/>
              <w:webHidden/>
            </w:rPr>
          </w:r>
          <w:r>
            <w:rPr>
              <w:noProof/>
              <w:webHidden/>
            </w:rPr>
            <w:fldChar w:fldCharType="separate"/>
          </w:r>
          <w:ins w:id="39" w:author="松山 ファミリー" w:date="2023-02-09T15:59:00Z">
            <w:r>
              <w:rPr>
                <w:noProof/>
                <w:webHidden/>
              </w:rPr>
              <w:t>11</w:t>
            </w:r>
            <w:r>
              <w:rPr>
                <w:noProof/>
                <w:webHidden/>
              </w:rPr>
              <w:fldChar w:fldCharType="end"/>
            </w:r>
            <w:r w:rsidRPr="00463499">
              <w:rPr>
                <w:rStyle w:val="a9"/>
                <w:noProof/>
              </w:rPr>
              <w:fldChar w:fldCharType="end"/>
            </w:r>
          </w:ins>
        </w:p>
        <w:p w14:paraId="67B804F4" w14:textId="1FDE96F5" w:rsidR="005F2CAD" w:rsidRDefault="005F2CAD">
          <w:pPr>
            <w:pStyle w:val="31"/>
            <w:tabs>
              <w:tab w:val="left" w:pos="1260"/>
              <w:tab w:val="right" w:leader="dot" w:pos="8494"/>
            </w:tabs>
            <w:rPr>
              <w:ins w:id="40" w:author="松山 ファミリー" w:date="2023-02-09T15:59:00Z"/>
              <w:rFonts w:eastAsiaTheme="minorEastAsia"/>
              <w:iCs w:val="0"/>
              <w:noProof/>
              <w:sz w:val="21"/>
              <w:szCs w:val="24"/>
            </w:rPr>
          </w:pPr>
          <w:ins w:id="41"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"_Toc126850969"</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3.1.7.</w:t>
            </w:r>
            <w:r>
              <w:rPr>
                <w:rFonts w:eastAsiaTheme="minorEastAsia"/>
                <w:iCs w:val="0"/>
                <w:noProof/>
                <w:sz w:val="21"/>
                <w:szCs w:val="24"/>
              </w:rPr>
              <w:tab/>
            </w:r>
            <w:r w:rsidRPr="00463499">
              <w:rPr>
                <w:rStyle w:val="a9"/>
                <w:rFonts w:ascii="Times New Roman" w:eastAsia="ＭＳ 明朝" w:hAnsi="Times New Roman" w:cs="Times New Roman"/>
                <w:noProof/>
              </w:rPr>
              <w:t>221219Ni_OH_OAc</w:t>
            </w:r>
            <w:r>
              <w:rPr>
                <w:noProof/>
                <w:webHidden/>
              </w:rPr>
              <w:tab/>
            </w:r>
            <w:r>
              <w:rPr>
                <w:noProof/>
                <w:webHidden/>
              </w:rPr>
              <w:fldChar w:fldCharType="begin"/>
            </w:r>
            <w:r>
              <w:rPr>
                <w:noProof/>
                <w:webHidden/>
              </w:rPr>
              <w:instrText xml:space="preserve"> PAGEREF _Toc126850969 \h </w:instrText>
            </w:r>
          </w:ins>
          <w:r>
            <w:rPr>
              <w:noProof/>
              <w:webHidden/>
            </w:rPr>
          </w:r>
          <w:r>
            <w:rPr>
              <w:noProof/>
              <w:webHidden/>
            </w:rPr>
            <w:fldChar w:fldCharType="separate"/>
          </w:r>
          <w:ins w:id="42" w:author="松山 ファミリー" w:date="2023-02-09T15:59:00Z">
            <w:r>
              <w:rPr>
                <w:noProof/>
                <w:webHidden/>
              </w:rPr>
              <w:t>11</w:t>
            </w:r>
            <w:r>
              <w:rPr>
                <w:noProof/>
                <w:webHidden/>
              </w:rPr>
              <w:fldChar w:fldCharType="end"/>
            </w:r>
            <w:r w:rsidRPr="00463499">
              <w:rPr>
                <w:rStyle w:val="a9"/>
                <w:noProof/>
              </w:rPr>
              <w:fldChar w:fldCharType="end"/>
            </w:r>
          </w:ins>
        </w:p>
        <w:p w14:paraId="19A30119" w14:textId="004906C9" w:rsidR="005F2CAD" w:rsidRDefault="005F2CAD">
          <w:pPr>
            <w:pStyle w:val="31"/>
            <w:tabs>
              <w:tab w:val="left" w:pos="1260"/>
              <w:tab w:val="right" w:leader="dot" w:pos="8494"/>
            </w:tabs>
            <w:rPr>
              <w:ins w:id="43" w:author="松山 ファミリー" w:date="2023-02-09T15:59:00Z"/>
              <w:rFonts w:eastAsiaTheme="minorEastAsia"/>
              <w:iCs w:val="0"/>
              <w:noProof/>
              <w:sz w:val="21"/>
              <w:szCs w:val="24"/>
            </w:rPr>
          </w:pPr>
          <w:ins w:id="44"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"_Toc126850970"</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3.1.8.</w:t>
            </w:r>
            <w:r>
              <w:rPr>
                <w:rFonts w:eastAsiaTheme="minorEastAsia"/>
                <w:iCs w:val="0"/>
                <w:noProof/>
                <w:sz w:val="21"/>
                <w:szCs w:val="24"/>
              </w:rPr>
              <w:tab/>
            </w:r>
            <w:r w:rsidRPr="00463499">
              <w:rPr>
                <w:rStyle w:val="a9"/>
                <w:rFonts w:ascii="Times New Roman" w:eastAsia="ＭＳ 明朝" w:hAnsi="Times New Roman" w:cs="Times New Roman"/>
                <w:noProof/>
              </w:rPr>
              <w:t>221222Ni_OH_OAc</w:t>
            </w:r>
            <w:r>
              <w:rPr>
                <w:noProof/>
                <w:webHidden/>
              </w:rPr>
              <w:tab/>
            </w:r>
            <w:r>
              <w:rPr>
                <w:noProof/>
                <w:webHidden/>
              </w:rPr>
              <w:fldChar w:fldCharType="begin"/>
            </w:r>
            <w:r>
              <w:rPr>
                <w:noProof/>
                <w:webHidden/>
              </w:rPr>
              <w:instrText xml:space="preserve"> PAGEREF _Toc126850970 \h </w:instrText>
            </w:r>
          </w:ins>
          <w:r>
            <w:rPr>
              <w:noProof/>
              <w:webHidden/>
            </w:rPr>
          </w:r>
          <w:r>
            <w:rPr>
              <w:noProof/>
              <w:webHidden/>
            </w:rPr>
            <w:fldChar w:fldCharType="separate"/>
          </w:r>
          <w:ins w:id="45" w:author="松山 ファミリー" w:date="2023-02-09T15:59:00Z">
            <w:r>
              <w:rPr>
                <w:noProof/>
                <w:webHidden/>
              </w:rPr>
              <w:t>12</w:t>
            </w:r>
            <w:r>
              <w:rPr>
                <w:noProof/>
                <w:webHidden/>
              </w:rPr>
              <w:fldChar w:fldCharType="end"/>
            </w:r>
            <w:r w:rsidRPr="00463499">
              <w:rPr>
                <w:rStyle w:val="a9"/>
                <w:noProof/>
              </w:rPr>
              <w:fldChar w:fldCharType="end"/>
            </w:r>
          </w:ins>
        </w:p>
        <w:p w14:paraId="1D6DEA9C" w14:textId="479C10B0" w:rsidR="005F2CAD" w:rsidRDefault="005F2CAD">
          <w:pPr>
            <w:pStyle w:val="31"/>
            <w:tabs>
              <w:tab w:val="left" w:pos="1260"/>
              <w:tab w:val="right" w:leader="dot" w:pos="8494"/>
            </w:tabs>
            <w:rPr>
              <w:ins w:id="46" w:author="松山 ファミリー" w:date="2023-02-09T15:59:00Z"/>
              <w:rFonts w:eastAsiaTheme="minorEastAsia"/>
              <w:iCs w:val="0"/>
              <w:noProof/>
              <w:sz w:val="21"/>
              <w:szCs w:val="24"/>
            </w:rPr>
          </w:pPr>
          <w:ins w:id="47"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"_Toc126850971"</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3.1.9.</w:t>
            </w:r>
            <w:r>
              <w:rPr>
                <w:rFonts w:eastAsiaTheme="minorEastAsia"/>
                <w:iCs w:val="0"/>
                <w:noProof/>
                <w:sz w:val="21"/>
                <w:szCs w:val="24"/>
              </w:rPr>
              <w:tab/>
            </w:r>
            <w:r w:rsidRPr="00463499">
              <w:rPr>
                <w:rStyle w:val="a9"/>
                <w:rFonts w:ascii="Times New Roman" w:eastAsia="ＭＳ 明朝" w:hAnsi="Times New Roman" w:cs="Times New Roman"/>
                <w:noProof/>
              </w:rPr>
              <w:t>230109Ni_OH_OAc</w:t>
            </w:r>
            <w:r>
              <w:rPr>
                <w:noProof/>
                <w:webHidden/>
              </w:rPr>
              <w:tab/>
            </w:r>
            <w:r>
              <w:rPr>
                <w:noProof/>
                <w:webHidden/>
              </w:rPr>
              <w:fldChar w:fldCharType="begin"/>
            </w:r>
            <w:r>
              <w:rPr>
                <w:noProof/>
                <w:webHidden/>
              </w:rPr>
              <w:instrText xml:space="preserve"> PAGEREF _Toc126850971 \h </w:instrText>
            </w:r>
          </w:ins>
          <w:r>
            <w:rPr>
              <w:noProof/>
              <w:webHidden/>
            </w:rPr>
          </w:r>
          <w:r>
            <w:rPr>
              <w:noProof/>
              <w:webHidden/>
            </w:rPr>
            <w:fldChar w:fldCharType="separate"/>
          </w:r>
          <w:ins w:id="48" w:author="松山 ファミリー" w:date="2023-02-09T15:59:00Z">
            <w:r>
              <w:rPr>
                <w:noProof/>
                <w:webHidden/>
              </w:rPr>
              <w:t>13</w:t>
            </w:r>
            <w:r>
              <w:rPr>
                <w:noProof/>
                <w:webHidden/>
              </w:rPr>
              <w:fldChar w:fldCharType="end"/>
            </w:r>
            <w:r w:rsidRPr="00463499">
              <w:rPr>
                <w:rStyle w:val="a9"/>
                <w:noProof/>
              </w:rPr>
              <w:fldChar w:fldCharType="end"/>
            </w:r>
          </w:ins>
        </w:p>
        <w:p w14:paraId="1CCE23F0" w14:textId="659CCCD4" w:rsidR="005F2CAD" w:rsidRDefault="005F2CAD">
          <w:pPr>
            <w:pStyle w:val="21"/>
            <w:tabs>
              <w:tab w:val="left" w:pos="840"/>
              <w:tab w:val="right" w:leader="dot" w:pos="8494"/>
            </w:tabs>
            <w:rPr>
              <w:ins w:id="49" w:author="松山 ファミリー" w:date="2023-02-09T15:59:00Z"/>
              <w:rFonts w:eastAsiaTheme="minorEastAsia"/>
              <w:smallCaps w:val="0"/>
              <w:noProof/>
              <w:sz w:val="21"/>
              <w:szCs w:val="24"/>
            </w:rPr>
          </w:pPr>
          <w:ins w:id="50"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"_Toc126850972"</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3.2.</w:t>
            </w:r>
            <w:r>
              <w:rPr>
                <w:rFonts w:eastAsiaTheme="minorEastAsia"/>
                <w:smallCaps w:val="0"/>
                <w:noProof/>
                <w:sz w:val="21"/>
                <w:szCs w:val="24"/>
              </w:rPr>
              <w:tab/>
            </w:r>
            <w:r w:rsidRPr="00463499">
              <w:rPr>
                <w:rStyle w:val="a9"/>
                <w:rFonts w:ascii="Times New Roman" w:eastAsia="ＭＳ 明朝" w:hAnsi="Times New Roman" w:cs="Times New Roman"/>
                <w:noProof/>
              </w:rPr>
              <w:t>イオン交換</w:t>
            </w:r>
            <w:r>
              <w:rPr>
                <w:noProof/>
                <w:webHidden/>
              </w:rPr>
              <w:tab/>
            </w:r>
            <w:r>
              <w:rPr>
                <w:noProof/>
                <w:webHidden/>
              </w:rPr>
              <w:fldChar w:fldCharType="begin"/>
            </w:r>
            <w:r>
              <w:rPr>
                <w:noProof/>
                <w:webHidden/>
              </w:rPr>
              <w:instrText xml:space="preserve"> PAGEREF _Toc126850972 \h </w:instrText>
            </w:r>
          </w:ins>
          <w:r>
            <w:rPr>
              <w:noProof/>
              <w:webHidden/>
            </w:rPr>
          </w:r>
          <w:r>
            <w:rPr>
              <w:noProof/>
              <w:webHidden/>
            </w:rPr>
            <w:fldChar w:fldCharType="separate"/>
          </w:r>
          <w:ins w:id="51" w:author="松山 ファミリー" w:date="2023-02-09T15:59:00Z">
            <w:r>
              <w:rPr>
                <w:noProof/>
                <w:webHidden/>
              </w:rPr>
              <w:t>14</w:t>
            </w:r>
            <w:r>
              <w:rPr>
                <w:noProof/>
                <w:webHidden/>
              </w:rPr>
              <w:fldChar w:fldCharType="end"/>
            </w:r>
            <w:r w:rsidRPr="00463499">
              <w:rPr>
                <w:rStyle w:val="a9"/>
                <w:noProof/>
              </w:rPr>
              <w:fldChar w:fldCharType="end"/>
            </w:r>
          </w:ins>
        </w:p>
        <w:p w14:paraId="2B4569AF" w14:textId="7088E588" w:rsidR="005F2CAD" w:rsidRDefault="005F2CAD">
          <w:pPr>
            <w:pStyle w:val="31"/>
            <w:tabs>
              <w:tab w:val="left" w:pos="1260"/>
              <w:tab w:val="right" w:leader="dot" w:pos="8494"/>
            </w:tabs>
            <w:rPr>
              <w:ins w:id="52" w:author="松山 ファミリー" w:date="2023-02-09T15:59:00Z"/>
              <w:rFonts w:eastAsiaTheme="minorEastAsia"/>
              <w:iCs w:val="0"/>
              <w:noProof/>
              <w:sz w:val="21"/>
              <w:szCs w:val="24"/>
            </w:rPr>
          </w:pPr>
          <w:ins w:id="53"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"_Toc126850973"</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3.2.1.</w:t>
            </w:r>
            <w:r>
              <w:rPr>
                <w:rFonts w:eastAsiaTheme="minorEastAsia"/>
                <w:iCs w:val="0"/>
                <w:noProof/>
                <w:sz w:val="21"/>
                <w:szCs w:val="24"/>
              </w:rPr>
              <w:tab/>
            </w:r>
            <w:r w:rsidRPr="00463499">
              <w:rPr>
                <w:rStyle w:val="a9"/>
                <w:rFonts w:ascii="Times New Roman" w:eastAsia="ＭＳ 明朝" w:hAnsi="Times New Roman" w:cs="Times New Roman"/>
                <w:noProof/>
              </w:rPr>
              <w:t>220415Ni_OH_DS</w:t>
            </w:r>
            <w:r>
              <w:rPr>
                <w:noProof/>
                <w:webHidden/>
              </w:rPr>
              <w:tab/>
            </w:r>
            <w:r>
              <w:rPr>
                <w:noProof/>
                <w:webHidden/>
              </w:rPr>
              <w:fldChar w:fldCharType="begin"/>
            </w:r>
            <w:r>
              <w:rPr>
                <w:noProof/>
                <w:webHidden/>
              </w:rPr>
              <w:instrText xml:space="preserve"> PAGEREF _Toc126850973 \h </w:instrText>
            </w:r>
          </w:ins>
          <w:r>
            <w:rPr>
              <w:noProof/>
              <w:webHidden/>
            </w:rPr>
          </w:r>
          <w:r>
            <w:rPr>
              <w:noProof/>
              <w:webHidden/>
            </w:rPr>
            <w:fldChar w:fldCharType="separate"/>
          </w:r>
          <w:ins w:id="54" w:author="松山 ファミリー" w:date="2023-02-09T15:59:00Z">
            <w:r>
              <w:rPr>
                <w:noProof/>
                <w:webHidden/>
              </w:rPr>
              <w:t>15</w:t>
            </w:r>
            <w:r>
              <w:rPr>
                <w:noProof/>
                <w:webHidden/>
              </w:rPr>
              <w:fldChar w:fldCharType="end"/>
            </w:r>
            <w:r w:rsidRPr="00463499">
              <w:rPr>
                <w:rStyle w:val="a9"/>
                <w:noProof/>
              </w:rPr>
              <w:fldChar w:fldCharType="end"/>
            </w:r>
          </w:ins>
        </w:p>
        <w:p w14:paraId="20F41A98" w14:textId="6694306E" w:rsidR="005F2CAD" w:rsidRDefault="005F2CAD">
          <w:pPr>
            <w:pStyle w:val="31"/>
            <w:tabs>
              <w:tab w:val="left" w:pos="1260"/>
              <w:tab w:val="right" w:leader="dot" w:pos="8494"/>
            </w:tabs>
            <w:rPr>
              <w:ins w:id="55" w:author="松山 ファミリー" w:date="2023-02-09T15:59:00Z"/>
              <w:rFonts w:eastAsiaTheme="minorEastAsia"/>
              <w:iCs w:val="0"/>
              <w:noProof/>
              <w:sz w:val="21"/>
              <w:szCs w:val="24"/>
            </w:rPr>
          </w:pPr>
          <w:ins w:id="56"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"_Toc126850974"</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3.2.2.</w:t>
            </w:r>
            <w:r>
              <w:rPr>
                <w:rFonts w:eastAsiaTheme="minorEastAsia"/>
                <w:iCs w:val="0"/>
                <w:noProof/>
                <w:sz w:val="21"/>
                <w:szCs w:val="24"/>
              </w:rPr>
              <w:tab/>
            </w:r>
            <w:r w:rsidRPr="00463499">
              <w:rPr>
                <w:rStyle w:val="a9"/>
                <w:rFonts w:ascii="Times New Roman" w:eastAsia="ＭＳ 明朝" w:hAnsi="Times New Roman" w:cs="Times New Roman"/>
                <w:noProof/>
              </w:rPr>
              <w:t>220906Ni_OH_DS</w:t>
            </w:r>
            <w:r>
              <w:rPr>
                <w:noProof/>
                <w:webHidden/>
              </w:rPr>
              <w:tab/>
            </w:r>
            <w:r>
              <w:rPr>
                <w:noProof/>
                <w:webHidden/>
              </w:rPr>
              <w:fldChar w:fldCharType="begin"/>
            </w:r>
            <w:r>
              <w:rPr>
                <w:noProof/>
                <w:webHidden/>
              </w:rPr>
              <w:instrText xml:space="preserve"> PAGEREF _Toc126850974 \h </w:instrText>
            </w:r>
          </w:ins>
          <w:r>
            <w:rPr>
              <w:noProof/>
              <w:webHidden/>
            </w:rPr>
          </w:r>
          <w:r>
            <w:rPr>
              <w:noProof/>
              <w:webHidden/>
            </w:rPr>
            <w:fldChar w:fldCharType="separate"/>
          </w:r>
          <w:ins w:id="57" w:author="松山 ファミリー" w:date="2023-02-09T15:59:00Z">
            <w:r>
              <w:rPr>
                <w:noProof/>
                <w:webHidden/>
              </w:rPr>
              <w:t>15</w:t>
            </w:r>
            <w:r>
              <w:rPr>
                <w:noProof/>
                <w:webHidden/>
              </w:rPr>
              <w:fldChar w:fldCharType="end"/>
            </w:r>
            <w:r w:rsidRPr="00463499">
              <w:rPr>
                <w:rStyle w:val="a9"/>
                <w:noProof/>
              </w:rPr>
              <w:fldChar w:fldCharType="end"/>
            </w:r>
          </w:ins>
        </w:p>
        <w:p w14:paraId="4FACFFA7" w14:textId="3DDB875E" w:rsidR="005F2CAD" w:rsidRDefault="005F2CAD">
          <w:pPr>
            <w:pStyle w:val="31"/>
            <w:tabs>
              <w:tab w:val="left" w:pos="1260"/>
              <w:tab w:val="right" w:leader="dot" w:pos="8494"/>
            </w:tabs>
            <w:rPr>
              <w:ins w:id="58" w:author="松山 ファミリー" w:date="2023-02-09T15:59:00Z"/>
              <w:rFonts w:eastAsiaTheme="minorEastAsia"/>
              <w:iCs w:val="0"/>
              <w:noProof/>
              <w:sz w:val="21"/>
              <w:szCs w:val="24"/>
            </w:rPr>
          </w:pPr>
          <w:ins w:id="59"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"_Toc126850975"</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3.2.3.</w:t>
            </w:r>
            <w:r>
              <w:rPr>
                <w:rFonts w:eastAsiaTheme="minorEastAsia"/>
                <w:iCs w:val="0"/>
                <w:noProof/>
                <w:sz w:val="21"/>
                <w:szCs w:val="24"/>
              </w:rPr>
              <w:tab/>
            </w:r>
            <w:r w:rsidRPr="00463499">
              <w:rPr>
                <w:rStyle w:val="a9"/>
                <w:rFonts w:ascii="Times New Roman" w:eastAsia="ＭＳ 明朝" w:hAnsi="Times New Roman" w:cs="Times New Roman"/>
                <w:noProof/>
              </w:rPr>
              <w:t>220914Ni_OH_DS</w:t>
            </w:r>
            <w:r>
              <w:rPr>
                <w:noProof/>
                <w:webHidden/>
              </w:rPr>
              <w:tab/>
            </w:r>
            <w:r>
              <w:rPr>
                <w:noProof/>
                <w:webHidden/>
              </w:rPr>
              <w:fldChar w:fldCharType="begin"/>
            </w:r>
            <w:r>
              <w:rPr>
                <w:noProof/>
                <w:webHidden/>
              </w:rPr>
              <w:instrText xml:space="preserve"> PAGEREF _Toc126850975 \h </w:instrText>
            </w:r>
          </w:ins>
          <w:r>
            <w:rPr>
              <w:noProof/>
              <w:webHidden/>
            </w:rPr>
          </w:r>
          <w:r>
            <w:rPr>
              <w:noProof/>
              <w:webHidden/>
            </w:rPr>
            <w:fldChar w:fldCharType="separate"/>
          </w:r>
          <w:ins w:id="60" w:author="松山 ファミリー" w:date="2023-02-09T15:59:00Z">
            <w:r>
              <w:rPr>
                <w:noProof/>
                <w:webHidden/>
              </w:rPr>
              <w:t>15</w:t>
            </w:r>
            <w:r>
              <w:rPr>
                <w:noProof/>
                <w:webHidden/>
              </w:rPr>
              <w:fldChar w:fldCharType="end"/>
            </w:r>
            <w:r w:rsidRPr="00463499">
              <w:rPr>
                <w:rStyle w:val="a9"/>
                <w:noProof/>
              </w:rPr>
              <w:fldChar w:fldCharType="end"/>
            </w:r>
          </w:ins>
        </w:p>
        <w:p w14:paraId="3AD8799E" w14:textId="25739453" w:rsidR="005F2CAD" w:rsidRDefault="005F2CAD">
          <w:pPr>
            <w:pStyle w:val="31"/>
            <w:tabs>
              <w:tab w:val="left" w:pos="1260"/>
              <w:tab w:val="right" w:leader="dot" w:pos="8494"/>
            </w:tabs>
            <w:rPr>
              <w:ins w:id="61" w:author="松山 ファミリー" w:date="2023-02-09T15:59:00Z"/>
              <w:rFonts w:eastAsiaTheme="minorEastAsia"/>
              <w:iCs w:val="0"/>
              <w:noProof/>
              <w:sz w:val="21"/>
              <w:szCs w:val="24"/>
            </w:rPr>
          </w:pPr>
          <w:ins w:id="62"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"_Toc126850976"</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3.2.4.</w:t>
            </w:r>
            <w:r>
              <w:rPr>
                <w:rFonts w:eastAsiaTheme="minorEastAsia"/>
                <w:iCs w:val="0"/>
                <w:noProof/>
                <w:sz w:val="21"/>
                <w:szCs w:val="24"/>
              </w:rPr>
              <w:tab/>
            </w:r>
            <w:r w:rsidRPr="00463499">
              <w:rPr>
                <w:rStyle w:val="a9"/>
                <w:rFonts w:ascii="Times New Roman" w:eastAsia="ＭＳ 明朝" w:hAnsi="Times New Roman" w:cs="Times New Roman"/>
                <w:noProof/>
              </w:rPr>
              <w:t>221003Ni_OH_DS</w:t>
            </w:r>
            <w:r>
              <w:rPr>
                <w:noProof/>
                <w:webHidden/>
              </w:rPr>
              <w:tab/>
            </w:r>
            <w:r>
              <w:rPr>
                <w:noProof/>
                <w:webHidden/>
              </w:rPr>
              <w:fldChar w:fldCharType="begin"/>
            </w:r>
            <w:r>
              <w:rPr>
                <w:noProof/>
                <w:webHidden/>
              </w:rPr>
              <w:instrText xml:space="preserve"> PAGEREF _Toc126850976 \h </w:instrText>
            </w:r>
          </w:ins>
          <w:r>
            <w:rPr>
              <w:noProof/>
              <w:webHidden/>
            </w:rPr>
          </w:r>
          <w:r>
            <w:rPr>
              <w:noProof/>
              <w:webHidden/>
            </w:rPr>
            <w:fldChar w:fldCharType="separate"/>
          </w:r>
          <w:ins w:id="63" w:author="松山 ファミリー" w:date="2023-02-09T15:59:00Z">
            <w:r>
              <w:rPr>
                <w:noProof/>
                <w:webHidden/>
              </w:rPr>
              <w:t>16</w:t>
            </w:r>
            <w:r>
              <w:rPr>
                <w:noProof/>
                <w:webHidden/>
              </w:rPr>
              <w:fldChar w:fldCharType="end"/>
            </w:r>
            <w:r w:rsidRPr="00463499">
              <w:rPr>
                <w:rStyle w:val="a9"/>
                <w:noProof/>
              </w:rPr>
              <w:fldChar w:fldCharType="end"/>
            </w:r>
          </w:ins>
        </w:p>
        <w:p w14:paraId="1DBE74F9" w14:textId="6334F889" w:rsidR="005F2CAD" w:rsidRDefault="005F2CAD">
          <w:pPr>
            <w:pStyle w:val="21"/>
            <w:tabs>
              <w:tab w:val="left" w:pos="840"/>
              <w:tab w:val="right" w:leader="dot" w:pos="8494"/>
            </w:tabs>
            <w:rPr>
              <w:ins w:id="64" w:author="松山 ファミリー" w:date="2023-02-09T15:59:00Z"/>
              <w:rFonts w:eastAsiaTheme="minorEastAsia"/>
              <w:smallCaps w:val="0"/>
              <w:noProof/>
              <w:sz w:val="21"/>
              <w:szCs w:val="24"/>
            </w:rPr>
          </w:pPr>
          <w:ins w:id="65"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"_Toc126850977"</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3.3.</w:t>
            </w:r>
            <w:r>
              <w:rPr>
                <w:rFonts w:eastAsiaTheme="minorEastAsia"/>
                <w:smallCaps w:val="0"/>
                <w:noProof/>
                <w:sz w:val="21"/>
                <w:szCs w:val="24"/>
              </w:rPr>
              <w:tab/>
            </w:r>
            <w:r w:rsidRPr="00463499">
              <w:rPr>
                <w:rStyle w:val="a9"/>
                <w:rFonts w:ascii="Times New Roman" w:eastAsia="ＭＳ 明朝" w:hAnsi="Times New Roman" w:cs="Times New Roman"/>
                <w:noProof/>
              </w:rPr>
              <w:t>分散液の作成</w:t>
            </w:r>
            <w:r>
              <w:rPr>
                <w:noProof/>
                <w:webHidden/>
              </w:rPr>
              <w:tab/>
            </w:r>
            <w:r>
              <w:rPr>
                <w:noProof/>
                <w:webHidden/>
              </w:rPr>
              <w:fldChar w:fldCharType="begin"/>
            </w:r>
            <w:r>
              <w:rPr>
                <w:noProof/>
                <w:webHidden/>
              </w:rPr>
              <w:instrText xml:space="preserve"> PAGEREF _Toc126850977 \h </w:instrText>
            </w:r>
          </w:ins>
          <w:r>
            <w:rPr>
              <w:noProof/>
              <w:webHidden/>
            </w:rPr>
          </w:r>
          <w:r>
            <w:rPr>
              <w:noProof/>
              <w:webHidden/>
            </w:rPr>
            <w:fldChar w:fldCharType="separate"/>
          </w:r>
          <w:ins w:id="66" w:author="松山 ファミリー" w:date="2023-02-09T15:59:00Z">
            <w:r>
              <w:rPr>
                <w:noProof/>
                <w:webHidden/>
              </w:rPr>
              <w:t>16</w:t>
            </w:r>
            <w:r>
              <w:rPr>
                <w:noProof/>
                <w:webHidden/>
              </w:rPr>
              <w:fldChar w:fldCharType="end"/>
            </w:r>
            <w:r w:rsidRPr="00463499">
              <w:rPr>
                <w:rStyle w:val="a9"/>
                <w:noProof/>
              </w:rPr>
              <w:fldChar w:fldCharType="end"/>
            </w:r>
          </w:ins>
        </w:p>
        <w:p w14:paraId="2E9A2E61" w14:textId="7B074711" w:rsidR="005F2CAD" w:rsidRDefault="005F2CAD">
          <w:pPr>
            <w:pStyle w:val="21"/>
            <w:tabs>
              <w:tab w:val="left" w:pos="840"/>
              <w:tab w:val="right" w:leader="dot" w:pos="8494"/>
            </w:tabs>
            <w:rPr>
              <w:ins w:id="67" w:author="松山 ファミリー" w:date="2023-02-09T15:59:00Z"/>
              <w:rFonts w:eastAsiaTheme="minorEastAsia"/>
              <w:smallCaps w:val="0"/>
              <w:noProof/>
              <w:sz w:val="21"/>
              <w:szCs w:val="24"/>
            </w:rPr>
          </w:pPr>
          <w:ins w:id="68"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"_Toc126850978"</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3.4.</w:t>
            </w:r>
            <w:r>
              <w:rPr>
                <w:rFonts w:eastAsiaTheme="minorEastAsia"/>
                <w:smallCaps w:val="0"/>
                <w:noProof/>
                <w:sz w:val="21"/>
                <w:szCs w:val="24"/>
              </w:rPr>
              <w:tab/>
            </w:r>
            <w:r w:rsidRPr="00463499">
              <w:rPr>
                <w:rStyle w:val="a9"/>
                <w:rFonts w:ascii="Times New Roman" w:eastAsia="ＭＳ 明朝" w:hAnsi="Times New Roman" w:cs="Times New Roman"/>
                <w:noProof/>
              </w:rPr>
              <w:t>電極の作製</w:t>
            </w:r>
            <w:r w:rsidRPr="00463499">
              <w:rPr>
                <w:rStyle w:val="a9"/>
                <w:rFonts w:ascii="Times New Roman" w:eastAsia="ＭＳ 明朝" w:hAnsi="Times New Roman" w:cs="Times New Roman"/>
                <w:noProof/>
              </w:rPr>
              <w:t>I (</w:t>
            </w:r>
            <w:r w:rsidRPr="00463499">
              <w:rPr>
                <w:rStyle w:val="a9"/>
                <w:rFonts w:ascii="Times New Roman" w:eastAsia="ＭＳ 明朝" w:hAnsi="Times New Roman" w:cs="Times New Roman"/>
                <w:noProof/>
              </w:rPr>
              <w:t>ケッチェンブラックと流動パラフィン</w:t>
            </w:r>
            <w:r w:rsidRPr="00463499">
              <w:rPr>
                <w:rStyle w:val="a9"/>
                <w:rFonts w:ascii="Times New Roman" w:eastAsia="ＭＳ 明朝" w:hAnsi="Times New Roman" w:cs="Times New Roman"/>
                <w:noProof/>
              </w:rPr>
              <w:t>)</w:t>
            </w:r>
            <w:r>
              <w:rPr>
                <w:noProof/>
                <w:webHidden/>
              </w:rPr>
              <w:tab/>
            </w:r>
            <w:r>
              <w:rPr>
                <w:noProof/>
                <w:webHidden/>
              </w:rPr>
              <w:fldChar w:fldCharType="begin"/>
            </w:r>
            <w:r>
              <w:rPr>
                <w:noProof/>
                <w:webHidden/>
              </w:rPr>
              <w:instrText xml:space="preserve"> PAGEREF _Toc126850978 \h </w:instrText>
            </w:r>
          </w:ins>
          <w:r>
            <w:rPr>
              <w:noProof/>
              <w:webHidden/>
            </w:rPr>
          </w:r>
          <w:r>
            <w:rPr>
              <w:noProof/>
              <w:webHidden/>
            </w:rPr>
            <w:fldChar w:fldCharType="separate"/>
          </w:r>
          <w:ins w:id="69" w:author="松山 ファミリー" w:date="2023-02-09T15:59:00Z">
            <w:r>
              <w:rPr>
                <w:noProof/>
                <w:webHidden/>
              </w:rPr>
              <w:t>18</w:t>
            </w:r>
            <w:r>
              <w:rPr>
                <w:noProof/>
                <w:webHidden/>
              </w:rPr>
              <w:fldChar w:fldCharType="end"/>
            </w:r>
            <w:r w:rsidRPr="00463499">
              <w:rPr>
                <w:rStyle w:val="a9"/>
                <w:noProof/>
              </w:rPr>
              <w:fldChar w:fldCharType="end"/>
            </w:r>
          </w:ins>
        </w:p>
        <w:p w14:paraId="6BF2025F" w14:textId="2FC6DAF3" w:rsidR="005F2CAD" w:rsidRDefault="005F2CAD">
          <w:pPr>
            <w:pStyle w:val="31"/>
            <w:tabs>
              <w:tab w:val="left" w:pos="1260"/>
              <w:tab w:val="right" w:leader="dot" w:pos="8494"/>
            </w:tabs>
            <w:rPr>
              <w:ins w:id="70" w:author="松山 ファミリー" w:date="2023-02-09T15:59:00Z"/>
              <w:rFonts w:eastAsiaTheme="minorEastAsia"/>
              <w:iCs w:val="0"/>
              <w:noProof/>
              <w:sz w:val="21"/>
              <w:szCs w:val="24"/>
            </w:rPr>
          </w:pPr>
          <w:ins w:id="71"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"_Toc126850979"</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3.4.1.</w:t>
            </w:r>
            <w:r>
              <w:rPr>
                <w:rFonts w:eastAsiaTheme="minorEastAsia"/>
                <w:iCs w:val="0"/>
                <w:noProof/>
                <w:sz w:val="21"/>
                <w:szCs w:val="24"/>
              </w:rPr>
              <w:tab/>
            </w:r>
            <w:r w:rsidRPr="00463499">
              <w:rPr>
                <w:rStyle w:val="a9"/>
                <w:rFonts w:ascii="Times New Roman" w:eastAsia="ＭＳ 明朝" w:hAnsi="Times New Roman" w:cs="Times New Roman"/>
                <w:noProof/>
              </w:rPr>
              <w:t>220415CP_para5μL</w:t>
            </w:r>
            <w:r>
              <w:rPr>
                <w:noProof/>
                <w:webHidden/>
              </w:rPr>
              <w:tab/>
            </w:r>
            <w:r>
              <w:rPr>
                <w:noProof/>
                <w:webHidden/>
              </w:rPr>
              <w:fldChar w:fldCharType="begin"/>
            </w:r>
            <w:r>
              <w:rPr>
                <w:noProof/>
                <w:webHidden/>
              </w:rPr>
              <w:instrText xml:space="preserve"> PAGEREF _Toc126850979 \h </w:instrText>
            </w:r>
          </w:ins>
          <w:r>
            <w:rPr>
              <w:noProof/>
              <w:webHidden/>
            </w:rPr>
          </w:r>
          <w:r>
            <w:rPr>
              <w:noProof/>
              <w:webHidden/>
            </w:rPr>
            <w:fldChar w:fldCharType="separate"/>
          </w:r>
          <w:ins w:id="72" w:author="松山 ファミリー" w:date="2023-02-09T15:59:00Z">
            <w:r>
              <w:rPr>
                <w:noProof/>
                <w:webHidden/>
              </w:rPr>
              <w:t>18</w:t>
            </w:r>
            <w:r>
              <w:rPr>
                <w:noProof/>
                <w:webHidden/>
              </w:rPr>
              <w:fldChar w:fldCharType="end"/>
            </w:r>
            <w:r w:rsidRPr="00463499">
              <w:rPr>
                <w:rStyle w:val="a9"/>
                <w:noProof/>
              </w:rPr>
              <w:fldChar w:fldCharType="end"/>
            </w:r>
          </w:ins>
        </w:p>
        <w:p w14:paraId="3E51ED20" w14:textId="36E3BED8" w:rsidR="005F2CAD" w:rsidRDefault="005F2CAD">
          <w:pPr>
            <w:pStyle w:val="21"/>
            <w:tabs>
              <w:tab w:val="left" w:pos="840"/>
              <w:tab w:val="right" w:leader="dot" w:pos="8494"/>
            </w:tabs>
            <w:rPr>
              <w:ins w:id="73" w:author="松山 ファミリー" w:date="2023-02-09T15:59:00Z"/>
              <w:rFonts w:eastAsiaTheme="minorEastAsia"/>
              <w:smallCaps w:val="0"/>
              <w:noProof/>
              <w:sz w:val="21"/>
              <w:szCs w:val="24"/>
            </w:rPr>
          </w:pPr>
          <w:ins w:id="74"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"_Toc126850980"</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3.5.</w:t>
            </w:r>
            <w:r>
              <w:rPr>
                <w:rFonts w:eastAsiaTheme="minorEastAsia"/>
                <w:smallCaps w:val="0"/>
                <w:noProof/>
                <w:sz w:val="21"/>
                <w:szCs w:val="24"/>
              </w:rPr>
              <w:tab/>
            </w:r>
            <w:r w:rsidRPr="00463499">
              <w:rPr>
                <w:rStyle w:val="a9"/>
                <w:rFonts w:ascii="Times New Roman" w:eastAsia="ＭＳ 明朝" w:hAnsi="Times New Roman" w:cs="Times New Roman"/>
                <w:noProof/>
              </w:rPr>
              <w:t>サイクリックボルタンメトリー</w:t>
            </w:r>
            <w:r w:rsidRPr="00463499">
              <w:rPr>
                <w:rStyle w:val="a9"/>
                <w:rFonts w:ascii="Times New Roman" w:eastAsia="ＭＳ 明朝" w:hAnsi="Times New Roman" w:cs="Times New Roman"/>
                <w:noProof/>
              </w:rPr>
              <w:t>(CV)</w:t>
            </w:r>
            <w:r w:rsidRPr="0046349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_Toc126850980 \h </w:instrText>
            </w:r>
          </w:ins>
          <w:r>
            <w:rPr>
              <w:noProof/>
              <w:webHidden/>
            </w:rPr>
          </w:r>
          <w:r>
            <w:rPr>
              <w:noProof/>
              <w:webHidden/>
            </w:rPr>
            <w:fldChar w:fldCharType="separate"/>
          </w:r>
          <w:ins w:id="75" w:author="松山 ファミリー" w:date="2023-02-09T15:59:00Z">
            <w:r>
              <w:rPr>
                <w:noProof/>
                <w:webHidden/>
              </w:rPr>
              <w:t>18</w:t>
            </w:r>
            <w:r>
              <w:rPr>
                <w:noProof/>
                <w:webHidden/>
              </w:rPr>
              <w:fldChar w:fldCharType="end"/>
            </w:r>
            <w:r w:rsidRPr="00463499">
              <w:rPr>
                <w:rStyle w:val="a9"/>
                <w:noProof/>
              </w:rPr>
              <w:fldChar w:fldCharType="end"/>
            </w:r>
          </w:ins>
        </w:p>
        <w:p w14:paraId="6802ACC7" w14:textId="5226C596" w:rsidR="005F2CAD" w:rsidRDefault="005F2CAD">
          <w:pPr>
            <w:pStyle w:val="31"/>
            <w:tabs>
              <w:tab w:val="left" w:pos="1260"/>
              <w:tab w:val="right" w:leader="dot" w:pos="8494"/>
            </w:tabs>
            <w:rPr>
              <w:ins w:id="76" w:author="松山 ファミリー" w:date="2023-02-09T15:59:00Z"/>
              <w:rFonts w:eastAsiaTheme="minorEastAsia"/>
              <w:iCs w:val="0"/>
              <w:noProof/>
              <w:sz w:val="21"/>
              <w:szCs w:val="24"/>
            </w:rPr>
          </w:pPr>
          <w:ins w:id="77"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"_Toc126850981"</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3.5.1.</w:t>
            </w:r>
            <w:r>
              <w:rPr>
                <w:rFonts w:eastAsiaTheme="minorEastAsia"/>
                <w:iCs w:val="0"/>
                <w:noProof/>
                <w:sz w:val="21"/>
                <w:szCs w:val="24"/>
              </w:rPr>
              <w:tab/>
            </w:r>
            <w:r w:rsidRPr="00463499">
              <w:rPr>
                <w:rStyle w:val="a9"/>
                <w:rFonts w:ascii="Times New Roman" w:eastAsia="ＭＳ 明朝" w:hAnsi="Times New Roman" w:cs="Times New Roman"/>
                <w:noProof/>
              </w:rPr>
              <w:t>220415CP_para5μL</w:t>
            </w:r>
            <w:r>
              <w:rPr>
                <w:noProof/>
                <w:webHidden/>
              </w:rPr>
              <w:tab/>
            </w:r>
            <w:r>
              <w:rPr>
                <w:noProof/>
                <w:webHidden/>
              </w:rPr>
              <w:fldChar w:fldCharType="begin"/>
            </w:r>
            <w:r>
              <w:rPr>
                <w:noProof/>
                <w:webHidden/>
              </w:rPr>
              <w:instrText xml:space="preserve"> PAGEREF _Toc126850981 \h </w:instrText>
            </w:r>
          </w:ins>
          <w:r>
            <w:rPr>
              <w:noProof/>
              <w:webHidden/>
            </w:rPr>
          </w:r>
          <w:r>
            <w:rPr>
              <w:noProof/>
              <w:webHidden/>
            </w:rPr>
            <w:fldChar w:fldCharType="separate"/>
          </w:r>
          <w:ins w:id="78" w:author="松山 ファミリー" w:date="2023-02-09T15:59:00Z">
            <w:r>
              <w:rPr>
                <w:noProof/>
                <w:webHidden/>
              </w:rPr>
              <w:t>18</w:t>
            </w:r>
            <w:r>
              <w:rPr>
                <w:noProof/>
                <w:webHidden/>
              </w:rPr>
              <w:fldChar w:fldCharType="end"/>
            </w:r>
            <w:r w:rsidRPr="00463499">
              <w:rPr>
                <w:rStyle w:val="a9"/>
                <w:noProof/>
              </w:rPr>
              <w:fldChar w:fldCharType="end"/>
            </w:r>
          </w:ins>
        </w:p>
        <w:p w14:paraId="49AB4B6C" w14:textId="12C3CA8E" w:rsidR="005F2CAD" w:rsidRDefault="005F2CAD">
          <w:pPr>
            <w:pStyle w:val="21"/>
            <w:tabs>
              <w:tab w:val="left" w:pos="840"/>
              <w:tab w:val="right" w:leader="dot" w:pos="8494"/>
            </w:tabs>
            <w:rPr>
              <w:ins w:id="79" w:author="松山 ファミリー" w:date="2023-02-09T15:59:00Z"/>
              <w:rFonts w:eastAsiaTheme="minorEastAsia"/>
              <w:smallCaps w:val="0"/>
              <w:noProof/>
              <w:sz w:val="21"/>
              <w:szCs w:val="24"/>
            </w:rPr>
          </w:pPr>
          <w:ins w:id="80"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"_Toc126850982"</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3.6.</w:t>
            </w:r>
            <w:r>
              <w:rPr>
                <w:rFonts w:eastAsiaTheme="minorEastAsia"/>
                <w:smallCaps w:val="0"/>
                <w:noProof/>
                <w:sz w:val="21"/>
                <w:szCs w:val="24"/>
              </w:rPr>
              <w:tab/>
            </w:r>
            <w:r w:rsidRPr="00463499">
              <w:rPr>
                <w:rStyle w:val="a9"/>
                <w:rFonts w:ascii="Times New Roman" w:eastAsia="ＭＳ 明朝" w:hAnsi="Times New Roman" w:cs="Times New Roman"/>
                <w:noProof/>
              </w:rPr>
              <w:t>電極の作製</w:t>
            </w:r>
            <w:r w:rsidRPr="00463499">
              <w:rPr>
                <w:rStyle w:val="a9"/>
                <w:rFonts w:ascii="Times New Roman" w:eastAsia="ＭＳ 明朝" w:hAnsi="Times New Roman" w:cs="Times New Roman"/>
                <w:noProof/>
              </w:rPr>
              <w:t>II(</w:t>
            </w:r>
            <w:r w:rsidRPr="00463499">
              <w:rPr>
                <w:rStyle w:val="a9"/>
                <w:rFonts w:ascii="Times New Roman" w:eastAsia="ＭＳ 明朝" w:hAnsi="Times New Roman" w:cs="Times New Roman"/>
                <w:noProof/>
              </w:rPr>
              <w:t>キャスト</w:t>
            </w:r>
            <w:r w:rsidRPr="00463499">
              <w:rPr>
                <w:rStyle w:val="a9"/>
                <w:rFonts w:ascii="Times New Roman" w:eastAsia="ＭＳ 明朝" w:hAnsi="Times New Roman" w:cs="Times New Roman"/>
                <w:noProof/>
              </w:rPr>
              <w:t>)</w:t>
            </w:r>
            <w:r>
              <w:rPr>
                <w:noProof/>
                <w:webHidden/>
              </w:rPr>
              <w:tab/>
            </w:r>
            <w:r>
              <w:rPr>
                <w:noProof/>
                <w:webHidden/>
              </w:rPr>
              <w:fldChar w:fldCharType="begin"/>
            </w:r>
            <w:r>
              <w:rPr>
                <w:noProof/>
                <w:webHidden/>
              </w:rPr>
              <w:instrText xml:space="preserve"> PAGEREF _Toc126850982 \h </w:instrText>
            </w:r>
          </w:ins>
          <w:r>
            <w:rPr>
              <w:noProof/>
              <w:webHidden/>
            </w:rPr>
          </w:r>
          <w:r>
            <w:rPr>
              <w:noProof/>
              <w:webHidden/>
            </w:rPr>
            <w:fldChar w:fldCharType="separate"/>
          </w:r>
          <w:ins w:id="81" w:author="松山 ファミリー" w:date="2023-02-09T15:59:00Z">
            <w:r>
              <w:rPr>
                <w:noProof/>
                <w:webHidden/>
              </w:rPr>
              <w:t>19</w:t>
            </w:r>
            <w:r>
              <w:rPr>
                <w:noProof/>
                <w:webHidden/>
              </w:rPr>
              <w:fldChar w:fldCharType="end"/>
            </w:r>
            <w:r w:rsidRPr="00463499">
              <w:rPr>
                <w:rStyle w:val="a9"/>
                <w:noProof/>
              </w:rPr>
              <w:fldChar w:fldCharType="end"/>
            </w:r>
          </w:ins>
        </w:p>
        <w:p w14:paraId="4B79551C" w14:textId="7AA094D7" w:rsidR="005F2CAD" w:rsidRDefault="005F2CAD">
          <w:pPr>
            <w:pStyle w:val="31"/>
            <w:tabs>
              <w:tab w:val="left" w:pos="1260"/>
              <w:tab w:val="right" w:leader="dot" w:pos="8494"/>
            </w:tabs>
            <w:rPr>
              <w:ins w:id="82" w:author="松山 ファミリー" w:date="2023-02-09T15:59:00Z"/>
              <w:rFonts w:eastAsiaTheme="minorEastAsia"/>
              <w:iCs w:val="0"/>
              <w:noProof/>
              <w:sz w:val="21"/>
              <w:szCs w:val="24"/>
            </w:rPr>
          </w:pPr>
          <w:ins w:id="83"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"_Toc126850983"</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3.6.1.</w:t>
            </w:r>
            <w:r>
              <w:rPr>
                <w:rFonts w:eastAsiaTheme="minorEastAsia"/>
                <w:iCs w:val="0"/>
                <w:noProof/>
                <w:sz w:val="21"/>
                <w:szCs w:val="24"/>
              </w:rPr>
              <w:tab/>
            </w:r>
            <w:r w:rsidRPr="00463499">
              <w:rPr>
                <w:rStyle w:val="a9"/>
                <w:rFonts w:ascii="Times New Roman" w:eastAsia="ＭＳ 明朝" w:hAnsi="Times New Roman" w:cs="Times New Roman"/>
                <w:noProof/>
              </w:rPr>
              <w:t>220415Cast_1</w:t>
            </w:r>
            <w:r>
              <w:rPr>
                <w:noProof/>
                <w:webHidden/>
              </w:rPr>
              <w:tab/>
            </w:r>
            <w:r>
              <w:rPr>
                <w:noProof/>
                <w:webHidden/>
              </w:rPr>
              <w:fldChar w:fldCharType="begin"/>
            </w:r>
            <w:r>
              <w:rPr>
                <w:noProof/>
                <w:webHidden/>
              </w:rPr>
              <w:instrText xml:space="preserve"> PAGEREF _Toc126850983 \h </w:instrText>
            </w:r>
          </w:ins>
          <w:r>
            <w:rPr>
              <w:noProof/>
              <w:webHidden/>
            </w:rPr>
          </w:r>
          <w:r>
            <w:rPr>
              <w:noProof/>
              <w:webHidden/>
            </w:rPr>
            <w:fldChar w:fldCharType="separate"/>
          </w:r>
          <w:ins w:id="84" w:author="松山 ファミリー" w:date="2023-02-09T15:59:00Z">
            <w:r>
              <w:rPr>
                <w:noProof/>
                <w:webHidden/>
              </w:rPr>
              <w:t>19</w:t>
            </w:r>
            <w:r>
              <w:rPr>
                <w:noProof/>
                <w:webHidden/>
              </w:rPr>
              <w:fldChar w:fldCharType="end"/>
            </w:r>
            <w:r w:rsidRPr="00463499">
              <w:rPr>
                <w:rStyle w:val="a9"/>
                <w:noProof/>
              </w:rPr>
              <w:fldChar w:fldCharType="end"/>
            </w:r>
          </w:ins>
        </w:p>
        <w:p w14:paraId="08C2FC13" w14:textId="35F77CCF" w:rsidR="005F2CAD" w:rsidRDefault="005F2CAD">
          <w:pPr>
            <w:pStyle w:val="31"/>
            <w:tabs>
              <w:tab w:val="left" w:pos="1260"/>
              <w:tab w:val="right" w:leader="dot" w:pos="8494"/>
            </w:tabs>
            <w:rPr>
              <w:ins w:id="85" w:author="松山 ファミリー" w:date="2023-02-09T15:59:00Z"/>
              <w:rFonts w:eastAsiaTheme="minorEastAsia"/>
              <w:iCs w:val="0"/>
              <w:noProof/>
              <w:sz w:val="21"/>
              <w:szCs w:val="24"/>
            </w:rPr>
          </w:pPr>
          <w:ins w:id="86"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"_Toc126850984"</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3.6.2.</w:t>
            </w:r>
            <w:r>
              <w:rPr>
                <w:rFonts w:eastAsiaTheme="minorEastAsia"/>
                <w:iCs w:val="0"/>
                <w:noProof/>
                <w:sz w:val="21"/>
                <w:szCs w:val="24"/>
              </w:rPr>
              <w:tab/>
            </w:r>
            <w:r w:rsidRPr="00463499">
              <w:rPr>
                <w:rStyle w:val="a9"/>
                <w:rFonts w:ascii="Times New Roman" w:eastAsia="ＭＳ 明朝" w:hAnsi="Times New Roman" w:cs="Times New Roman"/>
                <w:noProof/>
              </w:rPr>
              <w:t>220415Cast_2</w:t>
            </w:r>
            <w:r>
              <w:rPr>
                <w:noProof/>
                <w:webHidden/>
              </w:rPr>
              <w:tab/>
            </w:r>
            <w:r>
              <w:rPr>
                <w:noProof/>
                <w:webHidden/>
              </w:rPr>
              <w:fldChar w:fldCharType="begin"/>
            </w:r>
            <w:r>
              <w:rPr>
                <w:noProof/>
                <w:webHidden/>
              </w:rPr>
              <w:instrText xml:space="preserve"> PAGEREF _Toc126850984 \h </w:instrText>
            </w:r>
          </w:ins>
          <w:r>
            <w:rPr>
              <w:noProof/>
              <w:webHidden/>
            </w:rPr>
          </w:r>
          <w:r>
            <w:rPr>
              <w:noProof/>
              <w:webHidden/>
            </w:rPr>
            <w:fldChar w:fldCharType="separate"/>
          </w:r>
          <w:ins w:id="87" w:author="松山 ファミリー" w:date="2023-02-09T15:59:00Z">
            <w:r>
              <w:rPr>
                <w:noProof/>
                <w:webHidden/>
              </w:rPr>
              <w:t>19</w:t>
            </w:r>
            <w:r>
              <w:rPr>
                <w:noProof/>
                <w:webHidden/>
              </w:rPr>
              <w:fldChar w:fldCharType="end"/>
            </w:r>
            <w:r w:rsidRPr="00463499">
              <w:rPr>
                <w:rStyle w:val="a9"/>
                <w:noProof/>
              </w:rPr>
              <w:fldChar w:fldCharType="end"/>
            </w:r>
          </w:ins>
        </w:p>
        <w:p w14:paraId="3B4D23C5" w14:textId="5AE3C698" w:rsidR="005F2CAD" w:rsidRDefault="005F2CAD">
          <w:pPr>
            <w:pStyle w:val="21"/>
            <w:tabs>
              <w:tab w:val="left" w:pos="840"/>
              <w:tab w:val="right" w:leader="dot" w:pos="8494"/>
            </w:tabs>
            <w:rPr>
              <w:ins w:id="88" w:author="松山 ファミリー" w:date="2023-02-09T15:59:00Z"/>
              <w:rFonts w:eastAsiaTheme="minorEastAsia"/>
              <w:smallCaps w:val="0"/>
              <w:noProof/>
              <w:sz w:val="21"/>
              <w:szCs w:val="24"/>
            </w:rPr>
          </w:pPr>
          <w:ins w:id="89"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"_Toc126850985"</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noProof/>
              </w:rPr>
              <w:t>3.7.</w:t>
            </w:r>
            <w:r>
              <w:rPr>
                <w:rFonts w:eastAsiaTheme="minorEastAsia"/>
                <w:smallCaps w:val="0"/>
                <w:noProof/>
                <w:sz w:val="21"/>
                <w:szCs w:val="24"/>
              </w:rPr>
              <w:tab/>
            </w:r>
            <w:r w:rsidRPr="00463499">
              <w:rPr>
                <w:rStyle w:val="a9"/>
                <w:rFonts w:ascii="Times New Roman" w:eastAsia="ＭＳ 明朝" w:hAnsi="Times New Roman" w:cs="Times New Roman"/>
                <w:noProof/>
              </w:rPr>
              <w:t>サイクリックボルタンメトリー</w:t>
            </w:r>
            <w:r w:rsidRPr="00463499">
              <w:rPr>
                <w:rStyle w:val="a9"/>
                <w:rFonts w:ascii="Times New Roman" w:eastAsia="ＭＳ 明朝" w:hAnsi="Times New Roman" w:cs="Times New Roman"/>
                <w:noProof/>
              </w:rPr>
              <w:t>(CV)</w:t>
            </w:r>
            <w:r w:rsidRPr="0046349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_Toc126850985 \h </w:instrText>
            </w:r>
          </w:ins>
          <w:r>
            <w:rPr>
              <w:noProof/>
              <w:webHidden/>
            </w:rPr>
          </w:r>
          <w:r>
            <w:rPr>
              <w:noProof/>
              <w:webHidden/>
            </w:rPr>
            <w:fldChar w:fldCharType="separate"/>
          </w:r>
          <w:ins w:id="90" w:author="松山 ファミリー" w:date="2023-02-09T15:59:00Z">
            <w:r>
              <w:rPr>
                <w:noProof/>
                <w:webHidden/>
              </w:rPr>
              <w:t>19</w:t>
            </w:r>
            <w:r>
              <w:rPr>
                <w:noProof/>
                <w:webHidden/>
              </w:rPr>
              <w:fldChar w:fldCharType="end"/>
            </w:r>
            <w:r w:rsidRPr="00463499">
              <w:rPr>
                <w:rStyle w:val="a9"/>
                <w:noProof/>
              </w:rPr>
              <w:fldChar w:fldCharType="end"/>
            </w:r>
          </w:ins>
        </w:p>
        <w:p w14:paraId="1961FF41" w14:textId="66604717" w:rsidR="005F2CAD" w:rsidRDefault="005F2CAD">
          <w:pPr>
            <w:pStyle w:val="31"/>
            <w:tabs>
              <w:tab w:val="left" w:pos="1260"/>
              <w:tab w:val="right" w:leader="dot" w:pos="8494"/>
            </w:tabs>
            <w:rPr>
              <w:ins w:id="91" w:author="松山 ファミリー" w:date="2023-02-09T15:59:00Z"/>
              <w:rFonts w:eastAsiaTheme="minorEastAsia"/>
              <w:iCs w:val="0"/>
              <w:noProof/>
              <w:sz w:val="21"/>
              <w:szCs w:val="24"/>
            </w:rPr>
          </w:pPr>
          <w:ins w:id="92"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"_Toc126850986"</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3.7.1.</w:t>
            </w:r>
            <w:r>
              <w:rPr>
                <w:rFonts w:eastAsiaTheme="minorEastAsia"/>
                <w:iCs w:val="0"/>
                <w:noProof/>
                <w:sz w:val="21"/>
                <w:szCs w:val="24"/>
              </w:rPr>
              <w:tab/>
            </w:r>
            <w:r w:rsidRPr="00463499">
              <w:rPr>
                <w:rStyle w:val="a9"/>
                <w:rFonts w:ascii="Times New Roman" w:eastAsia="ＭＳ 明朝" w:hAnsi="Times New Roman" w:cs="Times New Roman"/>
                <w:noProof/>
              </w:rPr>
              <w:t>220415Cast_1_1</w:t>
            </w:r>
            <w:r w:rsidRPr="00463499">
              <w:rPr>
                <w:rStyle w:val="a9"/>
                <w:rFonts w:ascii="Times New Roman" w:eastAsia="ＭＳ 明朝" w:hAnsi="Times New Roman" w:cs="Times New Roman"/>
                <w:noProof/>
              </w:rPr>
              <w:t>回目</w:t>
            </w:r>
            <w:r w:rsidRPr="00463499">
              <w:rPr>
                <w:rStyle w:val="a9"/>
                <w:rFonts w:ascii="Times New Roman" w:eastAsia="ＭＳ 明朝" w:hAnsi="Times New Roman" w:cs="Times New Roman"/>
                <w:noProof/>
              </w:rPr>
              <w:t xml:space="preserve"> CV</w:t>
            </w:r>
            <w:r w:rsidRPr="0046349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_Toc126850986 \h </w:instrText>
            </w:r>
          </w:ins>
          <w:r>
            <w:rPr>
              <w:noProof/>
              <w:webHidden/>
            </w:rPr>
          </w:r>
          <w:r>
            <w:rPr>
              <w:noProof/>
              <w:webHidden/>
            </w:rPr>
            <w:fldChar w:fldCharType="separate"/>
          </w:r>
          <w:ins w:id="93" w:author="松山 ファミリー" w:date="2023-02-09T15:59:00Z">
            <w:r>
              <w:rPr>
                <w:noProof/>
                <w:webHidden/>
              </w:rPr>
              <w:t>19</w:t>
            </w:r>
            <w:r>
              <w:rPr>
                <w:noProof/>
                <w:webHidden/>
              </w:rPr>
              <w:fldChar w:fldCharType="end"/>
            </w:r>
            <w:r w:rsidRPr="00463499">
              <w:rPr>
                <w:rStyle w:val="a9"/>
                <w:noProof/>
              </w:rPr>
              <w:fldChar w:fldCharType="end"/>
            </w:r>
          </w:ins>
        </w:p>
        <w:p w14:paraId="5F8A2D6A" w14:textId="2E11EE9C" w:rsidR="005F2CAD" w:rsidRDefault="005F2CAD">
          <w:pPr>
            <w:pStyle w:val="21"/>
            <w:tabs>
              <w:tab w:val="left" w:pos="840"/>
              <w:tab w:val="right" w:leader="dot" w:pos="8494"/>
            </w:tabs>
            <w:rPr>
              <w:ins w:id="94" w:author="松山 ファミリー" w:date="2023-02-09T15:59:00Z"/>
              <w:rFonts w:eastAsiaTheme="minorEastAsia"/>
              <w:smallCaps w:val="0"/>
              <w:noProof/>
              <w:sz w:val="21"/>
              <w:szCs w:val="24"/>
            </w:rPr>
          </w:pPr>
          <w:ins w:id="95"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"_Toc126850987"</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3.8.</w:t>
            </w:r>
            <w:r>
              <w:rPr>
                <w:rFonts w:eastAsiaTheme="minorEastAsia"/>
                <w:smallCaps w:val="0"/>
                <w:noProof/>
                <w:sz w:val="21"/>
                <w:szCs w:val="24"/>
              </w:rPr>
              <w:tab/>
            </w:r>
            <w:r w:rsidRPr="00463499">
              <w:rPr>
                <w:rStyle w:val="a9"/>
                <w:rFonts w:ascii="Times New Roman" w:eastAsia="ＭＳ 明朝" w:hAnsi="Times New Roman" w:cs="Times New Roman"/>
                <w:noProof/>
              </w:rPr>
              <w:t>クロノアンペロメトリー</w:t>
            </w:r>
            <w:r w:rsidRPr="00463499">
              <w:rPr>
                <w:rStyle w:val="a9"/>
                <w:rFonts w:ascii="Times New Roman" w:eastAsia="ＭＳ 明朝" w:hAnsi="Times New Roman" w:cs="Times New Roman"/>
                <w:noProof/>
              </w:rPr>
              <w:t>(CA)</w:t>
            </w:r>
            <w:r w:rsidRPr="0046349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_Toc126850987 \h </w:instrText>
            </w:r>
          </w:ins>
          <w:r>
            <w:rPr>
              <w:noProof/>
              <w:webHidden/>
            </w:rPr>
          </w:r>
          <w:r>
            <w:rPr>
              <w:noProof/>
              <w:webHidden/>
            </w:rPr>
            <w:fldChar w:fldCharType="separate"/>
          </w:r>
          <w:ins w:id="96" w:author="松山 ファミリー" w:date="2023-02-09T15:59:00Z">
            <w:r>
              <w:rPr>
                <w:noProof/>
                <w:webHidden/>
              </w:rPr>
              <w:t>20</w:t>
            </w:r>
            <w:r>
              <w:rPr>
                <w:noProof/>
                <w:webHidden/>
              </w:rPr>
              <w:fldChar w:fldCharType="end"/>
            </w:r>
            <w:r w:rsidRPr="00463499">
              <w:rPr>
                <w:rStyle w:val="a9"/>
                <w:noProof/>
              </w:rPr>
              <w:fldChar w:fldCharType="end"/>
            </w:r>
          </w:ins>
        </w:p>
        <w:p w14:paraId="52FD1C50" w14:textId="715DC57A" w:rsidR="005F2CAD" w:rsidRDefault="005F2CAD">
          <w:pPr>
            <w:pStyle w:val="31"/>
            <w:tabs>
              <w:tab w:val="left" w:pos="1260"/>
              <w:tab w:val="right" w:leader="dot" w:pos="8494"/>
            </w:tabs>
            <w:rPr>
              <w:ins w:id="97" w:author="松山 ファミリー" w:date="2023-02-09T15:59:00Z"/>
              <w:rFonts w:eastAsiaTheme="minorEastAsia"/>
              <w:iCs w:val="0"/>
              <w:noProof/>
              <w:sz w:val="21"/>
              <w:szCs w:val="24"/>
            </w:rPr>
          </w:pPr>
          <w:ins w:id="98" w:author="松山 ファミリー" w:date="2023-02-09T15:59:00Z">
            <w:r w:rsidRPr="00463499">
              <w:rPr>
                <w:rStyle w:val="a9"/>
                <w:noProof/>
              </w:rPr>
              <w:lastRenderedPageBreak/>
              <w:fldChar w:fldCharType="begin"/>
            </w:r>
            <w:r w:rsidRPr="00463499">
              <w:rPr>
                <w:rStyle w:val="a9"/>
                <w:noProof/>
              </w:rPr>
              <w:instrText xml:space="preserve"> </w:instrText>
            </w:r>
            <w:r>
              <w:rPr>
                <w:noProof/>
              </w:rPr>
              <w:instrText>HYPERLINK \l "_Toc126850988"</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3.8.1.</w:t>
            </w:r>
            <w:r>
              <w:rPr>
                <w:rFonts w:eastAsiaTheme="minorEastAsia"/>
                <w:iCs w:val="0"/>
                <w:noProof/>
                <w:sz w:val="21"/>
                <w:szCs w:val="24"/>
              </w:rPr>
              <w:tab/>
            </w:r>
            <w:r w:rsidRPr="00463499">
              <w:rPr>
                <w:rStyle w:val="a9"/>
                <w:rFonts w:ascii="Times New Roman" w:eastAsia="ＭＳ 明朝" w:hAnsi="Times New Roman" w:cs="Times New Roman"/>
                <w:noProof/>
              </w:rPr>
              <w:t>220415Cast_1_2</w:t>
            </w:r>
            <w:r w:rsidRPr="00463499">
              <w:rPr>
                <w:rStyle w:val="a9"/>
                <w:rFonts w:ascii="Times New Roman" w:eastAsia="ＭＳ 明朝" w:hAnsi="Times New Roman" w:cs="Times New Roman"/>
                <w:noProof/>
              </w:rPr>
              <w:t>回目</w:t>
            </w:r>
            <w:r w:rsidRPr="00463499">
              <w:rPr>
                <w:rStyle w:val="a9"/>
                <w:rFonts w:ascii="Times New Roman" w:eastAsia="ＭＳ 明朝" w:hAnsi="Times New Roman" w:cs="Times New Roman"/>
                <w:noProof/>
              </w:rPr>
              <w:t xml:space="preserve"> CA</w:t>
            </w:r>
            <w:r w:rsidRPr="0046349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_Toc126850988 \h </w:instrText>
            </w:r>
          </w:ins>
          <w:r>
            <w:rPr>
              <w:noProof/>
              <w:webHidden/>
            </w:rPr>
          </w:r>
          <w:r>
            <w:rPr>
              <w:noProof/>
              <w:webHidden/>
            </w:rPr>
            <w:fldChar w:fldCharType="separate"/>
          </w:r>
          <w:ins w:id="99" w:author="松山 ファミリー" w:date="2023-02-09T15:59:00Z">
            <w:r>
              <w:rPr>
                <w:noProof/>
                <w:webHidden/>
              </w:rPr>
              <w:t>21</w:t>
            </w:r>
            <w:r>
              <w:rPr>
                <w:noProof/>
                <w:webHidden/>
              </w:rPr>
              <w:fldChar w:fldCharType="end"/>
            </w:r>
            <w:r w:rsidRPr="00463499">
              <w:rPr>
                <w:rStyle w:val="a9"/>
                <w:noProof/>
              </w:rPr>
              <w:fldChar w:fldCharType="end"/>
            </w:r>
          </w:ins>
        </w:p>
        <w:p w14:paraId="53341CFA" w14:textId="438D6459" w:rsidR="005F2CAD" w:rsidRDefault="005F2CAD">
          <w:pPr>
            <w:pStyle w:val="31"/>
            <w:tabs>
              <w:tab w:val="left" w:pos="1260"/>
              <w:tab w:val="right" w:leader="dot" w:pos="8494"/>
            </w:tabs>
            <w:rPr>
              <w:ins w:id="100" w:author="松山 ファミリー" w:date="2023-02-09T15:59:00Z"/>
              <w:rFonts w:eastAsiaTheme="minorEastAsia"/>
              <w:iCs w:val="0"/>
              <w:noProof/>
              <w:sz w:val="21"/>
              <w:szCs w:val="24"/>
            </w:rPr>
          </w:pPr>
          <w:ins w:id="101"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"_Toc126850989"</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3.8.2.</w:t>
            </w:r>
            <w:r>
              <w:rPr>
                <w:rFonts w:eastAsiaTheme="minorEastAsia"/>
                <w:iCs w:val="0"/>
                <w:noProof/>
                <w:sz w:val="21"/>
                <w:szCs w:val="24"/>
              </w:rPr>
              <w:tab/>
            </w:r>
            <w:r w:rsidRPr="00463499">
              <w:rPr>
                <w:rStyle w:val="a9"/>
                <w:rFonts w:ascii="Times New Roman" w:eastAsia="ＭＳ 明朝" w:hAnsi="Times New Roman" w:cs="Times New Roman"/>
                <w:noProof/>
              </w:rPr>
              <w:t>220415Cast_2 CA</w:t>
            </w:r>
            <w:r w:rsidRPr="0046349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_Toc126850989 \h </w:instrText>
            </w:r>
          </w:ins>
          <w:r>
            <w:rPr>
              <w:noProof/>
              <w:webHidden/>
            </w:rPr>
          </w:r>
          <w:r>
            <w:rPr>
              <w:noProof/>
              <w:webHidden/>
            </w:rPr>
            <w:fldChar w:fldCharType="separate"/>
          </w:r>
          <w:ins w:id="102" w:author="松山 ファミリー" w:date="2023-02-09T15:59:00Z">
            <w:r>
              <w:rPr>
                <w:noProof/>
                <w:webHidden/>
              </w:rPr>
              <w:t>21</w:t>
            </w:r>
            <w:r>
              <w:rPr>
                <w:noProof/>
                <w:webHidden/>
              </w:rPr>
              <w:fldChar w:fldCharType="end"/>
            </w:r>
            <w:r w:rsidRPr="00463499">
              <w:rPr>
                <w:rStyle w:val="a9"/>
                <w:noProof/>
              </w:rPr>
              <w:fldChar w:fldCharType="end"/>
            </w:r>
          </w:ins>
        </w:p>
        <w:p w14:paraId="11487C96" w14:textId="4AA99D1A" w:rsidR="005F2CAD" w:rsidRDefault="005F2CAD">
          <w:pPr>
            <w:pStyle w:val="21"/>
            <w:tabs>
              <w:tab w:val="left" w:pos="840"/>
              <w:tab w:val="right" w:leader="dot" w:pos="8494"/>
            </w:tabs>
            <w:rPr>
              <w:ins w:id="103" w:author="松山 ファミリー" w:date="2023-02-09T15:59:00Z"/>
              <w:rFonts w:eastAsiaTheme="minorEastAsia"/>
              <w:smallCaps w:val="0"/>
              <w:noProof/>
              <w:sz w:val="21"/>
              <w:szCs w:val="24"/>
            </w:rPr>
          </w:pPr>
          <w:ins w:id="104"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"_Toc126850990"</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3.9.</w:t>
            </w:r>
            <w:r>
              <w:rPr>
                <w:rFonts w:eastAsiaTheme="minorEastAsia"/>
                <w:smallCaps w:val="0"/>
                <w:noProof/>
                <w:sz w:val="21"/>
                <w:szCs w:val="24"/>
              </w:rPr>
              <w:tab/>
            </w:r>
            <w:r w:rsidRPr="00463499">
              <w:rPr>
                <w:rStyle w:val="a9"/>
                <w:rFonts w:ascii="Times New Roman" w:eastAsia="ＭＳ 明朝" w:hAnsi="Times New Roman" w:cs="Times New Roman"/>
                <w:noProof/>
              </w:rPr>
              <w:t>電極の作製</w:t>
            </w:r>
            <w:r w:rsidRPr="00463499">
              <w:rPr>
                <w:rStyle w:val="a9"/>
                <w:rFonts w:ascii="Times New Roman" w:eastAsia="ＭＳ 明朝" w:hAnsi="Times New Roman" w:cs="Times New Roman"/>
                <w:noProof/>
              </w:rPr>
              <w:t>III (</w:t>
            </w:r>
            <w:r w:rsidRPr="00463499">
              <w:rPr>
                <w:rStyle w:val="a9"/>
                <w:rFonts w:ascii="Times New Roman" w:eastAsia="ＭＳ 明朝" w:hAnsi="Times New Roman" w:cs="Times New Roman"/>
                <w:noProof/>
              </w:rPr>
              <w:t>ケッチェンブラックとセルロースナノファイバー</w:t>
            </w:r>
            <w:r w:rsidRPr="00463499">
              <w:rPr>
                <w:rStyle w:val="a9"/>
                <w:rFonts w:ascii="Times New Roman" w:eastAsia="ＭＳ 明朝" w:hAnsi="Times New Roman" w:cs="Times New Roman"/>
                <w:noProof/>
              </w:rPr>
              <w:t>)</w:t>
            </w:r>
            <w:r>
              <w:rPr>
                <w:noProof/>
                <w:webHidden/>
              </w:rPr>
              <w:tab/>
            </w:r>
            <w:r>
              <w:rPr>
                <w:noProof/>
                <w:webHidden/>
              </w:rPr>
              <w:fldChar w:fldCharType="begin"/>
            </w:r>
            <w:r>
              <w:rPr>
                <w:noProof/>
                <w:webHidden/>
              </w:rPr>
              <w:instrText xml:space="preserve"> PAGEREF _Toc126850990 \h </w:instrText>
            </w:r>
          </w:ins>
          <w:r>
            <w:rPr>
              <w:noProof/>
              <w:webHidden/>
            </w:rPr>
          </w:r>
          <w:r>
            <w:rPr>
              <w:noProof/>
              <w:webHidden/>
            </w:rPr>
            <w:fldChar w:fldCharType="separate"/>
          </w:r>
          <w:ins w:id="105" w:author="松山 ファミリー" w:date="2023-02-09T15:59:00Z">
            <w:r>
              <w:rPr>
                <w:noProof/>
                <w:webHidden/>
              </w:rPr>
              <w:t>22</w:t>
            </w:r>
            <w:r>
              <w:rPr>
                <w:noProof/>
                <w:webHidden/>
              </w:rPr>
              <w:fldChar w:fldCharType="end"/>
            </w:r>
            <w:r w:rsidRPr="00463499">
              <w:rPr>
                <w:rStyle w:val="a9"/>
                <w:noProof/>
              </w:rPr>
              <w:fldChar w:fldCharType="end"/>
            </w:r>
          </w:ins>
        </w:p>
        <w:p w14:paraId="24E05133" w14:textId="0BA01822" w:rsidR="005F2CAD" w:rsidRDefault="005F2CAD">
          <w:pPr>
            <w:pStyle w:val="31"/>
            <w:tabs>
              <w:tab w:val="left" w:pos="1260"/>
              <w:tab w:val="right" w:leader="dot" w:pos="8494"/>
            </w:tabs>
            <w:rPr>
              <w:ins w:id="106" w:author="松山 ファミリー" w:date="2023-02-09T15:59:00Z"/>
              <w:rFonts w:eastAsiaTheme="minorEastAsia"/>
              <w:iCs w:val="0"/>
              <w:noProof/>
              <w:sz w:val="21"/>
              <w:szCs w:val="24"/>
            </w:rPr>
          </w:pPr>
          <w:ins w:id="107"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"_Toc126850991"</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3.9.2.</w:t>
            </w:r>
            <w:r>
              <w:rPr>
                <w:rFonts w:eastAsiaTheme="minorEastAsia"/>
                <w:iCs w:val="0"/>
                <w:noProof/>
                <w:sz w:val="21"/>
                <w:szCs w:val="24"/>
              </w:rPr>
              <w:tab/>
            </w:r>
            <w:r w:rsidRPr="00463499">
              <w:rPr>
                <w:rStyle w:val="a9"/>
                <w:rFonts w:ascii="Times New Roman" w:eastAsia="ＭＳ 明朝" w:hAnsi="Times New Roman" w:cs="Times New Roman"/>
                <w:noProof/>
              </w:rPr>
              <w:t>220415CP_cell0.2g</w:t>
            </w:r>
            <w:r>
              <w:rPr>
                <w:noProof/>
                <w:webHidden/>
              </w:rPr>
              <w:tab/>
            </w:r>
            <w:r>
              <w:rPr>
                <w:noProof/>
                <w:webHidden/>
              </w:rPr>
              <w:fldChar w:fldCharType="begin"/>
            </w:r>
            <w:r>
              <w:rPr>
                <w:noProof/>
                <w:webHidden/>
              </w:rPr>
              <w:instrText xml:space="preserve"> PAGEREF _Toc126850991 \h </w:instrText>
            </w:r>
          </w:ins>
          <w:r>
            <w:rPr>
              <w:noProof/>
              <w:webHidden/>
            </w:rPr>
          </w:r>
          <w:r>
            <w:rPr>
              <w:noProof/>
              <w:webHidden/>
            </w:rPr>
            <w:fldChar w:fldCharType="separate"/>
          </w:r>
          <w:ins w:id="108" w:author="松山 ファミリー" w:date="2023-02-09T15:59:00Z">
            <w:r>
              <w:rPr>
                <w:noProof/>
                <w:webHidden/>
              </w:rPr>
              <w:t>22</w:t>
            </w:r>
            <w:r>
              <w:rPr>
                <w:noProof/>
                <w:webHidden/>
              </w:rPr>
              <w:fldChar w:fldCharType="end"/>
            </w:r>
            <w:r w:rsidRPr="00463499">
              <w:rPr>
                <w:rStyle w:val="a9"/>
                <w:noProof/>
              </w:rPr>
              <w:fldChar w:fldCharType="end"/>
            </w:r>
          </w:ins>
        </w:p>
        <w:p w14:paraId="4C97C8AD" w14:textId="76C6ECC3" w:rsidR="005F2CAD" w:rsidRDefault="005F2CAD">
          <w:pPr>
            <w:pStyle w:val="31"/>
            <w:tabs>
              <w:tab w:val="left" w:pos="1260"/>
              <w:tab w:val="right" w:leader="dot" w:pos="8494"/>
            </w:tabs>
            <w:rPr>
              <w:ins w:id="109" w:author="松山 ファミリー" w:date="2023-02-09T15:59:00Z"/>
              <w:rFonts w:eastAsiaTheme="minorEastAsia"/>
              <w:iCs w:val="0"/>
              <w:noProof/>
              <w:sz w:val="21"/>
              <w:szCs w:val="24"/>
            </w:rPr>
          </w:pPr>
          <w:ins w:id="110"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"_Toc126850992"</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3.9.3.</w:t>
            </w:r>
            <w:r>
              <w:rPr>
                <w:rFonts w:eastAsiaTheme="minorEastAsia"/>
                <w:iCs w:val="0"/>
                <w:noProof/>
                <w:sz w:val="21"/>
                <w:szCs w:val="24"/>
              </w:rPr>
              <w:tab/>
            </w:r>
            <w:r w:rsidRPr="00463499">
              <w:rPr>
                <w:rStyle w:val="a9"/>
                <w:rFonts w:ascii="Times New Roman" w:eastAsia="ＭＳ 明朝" w:hAnsi="Times New Roman" w:cs="Times New Roman"/>
                <w:noProof/>
              </w:rPr>
              <w:t>220906CP_cell0.02g</w:t>
            </w:r>
            <w:r>
              <w:rPr>
                <w:noProof/>
                <w:webHidden/>
              </w:rPr>
              <w:tab/>
            </w:r>
            <w:r>
              <w:rPr>
                <w:noProof/>
                <w:webHidden/>
              </w:rPr>
              <w:fldChar w:fldCharType="begin"/>
            </w:r>
            <w:r>
              <w:rPr>
                <w:noProof/>
                <w:webHidden/>
              </w:rPr>
              <w:instrText xml:space="preserve"> PAGEREF _Toc126850992 \h </w:instrText>
            </w:r>
          </w:ins>
          <w:r>
            <w:rPr>
              <w:noProof/>
              <w:webHidden/>
            </w:rPr>
          </w:r>
          <w:r>
            <w:rPr>
              <w:noProof/>
              <w:webHidden/>
            </w:rPr>
            <w:fldChar w:fldCharType="separate"/>
          </w:r>
          <w:ins w:id="111" w:author="松山 ファミリー" w:date="2023-02-09T15:59:00Z">
            <w:r>
              <w:rPr>
                <w:noProof/>
                <w:webHidden/>
              </w:rPr>
              <w:t>23</w:t>
            </w:r>
            <w:r>
              <w:rPr>
                <w:noProof/>
                <w:webHidden/>
              </w:rPr>
              <w:fldChar w:fldCharType="end"/>
            </w:r>
            <w:r w:rsidRPr="00463499">
              <w:rPr>
                <w:rStyle w:val="a9"/>
                <w:noProof/>
              </w:rPr>
              <w:fldChar w:fldCharType="end"/>
            </w:r>
          </w:ins>
        </w:p>
        <w:p w14:paraId="75FA62B2" w14:textId="767130D3" w:rsidR="005F2CAD" w:rsidRDefault="005F2CAD">
          <w:pPr>
            <w:pStyle w:val="31"/>
            <w:tabs>
              <w:tab w:val="left" w:pos="1260"/>
              <w:tab w:val="right" w:leader="dot" w:pos="8494"/>
            </w:tabs>
            <w:rPr>
              <w:ins w:id="112" w:author="松山 ファミリー" w:date="2023-02-09T15:59:00Z"/>
              <w:rFonts w:eastAsiaTheme="minorEastAsia"/>
              <w:iCs w:val="0"/>
              <w:noProof/>
              <w:sz w:val="21"/>
              <w:szCs w:val="24"/>
            </w:rPr>
          </w:pPr>
          <w:ins w:id="113"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"_Toc126850993"</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3.9.4.</w:t>
            </w:r>
            <w:r>
              <w:rPr>
                <w:rFonts w:eastAsiaTheme="minorEastAsia"/>
                <w:iCs w:val="0"/>
                <w:noProof/>
                <w:sz w:val="21"/>
                <w:szCs w:val="24"/>
              </w:rPr>
              <w:tab/>
            </w:r>
            <w:r w:rsidRPr="00463499">
              <w:rPr>
                <w:rStyle w:val="a9"/>
                <w:rFonts w:ascii="Times New Roman" w:eastAsia="ＭＳ 明朝" w:hAnsi="Times New Roman" w:cs="Times New Roman"/>
                <w:noProof/>
              </w:rPr>
              <w:t>220906CP_cell0.2g_1</w:t>
            </w:r>
            <w:r>
              <w:rPr>
                <w:noProof/>
                <w:webHidden/>
              </w:rPr>
              <w:tab/>
            </w:r>
            <w:r>
              <w:rPr>
                <w:noProof/>
                <w:webHidden/>
              </w:rPr>
              <w:fldChar w:fldCharType="begin"/>
            </w:r>
            <w:r>
              <w:rPr>
                <w:noProof/>
                <w:webHidden/>
              </w:rPr>
              <w:instrText xml:space="preserve"> PAGEREF _Toc126850993 \h </w:instrText>
            </w:r>
          </w:ins>
          <w:r>
            <w:rPr>
              <w:noProof/>
              <w:webHidden/>
            </w:rPr>
          </w:r>
          <w:r>
            <w:rPr>
              <w:noProof/>
              <w:webHidden/>
            </w:rPr>
            <w:fldChar w:fldCharType="separate"/>
          </w:r>
          <w:ins w:id="114" w:author="松山 ファミリー" w:date="2023-02-09T15:59:00Z">
            <w:r>
              <w:rPr>
                <w:noProof/>
                <w:webHidden/>
              </w:rPr>
              <w:t>23</w:t>
            </w:r>
            <w:r>
              <w:rPr>
                <w:noProof/>
                <w:webHidden/>
              </w:rPr>
              <w:fldChar w:fldCharType="end"/>
            </w:r>
            <w:r w:rsidRPr="00463499">
              <w:rPr>
                <w:rStyle w:val="a9"/>
                <w:noProof/>
              </w:rPr>
              <w:fldChar w:fldCharType="end"/>
            </w:r>
          </w:ins>
        </w:p>
        <w:p w14:paraId="21A93C4E" w14:textId="21A2ACD0" w:rsidR="005F2CAD" w:rsidRDefault="005F2CAD">
          <w:pPr>
            <w:pStyle w:val="31"/>
            <w:tabs>
              <w:tab w:val="left" w:pos="1260"/>
              <w:tab w:val="right" w:leader="dot" w:pos="8494"/>
            </w:tabs>
            <w:rPr>
              <w:ins w:id="115" w:author="松山 ファミリー" w:date="2023-02-09T15:59:00Z"/>
              <w:rFonts w:eastAsiaTheme="minorEastAsia"/>
              <w:iCs w:val="0"/>
              <w:noProof/>
              <w:sz w:val="21"/>
              <w:szCs w:val="24"/>
            </w:rPr>
          </w:pPr>
          <w:ins w:id="116"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"_Toc126850994"</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3.9.5.</w:t>
            </w:r>
            <w:r>
              <w:rPr>
                <w:rFonts w:eastAsiaTheme="minorEastAsia"/>
                <w:iCs w:val="0"/>
                <w:noProof/>
                <w:sz w:val="21"/>
                <w:szCs w:val="24"/>
              </w:rPr>
              <w:tab/>
            </w:r>
            <w:r w:rsidRPr="00463499">
              <w:rPr>
                <w:rStyle w:val="a9"/>
                <w:rFonts w:ascii="Times New Roman" w:eastAsia="ＭＳ 明朝" w:hAnsi="Times New Roman" w:cs="Times New Roman"/>
                <w:noProof/>
              </w:rPr>
              <w:t>220906CP_cell0.2g_2 &amp; 220906CP_cell0.2g_3 &amp; 220906CP_cell0.2g_4</w:t>
            </w:r>
            <w:r>
              <w:rPr>
                <w:noProof/>
                <w:webHidden/>
              </w:rPr>
              <w:tab/>
            </w:r>
            <w:r>
              <w:rPr>
                <w:noProof/>
                <w:webHidden/>
              </w:rPr>
              <w:fldChar w:fldCharType="begin"/>
            </w:r>
            <w:r>
              <w:rPr>
                <w:noProof/>
                <w:webHidden/>
              </w:rPr>
              <w:instrText xml:space="preserve"> PAGEREF _Toc126850994 \h </w:instrText>
            </w:r>
          </w:ins>
          <w:r>
            <w:rPr>
              <w:noProof/>
              <w:webHidden/>
            </w:rPr>
          </w:r>
          <w:r>
            <w:rPr>
              <w:noProof/>
              <w:webHidden/>
            </w:rPr>
            <w:fldChar w:fldCharType="separate"/>
          </w:r>
          <w:ins w:id="117" w:author="松山 ファミリー" w:date="2023-02-09T15:59:00Z">
            <w:r>
              <w:rPr>
                <w:noProof/>
                <w:webHidden/>
              </w:rPr>
              <w:t>23</w:t>
            </w:r>
            <w:r>
              <w:rPr>
                <w:noProof/>
                <w:webHidden/>
              </w:rPr>
              <w:fldChar w:fldCharType="end"/>
            </w:r>
            <w:r w:rsidRPr="00463499">
              <w:rPr>
                <w:rStyle w:val="a9"/>
                <w:noProof/>
              </w:rPr>
              <w:fldChar w:fldCharType="end"/>
            </w:r>
          </w:ins>
        </w:p>
        <w:p w14:paraId="747B36B4" w14:textId="2A987BA5" w:rsidR="005F2CAD" w:rsidRDefault="005F2CAD">
          <w:pPr>
            <w:pStyle w:val="31"/>
            <w:tabs>
              <w:tab w:val="left" w:pos="1260"/>
              <w:tab w:val="right" w:leader="dot" w:pos="8494"/>
            </w:tabs>
            <w:rPr>
              <w:ins w:id="118" w:author="松山 ファミリー" w:date="2023-02-09T15:59:00Z"/>
              <w:rFonts w:eastAsiaTheme="minorEastAsia"/>
              <w:iCs w:val="0"/>
              <w:noProof/>
              <w:sz w:val="21"/>
              <w:szCs w:val="24"/>
            </w:rPr>
          </w:pPr>
          <w:ins w:id="119"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"_Toc126850995"</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3.9.6.</w:t>
            </w:r>
            <w:r>
              <w:rPr>
                <w:rFonts w:eastAsiaTheme="minorEastAsia"/>
                <w:iCs w:val="0"/>
                <w:noProof/>
                <w:sz w:val="21"/>
                <w:szCs w:val="24"/>
              </w:rPr>
              <w:tab/>
            </w:r>
            <w:r w:rsidRPr="00463499">
              <w:rPr>
                <w:rStyle w:val="a9"/>
                <w:rFonts w:ascii="Times New Roman" w:eastAsia="ＭＳ 明朝" w:hAnsi="Times New Roman" w:cs="Times New Roman"/>
                <w:noProof/>
              </w:rPr>
              <w:t>220906CP_cell0.8g</w:t>
            </w:r>
            <w:r>
              <w:rPr>
                <w:noProof/>
                <w:webHidden/>
              </w:rPr>
              <w:tab/>
            </w:r>
            <w:r>
              <w:rPr>
                <w:noProof/>
                <w:webHidden/>
              </w:rPr>
              <w:fldChar w:fldCharType="begin"/>
            </w:r>
            <w:r>
              <w:rPr>
                <w:noProof/>
                <w:webHidden/>
              </w:rPr>
              <w:instrText xml:space="preserve"> PAGEREF _Toc126850995 \h </w:instrText>
            </w:r>
          </w:ins>
          <w:r>
            <w:rPr>
              <w:noProof/>
              <w:webHidden/>
            </w:rPr>
          </w:r>
          <w:r>
            <w:rPr>
              <w:noProof/>
              <w:webHidden/>
            </w:rPr>
            <w:fldChar w:fldCharType="separate"/>
          </w:r>
          <w:ins w:id="120" w:author="松山 ファミリー" w:date="2023-02-09T15:59:00Z">
            <w:r>
              <w:rPr>
                <w:noProof/>
                <w:webHidden/>
              </w:rPr>
              <w:t>23</w:t>
            </w:r>
            <w:r>
              <w:rPr>
                <w:noProof/>
                <w:webHidden/>
              </w:rPr>
              <w:fldChar w:fldCharType="end"/>
            </w:r>
            <w:r w:rsidRPr="00463499">
              <w:rPr>
                <w:rStyle w:val="a9"/>
                <w:noProof/>
              </w:rPr>
              <w:fldChar w:fldCharType="end"/>
            </w:r>
          </w:ins>
        </w:p>
        <w:p w14:paraId="35EE8456" w14:textId="01021269" w:rsidR="005F2CAD" w:rsidRDefault="005F2CAD">
          <w:pPr>
            <w:pStyle w:val="31"/>
            <w:tabs>
              <w:tab w:val="left" w:pos="1260"/>
              <w:tab w:val="right" w:leader="dot" w:pos="8494"/>
            </w:tabs>
            <w:rPr>
              <w:ins w:id="121" w:author="松山 ファミリー" w:date="2023-02-09T15:59:00Z"/>
              <w:rFonts w:eastAsiaTheme="minorEastAsia"/>
              <w:iCs w:val="0"/>
              <w:noProof/>
              <w:sz w:val="21"/>
              <w:szCs w:val="24"/>
            </w:rPr>
          </w:pPr>
          <w:ins w:id="122"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"_Toc126850996"</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3.9.7.</w:t>
            </w:r>
            <w:r>
              <w:rPr>
                <w:rFonts w:eastAsiaTheme="minorEastAsia"/>
                <w:iCs w:val="0"/>
                <w:noProof/>
                <w:sz w:val="21"/>
                <w:szCs w:val="24"/>
              </w:rPr>
              <w:tab/>
            </w:r>
            <w:r w:rsidRPr="00463499">
              <w:rPr>
                <w:rStyle w:val="a9"/>
                <w:rFonts w:ascii="Times New Roman" w:eastAsia="ＭＳ 明朝" w:hAnsi="Times New Roman" w:cs="Times New Roman"/>
                <w:noProof/>
              </w:rPr>
              <w:t>220914CP_cell500μL</w:t>
            </w:r>
            <w:r>
              <w:rPr>
                <w:noProof/>
                <w:webHidden/>
              </w:rPr>
              <w:tab/>
            </w:r>
            <w:r>
              <w:rPr>
                <w:noProof/>
                <w:webHidden/>
              </w:rPr>
              <w:fldChar w:fldCharType="begin"/>
            </w:r>
            <w:r>
              <w:rPr>
                <w:noProof/>
                <w:webHidden/>
              </w:rPr>
              <w:instrText xml:space="preserve"> PAGEREF _Toc126850996 \h </w:instrText>
            </w:r>
          </w:ins>
          <w:r>
            <w:rPr>
              <w:noProof/>
              <w:webHidden/>
            </w:rPr>
          </w:r>
          <w:r>
            <w:rPr>
              <w:noProof/>
              <w:webHidden/>
            </w:rPr>
            <w:fldChar w:fldCharType="separate"/>
          </w:r>
          <w:ins w:id="123" w:author="松山 ファミリー" w:date="2023-02-09T15:59:00Z">
            <w:r>
              <w:rPr>
                <w:noProof/>
                <w:webHidden/>
              </w:rPr>
              <w:t>24</w:t>
            </w:r>
            <w:r>
              <w:rPr>
                <w:noProof/>
                <w:webHidden/>
              </w:rPr>
              <w:fldChar w:fldCharType="end"/>
            </w:r>
            <w:r w:rsidRPr="00463499">
              <w:rPr>
                <w:rStyle w:val="a9"/>
                <w:noProof/>
              </w:rPr>
              <w:fldChar w:fldCharType="end"/>
            </w:r>
          </w:ins>
        </w:p>
        <w:p w14:paraId="1A57B548" w14:textId="0BD35890" w:rsidR="005F2CAD" w:rsidRDefault="005F2CAD">
          <w:pPr>
            <w:pStyle w:val="21"/>
            <w:tabs>
              <w:tab w:val="left" w:pos="840"/>
              <w:tab w:val="right" w:leader="dot" w:pos="8494"/>
            </w:tabs>
            <w:rPr>
              <w:ins w:id="124" w:author="松山 ファミリー" w:date="2023-02-09T15:59:00Z"/>
              <w:rFonts w:eastAsiaTheme="minorEastAsia"/>
              <w:smallCaps w:val="0"/>
              <w:noProof/>
              <w:sz w:val="21"/>
              <w:szCs w:val="24"/>
            </w:rPr>
          </w:pPr>
          <w:ins w:id="125"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"_Toc126850997"</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3.10.</w:t>
            </w:r>
            <w:r>
              <w:rPr>
                <w:rFonts w:eastAsiaTheme="minorEastAsia"/>
                <w:smallCaps w:val="0"/>
                <w:noProof/>
                <w:sz w:val="21"/>
                <w:szCs w:val="24"/>
              </w:rPr>
              <w:tab/>
            </w:r>
            <w:r w:rsidRPr="00463499">
              <w:rPr>
                <w:rStyle w:val="a9"/>
                <w:rFonts w:ascii="Times New Roman" w:eastAsia="ＭＳ 明朝" w:hAnsi="Times New Roman" w:cs="Times New Roman"/>
                <w:noProof/>
              </w:rPr>
              <w:t>サイクリックボルタンメトリー</w:t>
            </w:r>
            <w:r w:rsidRPr="00463499">
              <w:rPr>
                <w:rStyle w:val="a9"/>
                <w:rFonts w:ascii="Times New Roman" w:eastAsia="ＭＳ 明朝" w:hAnsi="Times New Roman" w:cs="Times New Roman"/>
                <w:noProof/>
              </w:rPr>
              <w:t>(CV)</w:t>
            </w:r>
            <w:r w:rsidRPr="0046349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_Toc126850997 \h </w:instrText>
            </w:r>
          </w:ins>
          <w:r>
            <w:rPr>
              <w:noProof/>
              <w:webHidden/>
            </w:rPr>
          </w:r>
          <w:r>
            <w:rPr>
              <w:noProof/>
              <w:webHidden/>
            </w:rPr>
            <w:fldChar w:fldCharType="separate"/>
          </w:r>
          <w:ins w:id="126" w:author="松山 ファミリー" w:date="2023-02-09T15:59:00Z">
            <w:r>
              <w:rPr>
                <w:noProof/>
                <w:webHidden/>
              </w:rPr>
              <w:t>24</w:t>
            </w:r>
            <w:r>
              <w:rPr>
                <w:noProof/>
                <w:webHidden/>
              </w:rPr>
              <w:fldChar w:fldCharType="end"/>
            </w:r>
            <w:r w:rsidRPr="00463499">
              <w:rPr>
                <w:rStyle w:val="a9"/>
                <w:noProof/>
              </w:rPr>
              <w:fldChar w:fldCharType="end"/>
            </w:r>
          </w:ins>
        </w:p>
        <w:p w14:paraId="31D23D0F" w14:textId="4AEAC546" w:rsidR="005F2CAD" w:rsidRDefault="005F2CAD">
          <w:pPr>
            <w:pStyle w:val="31"/>
            <w:tabs>
              <w:tab w:val="left" w:pos="1260"/>
              <w:tab w:val="right" w:leader="dot" w:pos="8494"/>
            </w:tabs>
            <w:rPr>
              <w:ins w:id="127" w:author="松山 ファミリー" w:date="2023-02-09T15:59:00Z"/>
              <w:rFonts w:eastAsiaTheme="minorEastAsia"/>
              <w:iCs w:val="0"/>
              <w:noProof/>
              <w:sz w:val="21"/>
              <w:szCs w:val="24"/>
            </w:rPr>
          </w:pPr>
          <w:ins w:id="128"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"_Toc126850998"</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3.10.1.</w:t>
            </w:r>
            <w:r>
              <w:rPr>
                <w:rFonts w:eastAsiaTheme="minorEastAsia"/>
                <w:iCs w:val="0"/>
                <w:noProof/>
                <w:sz w:val="21"/>
                <w:szCs w:val="24"/>
              </w:rPr>
              <w:tab/>
            </w:r>
            <w:r w:rsidRPr="00463499">
              <w:rPr>
                <w:rStyle w:val="a9"/>
                <w:rFonts w:ascii="Times New Roman" w:eastAsia="ＭＳ 明朝" w:hAnsi="Times New Roman" w:cs="Times New Roman"/>
                <w:noProof/>
              </w:rPr>
              <w:t>220906CP_cell0.2g_2_1</w:t>
            </w:r>
            <w:r w:rsidRPr="00463499">
              <w:rPr>
                <w:rStyle w:val="a9"/>
                <w:rFonts w:ascii="Times New Roman" w:eastAsia="ＭＳ 明朝" w:hAnsi="Times New Roman" w:cs="Times New Roman"/>
                <w:noProof/>
              </w:rPr>
              <w:t>回目</w:t>
            </w:r>
            <w:r w:rsidRPr="00463499">
              <w:rPr>
                <w:rStyle w:val="a9"/>
                <w:rFonts w:ascii="Times New Roman" w:eastAsia="ＭＳ 明朝" w:hAnsi="Times New Roman" w:cs="Times New Roman"/>
                <w:noProof/>
              </w:rPr>
              <w:t xml:space="preserve"> CV</w:t>
            </w:r>
            <w:r w:rsidRPr="0046349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_Toc126850998 \h </w:instrText>
            </w:r>
          </w:ins>
          <w:r>
            <w:rPr>
              <w:noProof/>
              <w:webHidden/>
            </w:rPr>
          </w:r>
          <w:r>
            <w:rPr>
              <w:noProof/>
              <w:webHidden/>
            </w:rPr>
            <w:fldChar w:fldCharType="separate"/>
          </w:r>
          <w:ins w:id="129" w:author="松山 ファミリー" w:date="2023-02-09T15:59:00Z">
            <w:r>
              <w:rPr>
                <w:noProof/>
                <w:webHidden/>
              </w:rPr>
              <w:t>24</w:t>
            </w:r>
            <w:r>
              <w:rPr>
                <w:noProof/>
                <w:webHidden/>
              </w:rPr>
              <w:fldChar w:fldCharType="end"/>
            </w:r>
            <w:r w:rsidRPr="00463499">
              <w:rPr>
                <w:rStyle w:val="a9"/>
                <w:noProof/>
              </w:rPr>
              <w:fldChar w:fldCharType="end"/>
            </w:r>
          </w:ins>
        </w:p>
        <w:p w14:paraId="697D413D" w14:textId="3DF524EF" w:rsidR="005F2CAD" w:rsidRDefault="005F2CAD">
          <w:pPr>
            <w:pStyle w:val="31"/>
            <w:tabs>
              <w:tab w:val="left" w:pos="1260"/>
              <w:tab w:val="right" w:leader="dot" w:pos="8494"/>
            </w:tabs>
            <w:rPr>
              <w:ins w:id="130" w:author="松山 ファミリー" w:date="2023-02-09T15:59:00Z"/>
              <w:rFonts w:eastAsiaTheme="minorEastAsia"/>
              <w:iCs w:val="0"/>
              <w:noProof/>
              <w:sz w:val="21"/>
              <w:szCs w:val="24"/>
            </w:rPr>
          </w:pPr>
          <w:ins w:id="131"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"_Toc126850999"</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3.10.2.</w:t>
            </w:r>
            <w:r>
              <w:rPr>
                <w:rFonts w:eastAsiaTheme="minorEastAsia"/>
                <w:iCs w:val="0"/>
                <w:noProof/>
                <w:sz w:val="21"/>
                <w:szCs w:val="24"/>
              </w:rPr>
              <w:tab/>
            </w:r>
            <w:r w:rsidRPr="00463499">
              <w:rPr>
                <w:rStyle w:val="a9"/>
                <w:rFonts w:ascii="Times New Roman" w:eastAsia="ＭＳ 明朝" w:hAnsi="Times New Roman" w:cs="Times New Roman"/>
                <w:noProof/>
              </w:rPr>
              <w:t>220914CP_cell500μL CV</w:t>
            </w:r>
            <w:r w:rsidRPr="0046349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_Toc126850999 \h </w:instrText>
            </w:r>
          </w:ins>
          <w:r>
            <w:rPr>
              <w:noProof/>
              <w:webHidden/>
            </w:rPr>
          </w:r>
          <w:r>
            <w:rPr>
              <w:noProof/>
              <w:webHidden/>
            </w:rPr>
            <w:fldChar w:fldCharType="separate"/>
          </w:r>
          <w:ins w:id="132" w:author="松山 ファミリー" w:date="2023-02-09T15:59:00Z">
            <w:r>
              <w:rPr>
                <w:noProof/>
                <w:webHidden/>
              </w:rPr>
              <w:t>25</w:t>
            </w:r>
            <w:r>
              <w:rPr>
                <w:noProof/>
                <w:webHidden/>
              </w:rPr>
              <w:fldChar w:fldCharType="end"/>
            </w:r>
            <w:r w:rsidRPr="00463499">
              <w:rPr>
                <w:rStyle w:val="a9"/>
                <w:noProof/>
              </w:rPr>
              <w:fldChar w:fldCharType="end"/>
            </w:r>
          </w:ins>
        </w:p>
        <w:p w14:paraId="053CA45E" w14:textId="15792EED" w:rsidR="005F2CAD" w:rsidRDefault="005F2CAD">
          <w:pPr>
            <w:pStyle w:val="21"/>
            <w:tabs>
              <w:tab w:val="left" w:pos="840"/>
              <w:tab w:val="right" w:leader="dot" w:pos="8494"/>
            </w:tabs>
            <w:rPr>
              <w:ins w:id="133" w:author="松山 ファミリー" w:date="2023-02-09T15:59:00Z"/>
              <w:rFonts w:eastAsiaTheme="minorEastAsia"/>
              <w:smallCaps w:val="0"/>
              <w:noProof/>
              <w:sz w:val="21"/>
              <w:szCs w:val="24"/>
            </w:rPr>
          </w:pPr>
          <w:ins w:id="134"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"_Toc126851000"</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3.11.</w:t>
            </w:r>
            <w:r>
              <w:rPr>
                <w:rFonts w:eastAsiaTheme="minorEastAsia"/>
                <w:smallCaps w:val="0"/>
                <w:noProof/>
                <w:sz w:val="21"/>
                <w:szCs w:val="24"/>
              </w:rPr>
              <w:tab/>
            </w:r>
            <w:r w:rsidRPr="00463499">
              <w:rPr>
                <w:rStyle w:val="a9"/>
                <w:rFonts w:ascii="Times New Roman" w:eastAsia="ＭＳ 明朝" w:hAnsi="Times New Roman" w:cs="Times New Roman"/>
                <w:noProof/>
              </w:rPr>
              <w:t>クロノアンペロメトリー</w:t>
            </w:r>
            <w:r w:rsidRPr="00463499">
              <w:rPr>
                <w:rStyle w:val="a9"/>
                <w:rFonts w:ascii="Times New Roman" w:eastAsia="ＭＳ 明朝" w:hAnsi="Times New Roman" w:cs="Times New Roman"/>
                <w:noProof/>
              </w:rPr>
              <w:t>(CA)</w:t>
            </w:r>
            <w:r w:rsidRPr="0046349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_Toc126851000 \h </w:instrText>
            </w:r>
          </w:ins>
          <w:r>
            <w:rPr>
              <w:noProof/>
              <w:webHidden/>
            </w:rPr>
          </w:r>
          <w:r>
            <w:rPr>
              <w:noProof/>
              <w:webHidden/>
            </w:rPr>
            <w:fldChar w:fldCharType="separate"/>
          </w:r>
          <w:ins w:id="135" w:author="松山 ファミリー" w:date="2023-02-09T15:59:00Z">
            <w:r>
              <w:rPr>
                <w:noProof/>
                <w:webHidden/>
              </w:rPr>
              <w:t>25</w:t>
            </w:r>
            <w:r>
              <w:rPr>
                <w:noProof/>
                <w:webHidden/>
              </w:rPr>
              <w:fldChar w:fldCharType="end"/>
            </w:r>
            <w:r w:rsidRPr="00463499">
              <w:rPr>
                <w:rStyle w:val="a9"/>
                <w:noProof/>
              </w:rPr>
              <w:fldChar w:fldCharType="end"/>
            </w:r>
          </w:ins>
        </w:p>
        <w:p w14:paraId="027A7083" w14:textId="79872F61" w:rsidR="005F2CAD" w:rsidRDefault="005F2CAD">
          <w:pPr>
            <w:pStyle w:val="31"/>
            <w:tabs>
              <w:tab w:val="left" w:pos="1260"/>
              <w:tab w:val="right" w:leader="dot" w:pos="8494"/>
            </w:tabs>
            <w:rPr>
              <w:ins w:id="136" w:author="松山 ファミリー" w:date="2023-02-09T15:59:00Z"/>
              <w:rFonts w:eastAsiaTheme="minorEastAsia"/>
              <w:iCs w:val="0"/>
              <w:noProof/>
              <w:sz w:val="21"/>
              <w:szCs w:val="24"/>
            </w:rPr>
          </w:pPr>
          <w:ins w:id="137"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"_Toc126851001"</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3.11.1.</w:t>
            </w:r>
            <w:r>
              <w:rPr>
                <w:rFonts w:eastAsiaTheme="minorEastAsia"/>
                <w:iCs w:val="0"/>
                <w:noProof/>
                <w:sz w:val="21"/>
                <w:szCs w:val="24"/>
              </w:rPr>
              <w:tab/>
            </w:r>
            <w:r w:rsidRPr="00463499">
              <w:rPr>
                <w:rStyle w:val="a9"/>
                <w:rFonts w:ascii="Times New Roman" w:eastAsia="ＭＳ 明朝" w:hAnsi="Times New Roman" w:cs="Times New Roman"/>
                <w:noProof/>
              </w:rPr>
              <w:t>220415CP_cell0.02g CA</w:t>
            </w:r>
            <w:r w:rsidRPr="0046349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_Toc126851001 \h </w:instrText>
            </w:r>
          </w:ins>
          <w:r>
            <w:rPr>
              <w:noProof/>
              <w:webHidden/>
            </w:rPr>
          </w:r>
          <w:r>
            <w:rPr>
              <w:noProof/>
              <w:webHidden/>
            </w:rPr>
            <w:fldChar w:fldCharType="separate"/>
          </w:r>
          <w:ins w:id="138" w:author="松山 ファミリー" w:date="2023-02-09T15:59:00Z">
            <w:r>
              <w:rPr>
                <w:noProof/>
                <w:webHidden/>
              </w:rPr>
              <w:t>26</w:t>
            </w:r>
            <w:r>
              <w:rPr>
                <w:noProof/>
                <w:webHidden/>
              </w:rPr>
              <w:fldChar w:fldCharType="end"/>
            </w:r>
            <w:r w:rsidRPr="00463499">
              <w:rPr>
                <w:rStyle w:val="a9"/>
                <w:noProof/>
              </w:rPr>
              <w:fldChar w:fldCharType="end"/>
            </w:r>
          </w:ins>
        </w:p>
        <w:p w14:paraId="2E3AF435" w14:textId="5E06C89C" w:rsidR="005F2CAD" w:rsidRDefault="005F2CAD">
          <w:pPr>
            <w:pStyle w:val="31"/>
            <w:tabs>
              <w:tab w:val="left" w:pos="1260"/>
              <w:tab w:val="right" w:leader="dot" w:pos="8494"/>
            </w:tabs>
            <w:rPr>
              <w:ins w:id="139" w:author="松山 ファミリー" w:date="2023-02-09T15:59:00Z"/>
              <w:rFonts w:eastAsiaTheme="minorEastAsia"/>
              <w:iCs w:val="0"/>
              <w:noProof/>
              <w:sz w:val="21"/>
              <w:szCs w:val="24"/>
            </w:rPr>
          </w:pPr>
          <w:ins w:id="140"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"_Toc126851002"</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3.11.2.</w:t>
            </w:r>
            <w:r>
              <w:rPr>
                <w:rFonts w:eastAsiaTheme="minorEastAsia"/>
                <w:iCs w:val="0"/>
                <w:noProof/>
                <w:sz w:val="21"/>
                <w:szCs w:val="24"/>
              </w:rPr>
              <w:tab/>
            </w:r>
            <w:r w:rsidRPr="00463499">
              <w:rPr>
                <w:rStyle w:val="a9"/>
                <w:rFonts w:ascii="Times New Roman" w:eastAsia="ＭＳ 明朝" w:hAnsi="Times New Roman" w:cs="Times New Roman"/>
                <w:noProof/>
              </w:rPr>
              <w:t>220415CP_cell0.2g_1</w:t>
            </w:r>
            <w:r w:rsidRPr="00463499">
              <w:rPr>
                <w:rStyle w:val="a9"/>
                <w:rFonts w:ascii="Times New Roman" w:eastAsia="ＭＳ 明朝" w:hAnsi="Times New Roman" w:cs="Times New Roman"/>
                <w:noProof/>
              </w:rPr>
              <w:t>回目</w:t>
            </w:r>
            <w:r w:rsidRPr="00463499">
              <w:rPr>
                <w:rStyle w:val="a9"/>
                <w:rFonts w:ascii="Times New Roman" w:eastAsia="ＭＳ 明朝" w:hAnsi="Times New Roman" w:cs="Times New Roman"/>
                <w:noProof/>
              </w:rPr>
              <w:t xml:space="preserve"> CA</w:t>
            </w:r>
            <w:r w:rsidRPr="0046349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_Toc126851002 \h </w:instrText>
            </w:r>
          </w:ins>
          <w:r>
            <w:rPr>
              <w:noProof/>
              <w:webHidden/>
            </w:rPr>
          </w:r>
          <w:r>
            <w:rPr>
              <w:noProof/>
              <w:webHidden/>
            </w:rPr>
            <w:fldChar w:fldCharType="separate"/>
          </w:r>
          <w:ins w:id="141" w:author="松山 ファミリー" w:date="2023-02-09T15:59:00Z">
            <w:r>
              <w:rPr>
                <w:noProof/>
                <w:webHidden/>
              </w:rPr>
              <w:t>27</w:t>
            </w:r>
            <w:r>
              <w:rPr>
                <w:noProof/>
                <w:webHidden/>
              </w:rPr>
              <w:fldChar w:fldCharType="end"/>
            </w:r>
            <w:r w:rsidRPr="00463499">
              <w:rPr>
                <w:rStyle w:val="a9"/>
                <w:noProof/>
              </w:rPr>
              <w:fldChar w:fldCharType="end"/>
            </w:r>
          </w:ins>
        </w:p>
        <w:p w14:paraId="26B76BF3" w14:textId="7768BD87" w:rsidR="005F2CAD" w:rsidRDefault="005F2CAD">
          <w:pPr>
            <w:pStyle w:val="31"/>
            <w:tabs>
              <w:tab w:val="left" w:pos="1260"/>
              <w:tab w:val="right" w:leader="dot" w:pos="8494"/>
            </w:tabs>
            <w:rPr>
              <w:ins w:id="142" w:author="松山 ファミリー" w:date="2023-02-09T15:59:00Z"/>
              <w:rFonts w:eastAsiaTheme="minorEastAsia"/>
              <w:iCs w:val="0"/>
              <w:noProof/>
              <w:sz w:val="21"/>
              <w:szCs w:val="24"/>
            </w:rPr>
          </w:pPr>
          <w:ins w:id="143"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"_Toc126851003"</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3.11.3.</w:t>
            </w:r>
            <w:r>
              <w:rPr>
                <w:rFonts w:eastAsiaTheme="minorEastAsia"/>
                <w:iCs w:val="0"/>
                <w:noProof/>
                <w:sz w:val="21"/>
                <w:szCs w:val="24"/>
              </w:rPr>
              <w:tab/>
            </w:r>
            <w:r w:rsidRPr="00463499">
              <w:rPr>
                <w:rStyle w:val="a9"/>
                <w:rFonts w:ascii="Times New Roman" w:eastAsia="ＭＳ 明朝" w:hAnsi="Times New Roman" w:cs="Times New Roman"/>
                <w:noProof/>
              </w:rPr>
              <w:t>220415CP_cell0.2g_2</w:t>
            </w:r>
            <w:r w:rsidRPr="00463499">
              <w:rPr>
                <w:rStyle w:val="a9"/>
                <w:rFonts w:ascii="Times New Roman" w:eastAsia="ＭＳ 明朝" w:hAnsi="Times New Roman" w:cs="Times New Roman"/>
                <w:noProof/>
              </w:rPr>
              <w:t>回目</w:t>
            </w:r>
            <w:r w:rsidRPr="00463499">
              <w:rPr>
                <w:rStyle w:val="a9"/>
                <w:rFonts w:ascii="Times New Roman" w:eastAsia="ＭＳ 明朝" w:hAnsi="Times New Roman" w:cs="Times New Roman"/>
                <w:noProof/>
              </w:rPr>
              <w:t xml:space="preserve"> CA</w:t>
            </w:r>
            <w:r w:rsidRPr="0046349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_Toc126851003 \h </w:instrText>
            </w:r>
          </w:ins>
          <w:r>
            <w:rPr>
              <w:noProof/>
              <w:webHidden/>
            </w:rPr>
          </w:r>
          <w:r>
            <w:rPr>
              <w:noProof/>
              <w:webHidden/>
            </w:rPr>
            <w:fldChar w:fldCharType="separate"/>
          </w:r>
          <w:ins w:id="144" w:author="松山 ファミリー" w:date="2023-02-09T15:59:00Z">
            <w:r>
              <w:rPr>
                <w:noProof/>
                <w:webHidden/>
              </w:rPr>
              <w:t>27</w:t>
            </w:r>
            <w:r>
              <w:rPr>
                <w:noProof/>
                <w:webHidden/>
              </w:rPr>
              <w:fldChar w:fldCharType="end"/>
            </w:r>
            <w:r w:rsidRPr="00463499">
              <w:rPr>
                <w:rStyle w:val="a9"/>
                <w:noProof/>
              </w:rPr>
              <w:fldChar w:fldCharType="end"/>
            </w:r>
          </w:ins>
        </w:p>
        <w:p w14:paraId="65B519D3" w14:textId="5C045611" w:rsidR="005F2CAD" w:rsidRDefault="005F2CAD">
          <w:pPr>
            <w:pStyle w:val="31"/>
            <w:tabs>
              <w:tab w:val="left" w:pos="1260"/>
              <w:tab w:val="right" w:leader="dot" w:pos="8494"/>
            </w:tabs>
            <w:rPr>
              <w:ins w:id="145" w:author="松山 ファミリー" w:date="2023-02-09T15:59:00Z"/>
              <w:rFonts w:eastAsiaTheme="minorEastAsia"/>
              <w:iCs w:val="0"/>
              <w:noProof/>
              <w:sz w:val="21"/>
              <w:szCs w:val="24"/>
            </w:rPr>
          </w:pPr>
          <w:ins w:id="146"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"_Toc126851004"</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3.11.4.</w:t>
            </w:r>
            <w:r>
              <w:rPr>
                <w:rFonts w:eastAsiaTheme="minorEastAsia"/>
                <w:iCs w:val="0"/>
                <w:noProof/>
                <w:sz w:val="21"/>
                <w:szCs w:val="24"/>
              </w:rPr>
              <w:tab/>
            </w:r>
            <w:r w:rsidRPr="00463499">
              <w:rPr>
                <w:rStyle w:val="a9"/>
                <w:rFonts w:ascii="Times New Roman" w:eastAsia="ＭＳ 明朝" w:hAnsi="Times New Roman" w:cs="Times New Roman"/>
                <w:noProof/>
              </w:rPr>
              <w:t>220415CP_cell0.2g_3</w:t>
            </w:r>
            <w:r w:rsidRPr="00463499">
              <w:rPr>
                <w:rStyle w:val="a9"/>
                <w:rFonts w:ascii="Times New Roman" w:eastAsia="ＭＳ 明朝" w:hAnsi="Times New Roman" w:cs="Times New Roman"/>
                <w:noProof/>
              </w:rPr>
              <w:t>回目</w:t>
            </w:r>
            <w:r w:rsidRPr="00463499">
              <w:rPr>
                <w:rStyle w:val="a9"/>
                <w:rFonts w:ascii="Times New Roman" w:eastAsia="ＭＳ 明朝" w:hAnsi="Times New Roman" w:cs="Times New Roman"/>
                <w:noProof/>
              </w:rPr>
              <w:t xml:space="preserve"> CA</w:t>
            </w:r>
            <w:r w:rsidRPr="0046349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_Toc126851004 \h </w:instrText>
            </w:r>
          </w:ins>
          <w:r>
            <w:rPr>
              <w:noProof/>
              <w:webHidden/>
            </w:rPr>
          </w:r>
          <w:r>
            <w:rPr>
              <w:noProof/>
              <w:webHidden/>
            </w:rPr>
            <w:fldChar w:fldCharType="separate"/>
          </w:r>
          <w:ins w:id="147" w:author="松山 ファミリー" w:date="2023-02-09T15:59:00Z">
            <w:r>
              <w:rPr>
                <w:noProof/>
                <w:webHidden/>
              </w:rPr>
              <w:t>28</w:t>
            </w:r>
            <w:r>
              <w:rPr>
                <w:noProof/>
                <w:webHidden/>
              </w:rPr>
              <w:fldChar w:fldCharType="end"/>
            </w:r>
            <w:r w:rsidRPr="00463499">
              <w:rPr>
                <w:rStyle w:val="a9"/>
                <w:noProof/>
              </w:rPr>
              <w:fldChar w:fldCharType="end"/>
            </w:r>
          </w:ins>
        </w:p>
        <w:p w14:paraId="6FAC979B" w14:textId="21E63BA8" w:rsidR="005F2CAD" w:rsidRDefault="005F2CAD">
          <w:pPr>
            <w:pStyle w:val="31"/>
            <w:tabs>
              <w:tab w:val="left" w:pos="1260"/>
              <w:tab w:val="right" w:leader="dot" w:pos="8494"/>
            </w:tabs>
            <w:rPr>
              <w:ins w:id="148" w:author="松山 ファミリー" w:date="2023-02-09T15:59:00Z"/>
              <w:rFonts w:eastAsiaTheme="minorEastAsia"/>
              <w:iCs w:val="0"/>
              <w:noProof/>
              <w:sz w:val="21"/>
              <w:szCs w:val="24"/>
            </w:rPr>
          </w:pPr>
          <w:ins w:id="149"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"_Toc126851005"</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3.11.5.</w:t>
            </w:r>
            <w:r>
              <w:rPr>
                <w:rFonts w:eastAsiaTheme="minorEastAsia"/>
                <w:iCs w:val="0"/>
                <w:noProof/>
                <w:sz w:val="21"/>
                <w:szCs w:val="24"/>
              </w:rPr>
              <w:tab/>
            </w:r>
            <w:r w:rsidRPr="00463499">
              <w:rPr>
                <w:rStyle w:val="a9"/>
                <w:rFonts w:ascii="Times New Roman" w:eastAsia="ＭＳ 明朝" w:hAnsi="Times New Roman" w:cs="Times New Roman"/>
                <w:noProof/>
              </w:rPr>
              <w:t>220906CP_cell0.02g CA</w:t>
            </w:r>
            <w:r w:rsidRPr="0046349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_Toc126851005 \h </w:instrText>
            </w:r>
          </w:ins>
          <w:r>
            <w:rPr>
              <w:noProof/>
              <w:webHidden/>
            </w:rPr>
          </w:r>
          <w:r>
            <w:rPr>
              <w:noProof/>
              <w:webHidden/>
            </w:rPr>
            <w:fldChar w:fldCharType="separate"/>
          </w:r>
          <w:ins w:id="150" w:author="松山 ファミリー" w:date="2023-02-09T15:59:00Z">
            <w:r>
              <w:rPr>
                <w:noProof/>
                <w:webHidden/>
              </w:rPr>
              <w:t>29</w:t>
            </w:r>
            <w:r>
              <w:rPr>
                <w:noProof/>
                <w:webHidden/>
              </w:rPr>
              <w:fldChar w:fldCharType="end"/>
            </w:r>
            <w:r w:rsidRPr="00463499">
              <w:rPr>
                <w:rStyle w:val="a9"/>
                <w:noProof/>
              </w:rPr>
              <w:fldChar w:fldCharType="end"/>
            </w:r>
          </w:ins>
        </w:p>
        <w:p w14:paraId="4B40FAFC" w14:textId="2460C763" w:rsidR="005F2CAD" w:rsidRDefault="005F2CAD">
          <w:pPr>
            <w:pStyle w:val="31"/>
            <w:tabs>
              <w:tab w:val="left" w:pos="1260"/>
              <w:tab w:val="right" w:leader="dot" w:pos="8494"/>
            </w:tabs>
            <w:rPr>
              <w:ins w:id="151" w:author="松山 ファミリー" w:date="2023-02-09T15:59:00Z"/>
              <w:rFonts w:eastAsiaTheme="minorEastAsia"/>
              <w:iCs w:val="0"/>
              <w:noProof/>
              <w:sz w:val="21"/>
              <w:szCs w:val="24"/>
            </w:rPr>
          </w:pPr>
          <w:ins w:id="152"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"_Toc126851006"</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3.11.6.</w:t>
            </w:r>
            <w:r>
              <w:rPr>
                <w:rFonts w:eastAsiaTheme="minorEastAsia"/>
                <w:iCs w:val="0"/>
                <w:noProof/>
                <w:sz w:val="21"/>
                <w:szCs w:val="24"/>
              </w:rPr>
              <w:tab/>
            </w:r>
            <w:r w:rsidRPr="00463499">
              <w:rPr>
                <w:rStyle w:val="a9"/>
                <w:rFonts w:ascii="Times New Roman" w:eastAsia="ＭＳ 明朝" w:hAnsi="Times New Roman" w:cs="Times New Roman"/>
                <w:noProof/>
              </w:rPr>
              <w:t>220906CP_cell0.2g_1 CA</w:t>
            </w:r>
            <w:r w:rsidRPr="0046349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_Toc126851006 \h </w:instrText>
            </w:r>
          </w:ins>
          <w:r>
            <w:rPr>
              <w:noProof/>
              <w:webHidden/>
            </w:rPr>
          </w:r>
          <w:r>
            <w:rPr>
              <w:noProof/>
              <w:webHidden/>
            </w:rPr>
            <w:fldChar w:fldCharType="separate"/>
          </w:r>
          <w:ins w:id="153" w:author="松山 ファミリー" w:date="2023-02-09T15:59:00Z">
            <w:r>
              <w:rPr>
                <w:noProof/>
                <w:webHidden/>
              </w:rPr>
              <w:t>30</w:t>
            </w:r>
            <w:r>
              <w:rPr>
                <w:noProof/>
                <w:webHidden/>
              </w:rPr>
              <w:fldChar w:fldCharType="end"/>
            </w:r>
            <w:r w:rsidRPr="00463499">
              <w:rPr>
                <w:rStyle w:val="a9"/>
                <w:noProof/>
              </w:rPr>
              <w:fldChar w:fldCharType="end"/>
            </w:r>
          </w:ins>
        </w:p>
        <w:p w14:paraId="16E9821F" w14:textId="100FC449" w:rsidR="005F2CAD" w:rsidRDefault="005F2CAD">
          <w:pPr>
            <w:pStyle w:val="31"/>
            <w:tabs>
              <w:tab w:val="left" w:pos="1260"/>
              <w:tab w:val="right" w:leader="dot" w:pos="8494"/>
            </w:tabs>
            <w:rPr>
              <w:ins w:id="154" w:author="松山 ファミリー" w:date="2023-02-09T15:59:00Z"/>
              <w:rFonts w:eastAsiaTheme="minorEastAsia"/>
              <w:iCs w:val="0"/>
              <w:noProof/>
              <w:sz w:val="21"/>
              <w:szCs w:val="24"/>
            </w:rPr>
          </w:pPr>
          <w:ins w:id="155"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"_Toc126851007"</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3.11.7.</w:t>
            </w:r>
            <w:r>
              <w:rPr>
                <w:rFonts w:eastAsiaTheme="minorEastAsia"/>
                <w:iCs w:val="0"/>
                <w:noProof/>
                <w:sz w:val="21"/>
                <w:szCs w:val="24"/>
              </w:rPr>
              <w:tab/>
            </w:r>
            <w:r w:rsidRPr="00463499">
              <w:rPr>
                <w:rStyle w:val="a9"/>
                <w:rFonts w:ascii="Times New Roman" w:eastAsia="ＭＳ 明朝" w:hAnsi="Times New Roman" w:cs="Times New Roman"/>
                <w:noProof/>
              </w:rPr>
              <w:t>220906CP_cell0.2g_2_2</w:t>
            </w:r>
            <w:r w:rsidRPr="00463499">
              <w:rPr>
                <w:rStyle w:val="a9"/>
                <w:rFonts w:ascii="Times New Roman" w:eastAsia="ＭＳ 明朝" w:hAnsi="Times New Roman" w:cs="Times New Roman"/>
                <w:noProof/>
              </w:rPr>
              <w:t>回目</w:t>
            </w:r>
            <w:r w:rsidRPr="00463499">
              <w:rPr>
                <w:rStyle w:val="a9"/>
                <w:rFonts w:ascii="Times New Roman" w:eastAsia="ＭＳ 明朝" w:hAnsi="Times New Roman" w:cs="Times New Roman"/>
                <w:noProof/>
              </w:rPr>
              <w:t xml:space="preserve"> CA</w:t>
            </w:r>
            <w:r w:rsidRPr="0046349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_Toc126851007 \h </w:instrText>
            </w:r>
          </w:ins>
          <w:r>
            <w:rPr>
              <w:noProof/>
              <w:webHidden/>
            </w:rPr>
          </w:r>
          <w:r>
            <w:rPr>
              <w:noProof/>
              <w:webHidden/>
            </w:rPr>
            <w:fldChar w:fldCharType="separate"/>
          </w:r>
          <w:ins w:id="156" w:author="松山 ファミリー" w:date="2023-02-09T15:59:00Z">
            <w:r>
              <w:rPr>
                <w:noProof/>
                <w:webHidden/>
              </w:rPr>
              <w:t>30</w:t>
            </w:r>
            <w:r>
              <w:rPr>
                <w:noProof/>
                <w:webHidden/>
              </w:rPr>
              <w:fldChar w:fldCharType="end"/>
            </w:r>
            <w:r w:rsidRPr="00463499">
              <w:rPr>
                <w:rStyle w:val="a9"/>
                <w:noProof/>
              </w:rPr>
              <w:fldChar w:fldCharType="end"/>
            </w:r>
          </w:ins>
        </w:p>
        <w:p w14:paraId="17319A4F" w14:textId="4667852A" w:rsidR="005F2CAD" w:rsidRDefault="005F2CAD">
          <w:pPr>
            <w:pStyle w:val="31"/>
            <w:tabs>
              <w:tab w:val="left" w:pos="1260"/>
              <w:tab w:val="right" w:leader="dot" w:pos="8494"/>
            </w:tabs>
            <w:rPr>
              <w:ins w:id="157" w:author="松山 ファミリー" w:date="2023-02-09T15:59:00Z"/>
              <w:rFonts w:eastAsiaTheme="minorEastAsia"/>
              <w:iCs w:val="0"/>
              <w:noProof/>
              <w:sz w:val="21"/>
              <w:szCs w:val="24"/>
            </w:rPr>
          </w:pPr>
          <w:ins w:id="158"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"_Toc126851008"</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3.11.8.</w:t>
            </w:r>
            <w:r>
              <w:rPr>
                <w:rFonts w:eastAsiaTheme="minorEastAsia"/>
                <w:iCs w:val="0"/>
                <w:noProof/>
                <w:sz w:val="21"/>
                <w:szCs w:val="24"/>
              </w:rPr>
              <w:tab/>
            </w:r>
            <w:r w:rsidRPr="00463499">
              <w:rPr>
                <w:rStyle w:val="a9"/>
                <w:rFonts w:ascii="Times New Roman" w:eastAsia="ＭＳ 明朝" w:hAnsi="Times New Roman" w:cs="Times New Roman"/>
                <w:noProof/>
              </w:rPr>
              <w:t>220906CP_cell0.2g_3 CA</w:t>
            </w:r>
            <w:r w:rsidRPr="0046349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_Toc126851008 \h </w:instrText>
            </w:r>
          </w:ins>
          <w:r>
            <w:rPr>
              <w:noProof/>
              <w:webHidden/>
            </w:rPr>
          </w:r>
          <w:r>
            <w:rPr>
              <w:noProof/>
              <w:webHidden/>
            </w:rPr>
            <w:fldChar w:fldCharType="separate"/>
          </w:r>
          <w:ins w:id="159" w:author="松山 ファミリー" w:date="2023-02-09T15:59:00Z">
            <w:r>
              <w:rPr>
                <w:noProof/>
                <w:webHidden/>
              </w:rPr>
              <w:t>31</w:t>
            </w:r>
            <w:r>
              <w:rPr>
                <w:noProof/>
                <w:webHidden/>
              </w:rPr>
              <w:fldChar w:fldCharType="end"/>
            </w:r>
            <w:r w:rsidRPr="00463499">
              <w:rPr>
                <w:rStyle w:val="a9"/>
                <w:noProof/>
              </w:rPr>
              <w:fldChar w:fldCharType="end"/>
            </w:r>
          </w:ins>
        </w:p>
        <w:p w14:paraId="64F98145" w14:textId="32576A24" w:rsidR="005F2CAD" w:rsidRDefault="005F2CAD">
          <w:pPr>
            <w:pStyle w:val="31"/>
            <w:tabs>
              <w:tab w:val="left" w:pos="1260"/>
              <w:tab w:val="right" w:leader="dot" w:pos="8494"/>
            </w:tabs>
            <w:rPr>
              <w:ins w:id="160" w:author="松山 ファミリー" w:date="2023-02-09T15:59:00Z"/>
              <w:rFonts w:eastAsiaTheme="minorEastAsia"/>
              <w:iCs w:val="0"/>
              <w:noProof/>
              <w:sz w:val="21"/>
              <w:szCs w:val="24"/>
            </w:rPr>
          </w:pPr>
          <w:ins w:id="161"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"_Toc126851009"</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3.11.9.</w:t>
            </w:r>
            <w:r>
              <w:rPr>
                <w:rFonts w:eastAsiaTheme="minorEastAsia"/>
                <w:iCs w:val="0"/>
                <w:noProof/>
                <w:sz w:val="21"/>
                <w:szCs w:val="24"/>
              </w:rPr>
              <w:tab/>
            </w:r>
            <w:r w:rsidRPr="00463499">
              <w:rPr>
                <w:rStyle w:val="a9"/>
                <w:rFonts w:ascii="Times New Roman" w:eastAsia="ＭＳ 明朝" w:hAnsi="Times New Roman" w:cs="Times New Roman"/>
                <w:noProof/>
              </w:rPr>
              <w:t>220906CP_cell0.2g_4 CA</w:t>
            </w:r>
            <w:r w:rsidRPr="0046349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_Toc126851009 \h </w:instrText>
            </w:r>
          </w:ins>
          <w:r>
            <w:rPr>
              <w:noProof/>
              <w:webHidden/>
            </w:rPr>
          </w:r>
          <w:r>
            <w:rPr>
              <w:noProof/>
              <w:webHidden/>
            </w:rPr>
            <w:fldChar w:fldCharType="separate"/>
          </w:r>
          <w:ins w:id="162" w:author="松山 ファミリー" w:date="2023-02-09T15:59:00Z">
            <w:r>
              <w:rPr>
                <w:noProof/>
                <w:webHidden/>
              </w:rPr>
              <w:t>32</w:t>
            </w:r>
            <w:r>
              <w:rPr>
                <w:noProof/>
                <w:webHidden/>
              </w:rPr>
              <w:fldChar w:fldCharType="end"/>
            </w:r>
            <w:r w:rsidRPr="00463499">
              <w:rPr>
                <w:rStyle w:val="a9"/>
                <w:noProof/>
              </w:rPr>
              <w:fldChar w:fldCharType="end"/>
            </w:r>
          </w:ins>
        </w:p>
        <w:p w14:paraId="52E11339" w14:textId="26680115" w:rsidR="005F2CAD" w:rsidRDefault="005F2CAD">
          <w:pPr>
            <w:pStyle w:val="31"/>
            <w:tabs>
              <w:tab w:val="left" w:pos="1470"/>
              <w:tab w:val="right" w:leader="dot" w:pos="8494"/>
            </w:tabs>
            <w:rPr>
              <w:ins w:id="163" w:author="松山 ファミリー" w:date="2023-02-09T15:59:00Z"/>
              <w:rFonts w:eastAsiaTheme="minorEastAsia"/>
              <w:iCs w:val="0"/>
              <w:noProof/>
              <w:sz w:val="21"/>
              <w:szCs w:val="24"/>
            </w:rPr>
          </w:pPr>
          <w:ins w:id="164"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"_Toc126851010"</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3.11.10.</w:t>
            </w:r>
            <w:r>
              <w:rPr>
                <w:rFonts w:eastAsiaTheme="minorEastAsia"/>
                <w:iCs w:val="0"/>
                <w:noProof/>
                <w:sz w:val="21"/>
                <w:szCs w:val="24"/>
              </w:rPr>
              <w:tab/>
            </w:r>
            <w:r w:rsidRPr="00463499">
              <w:rPr>
                <w:rStyle w:val="a9"/>
                <w:rFonts w:ascii="Times New Roman" w:eastAsia="ＭＳ 明朝" w:hAnsi="Times New Roman" w:cs="Times New Roman"/>
                <w:noProof/>
              </w:rPr>
              <w:t>220906CP_cell0.8g CA</w:t>
            </w:r>
            <w:r w:rsidRPr="0046349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_Toc126851010 \h </w:instrText>
            </w:r>
          </w:ins>
          <w:r>
            <w:rPr>
              <w:noProof/>
              <w:webHidden/>
            </w:rPr>
          </w:r>
          <w:r>
            <w:rPr>
              <w:noProof/>
              <w:webHidden/>
            </w:rPr>
            <w:fldChar w:fldCharType="separate"/>
          </w:r>
          <w:ins w:id="165" w:author="松山 ファミリー" w:date="2023-02-09T15:59:00Z">
            <w:r>
              <w:rPr>
                <w:noProof/>
                <w:webHidden/>
              </w:rPr>
              <w:t>33</w:t>
            </w:r>
            <w:r>
              <w:rPr>
                <w:noProof/>
                <w:webHidden/>
              </w:rPr>
              <w:fldChar w:fldCharType="end"/>
            </w:r>
            <w:r w:rsidRPr="00463499">
              <w:rPr>
                <w:rStyle w:val="a9"/>
                <w:noProof/>
              </w:rPr>
              <w:fldChar w:fldCharType="end"/>
            </w:r>
          </w:ins>
        </w:p>
        <w:p w14:paraId="1FAB65C6" w14:textId="59A71C69" w:rsidR="005F2CAD" w:rsidRDefault="005F2CAD">
          <w:pPr>
            <w:pStyle w:val="21"/>
            <w:tabs>
              <w:tab w:val="left" w:pos="840"/>
              <w:tab w:val="right" w:leader="dot" w:pos="8494"/>
            </w:tabs>
            <w:rPr>
              <w:ins w:id="166" w:author="松山 ファミリー" w:date="2023-02-09T15:59:00Z"/>
              <w:rFonts w:eastAsiaTheme="minorEastAsia"/>
              <w:smallCaps w:val="0"/>
              <w:noProof/>
              <w:sz w:val="21"/>
              <w:szCs w:val="24"/>
            </w:rPr>
          </w:pPr>
          <w:ins w:id="167"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"_Toc126851011"</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3.12.</w:t>
            </w:r>
            <w:r>
              <w:rPr>
                <w:rFonts w:eastAsiaTheme="minorEastAsia"/>
                <w:smallCaps w:val="0"/>
                <w:noProof/>
                <w:sz w:val="21"/>
                <w:szCs w:val="24"/>
              </w:rPr>
              <w:tab/>
            </w:r>
            <w:r w:rsidRPr="00463499">
              <w:rPr>
                <w:rStyle w:val="a9"/>
                <w:rFonts w:ascii="Times New Roman" w:eastAsia="ＭＳ 明朝" w:hAnsi="Times New Roman" w:cs="Times New Roman"/>
                <w:noProof/>
              </w:rPr>
              <w:t>電極の作製</w:t>
            </w:r>
            <w:r w:rsidRPr="00463499">
              <w:rPr>
                <w:rStyle w:val="a9"/>
                <w:rFonts w:ascii="Times New Roman" w:eastAsia="ＭＳ 明朝" w:hAnsi="Times New Roman" w:cs="Times New Roman"/>
                <w:noProof/>
              </w:rPr>
              <w:t>III (</w:t>
            </w:r>
            <w:r w:rsidRPr="00463499">
              <w:rPr>
                <w:rStyle w:val="a9"/>
                <w:rFonts w:ascii="Times New Roman" w:eastAsia="ＭＳ 明朝" w:hAnsi="Times New Roman" w:cs="Times New Roman"/>
                <w:noProof/>
              </w:rPr>
              <w:t>ケッチェンブラックとナフィオン</w:t>
            </w:r>
            <w:r w:rsidRPr="00463499">
              <w:rPr>
                <w:rStyle w:val="a9"/>
                <w:rFonts w:ascii="Times New Roman" w:eastAsia="ＭＳ 明朝" w:hAnsi="Times New Roman" w:cs="Times New Roman"/>
                <w:noProof/>
              </w:rPr>
              <w:t>)</w:t>
            </w:r>
            <w:r>
              <w:rPr>
                <w:noProof/>
                <w:webHidden/>
              </w:rPr>
              <w:tab/>
            </w:r>
            <w:r>
              <w:rPr>
                <w:noProof/>
                <w:webHidden/>
              </w:rPr>
              <w:fldChar w:fldCharType="begin"/>
            </w:r>
            <w:r>
              <w:rPr>
                <w:noProof/>
                <w:webHidden/>
              </w:rPr>
              <w:instrText xml:space="preserve"> PAGEREF _Toc126851011 \h </w:instrText>
            </w:r>
          </w:ins>
          <w:r>
            <w:rPr>
              <w:noProof/>
              <w:webHidden/>
            </w:rPr>
          </w:r>
          <w:r>
            <w:rPr>
              <w:noProof/>
              <w:webHidden/>
            </w:rPr>
            <w:fldChar w:fldCharType="separate"/>
          </w:r>
          <w:ins w:id="168" w:author="松山 ファミリー" w:date="2023-02-09T15:59:00Z">
            <w:r>
              <w:rPr>
                <w:noProof/>
                <w:webHidden/>
              </w:rPr>
              <w:t>34</w:t>
            </w:r>
            <w:r>
              <w:rPr>
                <w:noProof/>
                <w:webHidden/>
              </w:rPr>
              <w:fldChar w:fldCharType="end"/>
            </w:r>
            <w:r w:rsidRPr="00463499">
              <w:rPr>
                <w:rStyle w:val="a9"/>
                <w:noProof/>
              </w:rPr>
              <w:fldChar w:fldCharType="end"/>
            </w:r>
          </w:ins>
        </w:p>
        <w:p w14:paraId="0D6C1E45" w14:textId="79C52254" w:rsidR="005F2CAD" w:rsidRDefault="005F2CAD">
          <w:pPr>
            <w:pStyle w:val="31"/>
            <w:tabs>
              <w:tab w:val="left" w:pos="1260"/>
              <w:tab w:val="right" w:leader="dot" w:pos="8494"/>
            </w:tabs>
            <w:rPr>
              <w:ins w:id="169" w:author="松山 ファミリー" w:date="2023-02-09T15:59:00Z"/>
              <w:rFonts w:eastAsiaTheme="minorEastAsia"/>
              <w:iCs w:val="0"/>
              <w:noProof/>
              <w:sz w:val="21"/>
              <w:szCs w:val="24"/>
            </w:rPr>
          </w:pPr>
          <w:ins w:id="170"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"_Toc126851012"</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3.12.1.</w:t>
            </w:r>
            <w:r>
              <w:rPr>
                <w:rFonts w:eastAsiaTheme="minorEastAsia"/>
                <w:iCs w:val="0"/>
                <w:noProof/>
                <w:sz w:val="21"/>
                <w:szCs w:val="24"/>
              </w:rPr>
              <w:tab/>
            </w:r>
            <w:r w:rsidRPr="00463499">
              <w:rPr>
                <w:rStyle w:val="a9"/>
                <w:rFonts w:ascii="Times New Roman" w:eastAsia="ＭＳ 明朝" w:hAnsi="Times New Roman" w:cs="Times New Roman"/>
                <w:noProof/>
              </w:rPr>
              <w:t>220906CP_naf5μL_1 &amp; 220906CP_ naf5μL_2</w:t>
            </w:r>
            <w:r>
              <w:rPr>
                <w:noProof/>
                <w:webHidden/>
              </w:rPr>
              <w:tab/>
            </w:r>
            <w:r>
              <w:rPr>
                <w:noProof/>
                <w:webHidden/>
              </w:rPr>
              <w:fldChar w:fldCharType="begin"/>
            </w:r>
            <w:r>
              <w:rPr>
                <w:noProof/>
                <w:webHidden/>
              </w:rPr>
              <w:instrText xml:space="preserve"> PAGEREF _Toc126851012 \h </w:instrText>
            </w:r>
          </w:ins>
          <w:r>
            <w:rPr>
              <w:noProof/>
              <w:webHidden/>
            </w:rPr>
          </w:r>
          <w:r>
            <w:rPr>
              <w:noProof/>
              <w:webHidden/>
            </w:rPr>
            <w:fldChar w:fldCharType="separate"/>
          </w:r>
          <w:ins w:id="171" w:author="松山 ファミリー" w:date="2023-02-09T15:59:00Z">
            <w:r>
              <w:rPr>
                <w:noProof/>
                <w:webHidden/>
              </w:rPr>
              <w:t>34</w:t>
            </w:r>
            <w:r>
              <w:rPr>
                <w:noProof/>
                <w:webHidden/>
              </w:rPr>
              <w:fldChar w:fldCharType="end"/>
            </w:r>
            <w:r w:rsidRPr="00463499">
              <w:rPr>
                <w:rStyle w:val="a9"/>
                <w:noProof/>
              </w:rPr>
              <w:fldChar w:fldCharType="end"/>
            </w:r>
          </w:ins>
        </w:p>
        <w:p w14:paraId="07D1FF88" w14:textId="332B3F05" w:rsidR="005F2CAD" w:rsidRDefault="005F2CAD">
          <w:pPr>
            <w:pStyle w:val="31"/>
            <w:tabs>
              <w:tab w:val="left" w:pos="1260"/>
              <w:tab w:val="right" w:leader="dot" w:pos="8494"/>
            </w:tabs>
            <w:rPr>
              <w:ins w:id="172" w:author="松山 ファミリー" w:date="2023-02-09T15:59:00Z"/>
              <w:rFonts w:eastAsiaTheme="minorEastAsia"/>
              <w:iCs w:val="0"/>
              <w:noProof/>
              <w:sz w:val="21"/>
              <w:szCs w:val="24"/>
            </w:rPr>
          </w:pPr>
          <w:ins w:id="173"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"_Toc126851013"</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3.12.2.</w:t>
            </w:r>
            <w:r>
              <w:rPr>
                <w:rFonts w:eastAsiaTheme="minorEastAsia"/>
                <w:iCs w:val="0"/>
                <w:noProof/>
                <w:sz w:val="21"/>
                <w:szCs w:val="24"/>
              </w:rPr>
              <w:tab/>
            </w:r>
            <w:r w:rsidRPr="00463499">
              <w:rPr>
                <w:rStyle w:val="a9"/>
                <w:rFonts w:ascii="Times New Roman" w:eastAsia="ＭＳ 明朝" w:hAnsi="Times New Roman" w:cs="Times New Roman"/>
                <w:noProof/>
              </w:rPr>
              <w:t>220906CP_naf5μL_3</w:t>
            </w:r>
            <w:r>
              <w:rPr>
                <w:noProof/>
                <w:webHidden/>
              </w:rPr>
              <w:tab/>
            </w:r>
            <w:r>
              <w:rPr>
                <w:noProof/>
                <w:webHidden/>
              </w:rPr>
              <w:fldChar w:fldCharType="begin"/>
            </w:r>
            <w:r>
              <w:rPr>
                <w:noProof/>
                <w:webHidden/>
              </w:rPr>
              <w:instrText xml:space="preserve"> PAGEREF _Toc126851013 \h </w:instrText>
            </w:r>
          </w:ins>
          <w:r>
            <w:rPr>
              <w:noProof/>
              <w:webHidden/>
            </w:rPr>
          </w:r>
          <w:r>
            <w:rPr>
              <w:noProof/>
              <w:webHidden/>
            </w:rPr>
            <w:fldChar w:fldCharType="separate"/>
          </w:r>
          <w:ins w:id="174" w:author="松山 ファミリー" w:date="2023-02-09T15:59:00Z">
            <w:r>
              <w:rPr>
                <w:noProof/>
                <w:webHidden/>
              </w:rPr>
              <w:t>34</w:t>
            </w:r>
            <w:r>
              <w:rPr>
                <w:noProof/>
                <w:webHidden/>
              </w:rPr>
              <w:fldChar w:fldCharType="end"/>
            </w:r>
            <w:r w:rsidRPr="00463499">
              <w:rPr>
                <w:rStyle w:val="a9"/>
                <w:noProof/>
              </w:rPr>
              <w:fldChar w:fldCharType="end"/>
            </w:r>
          </w:ins>
        </w:p>
        <w:p w14:paraId="1E44BC4E" w14:textId="35A65A19" w:rsidR="005F2CAD" w:rsidRDefault="005F2CAD">
          <w:pPr>
            <w:pStyle w:val="31"/>
            <w:tabs>
              <w:tab w:val="left" w:pos="1260"/>
              <w:tab w:val="right" w:leader="dot" w:pos="8494"/>
            </w:tabs>
            <w:rPr>
              <w:ins w:id="175" w:author="松山 ファミリー" w:date="2023-02-09T15:59:00Z"/>
              <w:rFonts w:eastAsiaTheme="minorEastAsia"/>
              <w:iCs w:val="0"/>
              <w:noProof/>
              <w:sz w:val="21"/>
              <w:szCs w:val="24"/>
            </w:rPr>
          </w:pPr>
          <w:ins w:id="176"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"_Toc126851014"</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3.12.3.</w:t>
            </w:r>
            <w:r>
              <w:rPr>
                <w:rFonts w:eastAsiaTheme="minorEastAsia"/>
                <w:iCs w:val="0"/>
                <w:noProof/>
                <w:sz w:val="21"/>
                <w:szCs w:val="24"/>
              </w:rPr>
              <w:tab/>
            </w:r>
            <w:r w:rsidRPr="00463499">
              <w:rPr>
                <w:rStyle w:val="a9"/>
                <w:rFonts w:ascii="Times New Roman" w:eastAsia="ＭＳ 明朝" w:hAnsi="Times New Roman" w:cs="Times New Roman"/>
                <w:noProof/>
              </w:rPr>
              <w:t>220906CP_naf10μL_1</w:t>
            </w:r>
            <w:r>
              <w:rPr>
                <w:noProof/>
                <w:webHidden/>
              </w:rPr>
              <w:tab/>
            </w:r>
            <w:r>
              <w:rPr>
                <w:noProof/>
                <w:webHidden/>
              </w:rPr>
              <w:fldChar w:fldCharType="begin"/>
            </w:r>
            <w:r>
              <w:rPr>
                <w:noProof/>
                <w:webHidden/>
              </w:rPr>
              <w:instrText xml:space="preserve"> PAGEREF _Toc126851014 \h </w:instrText>
            </w:r>
          </w:ins>
          <w:r>
            <w:rPr>
              <w:noProof/>
              <w:webHidden/>
            </w:rPr>
          </w:r>
          <w:r>
            <w:rPr>
              <w:noProof/>
              <w:webHidden/>
            </w:rPr>
            <w:fldChar w:fldCharType="separate"/>
          </w:r>
          <w:ins w:id="177" w:author="松山 ファミリー" w:date="2023-02-09T15:59:00Z">
            <w:r>
              <w:rPr>
                <w:noProof/>
                <w:webHidden/>
              </w:rPr>
              <w:t>34</w:t>
            </w:r>
            <w:r>
              <w:rPr>
                <w:noProof/>
                <w:webHidden/>
              </w:rPr>
              <w:fldChar w:fldCharType="end"/>
            </w:r>
            <w:r w:rsidRPr="00463499">
              <w:rPr>
                <w:rStyle w:val="a9"/>
                <w:noProof/>
              </w:rPr>
              <w:fldChar w:fldCharType="end"/>
            </w:r>
          </w:ins>
        </w:p>
        <w:p w14:paraId="4DF8C325" w14:textId="50EC9EFF" w:rsidR="005F2CAD" w:rsidRDefault="005F2CAD">
          <w:pPr>
            <w:pStyle w:val="31"/>
            <w:tabs>
              <w:tab w:val="left" w:pos="1260"/>
              <w:tab w:val="right" w:leader="dot" w:pos="8494"/>
            </w:tabs>
            <w:rPr>
              <w:ins w:id="178" w:author="松山 ファミリー" w:date="2023-02-09T15:59:00Z"/>
              <w:rFonts w:eastAsiaTheme="minorEastAsia"/>
              <w:iCs w:val="0"/>
              <w:noProof/>
              <w:sz w:val="21"/>
              <w:szCs w:val="24"/>
            </w:rPr>
          </w:pPr>
          <w:ins w:id="179"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"_Toc126851015"</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3.12.4.</w:t>
            </w:r>
            <w:r>
              <w:rPr>
                <w:rFonts w:eastAsiaTheme="minorEastAsia"/>
                <w:iCs w:val="0"/>
                <w:noProof/>
                <w:sz w:val="21"/>
                <w:szCs w:val="24"/>
              </w:rPr>
              <w:tab/>
            </w:r>
            <w:r w:rsidRPr="00463499">
              <w:rPr>
                <w:rStyle w:val="a9"/>
                <w:rFonts w:ascii="Times New Roman" w:eastAsia="ＭＳ 明朝" w:hAnsi="Times New Roman" w:cs="Times New Roman"/>
                <w:noProof/>
              </w:rPr>
              <w:t>220906CP_naf10μL_2</w:t>
            </w:r>
            <w:r>
              <w:rPr>
                <w:noProof/>
                <w:webHidden/>
              </w:rPr>
              <w:tab/>
            </w:r>
            <w:r>
              <w:rPr>
                <w:noProof/>
                <w:webHidden/>
              </w:rPr>
              <w:fldChar w:fldCharType="begin"/>
            </w:r>
            <w:r>
              <w:rPr>
                <w:noProof/>
                <w:webHidden/>
              </w:rPr>
              <w:instrText xml:space="preserve"> PAGEREF _Toc126851015 \h </w:instrText>
            </w:r>
          </w:ins>
          <w:r>
            <w:rPr>
              <w:noProof/>
              <w:webHidden/>
            </w:rPr>
          </w:r>
          <w:r>
            <w:rPr>
              <w:noProof/>
              <w:webHidden/>
            </w:rPr>
            <w:fldChar w:fldCharType="separate"/>
          </w:r>
          <w:ins w:id="180" w:author="松山 ファミリー" w:date="2023-02-09T15:59:00Z">
            <w:r>
              <w:rPr>
                <w:noProof/>
                <w:webHidden/>
              </w:rPr>
              <w:t>35</w:t>
            </w:r>
            <w:r>
              <w:rPr>
                <w:noProof/>
                <w:webHidden/>
              </w:rPr>
              <w:fldChar w:fldCharType="end"/>
            </w:r>
            <w:r w:rsidRPr="00463499">
              <w:rPr>
                <w:rStyle w:val="a9"/>
                <w:noProof/>
              </w:rPr>
              <w:fldChar w:fldCharType="end"/>
            </w:r>
          </w:ins>
        </w:p>
        <w:p w14:paraId="5B632EDE" w14:textId="415DD504" w:rsidR="005F2CAD" w:rsidRDefault="005F2CAD">
          <w:pPr>
            <w:pStyle w:val="31"/>
            <w:tabs>
              <w:tab w:val="left" w:pos="1260"/>
              <w:tab w:val="right" w:leader="dot" w:pos="8494"/>
            </w:tabs>
            <w:rPr>
              <w:ins w:id="181" w:author="松山 ファミリー" w:date="2023-02-09T15:59:00Z"/>
              <w:rFonts w:eastAsiaTheme="minorEastAsia"/>
              <w:iCs w:val="0"/>
              <w:noProof/>
              <w:sz w:val="21"/>
              <w:szCs w:val="24"/>
            </w:rPr>
          </w:pPr>
          <w:ins w:id="182"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"_Toc126851016"</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3.12.5.</w:t>
            </w:r>
            <w:r>
              <w:rPr>
                <w:rFonts w:eastAsiaTheme="minorEastAsia"/>
                <w:iCs w:val="0"/>
                <w:noProof/>
                <w:sz w:val="21"/>
                <w:szCs w:val="24"/>
              </w:rPr>
              <w:tab/>
            </w:r>
            <w:r w:rsidRPr="00463499">
              <w:rPr>
                <w:rStyle w:val="a9"/>
                <w:rFonts w:ascii="Times New Roman" w:eastAsia="ＭＳ 明朝" w:hAnsi="Times New Roman" w:cs="Times New Roman"/>
                <w:noProof/>
              </w:rPr>
              <w:t>220906CP_naf15μL</w:t>
            </w:r>
            <w:r>
              <w:rPr>
                <w:noProof/>
                <w:webHidden/>
              </w:rPr>
              <w:tab/>
            </w:r>
            <w:r>
              <w:rPr>
                <w:noProof/>
                <w:webHidden/>
              </w:rPr>
              <w:fldChar w:fldCharType="begin"/>
            </w:r>
            <w:r>
              <w:rPr>
                <w:noProof/>
                <w:webHidden/>
              </w:rPr>
              <w:instrText xml:space="preserve"> PAGEREF _Toc126851016 \h </w:instrText>
            </w:r>
          </w:ins>
          <w:r>
            <w:rPr>
              <w:noProof/>
              <w:webHidden/>
            </w:rPr>
          </w:r>
          <w:r>
            <w:rPr>
              <w:noProof/>
              <w:webHidden/>
            </w:rPr>
            <w:fldChar w:fldCharType="separate"/>
          </w:r>
          <w:ins w:id="183" w:author="松山 ファミリー" w:date="2023-02-09T15:59:00Z">
            <w:r>
              <w:rPr>
                <w:noProof/>
                <w:webHidden/>
              </w:rPr>
              <w:t>35</w:t>
            </w:r>
            <w:r>
              <w:rPr>
                <w:noProof/>
                <w:webHidden/>
              </w:rPr>
              <w:fldChar w:fldCharType="end"/>
            </w:r>
            <w:r w:rsidRPr="00463499">
              <w:rPr>
                <w:rStyle w:val="a9"/>
                <w:noProof/>
              </w:rPr>
              <w:fldChar w:fldCharType="end"/>
            </w:r>
          </w:ins>
        </w:p>
        <w:p w14:paraId="0709DEFB" w14:textId="12B1DD22" w:rsidR="005F2CAD" w:rsidRDefault="005F2CAD">
          <w:pPr>
            <w:pStyle w:val="31"/>
            <w:tabs>
              <w:tab w:val="left" w:pos="1260"/>
              <w:tab w:val="right" w:leader="dot" w:pos="8494"/>
            </w:tabs>
            <w:rPr>
              <w:ins w:id="184" w:author="松山 ファミリー" w:date="2023-02-09T15:59:00Z"/>
              <w:rFonts w:eastAsiaTheme="minorEastAsia"/>
              <w:iCs w:val="0"/>
              <w:noProof/>
              <w:sz w:val="21"/>
              <w:szCs w:val="24"/>
            </w:rPr>
          </w:pPr>
          <w:ins w:id="185"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"_Toc126851017"</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3.12.6.</w:t>
            </w:r>
            <w:r>
              <w:rPr>
                <w:rFonts w:eastAsiaTheme="minorEastAsia"/>
                <w:iCs w:val="0"/>
                <w:noProof/>
                <w:sz w:val="21"/>
                <w:szCs w:val="24"/>
              </w:rPr>
              <w:tab/>
            </w:r>
            <w:r w:rsidRPr="00463499">
              <w:rPr>
                <w:rStyle w:val="a9"/>
                <w:rFonts w:ascii="Times New Roman" w:eastAsia="ＭＳ 明朝" w:hAnsi="Times New Roman" w:cs="Times New Roman"/>
                <w:noProof/>
              </w:rPr>
              <w:t>220906CP_naf20μL</w:t>
            </w:r>
            <w:r>
              <w:rPr>
                <w:noProof/>
                <w:webHidden/>
              </w:rPr>
              <w:tab/>
            </w:r>
            <w:r>
              <w:rPr>
                <w:noProof/>
                <w:webHidden/>
              </w:rPr>
              <w:fldChar w:fldCharType="begin"/>
            </w:r>
            <w:r>
              <w:rPr>
                <w:noProof/>
                <w:webHidden/>
              </w:rPr>
              <w:instrText xml:space="preserve"> PAGEREF _Toc126851017 \h </w:instrText>
            </w:r>
          </w:ins>
          <w:r>
            <w:rPr>
              <w:noProof/>
              <w:webHidden/>
            </w:rPr>
          </w:r>
          <w:r>
            <w:rPr>
              <w:noProof/>
              <w:webHidden/>
            </w:rPr>
            <w:fldChar w:fldCharType="separate"/>
          </w:r>
          <w:ins w:id="186" w:author="松山 ファミリー" w:date="2023-02-09T15:59:00Z">
            <w:r>
              <w:rPr>
                <w:noProof/>
                <w:webHidden/>
              </w:rPr>
              <w:t>35</w:t>
            </w:r>
            <w:r>
              <w:rPr>
                <w:noProof/>
                <w:webHidden/>
              </w:rPr>
              <w:fldChar w:fldCharType="end"/>
            </w:r>
            <w:r w:rsidRPr="00463499">
              <w:rPr>
                <w:rStyle w:val="a9"/>
                <w:noProof/>
              </w:rPr>
              <w:fldChar w:fldCharType="end"/>
            </w:r>
          </w:ins>
        </w:p>
        <w:p w14:paraId="20BBFEFB" w14:textId="1363B1BA" w:rsidR="005F2CAD" w:rsidRDefault="005F2CAD">
          <w:pPr>
            <w:pStyle w:val="21"/>
            <w:tabs>
              <w:tab w:val="left" w:pos="840"/>
              <w:tab w:val="right" w:leader="dot" w:pos="8494"/>
            </w:tabs>
            <w:rPr>
              <w:ins w:id="187" w:author="松山 ファミリー" w:date="2023-02-09T15:59:00Z"/>
              <w:rFonts w:eastAsiaTheme="minorEastAsia"/>
              <w:smallCaps w:val="0"/>
              <w:noProof/>
              <w:sz w:val="21"/>
              <w:szCs w:val="24"/>
            </w:rPr>
          </w:pPr>
          <w:ins w:id="188"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"_Toc126851018"</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3.13.</w:t>
            </w:r>
            <w:r>
              <w:rPr>
                <w:rFonts w:eastAsiaTheme="minorEastAsia"/>
                <w:smallCaps w:val="0"/>
                <w:noProof/>
                <w:sz w:val="21"/>
                <w:szCs w:val="24"/>
              </w:rPr>
              <w:tab/>
            </w:r>
            <w:r w:rsidRPr="00463499">
              <w:rPr>
                <w:rStyle w:val="a9"/>
                <w:rFonts w:ascii="Times New Roman" w:eastAsia="ＭＳ 明朝" w:hAnsi="Times New Roman" w:cs="Times New Roman"/>
                <w:noProof/>
              </w:rPr>
              <w:t>サイクリックボルタンメトリー</w:t>
            </w:r>
            <w:r w:rsidRPr="00463499">
              <w:rPr>
                <w:rStyle w:val="a9"/>
                <w:rFonts w:ascii="Times New Roman" w:eastAsia="ＭＳ 明朝" w:hAnsi="Times New Roman" w:cs="Times New Roman"/>
                <w:noProof/>
              </w:rPr>
              <w:t>(CV)</w:t>
            </w:r>
            <w:r w:rsidRPr="0046349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_Toc126851018 \h </w:instrText>
            </w:r>
          </w:ins>
          <w:r>
            <w:rPr>
              <w:noProof/>
              <w:webHidden/>
            </w:rPr>
          </w:r>
          <w:r>
            <w:rPr>
              <w:noProof/>
              <w:webHidden/>
            </w:rPr>
            <w:fldChar w:fldCharType="separate"/>
          </w:r>
          <w:ins w:id="189" w:author="松山 ファミリー" w:date="2023-02-09T15:59:00Z">
            <w:r>
              <w:rPr>
                <w:noProof/>
                <w:webHidden/>
              </w:rPr>
              <w:t>36</w:t>
            </w:r>
            <w:r>
              <w:rPr>
                <w:noProof/>
                <w:webHidden/>
              </w:rPr>
              <w:fldChar w:fldCharType="end"/>
            </w:r>
            <w:r w:rsidRPr="00463499">
              <w:rPr>
                <w:rStyle w:val="a9"/>
                <w:noProof/>
              </w:rPr>
              <w:fldChar w:fldCharType="end"/>
            </w:r>
          </w:ins>
        </w:p>
        <w:p w14:paraId="673194B6" w14:textId="2E0C8C69" w:rsidR="005F2CAD" w:rsidRDefault="005F2CAD">
          <w:pPr>
            <w:pStyle w:val="31"/>
            <w:tabs>
              <w:tab w:val="left" w:pos="1260"/>
              <w:tab w:val="right" w:leader="dot" w:pos="8494"/>
            </w:tabs>
            <w:rPr>
              <w:ins w:id="190" w:author="松山 ファミリー" w:date="2023-02-09T15:59:00Z"/>
              <w:rFonts w:eastAsiaTheme="minorEastAsia"/>
              <w:iCs w:val="0"/>
              <w:noProof/>
              <w:sz w:val="21"/>
              <w:szCs w:val="24"/>
            </w:rPr>
          </w:pPr>
          <w:ins w:id="191"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"_Toc126851019"</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3.13.1.</w:t>
            </w:r>
            <w:r>
              <w:rPr>
                <w:rFonts w:eastAsiaTheme="minorEastAsia"/>
                <w:iCs w:val="0"/>
                <w:noProof/>
                <w:sz w:val="21"/>
                <w:szCs w:val="24"/>
              </w:rPr>
              <w:tab/>
            </w:r>
            <w:r w:rsidRPr="00463499">
              <w:rPr>
                <w:rStyle w:val="a9"/>
                <w:rFonts w:ascii="Times New Roman" w:eastAsia="ＭＳ 明朝" w:hAnsi="Times New Roman" w:cs="Times New Roman"/>
                <w:noProof/>
              </w:rPr>
              <w:t>220906CP_naf5μL_1 CV</w:t>
            </w:r>
            <w:r w:rsidRPr="0046349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_Toc126851019 \h </w:instrText>
            </w:r>
          </w:ins>
          <w:r>
            <w:rPr>
              <w:noProof/>
              <w:webHidden/>
            </w:rPr>
          </w:r>
          <w:r>
            <w:rPr>
              <w:noProof/>
              <w:webHidden/>
            </w:rPr>
            <w:fldChar w:fldCharType="separate"/>
          </w:r>
          <w:ins w:id="192" w:author="松山 ファミリー" w:date="2023-02-09T15:59:00Z">
            <w:r>
              <w:rPr>
                <w:noProof/>
                <w:webHidden/>
              </w:rPr>
              <w:t>36</w:t>
            </w:r>
            <w:r>
              <w:rPr>
                <w:noProof/>
                <w:webHidden/>
              </w:rPr>
              <w:fldChar w:fldCharType="end"/>
            </w:r>
            <w:r w:rsidRPr="00463499">
              <w:rPr>
                <w:rStyle w:val="a9"/>
                <w:noProof/>
              </w:rPr>
              <w:fldChar w:fldCharType="end"/>
            </w:r>
          </w:ins>
        </w:p>
        <w:p w14:paraId="7422E66D" w14:textId="33101A02" w:rsidR="005F2CAD" w:rsidRDefault="005F2CAD">
          <w:pPr>
            <w:pStyle w:val="21"/>
            <w:tabs>
              <w:tab w:val="left" w:pos="1050"/>
              <w:tab w:val="right" w:leader="dot" w:pos="8494"/>
            </w:tabs>
            <w:rPr>
              <w:ins w:id="193" w:author="松山 ファミリー" w:date="2023-02-09T15:59:00Z"/>
              <w:rFonts w:eastAsiaTheme="minorEastAsia"/>
              <w:smallCaps w:val="0"/>
              <w:noProof/>
              <w:sz w:val="21"/>
              <w:szCs w:val="24"/>
            </w:rPr>
          </w:pPr>
          <w:ins w:id="194"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"_Toc126851020"</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noProof/>
              </w:rPr>
              <w:t>3.14.</w:t>
            </w:r>
            <w:r>
              <w:rPr>
                <w:rFonts w:eastAsiaTheme="minorEastAsia"/>
                <w:smallCaps w:val="0"/>
                <w:noProof/>
                <w:sz w:val="21"/>
                <w:szCs w:val="24"/>
              </w:rPr>
              <w:tab/>
            </w:r>
            <w:r w:rsidRPr="00463499">
              <w:rPr>
                <w:rStyle w:val="a9"/>
                <w:rFonts w:ascii="Times New Roman" w:eastAsia="ＭＳ 明朝" w:hAnsi="Times New Roman" w:cs="Times New Roman"/>
                <w:noProof/>
              </w:rPr>
              <w:t>クロノアンペロメトリー</w:t>
            </w:r>
            <w:r w:rsidRPr="00463499">
              <w:rPr>
                <w:rStyle w:val="a9"/>
                <w:rFonts w:ascii="Times New Roman" w:eastAsia="ＭＳ 明朝" w:hAnsi="Times New Roman" w:cs="Times New Roman"/>
                <w:noProof/>
              </w:rPr>
              <w:t>(CA)</w:t>
            </w:r>
            <w:r w:rsidRPr="0046349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_Toc126851020 \h </w:instrText>
            </w:r>
          </w:ins>
          <w:r>
            <w:rPr>
              <w:noProof/>
              <w:webHidden/>
            </w:rPr>
          </w:r>
          <w:r>
            <w:rPr>
              <w:noProof/>
              <w:webHidden/>
            </w:rPr>
            <w:fldChar w:fldCharType="separate"/>
          </w:r>
          <w:ins w:id="195" w:author="松山 ファミリー" w:date="2023-02-09T15:59:00Z">
            <w:r>
              <w:rPr>
                <w:noProof/>
                <w:webHidden/>
              </w:rPr>
              <w:t>37</w:t>
            </w:r>
            <w:r>
              <w:rPr>
                <w:noProof/>
                <w:webHidden/>
              </w:rPr>
              <w:fldChar w:fldCharType="end"/>
            </w:r>
            <w:r w:rsidRPr="00463499">
              <w:rPr>
                <w:rStyle w:val="a9"/>
                <w:noProof/>
              </w:rPr>
              <w:fldChar w:fldCharType="end"/>
            </w:r>
          </w:ins>
        </w:p>
        <w:p w14:paraId="79EEDB68" w14:textId="0FC6F6C3" w:rsidR="005F2CAD" w:rsidRDefault="005F2CAD">
          <w:pPr>
            <w:pStyle w:val="31"/>
            <w:tabs>
              <w:tab w:val="left" w:pos="1260"/>
              <w:tab w:val="right" w:leader="dot" w:pos="8494"/>
            </w:tabs>
            <w:rPr>
              <w:ins w:id="196" w:author="松山 ファミリー" w:date="2023-02-09T15:59:00Z"/>
              <w:rFonts w:eastAsiaTheme="minorEastAsia"/>
              <w:iCs w:val="0"/>
              <w:noProof/>
              <w:sz w:val="21"/>
              <w:szCs w:val="24"/>
            </w:rPr>
          </w:pPr>
          <w:ins w:id="197"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"_Toc126851021"</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3.14.1.</w:t>
            </w:r>
            <w:r>
              <w:rPr>
                <w:rFonts w:eastAsiaTheme="minorEastAsia"/>
                <w:iCs w:val="0"/>
                <w:noProof/>
                <w:sz w:val="21"/>
                <w:szCs w:val="24"/>
              </w:rPr>
              <w:tab/>
            </w:r>
            <w:r w:rsidRPr="00463499">
              <w:rPr>
                <w:rStyle w:val="a9"/>
                <w:rFonts w:ascii="Times New Roman" w:eastAsia="ＭＳ 明朝" w:hAnsi="Times New Roman" w:cs="Times New Roman"/>
                <w:noProof/>
              </w:rPr>
              <w:t>220906CP_naf5μL_2 CA</w:t>
            </w:r>
            <w:r w:rsidRPr="0046349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_Toc126851021 \h </w:instrText>
            </w:r>
          </w:ins>
          <w:r>
            <w:rPr>
              <w:noProof/>
              <w:webHidden/>
            </w:rPr>
          </w:r>
          <w:r>
            <w:rPr>
              <w:noProof/>
              <w:webHidden/>
            </w:rPr>
            <w:fldChar w:fldCharType="separate"/>
          </w:r>
          <w:ins w:id="198" w:author="松山 ファミリー" w:date="2023-02-09T15:59:00Z">
            <w:r>
              <w:rPr>
                <w:noProof/>
                <w:webHidden/>
              </w:rPr>
              <w:t>37</w:t>
            </w:r>
            <w:r>
              <w:rPr>
                <w:noProof/>
                <w:webHidden/>
              </w:rPr>
              <w:fldChar w:fldCharType="end"/>
            </w:r>
            <w:r w:rsidRPr="00463499">
              <w:rPr>
                <w:rStyle w:val="a9"/>
                <w:noProof/>
              </w:rPr>
              <w:fldChar w:fldCharType="end"/>
            </w:r>
          </w:ins>
        </w:p>
        <w:p w14:paraId="5B640FB4" w14:textId="411C5200" w:rsidR="005F2CAD" w:rsidRDefault="005F2CAD">
          <w:pPr>
            <w:pStyle w:val="31"/>
            <w:tabs>
              <w:tab w:val="left" w:pos="1260"/>
              <w:tab w:val="right" w:leader="dot" w:pos="8494"/>
            </w:tabs>
            <w:rPr>
              <w:ins w:id="199" w:author="松山 ファミリー" w:date="2023-02-09T15:59:00Z"/>
              <w:rFonts w:eastAsiaTheme="minorEastAsia"/>
              <w:iCs w:val="0"/>
              <w:noProof/>
              <w:sz w:val="21"/>
              <w:szCs w:val="24"/>
            </w:rPr>
          </w:pPr>
          <w:ins w:id="200"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"_Toc126851022"</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3.14.2.</w:t>
            </w:r>
            <w:r>
              <w:rPr>
                <w:rFonts w:eastAsiaTheme="minorEastAsia"/>
                <w:iCs w:val="0"/>
                <w:noProof/>
                <w:sz w:val="21"/>
                <w:szCs w:val="24"/>
              </w:rPr>
              <w:tab/>
            </w:r>
            <w:r w:rsidRPr="00463499">
              <w:rPr>
                <w:rStyle w:val="a9"/>
                <w:rFonts w:ascii="Times New Roman" w:eastAsia="ＭＳ 明朝" w:hAnsi="Times New Roman" w:cs="Times New Roman"/>
                <w:noProof/>
              </w:rPr>
              <w:t>220906CP_naf5μL_3 CA</w:t>
            </w:r>
            <w:r w:rsidRPr="0046349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_Toc126851022 \h </w:instrText>
            </w:r>
          </w:ins>
          <w:r>
            <w:rPr>
              <w:noProof/>
              <w:webHidden/>
            </w:rPr>
          </w:r>
          <w:r>
            <w:rPr>
              <w:noProof/>
              <w:webHidden/>
            </w:rPr>
            <w:fldChar w:fldCharType="separate"/>
          </w:r>
          <w:ins w:id="201" w:author="松山 ファミリー" w:date="2023-02-09T15:59:00Z">
            <w:r>
              <w:rPr>
                <w:noProof/>
                <w:webHidden/>
              </w:rPr>
              <w:t>38</w:t>
            </w:r>
            <w:r>
              <w:rPr>
                <w:noProof/>
                <w:webHidden/>
              </w:rPr>
              <w:fldChar w:fldCharType="end"/>
            </w:r>
            <w:r w:rsidRPr="00463499">
              <w:rPr>
                <w:rStyle w:val="a9"/>
                <w:noProof/>
              </w:rPr>
              <w:fldChar w:fldCharType="end"/>
            </w:r>
          </w:ins>
        </w:p>
        <w:p w14:paraId="28BB4E06" w14:textId="2A87F0A5" w:rsidR="005F2CAD" w:rsidRDefault="005F2CAD">
          <w:pPr>
            <w:pStyle w:val="31"/>
            <w:tabs>
              <w:tab w:val="left" w:pos="1260"/>
              <w:tab w:val="right" w:leader="dot" w:pos="8494"/>
            </w:tabs>
            <w:rPr>
              <w:ins w:id="202" w:author="松山 ファミリー" w:date="2023-02-09T15:59:00Z"/>
              <w:rFonts w:eastAsiaTheme="minorEastAsia"/>
              <w:iCs w:val="0"/>
              <w:noProof/>
              <w:sz w:val="21"/>
              <w:szCs w:val="24"/>
            </w:rPr>
          </w:pPr>
          <w:ins w:id="203"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"_Toc126851023"</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3.14.3.</w:t>
            </w:r>
            <w:r>
              <w:rPr>
                <w:rFonts w:eastAsiaTheme="minorEastAsia"/>
                <w:iCs w:val="0"/>
                <w:noProof/>
                <w:sz w:val="21"/>
                <w:szCs w:val="24"/>
              </w:rPr>
              <w:tab/>
            </w:r>
            <w:r w:rsidRPr="00463499">
              <w:rPr>
                <w:rStyle w:val="a9"/>
                <w:rFonts w:ascii="Times New Roman" w:eastAsia="ＭＳ 明朝" w:hAnsi="Times New Roman" w:cs="Times New Roman"/>
                <w:noProof/>
              </w:rPr>
              <w:t>220906CP_naf10μL_1 CA</w:t>
            </w:r>
            <w:r w:rsidRPr="0046349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_Toc126851023 \h </w:instrText>
            </w:r>
          </w:ins>
          <w:r>
            <w:rPr>
              <w:noProof/>
              <w:webHidden/>
            </w:rPr>
          </w:r>
          <w:r>
            <w:rPr>
              <w:noProof/>
              <w:webHidden/>
            </w:rPr>
            <w:fldChar w:fldCharType="separate"/>
          </w:r>
          <w:ins w:id="204" w:author="松山 ファミリー" w:date="2023-02-09T15:59:00Z">
            <w:r>
              <w:rPr>
                <w:noProof/>
                <w:webHidden/>
              </w:rPr>
              <w:t>39</w:t>
            </w:r>
            <w:r>
              <w:rPr>
                <w:noProof/>
                <w:webHidden/>
              </w:rPr>
              <w:fldChar w:fldCharType="end"/>
            </w:r>
            <w:r w:rsidRPr="00463499">
              <w:rPr>
                <w:rStyle w:val="a9"/>
                <w:noProof/>
              </w:rPr>
              <w:fldChar w:fldCharType="end"/>
            </w:r>
          </w:ins>
        </w:p>
        <w:p w14:paraId="34AD09A8" w14:textId="54DBD494" w:rsidR="005F2CAD" w:rsidRDefault="005F2CAD">
          <w:pPr>
            <w:pStyle w:val="31"/>
            <w:tabs>
              <w:tab w:val="left" w:pos="1260"/>
              <w:tab w:val="right" w:leader="dot" w:pos="8494"/>
            </w:tabs>
            <w:rPr>
              <w:ins w:id="205" w:author="松山 ファミリー" w:date="2023-02-09T15:59:00Z"/>
              <w:rFonts w:eastAsiaTheme="minorEastAsia"/>
              <w:iCs w:val="0"/>
              <w:noProof/>
              <w:sz w:val="21"/>
              <w:szCs w:val="24"/>
            </w:rPr>
          </w:pPr>
          <w:ins w:id="206" w:author="松山 ファミリー" w:date="2023-02-09T15:59:00Z">
            <w:r w:rsidRPr="00463499">
              <w:rPr>
                <w:rStyle w:val="a9"/>
                <w:noProof/>
              </w:rPr>
              <w:lastRenderedPageBreak/>
              <w:fldChar w:fldCharType="begin"/>
            </w:r>
            <w:r w:rsidRPr="00463499">
              <w:rPr>
                <w:rStyle w:val="a9"/>
                <w:noProof/>
              </w:rPr>
              <w:instrText xml:space="preserve"> </w:instrText>
            </w:r>
            <w:r>
              <w:rPr>
                <w:noProof/>
              </w:rPr>
              <w:instrText>HYPERLINK \l "_Toc126851024"</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3.14.4.</w:t>
            </w:r>
            <w:r>
              <w:rPr>
                <w:rFonts w:eastAsiaTheme="minorEastAsia"/>
                <w:iCs w:val="0"/>
                <w:noProof/>
                <w:sz w:val="21"/>
                <w:szCs w:val="24"/>
              </w:rPr>
              <w:tab/>
            </w:r>
            <w:r w:rsidRPr="00463499">
              <w:rPr>
                <w:rStyle w:val="a9"/>
                <w:rFonts w:ascii="Times New Roman" w:eastAsia="ＭＳ 明朝" w:hAnsi="Times New Roman" w:cs="Times New Roman"/>
                <w:noProof/>
              </w:rPr>
              <w:t>220906CP_naf10μL_2_1</w:t>
            </w:r>
            <w:r w:rsidRPr="00463499">
              <w:rPr>
                <w:rStyle w:val="a9"/>
                <w:rFonts w:ascii="Times New Roman" w:eastAsia="ＭＳ 明朝" w:hAnsi="Times New Roman" w:cs="Times New Roman"/>
                <w:noProof/>
              </w:rPr>
              <w:t>回目</w:t>
            </w:r>
            <w:r w:rsidRPr="00463499">
              <w:rPr>
                <w:rStyle w:val="a9"/>
                <w:rFonts w:ascii="Times New Roman" w:eastAsia="ＭＳ 明朝" w:hAnsi="Times New Roman" w:cs="Times New Roman"/>
                <w:noProof/>
              </w:rPr>
              <w:t xml:space="preserve"> CA</w:t>
            </w:r>
            <w:r w:rsidRPr="0046349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_Toc126851024 \h </w:instrText>
            </w:r>
          </w:ins>
          <w:r>
            <w:rPr>
              <w:noProof/>
              <w:webHidden/>
            </w:rPr>
          </w:r>
          <w:r>
            <w:rPr>
              <w:noProof/>
              <w:webHidden/>
            </w:rPr>
            <w:fldChar w:fldCharType="separate"/>
          </w:r>
          <w:ins w:id="207" w:author="松山 ファミリー" w:date="2023-02-09T15:59:00Z">
            <w:r>
              <w:rPr>
                <w:noProof/>
                <w:webHidden/>
              </w:rPr>
              <w:t>40</w:t>
            </w:r>
            <w:r>
              <w:rPr>
                <w:noProof/>
                <w:webHidden/>
              </w:rPr>
              <w:fldChar w:fldCharType="end"/>
            </w:r>
            <w:r w:rsidRPr="00463499">
              <w:rPr>
                <w:rStyle w:val="a9"/>
                <w:noProof/>
              </w:rPr>
              <w:fldChar w:fldCharType="end"/>
            </w:r>
          </w:ins>
        </w:p>
        <w:p w14:paraId="6D5844D3" w14:textId="5BE5E4EC" w:rsidR="005F2CAD" w:rsidRDefault="005F2CAD">
          <w:pPr>
            <w:pStyle w:val="31"/>
            <w:tabs>
              <w:tab w:val="left" w:pos="1260"/>
              <w:tab w:val="right" w:leader="dot" w:pos="8494"/>
            </w:tabs>
            <w:rPr>
              <w:ins w:id="208" w:author="松山 ファミリー" w:date="2023-02-09T15:59:00Z"/>
              <w:rFonts w:eastAsiaTheme="minorEastAsia"/>
              <w:iCs w:val="0"/>
              <w:noProof/>
              <w:sz w:val="21"/>
              <w:szCs w:val="24"/>
            </w:rPr>
          </w:pPr>
          <w:ins w:id="209"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"_Toc126851025"</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3.14.5.</w:t>
            </w:r>
            <w:r>
              <w:rPr>
                <w:rFonts w:eastAsiaTheme="minorEastAsia"/>
                <w:iCs w:val="0"/>
                <w:noProof/>
                <w:sz w:val="21"/>
                <w:szCs w:val="24"/>
              </w:rPr>
              <w:tab/>
            </w:r>
            <w:r w:rsidRPr="00463499">
              <w:rPr>
                <w:rStyle w:val="a9"/>
                <w:rFonts w:ascii="Times New Roman" w:eastAsia="ＭＳ 明朝" w:hAnsi="Times New Roman" w:cs="Times New Roman"/>
                <w:noProof/>
              </w:rPr>
              <w:t>220906CP_naf10μL_2_2</w:t>
            </w:r>
            <w:r w:rsidRPr="00463499">
              <w:rPr>
                <w:rStyle w:val="a9"/>
                <w:rFonts w:ascii="Times New Roman" w:eastAsia="ＭＳ 明朝" w:hAnsi="Times New Roman" w:cs="Times New Roman"/>
                <w:noProof/>
              </w:rPr>
              <w:t>回目</w:t>
            </w:r>
            <w:r w:rsidRPr="00463499">
              <w:rPr>
                <w:rStyle w:val="a9"/>
                <w:rFonts w:ascii="Times New Roman" w:eastAsia="ＭＳ 明朝" w:hAnsi="Times New Roman" w:cs="Times New Roman"/>
                <w:noProof/>
              </w:rPr>
              <w:t xml:space="preserve"> CA</w:t>
            </w:r>
            <w:r w:rsidRPr="0046349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_Toc126851025 \h </w:instrText>
            </w:r>
          </w:ins>
          <w:r>
            <w:rPr>
              <w:noProof/>
              <w:webHidden/>
            </w:rPr>
          </w:r>
          <w:r>
            <w:rPr>
              <w:noProof/>
              <w:webHidden/>
            </w:rPr>
            <w:fldChar w:fldCharType="separate"/>
          </w:r>
          <w:ins w:id="210" w:author="松山 ファミリー" w:date="2023-02-09T15:59:00Z">
            <w:r>
              <w:rPr>
                <w:noProof/>
                <w:webHidden/>
              </w:rPr>
              <w:t>40</w:t>
            </w:r>
            <w:r>
              <w:rPr>
                <w:noProof/>
                <w:webHidden/>
              </w:rPr>
              <w:fldChar w:fldCharType="end"/>
            </w:r>
            <w:r w:rsidRPr="00463499">
              <w:rPr>
                <w:rStyle w:val="a9"/>
                <w:noProof/>
              </w:rPr>
              <w:fldChar w:fldCharType="end"/>
            </w:r>
          </w:ins>
        </w:p>
        <w:p w14:paraId="6E5547D6" w14:textId="0CE033FC" w:rsidR="005F2CAD" w:rsidRDefault="005F2CAD">
          <w:pPr>
            <w:pStyle w:val="31"/>
            <w:tabs>
              <w:tab w:val="left" w:pos="1260"/>
              <w:tab w:val="right" w:leader="dot" w:pos="8494"/>
            </w:tabs>
            <w:rPr>
              <w:ins w:id="211" w:author="松山 ファミリー" w:date="2023-02-09T15:59:00Z"/>
              <w:rFonts w:eastAsiaTheme="minorEastAsia"/>
              <w:iCs w:val="0"/>
              <w:noProof/>
              <w:sz w:val="21"/>
              <w:szCs w:val="24"/>
            </w:rPr>
          </w:pPr>
          <w:ins w:id="212"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"_Toc126851026"</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3.14.6.</w:t>
            </w:r>
            <w:r>
              <w:rPr>
                <w:rFonts w:eastAsiaTheme="minorEastAsia"/>
                <w:iCs w:val="0"/>
                <w:noProof/>
                <w:sz w:val="21"/>
                <w:szCs w:val="24"/>
              </w:rPr>
              <w:tab/>
            </w:r>
            <w:r w:rsidRPr="00463499">
              <w:rPr>
                <w:rStyle w:val="a9"/>
                <w:rFonts w:ascii="Times New Roman" w:eastAsia="ＭＳ 明朝" w:hAnsi="Times New Roman" w:cs="Times New Roman"/>
                <w:noProof/>
              </w:rPr>
              <w:t>220906CP_naf10μL_2_3</w:t>
            </w:r>
            <w:r w:rsidRPr="00463499">
              <w:rPr>
                <w:rStyle w:val="a9"/>
                <w:rFonts w:ascii="Times New Roman" w:eastAsia="ＭＳ 明朝" w:hAnsi="Times New Roman" w:cs="Times New Roman"/>
                <w:noProof/>
              </w:rPr>
              <w:t>回目</w:t>
            </w:r>
            <w:r w:rsidRPr="00463499">
              <w:rPr>
                <w:rStyle w:val="a9"/>
                <w:rFonts w:ascii="Times New Roman" w:eastAsia="ＭＳ 明朝" w:hAnsi="Times New Roman" w:cs="Times New Roman"/>
                <w:noProof/>
              </w:rPr>
              <w:t xml:space="preserve"> CA</w:t>
            </w:r>
            <w:r w:rsidRPr="0046349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_Toc126851026 \h </w:instrText>
            </w:r>
          </w:ins>
          <w:r>
            <w:rPr>
              <w:noProof/>
              <w:webHidden/>
            </w:rPr>
          </w:r>
          <w:r>
            <w:rPr>
              <w:noProof/>
              <w:webHidden/>
            </w:rPr>
            <w:fldChar w:fldCharType="separate"/>
          </w:r>
          <w:ins w:id="213" w:author="松山 ファミリー" w:date="2023-02-09T15:59:00Z">
            <w:r>
              <w:rPr>
                <w:noProof/>
                <w:webHidden/>
              </w:rPr>
              <w:t>41</w:t>
            </w:r>
            <w:r>
              <w:rPr>
                <w:noProof/>
                <w:webHidden/>
              </w:rPr>
              <w:fldChar w:fldCharType="end"/>
            </w:r>
            <w:r w:rsidRPr="00463499">
              <w:rPr>
                <w:rStyle w:val="a9"/>
                <w:noProof/>
              </w:rPr>
              <w:fldChar w:fldCharType="end"/>
            </w:r>
          </w:ins>
        </w:p>
        <w:p w14:paraId="58B1E03D" w14:textId="0C88D78A" w:rsidR="005F2CAD" w:rsidRDefault="005F2CAD">
          <w:pPr>
            <w:pStyle w:val="31"/>
            <w:tabs>
              <w:tab w:val="left" w:pos="1260"/>
              <w:tab w:val="right" w:leader="dot" w:pos="8494"/>
            </w:tabs>
            <w:rPr>
              <w:ins w:id="214" w:author="松山 ファミリー" w:date="2023-02-09T15:59:00Z"/>
              <w:rFonts w:eastAsiaTheme="minorEastAsia"/>
              <w:iCs w:val="0"/>
              <w:noProof/>
              <w:sz w:val="21"/>
              <w:szCs w:val="24"/>
            </w:rPr>
          </w:pPr>
          <w:ins w:id="215"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"_Toc126851027"</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3.14.7.</w:t>
            </w:r>
            <w:r>
              <w:rPr>
                <w:rFonts w:eastAsiaTheme="minorEastAsia"/>
                <w:iCs w:val="0"/>
                <w:noProof/>
                <w:sz w:val="21"/>
                <w:szCs w:val="24"/>
              </w:rPr>
              <w:tab/>
            </w:r>
            <w:r w:rsidRPr="00463499">
              <w:rPr>
                <w:rStyle w:val="a9"/>
                <w:rFonts w:ascii="Times New Roman" w:eastAsia="ＭＳ 明朝" w:hAnsi="Times New Roman" w:cs="Times New Roman"/>
                <w:noProof/>
              </w:rPr>
              <w:t>220906CP_naf15μL CA</w:t>
            </w:r>
            <w:r w:rsidRPr="0046349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_Toc126851027 \h </w:instrText>
            </w:r>
          </w:ins>
          <w:r>
            <w:rPr>
              <w:noProof/>
              <w:webHidden/>
            </w:rPr>
          </w:r>
          <w:r>
            <w:rPr>
              <w:noProof/>
              <w:webHidden/>
            </w:rPr>
            <w:fldChar w:fldCharType="separate"/>
          </w:r>
          <w:ins w:id="216" w:author="松山 ファミリー" w:date="2023-02-09T15:59:00Z">
            <w:r>
              <w:rPr>
                <w:noProof/>
                <w:webHidden/>
              </w:rPr>
              <w:t>42</w:t>
            </w:r>
            <w:r>
              <w:rPr>
                <w:noProof/>
                <w:webHidden/>
              </w:rPr>
              <w:fldChar w:fldCharType="end"/>
            </w:r>
            <w:r w:rsidRPr="00463499">
              <w:rPr>
                <w:rStyle w:val="a9"/>
                <w:noProof/>
              </w:rPr>
              <w:fldChar w:fldCharType="end"/>
            </w:r>
          </w:ins>
        </w:p>
        <w:p w14:paraId="3AF47BF9" w14:textId="5E10031A" w:rsidR="005F2CAD" w:rsidRDefault="005F2CAD">
          <w:pPr>
            <w:pStyle w:val="31"/>
            <w:tabs>
              <w:tab w:val="left" w:pos="1260"/>
              <w:tab w:val="right" w:leader="dot" w:pos="8494"/>
            </w:tabs>
            <w:rPr>
              <w:ins w:id="217" w:author="松山 ファミリー" w:date="2023-02-09T15:59:00Z"/>
              <w:rFonts w:eastAsiaTheme="minorEastAsia"/>
              <w:iCs w:val="0"/>
              <w:noProof/>
              <w:sz w:val="21"/>
              <w:szCs w:val="24"/>
            </w:rPr>
          </w:pPr>
          <w:ins w:id="218"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"_Toc126851028"</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3.14.8.</w:t>
            </w:r>
            <w:r>
              <w:rPr>
                <w:rFonts w:eastAsiaTheme="minorEastAsia"/>
                <w:iCs w:val="0"/>
                <w:noProof/>
                <w:sz w:val="21"/>
                <w:szCs w:val="24"/>
              </w:rPr>
              <w:tab/>
            </w:r>
            <w:r w:rsidRPr="00463499">
              <w:rPr>
                <w:rStyle w:val="a9"/>
                <w:rFonts w:ascii="Times New Roman" w:eastAsia="ＭＳ 明朝" w:hAnsi="Times New Roman" w:cs="Times New Roman"/>
                <w:noProof/>
              </w:rPr>
              <w:t>220906CP_naf20μL  CA</w:t>
            </w:r>
            <w:r w:rsidRPr="0046349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_Toc126851028 \h </w:instrText>
            </w:r>
          </w:ins>
          <w:r>
            <w:rPr>
              <w:noProof/>
              <w:webHidden/>
            </w:rPr>
          </w:r>
          <w:r>
            <w:rPr>
              <w:noProof/>
              <w:webHidden/>
            </w:rPr>
            <w:fldChar w:fldCharType="separate"/>
          </w:r>
          <w:ins w:id="219" w:author="松山 ファミリー" w:date="2023-02-09T15:59:00Z">
            <w:r>
              <w:rPr>
                <w:noProof/>
                <w:webHidden/>
              </w:rPr>
              <w:t>43</w:t>
            </w:r>
            <w:r>
              <w:rPr>
                <w:noProof/>
                <w:webHidden/>
              </w:rPr>
              <w:fldChar w:fldCharType="end"/>
            </w:r>
            <w:r w:rsidRPr="00463499">
              <w:rPr>
                <w:rStyle w:val="a9"/>
                <w:noProof/>
              </w:rPr>
              <w:fldChar w:fldCharType="end"/>
            </w:r>
          </w:ins>
        </w:p>
        <w:p w14:paraId="5044C3F1" w14:textId="2A0D7B65" w:rsidR="005F2CAD" w:rsidRDefault="005F2CAD">
          <w:pPr>
            <w:pStyle w:val="13"/>
            <w:rPr>
              <w:ins w:id="220" w:author="松山 ファミリー" w:date="2023-02-09T15:59:00Z"/>
              <w:rFonts w:eastAsiaTheme="minorEastAsia"/>
              <w:bCs w:val="0"/>
              <w:caps w:val="0"/>
              <w:noProof/>
              <w:sz w:val="21"/>
              <w:szCs w:val="24"/>
            </w:rPr>
          </w:pPr>
          <w:ins w:id="221"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"_Toc126851029"</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w:t>
            </w:r>
            <w:r>
              <w:rPr>
                <w:rFonts w:eastAsiaTheme="minorEastAsia"/>
                <w:bCs w:val="0"/>
                <w:caps w:val="0"/>
                <w:noProof/>
                <w:sz w:val="21"/>
                <w:szCs w:val="24"/>
              </w:rPr>
              <w:tab/>
            </w:r>
            <w:r w:rsidRPr="00463499">
              <w:rPr>
                <w:rStyle w:val="a9"/>
                <w:rFonts w:ascii="Times New Roman" w:eastAsia="ＭＳ 明朝" w:hAnsi="Times New Roman" w:cs="Times New Roman"/>
                <w:noProof/>
              </w:rPr>
              <w:t>結果・考察</w:t>
            </w:r>
            <w:r>
              <w:rPr>
                <w:noProof/>
                <w:webHidden/>
              </w:rPr>
              <w:tab/>
            </w:r>
            <w:r>
              <w:rPr>
                <w:noProof/>
                <w:webHidden/>
              </w:rPr>
              <w:fldChar w:fldCharType="begin"/>
            </w:r>
            <w:r>
              <w:rPr>
                <w:noProof/>
                <w:webHidden/>
              </w:rPr>
              <w:instrText xml:space="preserve"> PAGEREF _Toc126851029 \h </w:instrText>
            </w:r>
          </w:ins>
          <w:r>
            <w:rPr>
              <w:noProof/>
              <w:webHidden/>
            </w:rPr>
          </w:r>
          <w:r>
            <w:rPr>
              <w:noProof/>
              <w:webHidden/>
            </w:rPr>
            <w:fldChar w:fldCharType="separate"/>
          </w:r>
          <w:ins w:id="222" w:author="松山 ファミリー" w:date="2023-02-09T15:59:00Z">
            <w:r>
              <w:rPr>
                <w:noProof/>
                <w:webHidden/>
              </w:rPr>
              <w:t>44</w:t>
            </w:r>
            <w:r>
              <w:rPr>
                <w:noProof/>
                <w:webHidden/>
              </w:rPr>
              <w:fldChar w:fldCharType="end"/>
            </w:r>
            <w:r w:rsidRPr="00463499">
              <w:rPr>
                <w:rStyle w:val="a9"/>
                <w:noProof/>
              </w:rPr>
              <w:fldChar w:fldCharType="end"/>
            </w:r>
          </w:ins>
        </w:p>
        <w:p w14:paraId="791DCF23" w14:textId="49FDE3C4" w:rsidR="005F2CAD" w:rsidRDefault="005F2CAD">
          <w:pPr>
            <w:pStyle w:val="21"/>
            <w:tabs>
              <w:tab w:val="left" w:pos="840"/>
              <w:tab w:val="right" w:leader="dot" w:pos="8494"/>
            </w:tabs>
            <w:rPr>
              <w:ins w:id="223" w:author="松山 ファミリー" w:date="2023-02-09T15:59:00Z"/>
              <w:rFonts w:eastAsiaTheme="minorEastAsia"/>
              <w:smallCaps w:val="0"/>
              <w:noProof/>
              <w:sz w:val="21"/>
              <w:szCs w:val="24"/>
            </w:rPr>
          </w:pPr>
          <w:ins w:id="224"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"_Toc126851030"</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4.1.</w:t>
            </w:r>
            <w:r>
              <w:rPr>
                <w:rFonts w:eastAsiaTheme="minorEastAsia"/>
                <w:smallCaps w:val="0"/>
                <w:noProof/>
                <w:sz w:val="21"/>
                <w:szCs w:val="24"/>
              </w:rPr>
              <w:tab/>
            </w:r>
            <w:r w:rsidRPr="00463499">
              <w:rPr>
                <w:rStyle w:val="a9"/>
                <w:rFonts w:ascii="Times New Roman" w:eastAsia="ＭＳ 明朝" w:hAnsi="Times New Roman" w:cs="Times New Roman"/>
                <w:noProof/>
              </w:rPr>
              <w:t>塩基性酢酸ニッケルの合成について</w:t>
            </w:r>
            <w:r>
              <w:rPr>
                <w:noProof/>
                <w:webHidden/>
              </w:rPr>
              <w:tab/>
            </w:r>
            <w:r>
              <w:rPr>
                <w:noProof/>
                <w:webHidden/>
              </w:rPr>
              <w:fldChar w:fldCharType="begin"/>
            </w:r>
            <w:r>
              <w:rPr>
                <w:noProof/>
                <w:webHidden/>
              </w:rPr>
              <w:instrText xml:space="preserve"> PAGEREF _Toc126851030 \h </w:instrText>
            </w:r>
          </w:ins>
          <w:r>
            <w:rPr>
              <w:noProof/>
              <w:webHidden/>
            </w:rPr>
          </w:r>
          <w:r>
            <w:rPr>
              <w:noProof/>
              <w:webHidden/>
            </w:rPr>
            <w:fldChar w:fldCharType="separate"/>
          </w:r>
          <w:ins w:id="225" w:author="松山 ファミリー" w:date="2023-02-09T15:59:00Z">
            <w:r>
              <w:rPr>
                <w:noProof/>
                <w:webHidden/>
              </w:rPr>
              <w:t>44</w:t>
            </w:r>
            <w:r>
              <w:rPr>
                <w:noProof/>
                <w:webHidden/>
              </w:rPr>
              <w:fldChar w:fldCharType="end"/>
            </w:r>
            <w:r w:rsidRPr="00463499">
              <w:rPr>
                <w:rStyle w:val="a9"/>
                <w:noProof/>
              </w:rPr>
              <w:fldChar w:fldCharType="end"/>
            </w:r>
          </w:ins>
        </w:p>
        <w:p w14:paraId="07A062B6" w14:textId="5027DFC0" w:rsidR="005F2CAD" w:rsidRDefault="005F2CAD">
          <w:pPr>
            <w:pStyle w:val="31"/>
            <w:tabs>
              <w:tab w:val="left" w:pos="1260"/>
              <w:tab w:val="right" w:leader="dot" w:pos="8494"/>
            </w:tabs>
            <w:rPr>
              <w:ins w:id="226" w:author="松山 ファミリー" w:date="2023-02-09T15:59:00Z"/>
              <w:rFonts w:eastAsiaTheme="minorEastAsia"/>
              <w:iCs w:val="0"/>
              <w:noProof/>
              <w:sz w:val="21"/>
              <w:szCs w:val="24"/>
            </w:rPr>
          </w:pPr>
          <w:ins w:id="227"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"_Toc126851031"</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4.1.1.</w:t>
            </w:r>
            <w:r>
              <w:rPr>
                <w:rFonts w:eastAsiaTheme="minorEastAsia"/>
                <w:iCs w:val="0"/>
                <w:noProof/>
                <w:sz w:val="21"/>
                <w:szCs w:val="24"/>
              </w:rPr>
              <w:tab/>
            </w:r>
            <w:r w:rsidRPr="00463499">
              <w:rPr>
                <w:rStyle w:val="a9"/>
                <w:rFonts w:ascii="Times New Roman" w:eastAsia="ＭＳ 明朝" w:hAnsi="Times New Roman" w:cs="Times New Roman"/>
                <w:noProof/>
              </w:rPr>
              <w:t>220415Ni_OH_OAc</w:t>
            </w:r>
            <w:r w:rsidRPr="00463499">
              <w:rPr>
                <w:rStyle w:val="a9"/>
                <w:rFonts w:ascii="Times New Roman" w:eastAsia="ＭＳ 明朝" w:hAnsi="Times New Roman" w:cs="Times New Roman"/>
                <w:noProof/>
              </w:rPr>
              <w:t>の</w:t>
            </w:r>
            <w:r w:rsidRPr="00463499">
              <w:rPr>
                <w:rStyle w:val="a9"/>
                <w:rFonts w:ascii="Times New Roman" w:eastAsia="ＭＳ 明朝" w:hAnsi="Times New Roman" w:cs="Times New Roman"/>
                <w:noProof/>
              </w:rPr>
              <w:t>XRD</w:t>
            </w:r>
            <w:r w:rsidRPr="0046349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_Toc126851031 \h </w:instrText>
            </w:r>
          </w:ins>
          <w:r>
            <w:rPr>
              <w:noProof/>
              <w:webHidden/>
            </w:rPr>
          </w:r>
          <w:r>
            <w:rPr>
              <w:noProof/>
              <w:webHidden/>
            </w:rPr>
            <w:fldChar w:fldCharType="separate"/>
          </w:r>
          <w:ins w:id="228" w:author="松山 ファミリー" w:date="2023-02-09T15:59:00Z">
            <w:r>
              <w:rPr>
                <w:noProof/>
                <w:webHidden/>
              </w:rPr>
              <w:t>45</w:t>
            </w:r>
            <w:r>
              <w:rPr>
                <w:noProof/>
                <w:webHidden/>
              </w:rPr>
              <w:fldChar w:fldCharType="end"/>
            </w:r>
            <w:r w:rsidRPr="00463499">
              <w:rPr>
                <w:rStyle w:val="a9"/>
                <w:noProof/>
              </w:rPr>
              <w:fldChar w:fldCharType="end"/>
            </w:r>
          </w:ins>
        </w:p>
        <w:p w14:paraId="2EF7904C" w14:textId="6A010A5D" w:rsidR="005F2CAD" w:rsidRDefault="005F2CAD">
          <w:pPr>
            <w:pStyle w:val="31"/>
            <w:tabs>
              <w:tab w:val="left" w:pos="1260"/>
              <w:tab w:val="right" w:leader="dot" w:pos="8494"/>
            </w:tabs>
            <w:rPr>
              <w:ins w:id="229" w:author="松山 ファミリー" w:date="2023-02-09T15:59:00Z"/>
              <w:rFonts w:eastAsiaTheme="minorEastAsia"/>
              <w:iCs w:val="0"/>
              <w:noProof/>
              <w:sz w:val="21"/>
              <w:szCs w:val="24"/>
            </w:rPr>
          </w:pPr>
          <w:ins w:id="230"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"_Toc126851032"</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4.1.2.</w:t>
            </w:r>
            <w:r>
              <w:rPr>
                <w:rFonts w:eastAsiaTheme="minorEastAsia"/>
                <w:iCs w:val="0"/>
                <w:noProof/>
                <w:sz w:val="21"/>
                <w:szCs w:val="24"/>
              </w:rPr>
              <w:tab/>
            </w:r>
            <w:r w:rsidRPr="00463499">
              <w:rPr>
                <w:rStyle w:val="a9"/>
                <w:rFonts w:ascii="Times New Roman" w:eastAsia="ＭＳ 明朝" w:hAnsi="Times New Roman" w:cs="Times New Roman"/>
                <w:noProof/>
              </w:rPr>
              <w:t>220906Ni_OH_OAc</w:t>
            </w:r>
            <w:r w:rsidRPr="00463499">
              <w:rPr>
                <w:rStyle w:val="a9"/>
                <w:rFonts w:ascii="Times New Roman" w:eastAsia="ＭＳ 明朝" w:hAnsi="Times New Roman" w:cs="Times New Roman"/>
                <w:noProof/>
              </w:rPr>
              <w:t>の</w:t>
            </w:r>
            <w:r w:rsidRPr="00463499">
              <w:rPr>
                <w:rStyle w:val="a9"/>
                <w:rFonts w:ascii="Times New Roman" w:eastAsia="ＭＳ 明朝" w:hAnsi="Times New Roman" w:cs="Times New Roman"/>
                <w:noProof/>
              </w:rPr>
              <w:t>XRD</w:t>
            </w:r>
            <w:r w:rsidRPr="0046349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_Toc126851032 \h </w:instrText>
            </w:r>
          </w:ins>
          <w:r>
            <w:rPr>
              <w:noProof/>
              <w:webHidden/>
            </w:rPr>
          </w:r>
          <w:r>
            <w:rPr>
              <w:noProof/>
              <w:webHidden/>
            </w:rPr>
            <w:fldChar w:fldCharType="separate"/>
          </w:r>
          <w:ins w:id="231" w:author="松山 ファミリー" w:date="2023-02-09T15:59:00Z">
            <w:r>
              <w:rPr>
                <w:noProof/>
                <w:webHidden/>
              </w:rPr>
              <w:t>46</w:t>
            </w:r>
            <w:r>
              <w:rPr>
                <w:noProof/>
                <w:webHidden/>
              </w:rPr>
              <w:fldChar w:fldCharType="end"/>
            </w:r>
            <w:r w:rsidRPr="00463499">
              <w:rPr>
                <w:rStyle w:val="a9"/>
                <w:noProof/>
              </w:rPr>
              <w:fldChar w:fldCharType="end"/>
            </w:r>
          </w:ins>
        </w:p>
        <w:p w14:paraId="6A678594" w14:textId="4436EB87" w:rsidR="005F2CAD" w:rsidRDefault="005F2CAD">
          <w:pPr>
            <w:pStyle w:val="31"/>
            <w:tabs>
              <w:tab w:val="left" w:pos="1260"/>
              <w:tab w:val="right" w:leader="dot" w:pos="8494"/>
            </w:tabs>
            <w:rPr>
              <w:ins w:id="232" w:author="松山 ファミリー" w:date="2023-02-09T15:59:00Z"/>
              <w:rFonts w:eastAsiaTheme="minorEastAsia"/>
              <w:iCs w:val="0"/>
              <w:noProof/>
              <w:sz w:val="21"/>
              <w:szCs w:val="24"/>
            </w:rPr>
          </w:pPr>
          <w:ins w:id="233"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"_Toc126851033"</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4.1.3.</w:t>
            </w:r>
            <w:r>
              <w:rPr>
                <w:rFonts w:eastAsiaTheme="minorEastAsia"/>
                <w:iCs w:val="0"/>
                <w:noProof/>
                <w:sz w:val="21"/>
                <w:szCs w:val="24"/>
              </w:rPr>
              <w:tab/>
            </w:r>
            <w:r w:rsidRPr="00463499">
              <w:rPr>
                <w:rStyle w:val="a9"/>
                <w:rFonts w:ascii="Times New Roman" w:eastAsia="ＭＳ 明朝" w:hAnsi="Times New Roman" w:cs="Times New Roman"/>
                <w:noProof/>
              </w:rPr>
              <w:t>220914Ni_OH_OAc</w:t>
            </w:r>
            <w:r w:rsidRPr="00463499">
              <w:rPr>
                <w:rStyle w:val="a9"/>
                <w:rFonts w:ascii="Times New Roman" w:eastAsia="ＭＳ 明朝" w:hAnsi="Times New Roman" w:cs="Times New Roman"/>
                <w:noProof/>
              </w:rPr>
              <w:t>の</w:t>
            </w:r>
            <w:r w:rsidRPr="00463499">
              <w:rPr>
                <w:rStyle w:val="a9"/>
                <w:rFonts w:ascii="Times New Roman" w:eastAsia="ＭＳ 明朝" w:hAnsi="Times New Roman" w:cs="Times New Roman"/>
                <w:noProof/>
              </w:rPr>
              <w:t>XRD</w:t>
            </w:r>
            <w:r w:rsidRPr="0046349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_Toc126851033 \h </w:instrText>
            </w:r>
          </w:ins>
          <w:r>
            <w:rPr>
              <w:noProof/>
              <w:webHidden/>
            </w:rPr>
          </w:r>
          <w:r>
            <w:rPr>
              <w:noProof/>
              <w:webHidden/>
            </w:rPr>
            <w:fldChar w:fldCharType="separate"/>
          </w:r>
          <w:ins w:id="234" w:author="松山 ファミリー" w:date="2023-02-09T15:59:00Z">
            <w:r>
              <w:rPr>
                <w:noProof/>
                <w:webHidden/>
              </w:rPr>
              <w:t>47</w:t>
            </w:r>
            <w:r>
              <w:rPr>
                <w:noProof/>
                <w:webHidden/>
              </w:rPr>
              <w:fldChar w:fldCharType="end"/>
            </w:r>
            <w:r w:rsidRPr="00463499">
              <w:rPr>
                <w:rStyle w:val="a9"/>
                <w:noProof/>
              </w:rPr>
              <w:fldChar w:fldCharType="end"/>
            </w:r>
          </w:ins>
        </w:p>
        <w:p w14:paraId="207C7408" w14:textId="0FC7515D" w:rsidR="005F2CAD" w:rsidRDefault="005F2CAD">
          <w:pPr>
            <w:pStyle w:val="31"/>
            <w:tabs>
              <w:tab w:val="left" w:pos="1260"/>
              <w:tab w:val="right" w:leader="dot" w:pos="8494"/>
            </w:tabs>
            <w:rPr>
              <w:ins w:id="235" w:author="松山 ファミリー" w:date="2023-02-09T15:59:00Z"/>
              <w:rFonts w:eastAsiaTheme="minorEastAsia"/>
              <w:iCs w:val="0"/>
              <w:noProof/>
              <w:sz w:val="21"/>
              <w:szCs w:val="24"/>
            </w:rPr>
          </w:pPr>
          <w:ins w:id="236"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"_Toc126851034"</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4.1.4.</w:t>
            </w:r>
            <w:r>
              <w:rPr>
                <w:rFonts w:eastAsiaTheme="minorEastAsia"/>
                <w:iCs w:val="0"/>
                <w:noProof/>
                <w:sz w:val="21"/>
                <w:szCs w:val="24"/>
              </w:rPr>
              <w:tab/>
            </w:r>
            <w:r w:rsidRPr="00463499">
              <w:rPr>
                <w:rStyle w:val="a9"/>
                <w:rFonts w:ascii="Times New Roman" w:eastAsia="ＭＳ 明朝" w:hAnsi="Times New Roman" w:cs="Times New Roman"/>
                <w:noProof/>
              </w:rPr>
              <w:t>221003Ni_OH_OAc</w:t>
            </w:r>
            <w:r w:rsidRPr="00463499">
              <w:rPr>
                <w:rStyle w:val="a9"/>
                <w:rFonts w:ascii="Times New Roman" w:eastAsia="ＭＳ 明朝" w:hAnsi="Times New Roman" w:cs="Times New Roman"/>
                <w:noProof/>
              </w:rPr>
              <w:t>の</w:t>
            </w:r>
            <w:r w:rsidRPr="00463499">
              <w:rPr>
                <w:rStyle w:val="a9"/>
                <w:rFonts w:ascii="Times New Roman" w:eastAsia="ＭＳ 明朝" w:hAnsi="Times New Roman" w:cs="Times New Roman"/>
                <w:noProof/>
              </w:rPr>
              <w:t>XRD</w:t>
            </w:r>
            <w:r w:rsidRPr="0046349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_Toc126851034 \h </w:instrText>
            </w:r>
          </w:ins>
          <w:r>
            <w:rPr>
              <w:noProof/>
              <w:webHidden/>
            </w:rPr>
          </w:r>
          <w:r>
            <w:rPr>
              <w:noProof/>
              <w:webHidden/>
            </w:rPr>
            <w:fldChar w:fldCharType="separate"/>
          </w:r>
          <w:ins w:id="237" w:author="松山 ファミリー" w:date="2023-02-09T15:59:00Z">
            <w:r>
              <w:rPr>
                <w:noProof/>
                <w:webHidden/>
              </w:rPr>
              <w:t>48</w:t>
            </w:r>
            <w:r>
              <w:rPr>
                <w:noProof/>
                <w:webHidden/>
              </w:rPr>
              <w:fldChar w:fldCharType="end"/>
            </w:r>
            <w:r w:rsidRPr="00463499">
              <w:rPr>
                <w:rStyle w:val="a9"/>
                <w:noProof/>
              </w:rPr>
              <w:fldChar w:fldCharType="end"/>
            </w:r>
          </w:ins>
        </w:p>
        <w:p w14:paraId="617C14A5" w14:textId="1FE628A4" w:rsidR="005F2CAD" w:rsidRDefault="005F2CAD">
          <w:pPr>
            <w:pStyle w:val="31"/>
            <w:tabs>
              <w:tab w:val="left" w:pos="1260"/>
              <w:tab w:val="right" w:leader="dot" w:pos="8494"/>
            </w:tabs>
            <w:rPr>
              <w:ins w:id="238" w:author="松山 ファミリー" w:date="2023-02-09T15:59:00Z"/>
              <w:rFonts w:eastAsiaTheme="minorEastAsia"/>
              <w:iCs w:val="0"/>
              <w:noProof/>
              <w:sz w:val="21"/>
              <w:szCs w:val="24"/>
            </w:rPr>
          </w:pPr>
          <w:ins w:id="239"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"_Toc126851035"</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4.1.5.</w:t>
            </w:r>
            <w:r>
              <w:rPr>
                <w:rFonts w:eastAsiaTheme="minorEastAsia"/>
                <w:iCs w:val="0"/>
                <w:noProof/>
                <w:sz w:val="21"/>
                <w:szCs w:val="24"/>
              </w:rPr>
              <w:tab/>
            </w:r>
            <w:r w:rsidRPr="00463499">
              <w:rPr>
                <w:rStyle w:val="a9"/>
                <w:rFonts w:ascii="Times New Roman" w:eastAsia="ＭＳ 明朝" w:hAnsi="Times New Roman" w:cs="Times New Roman"/>
                <w:noProof/>
              </w:rPr>
              <w:t>221006Ni_OH_OAc</w:t>
            </w:r>
            <w:r w:rsidRPr="00463499">
              <w:rPr>
                <w:rStyle w:val="a9"/>
                <w:rFonts w:ascii="Times New Roman" w:eastAsia="ＭＳ 明朝" w:hAnsi="Times New Roman" w:cs="Times New Roman"/>
                <w:noProof/>
              </w:rPr>
              <w:t>の</w:t>
            </w:r>
            <w:r w:rsidRPr="00463499">
              <w:rPr>
                <w:rStyle w:val="a9"/>
                <w:rFonts w:ascii="Times New Roman" w:eastAsia="ＭＳ 明朝" w:hAnsi="Times New Roman" w:cs="Times New Roman"/>
                <w:noProof/>
              </w:rPr>
              <w:t>XRD</w:t>
            </w:r>
            <w:r w:rsidRPr="0046349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_Toc126851035 \h </w:instrText>
            </w:r>
          </w:ins>
          <w:r>
            <w:rPr>
              <w:noProof/>
              <w:webHidden/>
            </w:rPr>
          </w:r>
          <w:r>
            <w:rPr>
              <w:noProof/>
              <w:webHidden/>
            </w:rPr>
            <w:fldChar w:fldCharType="separate"/>
          </w:r>
          <w:ins w:id="240" w:author="松山 ファミリー" w:date="2023-02-09T15:59:00Z">
            <w:r>
              <w:rPr>
                <w:noProof/>
                <w:webHidden/>
              </w:rPr>
              <w:t>49</w:t>
            </w:r>
            <w:r>
              <w:rPr>
                <w:noProof/>
                <w:webHidden/>
              </w:rPr>
              <w:fldChar w:fldCharType="end"/>
            </w:r>
            <w:r w:rsidRPr="00463499">
              <w:rPr>
                <w:rStyle w:val="a9"/>
                <w:noProof/>
              </w:rPr>
              <w:fldChar w:fldCharType="end"/>
            </w:r>
          </w:ins>
        </w:p>
        <w:p w14:paraId="7030F18E" w14:textId="370014CA" w:rsidR="005F2CAD" w:rsidRDefault="005F2CAD">
          <w:pPr>
            <w:pStyle w:val="31"/>
            <w:tabs>
              <w:tab w:val="left" w:pos="1260"/>
              <w:tab w:val="right" w:leader="dot" w:pos="8494"/>
            </w:tabs>
            <w:rPr>
              <w:ins w:id="241" w:author="松山 ファミリー" w:date="2023-02-09T15:59:00Z"/>
              <w:rFonts w:eastAsiaTheme="minorEastAsia"/>
              <w:iCs w:val="0"/>
              <w:noProof/>
              <w:sz w:val="21"/>
              <w:szCs w:val="24"/>
            </w:rPr>
          </w:pPr>
          <w:ins w:id="242"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"_Toc126851036"</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4.1.6.</w:t>
            </w:r>
            <w:r>
              <w:rPr>
                <w:rFonts w:eastAsiaTheme="minorEastAsia"/>
                <w:iCs w:val="0"/>
                <w:noProof/>
                <w:sz w:val="21"/>
                <w:szCs w:val="24"/>
              </w:rPr>
              <w:tab/>
            </w:r>
            <w:r w:rsidRPr="00463499">
              <w:rPr>
                <w:rStyle w:val="a9"/>
                <w:rFonts w:ascii="Times New Roman" w:eastAsia="ＭＳ 明朝" w:hAnsi="Times New Roman" w:cs="Times New Roman"/>
                <w:noProof/>
              </w:rPr>
              <w:t>221128Ni_OH_OAc</w:t>
            </w:r>
            <w:r w:rsidRPr="00463499">
              <w:rPr>
                <w:rStyle w:val="a9"/>
                <w:rFonts w:ascii="Times New Roman" w:eastAsia="ＭＳ 明朝" w:hAnsi="Times New Roman" w:cs="Times New Roman"/>
                <w:noProof/>
              </w:rPr>
              <w:t>の</w:t>
            </w:r>
            <w:r w:rsidRPr="00463499">
              <w:rPr>
                <w:rStyle w:val="a9"/>
                <w:rFonts w:ascii="Times New Roman" w:eastAsia="ＭＳ 明朝" w:hAnsi="Times New Roman" w:cs="Times New Roman"/>
                <w:noProof/>
              </w:rPr>
              <w:t>XRD</w:t>
            </w:r>
            <w:r w:rsidRPr="0046349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_Toc126851036 \h </w:instrText>
            </w:r>
          </w:ins>
          <w:r>
            <w:rPr>
              <w:noProof/>
              <w:webHidden/>
            </w:rPr>
          </w:r>
          <w:r>
            <w:rPr>
              <w:noProof/>
              <w:webHidden/>
            </w:rPr>
            <w:fldChar w:fldCharType="separate"/>
          </w:r>
          <w:ins w:id="243" w:author="松山 ファミリー" w:date="2023-02-09T15:59:00Z">
            <w:r>
              <w:rPr>
                <w:noProof/>
                <w:webHidden/>
              </w:rPr>
              <w:t>50</w:t>
            </w:r>
            <w:r>
              <w:rPr>
                <w:noProof/>
                <w:webHidden/>
              </w:rPr>
              <w:fldChar w:fldCharType="end"/>
            </w:r>
            <w:r w:rsidRPr="00463499">
              <w:rPr>
                <w:rStyle w:val="a9"/>
                <w:noProof/>
              </w:rPr>
              <w:fldChar w:fldCharType="end"/>
            </w:r>
          </w:ins>
        </w:p>
        <w:p w14:paraId="20AFB8D8" w14:textId="22BCEDF9" w:rsidR="005F2CAD" w:rsidRDefault="005F2CAD">
          <w:pPr>
            <w:pStyle w:val="31"/>
            <w:tabs>
              <w:tab w:val="left" w:pos="1260"/>
              <w:tab w:val="right" w:leader="dot" w:pos="8494"/>
            </w:tabs>
            <w:rPr>
              <w:ins w:id="244" w:author="松山 ファミリー" w:date="2023-02-09T15:59:00Z"/>
              <w:rFonts w:eastAsiaTheme="minorEastAsia"/>
              <w:iCs w:val="0"/>
              <w:noProof/>
              <w:sz w:val="21"/>
              <w:szCs w:val="24"/>
            </w:rPr>
          </w:pPr>
          <w:ins w:id="245"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"_Toc126851037"</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4.1.7.</w:t>
            </w:r>
            <w:r>
              <w:rPr>
                <w:rFonts w:eastAsiaTheme="minorEastAsia"/>
                <w:iCs w:val="0"/>
                <w:noProof/>
                <w:sz w:val="21"/>
                <w:szCs w:val="24"/>
              </w:rPr>
              <w:tab/>
            </w:r>
            <w:r w:rsidRPr="00463499">
              <w:rPr>
                <w:rStyle w:val="a9"/>
                <w:rFonts w:ascii="Times New Roman" w:eastAsia="ＭＳ 明朝" w:hAnsi="Times New Roman" w:cs="Times New Roman"/>
                <w:noProof/>
              </w:rPr>
              <w:t>221219Ni_OH_OAc</w:t>
            </w:r>
            <w:r w:rsidRPr="00463499">
              <w:rPr>
                <w:rStyle w:val="a9"/>
                <w:rFonts w:ascii="Times New Roman" w:eastAsia="ＭＳ 明朝" w:hAnsi="Times New Roman" w:cs="Times New Roman"/>
                <w:noProof/>
              </w:rPr>
              <w:t>の</w:t>
            </w:r>
            <w:r w:rsidRPr="00463499">
              <w:rPr>
                <w:rStyle w:val="a9"/>
                <w:rFonts w:ascii="Times New Roman" w:eastAsia="ＭＳ 明朝" w:hAnsi="Times New Roman" w:cs="Times New Roman"/>
                <w:noProof/>
              </w:rPr>
              <w:t>XRD</w:t>
            </w:r>
            <w:r w:rsidRPr="0046349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_Toc126851037 \h </w:instrText>
            </w:r>
          </w:ins>
          <w:r>
            <w:rPr>
              <w:noProof/>
              <w:webHidden/>
            </w:rPr>
          </w:r>
          <w:r>
            <w:rPr>
              <w:noProof/>
              <w:webHidden/>
            </w:rPr>
            <w:fldChar w:fldCharType="separate"/>
          </w:r>
          <w:ins w:id="246" w:author="松山 ファミリー" w:date="2023-02-09T15:59:00Z">
            <w:r>
              <w:rPr>
                <w:noProof/>
                <w:webHidden/>
              </w:rPr>
              <w:t>51</w:t>
            </w:r>
            <w:r>
              <w:rPr>
                <w:noProof/>
                <w:webHidden/>
              </w:rPr>
              <w:fldChar w:fldCharType="end"/>
            </w:r>
            <w:r w:rsidRPr="00463499">
              <w:rPr>
                <w:rStyle w:val="a9"/>
                <w:noProof/>
              </w:rPr>
              <w:fldChar w:fldCharType="end"/>
            </w:r>
          </w:ins>
        </w:p>
        <w:p w14:paraId="1052EB72" w14:textId="50461E37" w:rsidR="005F2CAD" w:rsidRDefault="005F2CAD">
          <w:pPr>
            <w:pStyle w:val="21"/>
            <w:tabs>
              <w:tab w:val="left" w:pos="840"/>
              <w:tab w:val="right" w:leader="dot" w:pos="8494"/>
            </w:tabs>
            <w:rPr>
              <w:ins w:id="247" w:author="松山 ファミリー" w:date="2023-02-09T15:59:00Z"/>
              <w:rFonts w:eastAsiaTheme="minorEastAsia"/>
              <w:smallCaps w:val="0"/>
              <w:noProof/>
              <w:sz w:val="21"/>
              <w:szCs w:val="24"/>
            </w:rPr>
          </w:pPr>
          <w:ins w:id="248"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"_Toc126851038"</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4.2.</w:t>
            </w:r>
            <w:r>
              <w:rPr>
                <w:rFonts w:eastAsiaTheme="minorEastAsia"/>
                <w:smallCaps w:val="0"/>
                <w:noProof/>
                <w:sz w:val="21"/>
                <w:szCs w:val="24"/>
              </w:rPr>
              <w:tab/>
            </w:r>
            <w:r w:rsidRPr="00463499">
              <w:rPr>
                <w:rStyle w:val="a9"/>
                <w:rFonts w:ascii="Times New Roman" w:eastAsia="ＭＳ 明朝" w:hAnsi="Times New Roman" w:cs="Times New Roman"/>
                <w:noProof/>
              </w:rPr>
              <w:t>イオン交換について</w:t>
            </w:r>
            <w:r>
              <w:rPr>
                <w:noProof/>
                <w:webHidden/>
              </w:rPr>
              <w:tab/>
            </w:r>
            <w:r>
              <w:rPr>
                <w:noProof/>
                <w:webHidden/>
              </w:rPr>
              <w:fldChar w:fldCharType="begin"/>
            </w:r>
            <w:r>
              <w:rPr>
                <w:noProof/>
                <w:webHidden/>
              </w:rPr>
              <w:instrText xml:space="preserve"> PAGEREF _Toc126851038 \h </w:instrText>
            </w:r>
          </w:ins>
          <w:r>
            <w:rPr>
              <w:noProof/>
              <w:webHidden/>
            </w:rPr>
          </w:r>
          <w:r>
            <w:rPr>
              <w:noProof/>
              <w:webHidden/>
            </w:rPr>
            <w:fldChar w:fldCharType="separate"/>
          </w:r>
          <w:ins w:id="249" w:author="松山 ファミリー" w:date="2023-02-09T15:59:00Z">
            <w:r>
              <w:rPr>
                <w:noProof/>
                <w:webHidden/>
              </w:rPr>
              <w:t>52</w:t>
            </w:r>
            <w:r>
              <w:rPr>
                <w:noProof/>
                <w:webHidden/>
              </w:rPr>
              <w:fldChar w:fldCharType="end"/>
            </w:r>
            <w:r w:rsidRPr="00463499">
              <w:rPr>
                <w:rStyle w:val="a9"/>
                <w:noProof/>
              </w:rPr>
              <w:fldChar w:fldCharType="end"/>
            </w:r>
          </w:ins>
        </w:p>
        <w:p w14:paraId="581F3800" w14:textId="35892D48" w:rsidR="005F2CAD" w:rsidRDefault="005F2CAD">
          <w:pPr>
            <w:pStyle w:val="31"/>
            <w:tabs>
              <w:tab w:val="left" w:pos="1260"/>
              <w:tab w:val="right" w:leader="dot" w:pos="8494"/>
            </w:tabs>
            <w:rPr>
              <w:ins w:id="250" w:author="松山 ファミリー" w:date="2023-02-09T15:59:00Z"/>
              <w:rFonts w:eastAsiaTheme="minorEastAsia"/>
              <w:iCs w:val="0"/>
              <w:noProof/>
              <w:sz w:val="21"/>
              <w:szCs w:val="24"/>
            </w:rPr>
          </w:pPr>
          <w:ins w:id="251"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"_Toc126851039"</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4.2.1.</w:t>
            </w:r>
            <w:r>
              <w:rPr>
                <w:rFonts w:eastAsiaTheme="minorEastAsia"/>
                <w:iCs w:val="0"/>
                <w:noProof/>
                <w:sz w:val="21"/>
                <w:szCs w:val="24"/>
              </w:rPr>
              <w:tab/>
            </w:r>
            <w:r w:rsidRPr="00463499">
              <w:rPr>
                <w:rStyle w:val="a9"/>
                <w:rFonts w:ascii="Times New Roman" w:eastAsia="ＭＳ 明朝" w:hAnsi="Times New Roman" w:cs="Times New Roman"/>
                <w:noProof/>
              </w:rPr>
              <w:t>220415Ni_OH_DS</w:t>
            </w:r>
            <w:r w:rsidRPr="00463499">
              <w:rPr>
                <w:rStyle w:val="a9"/>
                <w:rFonts w:ascii="Times New Roman" w:eastAsia="ＭＳ 明朝" w:hAnsi="Times New Roman" w:cs="Times New Roman"/>
                <w:noProof/>
              </w:rPr>
              <w:t>の</w:t>
            </w:r>
            <w:r w:rsidRPr="00463499">
              <w:rPr>
                <w:rStyle w:val="a9"/>
                <w:rFonts w:ascii="Times New Roman" w:eastAsia="ＭＳ 明朝" w:hAnsi="Times New Roman" w:cs="Times New Roman"/>
                <w:noProof/>
              </w:rPr>
              <w:t>XRD</w:t>
            </w:r>
            <w:r w:rsidRPr="0046349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_Toc126851039 \h </w:instrText>
            </w:r>
          </w:ins>
          <w:r>
            <w:rPr>
              <w:noProof/>
              <w:webHidden/>
            </w:rPr>
          </w:r>
          <w:r>
            <w:rPr>
              <w:noProof/>
              <w:webHidden/>
            </w:rPr>
            <w:fldChar w:fldCharType="separate"/>
          </w:r>
          <w:ins w:id="252" w:author="松山 ファミリー" w:date="2023-02-09T15:59:00Z">
            <w:r>
              <w:rPr>
                <w:noProof/>
                <w:webHidden/>
              </w:rPr>
              <w:t>52</w:t>
            </w:r>
            <w:r>
              <w:rPr>
                <w:noProof/>
                <w:webHidden/>
              </w:rPr>
              <w:fldChar w:fldCharType="end"/>
            </w:r>
            <w:r w:rsidRPr="00463499">
              <w:rPr>
                <w:rStyle w:val="a9"/>
                <w:noProof/>
              </w:rPr>
              <w:fldChar w:fldCharType="end"/>
            </w:r>
          </w:ins>
        </w:p>
        <w:p w14:paraId="40B42BB2" w14:textId="144783D7" w:rsidR="005F2CAD" w:rsidRDefault="005F2CAD">
          <w:pPr>
            <w:pStyle w:val="31"/>
            <w:tabs>
              <w:tab w:val="left" w:pos="1260"/>
              <w:tab w:val="right" w:leader="dot" w:pos="8494"/>
            </w:tabs>
            <w:rPr>
              <w:ins w:id="253" w:author="松山 ファミリー" w:date="2023-02-09T15:59:00Z"/>
              <w:rFonts w:eastAsiaTheme="minorEastAsia"/>
              <w:iCs w:val="0"/>
              <w:noProof/>
              <w:sz w:val="21"/>
              <w:szCs w:val="24"/>
            </w:rPr>
          </w:pPr>
          <w:ins w:id="254"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"_Toc126851040"</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4.2.2.</w:t>
            </w:r>
            <w:r>
              <w:rPr>
                <w:rFonts w:eastAsiaTheme="minorEastAsia"/>
                <w:iCs w:val="0"/>
                <w:noProof/>
                <w:sz w:val="21"/>
                <w:szCs w:val="24"/>
              </w:rPr>
              <w:tab/>
            </w:r>
            <w:r w:rsidRPr="00463499">
              <w:rPr>
                <w:rStyle w:val="a9"/>
                <w:rFonts w:ascii="Times New Roman" w:eastAsia="ＭＳ 明朝" w:hAnsi="Times New Roman" w:cs="Times New Roman"/>
                <w:noProof/>
              </w:rPr>
              <w:t>220906Ni_OH_DS</w:t>
            </w:r>
            <w:r w:rsidRPr="00463499">
              <w:rPr>
                <w:rStyle w:val="a9"/>
                <w:rFonts w:ascii="Times New Roman" w:eastAsia="ＭＳ 明朝" w:hAnsi="Times New Roman" w:cs="Times New Roman"/>
                <w:noProof/>
              </w:rPr>
              <w:t>の</w:t>
            </w:r>
            <w:r w:rsidRPr="00463499">
              <w:rPr>
                <w:rStyle w:val="a9"/>
                <w:rFonts w:ascii="Times New Roman" w:eastAsia="ＭＳ 明朝" w:hAnsi="Times New Roman" w:cs="Times New Roman"/>
                <w:noProof/>
              </w:rPr>
              <w:t>XRD</w:t>
            </w:r>
            <w:r w:rsidRPr="0046349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_Toc126851040 \h </w:instrText>
            </w:r>
          </w:ins>
          <w:r>
            <w:rPr>
              <w:noProof/>
              <w:webHidden/>
            </w:rPr>
          </w:r>
          <w:r>
            <w:rPr>
              <w:noProof/>
              <w:webHidden/>
            </w:rPr>
            <w:fldChar w:fldCharType="separate"/>
          </w:r>
          <w:ins w:id="255" w:author="松山 ファミリー" w:date="2023-02-09T15:59:00Z">
            <w:r>
              <w:rPr>
                <w:noProof/>
                <w:webHidden/>
              </w:rPr>
              <w:t>53</w:t>
            </w:r>
            <w:r>
              <w:rPr>
                <w:noProof/>
                <w:webHidden/>
              </w:rPr>
              <w:fldChar w:fldCharType="end"/>
            </w:r>
            <w:r w:rsidRPr="00463499">
              <w:rPr>
                <w:rStyle w:val="a9"/>
                <w:noProof/>
              </w:rPr>
              <w:fldChar w:fldCharType="end"/>
            </w:r>
          </w:ins>
        </w:p>
        <w:p w14:paraId="5AFD2161" w14:textId="5A615BFA" w:rsidR="005F2CAD" w:rsidRDefault="005F2CAD">
          <w:pPr>
            <w:pStyle w:val="31"/>
            <w:tabs>
              <w:tab w:val="left" w:pos="1260"/>
              <w:tab w:val="right" w:leader="dot" w:pos="8494"/>
            </w:tabs>
            <w:rPr>
              <w:ins w:id="256" w:author="松山 ファミリー" w:date="2023-02-09T15:59:00Z"/>
              <w:rFonts w:eastAsiaTheme="minorEastAsia"/>
              <w:iCs w:val="0"/>
              <w:noProof/>
              <w:sz w:val="21"/>
              <w:szCs w:val="24"/>
            </w:rPr>
          </w:pPr>
          <w:ins w:id="257"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"_Toc126851041"</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4.2.3.</w:t>
            </w:r>
            <w:r>
              <w:rPr>
                <w:rFonts w:eastAsiaTheme="minorEastAsia"/>
                <w:iCs w:val="0"/>
                <w:noProof/>
                <w:sz w:val="21"/>
                <w:szCs w:val="24"/>
              </w:rPr>
              <w:tab/>
            </w:r>
            <w:r w:rsidRPr="00463499">
              <w:rPr>
                <w:rStyle w:val="a9"/>
                <w:rFonts w:ascii="Times New Roman" w:eastAsia="ＭＳ 明朝" w:hAnsi="Times New Roman" w:cs="Times New Roman"/>
                <w:noProof/>
              </w:rPr>
              <w:t>220914Ni_OH_DS</w:t>
            </w:r>
            <w:r w:rsidRPr="00463499">
              <w:rPr>
                <w:rStyle w:val="a9"/>
                <w:rFonts w:ascii="Times New Roman" w:eastAsia="ＭＳ 明朝" w:hAnsi="Times New Roman" w:cs="Times New Roman"/>
                <w:noProof/>
              </w:rPr>
              <w:t>の</w:t>
            </w:r>
            <w:r w:rsidRPr="00463499">
              <w:rPr>
                <w:rStyle w:val="a9"/>
                <w:rFonts w:ascii="Times New Roman" w:eastAsia="ＭＳ 明朝" w:hAnsi="Times New Roman" w:cs="Times New Roman"/>
                <w:noProof/>
              </w:rPr>
              <w:t>XRD</w:t>
            </w:r>
            <w:r w:rsidRPr="0046349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_Toc126851041 \h </w:instrText>
            </w:r>
          </w:ins>
          <w:r>
            <w:rPr>
              <w:noProof/>
              <w:webHidden/>
            </w:rPr>
          </w:r>
          <w:r>
            <w:rPr>
              <w:noProof/>
              <w:webHidden/>
            </w:rPr>
            <w:fldChar w:fldCharType="separate"/>
          </w:r>
          <w:ins w:id="258" w:author="松山 ファミリー" w:date="2023-02-09T15:59:00Z">
            <w:r>
              <w:rPr>
                <w:noProof/>
                <w:webHidden/>
              </w:rPr>
              <w:t>53</w:t>
            </w:r>
            <w:r>
              <w:rPr>
                <w:noProof/>
                <w:webHidden/>
              </w:rPr>
              <w:fldChar w:fldCharType="end"/>
            </w:r>
            <w:r w:rsidRPr="00463499">
              <w:rPr>
                <w:rStyle w:val="a9"/>
                <w:noProof/>
              </w:rPr>
              <w:fldChar w:fldCharType="end"/>
            </w:r>
          </w:ins>
        </w:p>
        <w:p w14:paraId="3BF67EA6" w14:textId="6DE8AD32" w:rsidR="005F2CAD" w:rsidRDefault="005F2CAD">
          <w:pPr>
            <w:pStyle w:val="21"/>
            <w:tabs>
              <w:tab w:val="left" w:pos="840"/>
              <w:tab w:val="right" w:leader="dot" w:pos="8494"/>
            </w:tabs>
            <w:rPr>
              <w:ins w:id="259" w:author="松山 ファミリー" w:date="2023-02-09T15:59:00Z"/>
              <w:rFonts w:eastAsiaTheme="minorEastAsia"/>
              <w:smallCaps w:val="0"/>
              <w:noProof/>
              <w:sz w:val="21"/>
              <w:szCs w:val="24"/>
            </w:rPr>
          </w:pPr>
          <w:ins w:id="260"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"_Toc126851042"</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4.3.</w:t>
            </w:r>
            <w:r>
              <w:rPr>
                <w:rFonts w:eastAsiaTheme="minorEastAsia"/>
                <w:smallCaps w:val="0"/>
                <w:noProof/>
                <w:sz w:val="21"/>
                <w:szCs w:val="24"/>
              </w:rPr>
              <w:tab/>
            </w:r>
            <w:r w:rsidRPr="00463499">
              <w:rPr>
                <w:rStyle w:val="a9"/>
                <w:rFonts w:ascii="Times New Roman" w:eastAsia="ＭＳ 明朝" w:hAnsi="Times New Roman" w:cs="Times New Roman"/>
                <w:noProof/>
              </w:rPr>
              <w:t>サイクリックボルタンメトリー</w:t>
            </w:r>
            <w:r w:rsidRPr="00463499">
              <w:rPr>
                <w:rStyle w:val="a9"/>
                <w:rFonts w:ascii="Times New Roman" w:eastAsia="ＭＳ 明朝" w:hAnsi="Times New Roman" w:cs="Times New Roman"/>
                <w:noProof/>
              </w:rPr>
              <w:t>(CV)</w:t>
            </w:r>
            <w:r w:rsidRPr="00463499">
              <w:rPr>
                <w:rStyle w:val="a9"/>
                <w:rFonts w:ascii="Times New Roman" w:eastAsia="ＭＳ 明朝" w:hAnsi="Times New Roman" w:cs="Times New Roman"/>
                <w:noProof/>
              </w:rPr>
              <w:t>測定について</w:t>
            </w:r>
            <w:r>
              <w:rPr>
                <w:noProof/>
                <w:webHidden/>
              </w:rPr>
              <w:tab/>
            </w:r>
            <w:r>
              <w:rPr>
                <w:noProof/>
                <w:webHidden/>
              </w:rPr>
              <w:fldChar w:fldCharType="begin"/>
            </w:r>
            <w:r>
              <w:rPr>
                <w:noProof/>
                <w:webHidden/>
              </w:rPr>
              <w:instrText xml:space="preserve"> PAGEREF _Toc126851042 \h </w:instrText>
            </w:r>
          </w:ins>
          <w:r>
            <w:rPr>
              <w:noProof/>
              <w:webHidden/>
            </w:rPr>
          </w:r>
          <w:r>
            <w:rPr>
              <w:noProof/>
              <w:webHidden/>
            </w:rPr>
            <w:fldChar w:fldCharType="separate"/>
          </w:r>
          <w:ins w:id="261" w:author="松山 ファミリー" w:date="2023-02-09T15:59:00Z">
            <w:r>
              <w:rPr>
                <w:noProof/>
                <w:webHidden/>
              </w:rPr>
              <w:t>54</w:t>
            </w:r>
            <w:r>
              <w:rPr>
                <w:noProof/>
                <w:webHidden/>
              </w:rPr>
              <w:fldChar w:fldCharType="end"/>
            </w:r>
            <w:r w:rsidRPr="00463499">
              <w:rPr>
                <w:rStyle w:val="a9"/>
                <w:noProof/>
              </w:rPr>
              <w:fldChar w:fldCharType="end"/>
            </w:r>
          </w:ins>
        </w:p>
        <w:p w14:paraId="7A657C2B" w14:textId="4393EA19" w:rsidR="005F2CAD" w:rsidRDefault="005F2CAD">
          <w:pPr>
            <w:pStyle w:val="31"/>
            <w:tabs>
              <w:tab w:val="left" w:pos="1260"/>
              <w:tab w:val="right" w:leader="dot" w:pos="8494"/>
            </w:tabs>
            <w:rPr>
              <w:ins w:id="262" w:author="松山 ファミリー" w:date="2023-02-09T15:59:00Z"/>
              <w:rFonts w:eastAsiaTheme="minorEastAsia"/>
              <w:iCs w:val="0"/>
              <w:noProof/>
              <w:sz w:val="21"/>
              <w:szCs w:val="24"/>
            </w:rPr>
          </w:pPr>
          <w:ins w:id="263"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"_Toc126851043"</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4.3.1.</w:t>
            </w:r>
            <w:r>
              <w:rPr>
                <w:rFonts w:eastAsiaTheme="minorEastAsia"/>
                <w:iCs w:val="0"/>
                <w:noProof/>
                <w:sz w:val="21"/>
                <w:szCs w:val="24"/>
              </w:rPr>
              <w:tab/>
            </w:r>
            <w:r w:rsidRPr="00463499">
              <w:rPr>
                <w:rStyle w:val="a9"/>
                <w:rFonts w:ascii="Times New Roman" w:eastAsia="ＭＳ 明朝" w:hAnsi="Times New Roman" w:cs="Times New Roman"/>
                <w:noProof/>
              </w:rPr>
              <w:t>220415CP_para5μL CV</w:t>
            </w:r>
            <w:r w:rsidRPr="0046349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_Toc126851043 \h </w:instrText>
            </w:r>
          </w:ins>
          <w:r>
            <w:rPr>
              <w:noProof/>
              <w:webHidden/>
            </w:rPr>
          </w:r>
          <w:r>
            <w:rPr>
              <w:noProof/>
              <w:webHidden/>
            </w:rPr>
            <w:fldChar w:fldCharType="separate"/>
          </w:r>
          <w:ins w:id="264" w:author="松山 ファミリー" w:date="2023-02-09T15:59:00Z">
            <w:r>
              <w:rPr>
                <w:noProof/>
                <w:webHidden/>
              </w:rPr>
              <w:t>54</w:t>
            </w:r>
            <w:r>
              <w:rPr>
                <w:noProof/>
                <w:webHidden/>
              </w:rPr>
              <w:fldChar w:fldCharType="end"/>
            </w:r>
            <w:r w:rsidRPr="00463499">
              <w:rPr>
                <w:rStyle w:val="a9"/>
                <w:noProof/>
              </w:rPr>
              <w:fldChar w:fldCharType="end"/>
            </w:r>
          </w:ins>
        </w:p>
        <w:p w14:paraId="225983F8" w14:textId="47FD433B" w:rsidR="005F2CAD" w:rsidRDefault="005F2CAD">
          <w:pPr>
            <w:pStyle w:val="31"/>
            <w:tabs>
              <w:tab w:val="left" w:pos="1260"/>
              <w:tab w:val="right" w:leader="dot" w:pos="8494"/>
            </w:tabs>
            <w:rPr>
              <w:ins w:id="265" w:author="松山 ファミリー" w:date="2023-02-09T15:59:00Z"/>
              <w:rFonts w:eastAsiaTheme="minorEastAsia"/>
              <w:iCs w:val="0"/>
              <w:noProof/>
              <w:sz w:val="21"/>
              <w:szCs w:val="24"/>
            </w:rPr>
          </w:pPr>
          <w:ins w:id="266"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"_Toc126851044"</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4.3.2.</w:t>
            </w:r>
            <w:r>
              <w:rPr>
                <w:rFonts w:eastAsiaTheme="minorEastAsia"/>
                <w:iCs w:val="0"/>
                <w:noProof/>
                <w:sz w:val="21"/>
                <w:szCs w:val="24"/>
              </w:rPr>
              <w:tab/>
            </w:r>
            <w:r w:rsidRPr="00463499">
              <w:rPr>
                <w:rStyle w:val="a9"/>
                <w:rFonts w:ascii="Times New Roman" w:eastAsia="ＭＳ 明朝" w:hAnsi="Times New Roman" w:cs="Times New Roman"/>
                <w:noProof/>
              </w:rPr>
              <w:t>220415Cast_1_1</w:t>
            </w:r>
            <w:r w:rsidRPr="00463499">
              <w:rPr>
                <w:rStyle w:val="a9"/>
                <w:rFonts w:ascii="Times New Roman" w:eastAsia="ＭＳ 明朝" w:hAnsi="Times New Roman" w:cs="Times New Roman"/>
                <w:noProof/>
              </w:rPr>
              <w:t>回目</w:t>
            </w:r>
            <w:r w:rsidRPr="00463499">
              <w:rPr>
                <w:rStyle w:val="a9"/>
                <w:rFonts w:ascii="Times New Roman" w:eastAsia="ＭＳ 明朝" w:hAnsi="Times New Roman" w:cs="Times New Roman"/>
                <w:noProof/>
              </w:rPr>
              <w:t xml:space="preserve"> CV</w:t>
            </w:r>
            <w:r w:rsidRPr="0046349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_Toc126851044 \h </w:instrText>
            </w:r>
          </w:ins>
          <w:r>
            <w:rPr>
              <w:noProof/>
              <w:webHidden/>
            </w:rPr>
          </w:r>
          <w:r>
            <w:rPr>
              <w:noProof/>
              <w:webHidden/>
            </w:rPr>
            <w:fldChar w:fldCharType="separate"/>
          </w:r>
          <w:ins w:id="267" w:author="松山 ファミリー" w:date="2023-02-09T15:59:00Z">
            <w:r>
              <w:rPr>
                <w:noProof/>
                <w:webHidden/>
              </w:rPr>
              <w:t>55</w:t>
            </w:r>
            <w:r>
              <w:rPr>
                <w:noProof/>
                <w:webHidden/>
              </w:rPr>
              <w:fldChar w:fldCharType="end"/>
            </w:r>
            <w:r w:rsidRPr="00463499">
              <w:rPr>
                <w:rStyle w:val="a9"/>
                <w:noProof/>
              </w:rPr>
              <w:fldChar w:fldCharType="end"/>
            </w:r>
          </w:ins>
        </w:p>
        <w:p w14:paraId="5F288ECB" w14:textId="366E2D64" w:rsidR="005F2CAD" w:rsidRDefault="005F2CAD">
          <w:pPr>
            <w:pStyle w:val="31"/>
            <w:tabs>
              <w:tab w:val="left" w:pos="1260"/>
              <w:tab w:val="right" w:leader="dot" w:pos="8494"/>
            </w:tabs>
            <w:rPr>
              <w:ins w:id="268" w:author="松山 ファミリー" w:date="2023-02-09T15:59:00Z"/>
              <w:rFonts w:eastAsiaTheme="minorEastAsia"/>
              <w:iCs w:val="0"/>
              <w:noProof/>
              <w:sz w:val="21"/>
              <w:szCs w:val="24"/>
            </w:rPr>
          </w:pPr>
          <w:ins w:id="269"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"_Toc126851045"</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4.3.3.</w:t>
            </w:r>
            <w:r>
              <w:rPr>
                <w:rFonts w:eastAsiaTheme="minorEastAsia"/>
                <w:iCs w:val="0"/>
                <w:noProof/>
                <w:sz w:val="21"/>
                <w:szCs w:val="24"/>
              </w:rPr>
              <w:tab/>
            </w:r>
            <w:r w:rsidRPr="00463499">
              <w:rPr>
                <w:rStyle w:val="a9"/>
                <w:rFonts w:ascii="Times New Roman" w:eastAsia="ＭＳ 明朝" w:hAnsi="Times New Roman" w:cs="Times New Roman"/>
                <w:noProof/>
              </w:rPr>
              <w:t>220906CP_cell0.2g_2_1</w:t>
            </w:r>
            <w:r w:rsidRPr="00463499">
              <w:rPr>
                <w:rStyle w:val="a9"/>
                <w:rFonts w:ascii="Times New Roman" w:eastAsia="ＭＳ 明朝" w:hAnsi="Times New Roman" w:cs="Times New Roman"/>
                <w:noProof/>
              </w:rPr>
              <w:t>回目</w:t>
            </w:r>
            <w:r w:rsidRPr="00463499">
              <w:rPr>
                <w:rStyle w:val="a9"/>
                <w:rFonts w:ascii="Times New Roman" w:eastAsia="ＭＳ 明朝" w:hAnsi="Times New Roman" w:cs="Times New Roman"/>
                <w:noProof/>
              </w:rPr>
              <w:t xml:space="preserve"> CV</w:t>
            </w:r>
            <w:r w:rsidRPr="0046349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_Toc126851045 \h </w:instrText>
            </w:r>
          </w:ins>
          <w:r>
            <w:rPr>
              <w:noProof/>
              <w:webHidden/>
            </w:rPr>
          </w:r>
          <w:r>
            <w:rPr>
              <w:noProof/>
              <w:webHidden/>
            </w:rPr>
            <w:fldChar w:fldCharType="separate"/>
          </w:r>
          <w:ins w:id="270" w:author="松山 ファミリー" w:date="2023-02-09T15:59:00Z">
            <w:r>
              <w:rPr>
                <w:noProof/>
                <w:webHidden/>
              </w:rPr>
              <w:t>56</w:t>
            </w:r>
            <w:r>
              <w:rPr>
                <w:noProof/>
                <w:webHidden/>
              </w:rPr>
              <w:fldChar w:fldCharType="end"/>
            </w:r>
            <w:r w:rsidRPr="00463499">
              <w:rPr>
                <w:rStyle w:val="a9"/>
                <w:noProof/>
              </w:rPr>
              <w:fldChar w:fldCharType="end"/>
            </w:r>
          </w:ins>
        </w:p>
        <w:p w14:paraId="31FAE973" w14:textId="6F971855" w:rsidR="005F2CAD" w:rsidRDefault="005F2CAD">
          <w:pPr>
            <w:pStyle w:val="31"/>
            <w:tabs>
              <w:tab w:val="left" w:pos="1260"/>
              <w:tab w:val="right" w:leader="dot" w:pos="8494"/>
            </w:tabs>
            <w:rPr>
              <w:ins w:id="271" w:author="松山 ファミリー" w:date="2023-02-09T15:59:00Z"/>
              <w:rFonts w:eastAsiaTheme="minorEastAsia"/>
              <w:iCs w:val="0"/>
              <w:noProof/>
              <w:sz w:val="21"/>
              <w:szCs w:val="24"/>
            </w:rPr>
          </w:pPr>
          <w:ins w:id="272"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"_Toc126851046"</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4.3.4.</w:t>
            </w:r>
            <w:r>
              <w:rPr>
                <w:rFonts w:eastAsiaTheme="minorEastAsia"/>
                <w:iCs w:val="0"/>
                <w:noProof/>
                <w:sz w:val="21"/>
                <w:szCs w:val="24"/>
              </w:rPr>
              <w:tab/>
            </w:r>
            <w:r w:rsidRPr="00463499">
              <w:rPr>
                <w:rStyle w:val="a9"/>
                <w:rFonts w:ascii="Times New Roman" w:eastAsia="ＭＳ 明朝" w:hAnsi="Times New Roman" w:cs="Times New Roman"/>
                <w:noProof/>
              </w:rPr>
              <w:t>220906CP_naf5μL_1 CV</w:t>
            </w:r>
            <w:r w:rsidRPr="0046349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_Toc126851046 \h </w:instrText>
            </w:r>
          </w:ins>
          <w:r>
            <w:rPr>
              <w:noProof/>
              <w:webHidden/>
            </w:rPr>
          </w:r>
          <w:r>
            <w:rPr>
              <w:noProof/>
              <w:webHidden/>
            </w:rPr>
            <w:fldChar w:fldCharType="separate"/>
          </w:r>
          <w:ins w:id="273" w:author="松山 ファミリー" w:date="2023-02-09T15:59:00Z">
            <w:r>
              <w:rPr>
                <w:noProof/>
                <w:webHidden/>
              </w:rPr>
              <w:t>57</w:t>
            </w:r>
            <w:r>
              <w:rPr>
                <w:noProof/>
                <w:webHidden/>
              </w:rPr>
              <w:fldChar w:fldCharType="end"/>
            </w:r>
            <w:r w:rsidRPr="00463499">
              <w:rPr>
                <w:rStyle w:val="a9"/>
                <w:noProof/>
              </w:rPr>
              <w:fldChar w:fldCharType="end"/>
            </w:r>
          </w:ins>
        </w:p>
        <w:p w14:paraId="01DAA33E" w14:textId="32F07634" w:rsidR="005F2CAD" w:rsidRDefault="005F2CAD">
          <w:pPr>
            <w:pStyle w:val="31"/>
            <w:tabs>
              <w:tab w:val="left" w:pos="1260"/>
              <w:tab w:val="right" w:leader="dot" w:pos="8494"/>
            </w:tabs>
            <w:rPr>
              <w:ins w:id="274" w:author="松山 ファミリー" w:date="2023-02-09T15:59:00Z"/>
              <w:rFonts w:eastAsiaTheme="minorEastAsia"/>
              <w:iCs w:val="0"/>
              <w:noProof/>
              <w:sz w:val="21"/>
              <w:szCs w:val="24"/>
            </w:rPr>
          </w:pPr>
          <w:ins w:id="275"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"_Toc126851047"</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4.3.5.</w:t>
            </w:r>
            <w:r>
              <w:rPr>
                <w:rFonts w:eastAsiaTheme="minorEastAsia"/>
                <w:iCs w:val="0"/>
                <w:noProof/>
                <w:sz w:val="21"/>
                <w:szCs w:val="24"/>
              </w:rPr>
              <w:tab/>
            </w:r>
            <w:r w:rsidRPr="00463499">
              <w:rPr>
                <w:rStyle w:val="a9"/>
                <w:rFonts w:ascii="Times New Roman" w:eastAsia="ＭＳ 明朝" w:hAnsi="Times New Roman" w:cs="Times New Roman"/>
                <w:noProof/>
              </w:rPr>
              <w:t>220914CP_ cell500μL CV</w:t>
            </w:r>
            <w:r w:rsidRPr="0046349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_Toc126851047 \h </w:instrText>
            </w:r>
          </w:ins>
          <w:r>
            <w:rPr>
              <w:noProof/>
              <w:webHidden/>
            </w:rPr>
          </w:r>
          <w:r>
            <w:rPr>
              <w:noProof/>
              <w:webHidden/>
            </w:rPr>
            <w:fldChar w:fldCharType="separate"/>
          </w:r>
          <w:ins w:id="276" w:author="松山 ファミリー" w:date="2023-02-09T15:59:00Z">
            <w:r>
              <w:rPr>
                <w:noProof/>
                <w:webHidden/>
              </w:rPr>
              <w:t>58</w:t>
            </w:r>
            <w:r>
              <w:rPr>
                <w:noProof/>
                <w:webHidden/>
              </w:rPr>
              <w:fldChar w:fldCharType="end"/>
            </w:r>
            <w:r w:rsidRPr="00463499">
              <w:rPr>
                <w:rStyle w:val="a9"/>
                <w:noProof/>
              </w:rPr>
              <w:fldChar w:fldCharType="end"/>
            </w:r>
          </w:ins>
        </w:p>
        <w:p w14:paraId="3BB5396C" w14:textId="2EC06A84" w:rsidR="005F2CAD" w:rsidRDefault="005F2CAD">
          <w:pPr>
            <w:pStyle w:val="21"/>
            <w:tabs>
              <w:tab w:val="left" w:pos="840"/>
              <w:tab w:val="right" w:leader="dot" w:pos="8494"/>
            </w:tabs>
            <w:rPr>
              <w:ins w:id="277" w:author="松山 ファミリー" w:date="2023-02-09T15:59:00Z"/>
              <w:rFonts w:eastAsiaTheme="minorEastAsia"/>
              <w:smallCaps w:val="0"/>
              <w:noProof/>
              <w:sz w:val="21"/>
              <w:szCs w:val="24"/>
            </w:rPr>
          </w:pPr>
          <w:ins w:id="278"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"_Toc126851048"</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4.4.</w:t>
            </w:r>
            <w:r>
              <w:rPr>
                <w:rFonts w:eastAsiaTheme="minorEastAsia"/>
                <w:smallCaps w:val="0"/>
                <w:noProof/>
                <w:sz w:val="21"/>
                <w:szCs w:val="24"/>
              </w:rPr>
              <w:tab/>
            </w:r>
            <w:r w:rsidRPr="00463499">
              <w:rPr>
                <w:rStyle w:val="a9"/>
                <w:rFonts w:ascii="Times New Roman" w:eastAsia="ＭＳ 明朝" w:hAnsi="Times New Roman" w:cs="Times New Roman"/>
                <w:noProof/>
              </w:rPr>
              <w:t>クロノアンペロメトリー</w:t>
            </w:r>
            <w:r w:rsidRPr="00463499">
              <w:rPr>
                <w:rStyle w:val="a9"/>
                <w:rFonts w:ascii="Times New Roman" w:eastAsia="ＭＳ 明朝" w:hAnsi="Times New Roman" w:cs="Times New Roman"/>
                <w:noProof/>
              </w:rPr>
              <w:t>(CA)</w:t>
            </w:r>
            <w:r w:rsidRPr="00463499">
              <w:rPr>
                <w:rStyle w:val="a9"/>
                <w:rFonts w:ascii="Times New Roman" w:eastAsia="ＭＳ 明朝" w:hAnsi="Times New Roman" w:cs="Times New Roman"/>
                <w:noProof/>
              </w:rPr>
              <w:t>測定について</w:t>
            </w:r>
            <w:r>
              <w:rPr>
                <w:noProof/>
                <w:webHidden/>
              </w:rPr>
              <w:tab/>
            </w:r>
            <w:r>
              <w:rPr>
                <w:noProof/>
                <w:webHidden/>
              </w:rPr>
              <w:fldChar w:fldCharType="begin"/>
            </w:r>
            <w:r>
              <w:rPr>
                <w:noProof/>
                <w:webHidden/>
              </w:rPr>
              <w:instrText xml:space="preserve"> PAGEREF _Toc126851048 \h </w:instrText>
            </w:r>
          </w:ins>
          <w:r>
            <w:rPr>
              <w:noProof/>
              <w:webHidden/>
            </w:rPr>
          </w:r>
          <w:r>
            <w:rPr>
              <w:noProof/>
              <w:webHidden/>
            </w:rPr>
            <w:fldChar w:fldCharType="separate"/>
          </w:r>
          <w:ins w:id="279" w:author="松山 ファミリー" w:date="2023-02-09T15:59:00Z">
            <w:r>
              <w:rPr>
                <w:noProof/>
                <w:webHidden/>
              </w:rPr>
              <w:t>59</w:t>
            </w:r>
            <w:r>
              <w:rPr>
                <w:noProof/>
                <w:webHidden/>
              </w:rPr>
              <w:fldChar w:fldCharType="end"/>
            </w:r>
            <w:r w:rsidRPr="00463499">
              <w:rPr>
                <w:rStyle w:val="a9"/>
                <w:noProof/>
              </w:rPr>
              <w:fldChar w:fldCharType="end"/>
            </w:r>
          </w:ins>
        </w:p>
        <w:p w14:paraId="3268AB0C" w14:textId="0032EEA5" w:rsidR="005F2CAD" w:rsidRDefault="005F2CAD">
          <w:pPr>
            <w:pStyle w:val="31"/>
            <w:tabs>
              <w:tab w:val="left" w:pos="1260"/>
              <w:tab w:val="right" w:leader="dot" w:pos="8494"/>
            </w:tabs>
            <w:rPr>
              <w:ins w:id="280" w:author="松山 ファミリー" w:date="2023-02-09T15:59:00Z"/>
              <w:rFonts w:eastAsiaTheme="minorEastAsia"/>
              <w:iCs w:val="0"/>
              <w:noProof/>
              <w:sz w:val="21"/>
              <w:szCs w:val="24"/>
            </w:rPr>
          </w:pPr>
          <w:ins w:id="281"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"_Toc126851049"</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4.4.1.</w:t>
            </w:r>
            <w:r>
              <w:rPr>
                <w:rFonts w:eastAsiaTheme="minorEastAsia"/>
                <w:iCs w:val="0"/>
                <w:noProof/>
                <w:sz w:val="21"/>
                <w:szCs w:val="24"/>
              </w:rPr>
              <w:tab/>
            </w:r>
            <w:r w:rsidRPr="00463499">
              <w:rPr>
                <w:rStyle w:val="a9"/>
                <w:rFonts w:ascii="Times New Roman" w:eastAsia="ＭＳ 明朝" w:hAnsi="Times New Roman" w:cs="Times New Roman"/>
                <w:noProof/>
              </w:rPr>
              <w:t>220415Cast_1_2</w:t>
            </w:r>
            <w:r w:rsidRPr="00463499">
              <w:rPr>
                <w:rStyle w:val="a9"/>
                <w:rFonts w:ascii="Times New Roman" w:eastAsia="ＭＳ 明朝" w:hAnsi="Times New Roman" w:cs="Times New Roman"/>
                <w:noProof/>
              </w:rPr>
              <w:t>回目</w:t>
            </w:r>
            <w:r w:rsidRPr="00463499">
              <w:rPr>
                <w:rStyle w:val="a9"/>
                <w:rFonts w:ascii="Times New Roman" w:eastAsia="ＭＳ 明朝" w:hAnsi="Times New Roman" w:cs="Times New Roman"/>
                <w:noProof/>
              </w:rPr>
              <w:t xml:space="preserve"> CA</w:t>
            </w:r>
            <w:r w:rsidRPr="0046349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_Toc126851049 \h </w:instrText>
            </w:r>
          </w:ins>
          <w:r>
            <w:rPr>
              <w:noProof/>
              <w:webHidden/>
            </w:rPr>
          </w:r>
          <w:r>
            <w:rPr>
              <w:noProof/>
              <w:webHidden/>
            </w:rPr>
            <w:fldChar w:fldCharType="separate"/>
          </w:r>
          <w:ins w:id="282" w:author="松山 ファミリー" w:date="2023-02-09T15:59:00Z">
            <w:r>
              <w:rPr>
                <w:noProof/>
                <w:webHidden/>
              </w:rPr>
              <w:t>59</w:t>
            </w:r>
            <w:r>
              <w:rPr>
                <w:noProof/>
                <w:webHidden/>
              </w:rPr>
              <w:fldChar w:fldCharType="end"/>
            </w:r>
            <w:r w:rsidRPr="00463499">
              <w:rPr>
                <w:rStyle w:val="a9"/>
                <w:noProof/>
              </w:rPr>
              <w:fldChar w:fldCharType="end"/>
            </w:r>
          </w:ins>
        </w:p>
        <w:p w14:paraId="7476A86C" w14:textId="68082FC1" w:rsidR="005F2CAD" w:rsidRDefault="005F2CAD">
          <w:pPr>
            <w:pStyle w:val="31"/>
            <w:tabs>
              <w:tab w:val="left" w:pos="1260"/>
              <w:tab w:val="right" w:leader="dot" w:pos="8494"/>
            </w:tabs>
            <w:rPr>
              <w:ins w:id="283" w:author="松山 ファミリー" w:date="2023-02-09T15:59:00Z"/>
              <w:rFonts w:eastAsiaTheme="minorEastAsia"/>
              <w:iCs w:val="0"/>
              <w:noProof/>
              <w:sz w:val="21"/>
              <w:szCs w:val="24"/>
            </w:rPr>
          </w:pPr>
          <w:ins w:id="284"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"_Toc126851050"</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4.4.2.</w:t>
            </w:r>
            <w:r>
              <w:rPr>
                <w:rFonts w:eastAsiaTheme="minorEastAsia"/>
                <w:iCs w:val="0"/>
                <w:noProof/>
                <w:sz w:val="21"/>
                <w:szCs w:val="24"/>
              </w:rPr>
              <w:tab/>
            </w:r>
            <w:r w:rsidRPr="00463499">
              <w:rPr>
                <w:rStyle w:val="a9"/>
                <w:rFonts w:ascii="Times New Roman" w:eastAsia="ＭＳ 明朝" w:hAnsi="Times New Roman" w:cs="Times New Roman"/>
                <w:noProof/>
              </w:rPr>
              <w:t>220415Cast_2 CA</w:t>
            </w:r>
            <w:r w:rsidRPr="0046349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_Toc126851050 \h </w:instrText>
            </w:r>
          </w:ins>
          <w:r>
            <w:rPr>
              <w:noProof/>
              <w:webHidden/>
            </w:rPr>
          </w:r>
          <w:r>
            <w:rPr>
              <w:noProof/>
              <w:webHidden/>
            </w:rPr>
            <w:fldChar w:fldCharType="separate"/>
          </w:r>
          <w:ins w:id="285" w:author="松山 ファミリー" w:date="2023-02-09T15:59:00Z">
            <w:r>
              <w:rPr>
                <w:noProof/>
                <w:webHidden/>
              </w:rPr>
              <w:t>60</w:t>
            </w:r>
            <w:r>
              <w:rPr>
                <w:noProof/>
                <w:webHidden/>
              </w:rPr>
              <w:fldChar w:fldCharType="end"/>
            </w:r>
            <w:r w:rsidRPr="00463499">
              <w:rPr>
                <w:rStyle w:val="a9"/>
                <w:noProof/>
              </w:rPr>
              <w:fldChar w:fldCharType="end"/>
            </w:r>
          </w:ins>
        </w:p>
        <w:p w14:paraId="072838DD" w14:textId="6A413DB7" w:rsidR="005F2CAD" w:rsidRDefault="005F2CAD">
          <w:pPr>
            <w:pStyle w:val="31"/>
            <w:tabs>
              <w:tab w:val="left" w:pos="1260"/>
              <w:tab w:val="right" w:leader="dot" w:pos="8494"/>
            </w:tabs>
            <w:rPr>
              <w:ins w:id="286" w:author="松山 ファミリー" w:date="2023-02-09T15:59:00Z"/>
              <w:rFonts w:eastAsiaTheme="minorEastAsia"/>
              <w:iCs w:val="0"/>
              <w:noProof/>
              <w:sz w:val="21"/>
              <w:szCs w:val="24"/>
            </w:rPr>
          </w:pPr>
          <w:ins w:id="287"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"_Toc126851051"</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4.4.3.</w:t>
            </w:r>
            <w:r>
              <w:rPr>
                <w:rFonts w:eastAsiaTheme="minorEastAsia"/>
                <w:iCs w:val="0"/>
                <w:noProof/>
                <w:sz w:val="21"/>
                <w:szCs w:val="24"/>
              </w:rPr>
              <w:tab/>
            </w:r>
            <w:r w:rsidRPr="00463499">
              <w:rPr>
                <w:rStyle w:val="a9"/>
                <w:rFonts w:ascii="Times New Roman" w:eastAsia="ＭＳ 明朝" w:hAnsi="Times New Roman" w:cs="Times New Roman"/>
                <w:noProof/>
              </w:rPr>
              <w:t>220415CP_cell0.02g CA</w:t>
            </w:r>
            <w:r w:rsidRPr="0046349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_Toc126851051 \h </w:instrText>
            </w:r>
          </w:ins>
          <w:r>
            <w:rPr>
              <w:noProof/>
              <w:webHidden/>
            </w:rPr>
          </w:r>
          <w:r>
            <w:rPr>
              <w:noProof/>
              <w:webHidden/>
            </w:rPr>
            <w:fldChar w:fldCharType="separate"/>
          </w:r>
          <w:ins w:id="288" w:author="松山 ファミリー" w:date="2023-02-09T15:59:00Z">
            <w:r>
              <w:rPr>
                <w:noProof/>
                <w:webHidden/>
              </w:rPr>
              <w:t>61</w:t>
            </w:r>
            <w:r>
              <w:rPr>
                <w:noProof/>
                <w:webHidden/>
              </w:rPr>
              <w:fldChar w:fldCharType="end"/>
            </w:r>
            <w:r w:rsidRPr="00463499">
              <w:rPr>
                <w:rStyle w:val="a9"/>
                <w:noProof/>
              </w:rPr>
              <w:fldChar w:fldCharType="end"/>
            </w:r>
          </w:ins>
        </w:p>
        <w:p w14:paraId="2D1A330E" w14:textId="7ADBDF5A" w:rsidR="005F2CAD" w:rsidRDefault="005F2CAD">
          <w:pPr>
            <w:pStyle w:val="31"/>
            <w:tabs>
              <w:tab w:val="left" w:pos="1260"/>
              <w:tab w:val="right" w:leader="dot" w:pos="8494"/>
            </w:tabs>
            <w:rPr>
              <w:ins w:id="289" w:author="松山 ファミリー" w:date="2023-02-09T15:59:00Z"/>
              <w:rFonts w:eastAsiaTheme="minorEastAsia"/>
              <w:iCs w:val="0"/>
              <w:noProof/>
              <w:sz w:val="21"/>
              <w:szCs w:val="24"/>
            </w:rPr>
          </w:pPr>
          <w:ins w:id="290"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"_Toc126851052"</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4.4.4.</w:t>
            </w:r>
            <w:r>
              <w:rPr>
                <w:rFonts w:eastAsiaTheme="minorEastAsia"/>
                <w:iCs w:val="0"/>
                <w:noProof/>
                <w:sz w:val="21"/>
                <w:szCs w:val="24"/>
              </w:rPr>
              <w:tab/>
            </w:r>
            <w:r w:rsidRPr="00463499">
              <w:rPr>
                <w:rStyle w:val="a9"/>
                <w:rFonts w:ascii="Times New Roman" w:eastAsia="ＭＳ 明朝" w:hAnsi="Times New Roman" w:cs="Times New Roman"/>
                <w:noProof/>
              </w:rPr>
              <w:t>220415CP_cell0.2g_1</w:t>
            </w:r>
            <w:r w:rsidRPr="00463499">
              <w:rPr>
                <w:rStyle w:val="a9"/>
                <w:rFonts w:ascii="Times New Roman" w:eastAsia="ＭＳ 明朝" w:hAnsi="Times New Roman" w:cs="Times New Roman"/>
                <w:noProof/>
              </w:rPr>
              <w:t>回目</w:t>
            </w:r>
            <w:r w:rsidRPr="00463499">
              <w:rPr>
                <w:rStyle w:val="a9"/>
                <w:rFonts w:ascii="Times New Roman" w:eastAsia="ＭＳ 明朝" w:hAnsi="Times New Roman" w:cs="Times New Roman"/>
                <w:noProof/>
              </w:rPr>
              <w:t xml:space="preserve"> CA</w:t>
            </w:r>
            <w:r w:rsidRPr="0046349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_Toc126851052 \h </w:instrText>
            </w:r>
          </w:ins>
          <w:r>
            <w:rPr>
              <w:noProof/>
              <w:webHidden/>
            </w:rPr>
          </w:r>
          <w:r>
            <w:rPr>
              <w:noProof/>
              <w:webHidden/>
            </w:rPr>
            <w:fldChar w:fldCharType="separate"/>
          </w:r>
          <w:ins w:id="291" w:author="松山 ファミリー" w:date="2023-02-09T15:59:00Z">
            <w:r>
              <w:rPr>
                <w:noProof/>
                <w:webHidden/>
              </w:rPr>
              <w:t>62</w:t>
            </w:r>
            <w:r>
              <w:rPr>
                <w:noProof/>
                <w:webHidden/>
              </w:rPr>
              <w:fldChar w:fldCharType="end"/>
            </w:r>
            <w:r w:rsidRPr="00463499">
              <w:rPr>
                <w:rStyle w:val="a9"/>
                <w:noProof/>
              </w:rPr>
              <w:fldChar w:fldCharType="end"/>
            </w:r>
          </w:ins>
        </w:p>
        <w:p w14:paraId="61255F79" w14:textId="79AA8845" w:rsidR="005F2CAD" w:rsidRDefault="005F2CAD">
          <w:pPr>
            <w:pStyle w:val="31"/>
            <w:tabs>
              <w:tab w:val="left" w:pos="1260"/>
              <w:tab w:val="right" w:leader="dot" w:pos="8494"/>
            </w:tabs>
            <w:rPr>
              <w:ins w:id="292" w:author="松山 ファミリー" w:date="2023-02-09T15:59:00Z"/>
              <w:rFonts w:eastAsiaTheme="minorEastAsia"/>
              <w:iCs w:val="0"/>
              <w:noProof/>
              <w:sz w:val="21"/>
              <w:szCs w:val="24"/>
            </w:rPr>
          </w:pPr>
          <w:ins w:id="293"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"_Toc126851053"</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4.4.5.</w:t>
            </w:r>
            <w:r>
              <w:rPr>
                <w:rFonts w:eastAsiaTheme="minorEastAsia"/>
                <w:iCs w:val="0"/>
                <w:noProof/>
                <w:sz w:val="21"/>
                <w:szCs w:val="24"/>
              </w:rPr>
              <w:tab/>
            </w:r>
            <w:r w:rsidRPr="00463499">
              <w:rPr>
                <w:rStyle w:val="a9"/>
                <w:rFonts w:ascii="Times New Roman" w:eastAsia="ＭＳ 明朝" w:hAnsi="Times New Roman" w:cs="Times New Roman"/>
                <w:noProof/>
              </w:rPr>
              <w:t>220415CP_cell0.2g_2</w:t>
            </w:r>
            <w:r w:rsidRPr="00463499">
              <w:rPr>
                <w:rStyle w:val="a9"/>
                <w:rFonts w:ascii="Times New Roman" w:eastAsia="ＭＳ 明朝" w:hAnsi="Times New Roman" w:cs="Times New Roman"/>
                <w:noProof/>
              </w:rPr>
              <w:t>回目</w:t>
            </w:r>
            <w:r w:rsidRPr="00463499">
              <w:rPr>
                <w:rStyle w:val="a9"/>
                <w:rFonts w:ascii="Times New Roman" w:eastAsia="ＭＳ 明朝" w:hAnsi="Times New Roman" w:cs="Times New Roman"/>
                <w:noProof/>
              </w:rPr>
              <w:t xml:space="preserve"> CA</w:t>
            </w:r>
            <w:r w:rsidRPr="0046349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_Toc126851053 \h </w:instrText>
            </w:r>
          </w:ins>
          <w:r>
            <w:rPr>
              <w:noProof/>
              <w:webHidden/>
            </w:rPr>
          </w:r>
          <w:r>
            <w:rPr>
              <w:noProof/>
              <w:webHidden/>
            </w:rPr>
            <w:fldChar w:fldCharType="separate"/>
          </w:r>
          <w:ins w:id="294" w:author="松山 ファミリー" w:date="2023-02-09T15:59:00Z">
            <w:r>
              <w:rPr>
                <w:noProof/>
                <w:webHidden/>
              </w:rPr>
              <w:t>63</w:t>
            </w:r>
            <w:r>
              <w:rPr>
                <w:noProof/>
                <w:webHidden/>
              </w:rPr>
              <w:fldChar w:fldCharType="end"/>
            </w:r>
            <w:r w:rsidRPr="00463499">
              <w:rPr>
                <w:rStyle w:val="a9"/>
                <w:noProof/>
              </w:rPr>
              <w:fldChar w:fldCharType="end"/>
            </w:r>
          </w:ins>
        </w:p>
        <w:p w14:paraId="71CC986B" w14:textId="6801D079" w:rsidR="005F2CAD" w:rsidRDefault="005F2CAD">
          <w:pPr>
            <w:pStyle w:val="31"/>
            <w:tabs>
              <w:tab w:val="left" w:pos="1260"/>
              <w:tab w:val="right" w:leader="dot" w:pos="8494"/>
            </w:tabs>
            <w:rPr>
              <w:ins w:id="295" w:author="松山 ファミリー" w:date="2023-02-09T15:59:00Z"/>
              <w:rFonts w:eastAsiaTheme="minorEastAsia"/>
              <w:iCs w:val="0"/>
              <w:noProof/>
              <w:sz w:val="21"/>
              <w:szCs w:val="24"/>
            </w:rPr>
          </w:pPr>
          <w:ins w:id="296"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"_Toc126851054"</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4.4.6.</w:t>
            </w:r>
            <w:r>
              <w:rPr>
                <w:rFonts w:eastAsiaTheme="minorEastAsia"/>
                <w:iCs w:val="0"/>
                <w:noProof/>
                <w:sz w:val="21"/>
                <w:szCs w:val="24"/>
              </w:rPr>
              <w:tab/>
            </w:r>
            <w:r w:rsidRPr="00463499">
              <w:rPr>
                <w:rStyle w:val="a9"/>
                <w:rFonts w:ascii="Times New Roman" w:eastAsia="ＭＳ 明朝" w:hAnsi="Times New Roman" w:cs="Times New Roman"/>
                <w:noProof/>
              </w:rPr>
              <w:t>220415CP_cell0.2g_3</w:t>
            </w:r>
            <w:r w:rsidRPr="00463499">
              <w:rPr>
                <w:rStyle w:val="a9"/>
                <w:rFonts w:ascii="Times New Roman" w:eastAsia="ＭＳ 明朝" w:hAnsi="Times New Roman" w:cs="Times New Roman"/>
                <w:noProof/>
              </w:rPr>
              <w:t>回目</w:t>
            </w:r>
            <w:r w:rsidRPr="00463499">
              <w:rPr>
                <w:rStyle w:val="a9"/>
                <w:rFonts w:ascii="Times New Roman" w:eastAsia="ＭＳ 明朝" w:hAnsi="Times New Roman" w:cs="Times New Roman"/>
                <w:noProof/>
              </w:rPr>
              <w:t xml:space="preserve"> CA </w:t>
            </w:r>
            <w:r w:rsidRPr="0046349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_Toc126851054 \h </w:instrText>
            </w:r>
          </w:ins>
          <w:r>
            <w:rPr>
              <w:noProof/>
              <w:webHidden/>
            </w:rPr>
          </w:r>
          <w:r>
            <w:rPr>
              <w:noProof/>
              <w:webHidden/>
            </w:rPr>
            <w:fldChar w:fldCharType="separate"/>
          </w:r>
          <w:ins w:id="297" w:author="松山 ファミリー" w:date="2023-02-09T15:59:00Z">
            <w:r>
              <w:rPr>
                <w:noProof/>
                <w:webHidden/>
              </w:rPr>
              <w:t>64</w:t>
            </w:r>
            <w:r>
              <w:rPr>
                <w:noProof/>
                <w:webHidden/>
              </w:rPr>
              <w:fldChar w:fldCharType="end"/>
            </w:r>
            <w:r w:rsidRPr="00463499">
              <w:rPr>
                <w:rStyle w:val="a9"/>
                <w:noProof/>
              </w:rPr>
              <w:fldChar w:fldCharType="end"/>
            </w:r>
          </w:ins>
        </w:p>
        <w:p w14:paraId="51003D8D" w14:textId="60264CE4" w:rsidR="005F2CAD" w:rsidRDefault="005F2CAD">
          <w:pPr>
            <w:pStyle w:val="31"/>
            <w:tabs>
              <w:tab w:val="left" w:pos="1260"/>
              <w:tab w:val="right" w:leader="dot" w:pos="8494"/>
            </w:tabs>
            <w:rPr>
              <w:ins w:id="298" w:author="松山 ファミリー" w:date="2023-02-09T15:59:00Z"/>
              <w:rFonts w:eastAsiaTheme="minorEastAsia"/>
              <w:iCs w:val="0"/>
              <w:noProof/>
              <w:sz w:val="21"/>
              <w:szCs w:val="24"/>
            </w:rPr>
          </w:pPr>
          <w:ins w:id="299"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"_Toc126851055"</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4.4.7.</w:t>
            </w:r>
            <w:r>
              <w:rPr>
                <w:rFonts w:eastAsiaTheme="minorEastAsia"/>
                <w:iCs w:val="0"/>
                <w:noProof/>
                <w:sz w:val="21"/>
                <w:szCs w:val="24"/>
              </w:rPr>
              <w:tab/>
            </w:r>
            <w:r w:rsidRPr="00463499">
              <w:rPr>
                <w:rStyle w:val="a9"/>
                <w:rFonts w:ascii="Times New Roman" w:eastAsia="ＭＳ 明朝" w:hAnsi="Times New Roman" w:cs="Times New Roman"/>
                <w:noProof/>
              </w:rPr>
              <w:t>220906CP_cell0.02g CA</w:t>
            </w:r>
            <w:r w:rsidRPr="0046349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_Toc126851055 \h </w:instrText>
            </w:r>
          </w:ins>
          <w:r>
            <w:rPr>
              <w:noProof/>
              <w:webHidden/>
            </w:rPr>
          </w:r>
          <w:r>
            <w:rPr>
              <w:noProof/>
              <w:webHidden/>
            </w:rPr>
            <w:fldChar w:fldCharType="separate"/>
          </w:r>
          <w:ins w:id="300" w:author="松山 ファミリー" w:date="2023-02-09T15:59:00Z">
            <w:r>
              <w:rPr>
                <w:noProof/>
                <w:webHidden/>
              </w:rPr>
              <w:t>65</w:t>
            </w:r>
            <w:r>
              <w:rPr>
                <w:noProof/>
                <w:webHidden/>
              </w:rPr>
              <w:fldChar w:fldCharType="end"/>
            </w:r>
            <w:r w:rsidRPr="00463499">
              <w:rPr>
                <w:rStyle w:val="a9"/>
                <w:noProof/>
              </w:rPr>
              <w:fldChar w:fldCharType="end"/>
            </w:r>
          </w:ins>
        </w:p>
        <w:p w14:paraId="11462DA8" w14:textId="3243D1A6" w:rsidR="005F2CAD" w:rsidRDefault="005F2CAD">
          <w:pPr>
            <w:pStyle w:val="31"/>
            <w:tabs>
              <w:tab w:val="left" w:pos="1260"/>
              <w:tab w:val="right" w:leader="dot" w:pos="8494"/>
            </w:tabs>
            <w:rPr>
              <w:ins w:id="301" w:author="松山 ファミリー" w:date="2023-02-09T15:59:00Z"/>
              <w:rFonts w:eastAsiaTheme="minorEastAsia"/>
              <w:iCs w:val="0"/>
              <w:noProof/>
              <w:sz w:val="21"/>
              <w:szCs w:val="24"/>
            </w:rPr>
          </w:pPr>
          <w:ins w:id="302"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"_Toc126851056"</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4.4.8.</w:t>
            </w:r>
            <w:r>
              <w:rPr>
                <w:rFonts w:eastAsiaTheme="minorEastAsia"/>
                <w:iCs w:val="0"/>
                <w:noProof/>
                <w:sz w:val="21"/>
                <w:szCs w:val="24"/>
              </w:rPr>
              <w:tab/>
            </w:r>
            <w:r w:rsidRPr="00463499">
              <w:rPr>
                <w:rStyle w:val="a9"/>
                <w:rFonts w:ascii="Times New Roman" w:eastAsia="ＭＳ 明朝" w:hAnsi="Times New Roman" w:cs="Times New Roman"/>
                <w:noProof/>
              </w:rPr>
              <w:t>220906CP_cell0.2g_1 CA</w:t>
            </w:r>
            <w:r w:rsidRPr="0046349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_Toc126851056 \h </w:instrText>
            </w:r>
          </w:ins>
          <w:r>
            <w:rPr>
              <w:noProof/>
              <w:webHidden/>
            </w:rPr>
          </w:r>
          <w:r>
            <w:rPr>
              <w:noProof/>
              <w:webHidden/>
            </w:rPr>
            <w:fldChar w:fldCharType="separate"/>
          </w:r>
          <w:ins w:id="303" w:author="松山 ファミリー" w:date="2023-02-09T15:59:00Z">
            <w:r>
              <w:rPr>
                <w:noProof/>
                <w:webHidden/>
              </w:rPr>
              <w:t>66</w:t>
            </w:r>
            <w:r>
              <w:rPr>
                <w:noProof/>
                <w:webHidden/>
              </w:rPr>
              <w:fldChar w:fldCharType="end"/>
            </w:r>
            <w:r w:rsidRPr="00463499">
              <w:rPr>
                <w:rStyle w:val="a9"/>
                <w:noProof/>
              </w:rPr>
              <w:fldChar w:fldCharType="end"/>
            </w:r>
          </w:ins>
        </w:p>
        <w:p w14:paraId="4C523AEE" w14:textId="0E745D0A" w:rsidR="005F2CAD" w:rsidRDefault="005F2CAD">
          <w:pPr>
            <w:pStyle w:val="31"/>
            <w:tabs>
              <w:tab w:val="left" w:pos="1260"/>
              <w:tab w:val="right" w:leader="dot" w:pos="8494"/>
            </w:tabs>
            <w:rPr>
              <w:ins w:id="304" w:author="松山 ファミリー" w:date="2023-02-09T15:59:00Z"/>
              <w:rFonts w:eastAsiaTheme="minorEastAsia"/>
              <w:iCs w:val="0"/>
              <w:noProof/>
              <w:sz w:val="21"/>
              <w:szCs w:val="24"/>
            </w:rPr>
          </w:pPr>
          <w:ins w:id="305"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"_Toc126851057"</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4.4.9.</w:t>
            </w:r>
            <w:r>
              <w:rPr>
                <w:rFonts w:eastAsiaTheme="minorEastAsia"/>
                <w:iCs w:val="0"/>
                <w:noProof/>
                <w:sz w:val="21"/>
                <w:szCs w:val="24"/>
              </w:rPr>
              <w:tab/>
            </w:r>
            <w:r w:rsidRPr="00463499">
              <w:rPr>
                <w:rStyle w:val="a9"/>
                <w:rFonts w:ascii="Times New Roman" w:eastAsia="ＭＳ 明朝" w:hAnsi="Times New Roman" w:cs="Times New Roman"/>
                <w:noProof/>
              </w:rPr>
              <w:t>220906CP_cell0.2g_2_2</w:t>
            </w:r>
            <w:r w:rsidRPr="00463499">
              <w:rPr>
                <w:rStyle w:val="a9"/>
                <w:rFonts w:ascii="Times New Roman" w:eastAsia="ＭＳ 明朝" w:hAnsi="Times New Roman" w:cs="Times New Roman"/>
                <w:noProof/>
              </w:rPr>
              <w:t>回目</w:t>
            </w:r>
            <w:r w:rsidRPr="00463499">
              <w:rPr>
                <w:rStyle w:val="a9"/>
                <w:rFonts w:ascii="Times New Roman" w:eastAsia="ＭＳ 明朝" w:hAnsi="Times New Roman" w:cs="Times New Roman"/>
                <w:noProof/>
              </w:rPr>
              <w:t xml:space="preserve"> CA</w:t>
            </w:r>
            <w:r w:rsidRPr="0046349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_Toc126851057 \h </w:instrText>
            </w:r>
          </w:ins>
          <w:r>
            <w:rPr>
              <w:noProof/>
              <w:webHidden/>
            </w:rPr>
          </w:r>
          <w:r>
            <w:rPr>
              <w:noProof/>
              <w:webHidden/>
            </w:rPr>
            <w:fldChar w:fldCharType="separate"/>
          </w:r>
          <w:ins w:id="306" w:author="松山 ファミリー" w:date="2023-02-09T15:59:00Z">
            <w:r>
              <w:rPr>
                <w:noProof/>
                <w:webHidden/>
              </w:rPr>
              <w:t>67</w:t>
            </w:r>
            <w:r>
              <w:rPr>
                <w:noProof/>
                <w:webHidden/>
              </w:rPr>
              <w:fldChar w:fldCharType="end"/>
            </w:r>
            <w:r w:rsidRPr="00463499">
              <w:rPr>
                <w:rStyle w:val="a9"/>
                <w:noProof/>
              </w:rPr>
              <w:fldChar w:fldCharType="end"/>
            </w:r>
          </w:ins>
        </w:p>
        <w:p w14:paraId="09AB9F72" w14:textId="3BE91888" w:rsidR="005F2CAD" w:rsidRDefault="005F2CAD">
          <w:pPr>
            <w:pStyle w:val="31"/>
            <w:tabs>
              <w:tab w:val="left" w:pos="1260"/>
              <w:tab w:val="right" w:leader="dot" w:pos="8494"/>
            </w:tabs>
            <w:rPr>
              <w:ins w:id="307" w:author="松山 ファミリー" w:date="2023-02-09T15:59:00Z"/>
              <w:rFonts w:eastAsiaTheme="minorEastAsia"/>
              <w:iCs w:val="0"/>
              <w:noProof/>
              <w:sz w:val="21"/>
              <w:szCs w:val="24"/>
            </w:rPr>
          </w:pPr>
          <w:ins w:id="308"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"_Toc126851058"</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4.4.12.</w:t>
            </w:r>
            <w:r>
              <w:rPr>
                <w:rFonts w:eastAsiaTheme="minorEastAsia"/>
                <w:iCs w:val="0"/>
                <w:noProof/>
                <w:sz w:val="21"/>
                <w:szCs w:val="24"/>
              </w:rPr>
              <w:tab/>
            </w:r>
            <w:r w:rsidRPr="00463499">
              <w:rPr>
                <w:rStyle w:val="a9"/>
                <w:rFonts w:ascii="Times New Roman" w:eastAsia="ＭＳ 明朝" w:hAnsi="Times New Roman" w:cs="Times New Roman"/>
                <w:noProof/>
              </w:rPr>
              <w:t>220906CP_cell0.8g CA</w:t>
            </w:r>
            <w:r w:rsidRPr="0046349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_Toc126851058 \h </w:instrText>
            </w:r>
          </w:ins>
          <w:r>
            <w:rPr>
              <w:noProof/>
              <w:webHidden/>
            </w:rPr>
          </w:r>
          <w:r>
            <w:rPr>
              <w:noProof/>
              <w:webHidden/>
            </w:rPr>
            <w:fldChar w:fldCharType="separate"/>
          </w:r>
          <w:ins w:id="309" w:author="松山 ファミリー" w:date="2023-02-09T15:59:00Z">
            <w:r>
              <w:rPr>
                <w:noProof/>
                <w:webHidden/>
              </w:rPr>
              <w:t>70</w:t>
            </w:r>
            <w:r>
              <w:rPr>
                <w:noProof/>
                <w:webHidden/>
              </w:rPr>
              <w:fldChar w:fldCharType="end"/>
            </w:r>
            <w:r w:rsidRPr="00463499">
              <w:rPr>
                <w:rStyle w:val="a9"/>
                <w:noProof/>
              </w:rPr>
              <w:fldChar w:fldCharType="end"/>
            </w:r>
          </w:ins>
        </w:p>
        <w:p w14:paraId="181089DF" w14:textId="0F6315FB" w:rsidR="005F2CAD" w:rsidRDefault="005F2CAD">
          <w:pPr>
            <w:pStyle w:val="31"/>
            <w:tabs>
              <w:tab w:val="left" w:pos="1260"/>
              <w:tab w:val="right" w:leader="dot" w:pos="8494"/>
            </w:tabs>
            <w:rPr>
              <w:ins w:id="310" w:author="松山 ファミリー" w:date="2023-02-09T15:59:00Z"/>
              <w:rFonts w:eastAsiaTheme="minorEastAsia"/>
              <w:iCs w:val="0"/>
              <w:noProof/>
              <w:sz w:val="21"/>
              <w:szCs w:val="24"/>
            </w:rPr>
          </w:pPr>
          <w:ins w:id="311" w:author="松山 ファミリー" w:date="2023-02-09T15:59:00Z">
            <w:r w:rsidRPr="00463499">
              <w:rPr>
                <w:rStyle w:val="a9"/>
                <w:noProof/>
              </w:rPr>
              <w:lastRenderedPageBreak/>
              <w:fldChar w:fldCharType="begin"/>
            </w:r>
            <w:r w:rsidRPr="00463499">
              <w:rPr>
                <w:rStyle w:val="a9"/>
                <w:noProof/>
              </w:rPr>
              <w:instrText xml:space="preserve"> </w:instrText>
            </w:r>
            <w:r>
              <w:rPr>
                <w:noProof/>
              </w:rPr>
              <w:instrText>HYPERLINK \l "_Toc126851059"</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4.4.13.</w:t>
            </w:r>
            <w:r>
              <w:rPr>
                <w:rFonts w:eastAsiaTheme="minorEastAsia"/>
                <w:iCs w:val="0"/>
                <w:noProof/>
                <w:sz w:val="21"/>
                <w:szCs w:val="24"/>
              </w:rPr>
              <w:tab/>
            </w:r>
            <w:r w:rsidRPr="00463499">
              <w:rPr>
                <w:rStyle w:val="a9"/>
                <w:rFonts w:ascii="Times New Roman" w:eastAsia="ＭＳ 明朝" w:hAnsi="Times New Roman" w:cs="Times New Roman"/>
                <w:noProof/>
              </w:rPr>
              <w:t>220906CP_naf5μL_2 CA</w:t>
            </w:r>
            <w:r w:rsidRPr="0046349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_Toc126851059 \h </w:instrText>
            </w:r>
          </w:ins>
          <w:r>
            <w:rPr>
              <w:noProof/>
              <w:webHidden/>
            </w:rPr>
          </w:r>
          <w:r>
            <w:rPr>
              <w:noProof/>
              <w:webHidden/>
            </w:rPr>
            <w:fldChar w:fldCharType="separate"/>
          </w:r>
          <w:ins w:id="312" w:author="松山 ファミリー" w:date="2023-02-09T15:59:00Z">
            <w:r>
              <w:rPr>
                <w:noProof/>
                <w:webHidden/>
              </w:rPr>
              <w:t>71</w:t>
            </w:r>
            <w:r>
              <w:rPr>
                <w:noProof/>
                <w:webHidden/>
              </w:rPr>
              <w:fldChar w:fldCharType="end"/>
            </w:r>
            <w:r w:rsidRPr="00463499">
              <w:rPr>
                <w:rStyle w:val="a9"/>
                <w:noProof/>
              </w:rPr>
              <w:fldChar w:fldCharType="end"/>
            </w:r>
          </w:ins>
        </w:p>
        <w:p w14:paraId="4D85DEFE" w14:textId="1DF4FAE1" w:rsidR="005F2CAD" w:rsidRDefault="005F2CAD">
          <w:pPr>
            <w:pStyle w:val="31"/>
            <w:tabs>
              <w:tab w:val="left" w:pos="1260"/>
              <w:tab w:val="right" w:leader="dot" w:pos="8494"/>
            </w:tabs>
            <w:rPr>
              <w:ins w:id="313" w:author="松山 ファミリー" w:date="2023-02-09T15:59:00Z"/>
              <w:rFonts w:eastAsiaTheme="minorEastAsia"/>
              <w:iCs w:val="0"/>
              <w:noProof/>
              <w:sz w:val="21"/>
              <w:szCs w:val="24"/>
            </w:rPr>
          </w:pPr>
          <w:ins w:id="314"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"_Toc126851060"</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4.4.15.</w:t>
            </w:r>
            <w:r>
              <w:rPr>
                <w:rFonts w:eastAsiaTheme="minorEastAsia"/>
                <w:iCs w:val="0"/>
                <w:noProof/>
                <w:sz w:val="21"/>
                <w:szCs w:val="24"/>
              </w:rPr>
              <w:tab/>
            </w:r>
            <w:r w:rsidRPr="00463499">
              <w:rPr>
                <w:rStyle w:val="a9"/>
                <w:rFonts w:ascii="Times New Roman" w:eastAsia="ＭＳ 明朝" w:hAnsi="Times New Roman" w:cs="Times New Roman"/>
                <w:noProof/>
              </w:rPr>
              <w:t>220906CP_naf10μL_1 CA</w:t>
            </w:r>
            <w:r w:rsidRPr="0046349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_Toc126851060 \h </w:instrText>
            </w:r>
          </w:ins>
          <w:r>
            <w:rPr>
              <w:noProof/>
              <w:webHidden/>
            </w:rPr>
          </w:r>
          <w:r>
            <w:rPr>
              <w:noProof/>
              <w:webHidden/>
            </w:rPr>
            <w:fldChar w:fldCharType="separate"/>
          </w:r>
          <w:ins w:id="315" w:author="松山 ファミリー" w:date="2023-02-09T15:59:00Z">
            <w:r>
              <w:rPr>
                <w:noProof/>
                <w:webHidden/>
              </w:rPr>
              <w:t>73</w:t>
            </w:r>
            <w:r>
              <w:rPr>
                <w:noProof/>
                <w:webHidden/>
              </w:rPr>
              <w:fldChar w:fldCharType="end"/>
            </w:r>
            <w:r w:rsidRPr="00463499">
              <w:rPr>
                <w:rStyle w:val="a9"/>
                <w:noProof/>
              </w:rPr>
              <w:fldChar w:fldCharType="end"/>
            </w:r>
          </w:ins>
        </w:p>
        <w:p w14:paraId="23C88BD8" w14:textId="208EA6EB" w:rsidR="005F2CAD" w:rsidRDefault="005F2CAD">
          <w:pPr>
            <w:pStyle w:val="31"/>
            <w:tabs>
              <w:tab w:val="left" w:pos="1260"/>
              <w:tab w:val="right" w:leader="dot" w:pos="8494"/>
            </w:tabs>
            <w:rPr>
              <w:ins w:id="316" w:author="松山 ファミリー" w:date="2023-02-09T15:59:00Z"/>
              <w:rFonts w:eastAsiaTheme="minorEastAsia"/>
              <w:iCs w:val="0"/>
              <w:noProof/>
              <w:sz w:val="21"/>
              <w:szCs w:val="24"/>
            </w:rPr>
          </w:pPr>
          <w:ins w:id="317"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"_Toc126851061"</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4.4.16.</w:t>
            </w:r>
            <w:r>
              <w:rPr>
                <w:rFonts w:eastAsiaTheme="minorEastAsia"/>
                <w:iCs w:val="0"/>
                <w:noProof/>
                <w:sz w:val="21"/>
                <w:szCs w:val="24"/>
              </w:rPr>
              <w:tab/>
            </w:r>
            <w:r w:rsidRPr="00463499">
              <w:rPr>
                <w:rStyle w:val="a9"/>
                <w:rFonts w:ascii="Times New Roman" w:eastAsia="ＭＳ 明朝" w:hAnsi="Times New Roman" w:cs="Times New Roman"/>
                <w:noProof/>
              </w:rPr>
              <w:t>220906CP_naf10μL_2_1</w:t>
            </w:r>
            <w:r w:rsidRPr="00463499">
              <w:rPr>
                <w:rStyle w:val="a9"/>
                <w:rFonts w:ascii="Times New Roman" w:eastAsia="ＭＳ 明朝" w:hAnsi="Times New Roman" w:cs="Times New Roman"/>
                <w:noProof/>
              </w:rPr>
              <w:t>回目</w:t>
            </w:r>
            <w:r w:rsidRPr="00463499">
              <w:rPr>
                <w:rStyle w:val="a9"/>
                <w:rFonts w:ascii="Times New Roman" w:eastAsia="ＭＳ 明朝" w:hAnsi="Times New Roman" w:cs="Times New Roman"/>
                <w:noProof/>
              </w:rPr>
              <w:t xml:space="preserve"> CA</w:t>
            </w:r>
            <w:r w:rsidRPr="0046349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_Toc126851061 \h </w:instrText>
            </w:r>
          </w:ins>
          <w:r>
            <w:rPr>
              <w:noProof/>
              <w:webHidden/>
            </w:rPr>
          </w:r>
          <w:r>
            <w:rPr>
              <w:noProof/>
              <w:webHidden/>
            </w:rPr>
            <w:fldChar w:fldCharType="separate"/>
          </w:r>
          <w:ins w:id="318" w:author="松山 ファミリー" w:date="2023-02-09T15:59:00Z">
            <w:r>
              <w:rPr>
                <w:noProof/>
                <w:webHidden/>
              </w:rPr>
              <w:t>74</w:t>
            </w:r>
            <w:r>
              <w:rPr>
                <w:noProof/>
                <w:webHidden/>
              </w:rPr>
              <w:fldChar w:fldCharType="end"/>
            </w:r>
            <w:r w:rsidRPr="00463499">
              <w:rPr>
                <w:rStyle w:val="a9"/>
                <w:noProof/>
              </w:rPr>
              <w:fldChar w:fldCharType="end"/>
            </w:r>
          </w:ins>
        </w:p>
        <w:p w14:paraId="5FA9A194" w14:textId="10B028BF" w:rsidR="005F2CAD" w:rsidRDefault="005F2CAD">
          <w:pPr>
            <w:pStyle w:val="31"/>
            <w:tabs>
              <w:tab w:val="left" w:pos="1260"/>
              <w:tab w:val="right" w:leader="dot" w:pos="8494"/>
            </w:tabs>
            <w:rPr>
              <w:ins w:id="319" w:author="松山 ファミリー" w:date="2023-02-09T15:59:00Z"/>
              <w:rFonts w:eastAsiaTheme="minorEastAsia"/>
              <w:iCs w:val="0"/>
              <w:noProof/>
              <w:sz w:val="21"/>
              <w:szCs w:val="24"/>
            </w:rPr>
          </w:pPr>
          <w:ins w:id="320"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"_Toc126851062"</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4.4.17.</w:t>
            </w:r>
            <w:r>
              <w:rPr>
                <w:rFonts w:eastAsiaTheme="minorEastAsia"/>
                <w:iCs w:val="0"/>
                <w:noProof/>
                <w:sz w:val="21"/>
                <w:szCs w:val="24"/>
              </w:rPr>
              <w:tab/>
            </w:r>
            <w:r w:rsidRPr="00463499">
              <w:rPr>
                <w:rStyle w:val="a9"/>
                <w:rFonts w:ascii="Times New Roman" w:eastAsia="ＭＳ 明朝" w:hAnsi="Times New Roman" w:cs="Times New Roman"/>
                <w:noProof/>
              </w:rPr>
              <w:t>220906CP_naf10μL_2_2</w:t>
            </w:r>
            <w:r w:rsidRPr="00463499">
              <w:rPr>
                <w:rStyle w:val="a9"/>
                <w:rFonts w:ascii="Times New Roman" w:eastAsia="ＭＳ 明朝" w:hAnsi="Times New Roman" w:cs="Times New Roman"/>
                <w:noProof/>
              </w:rPr>
              <w:t>回目</w:t>
            </w:r>
            <w:r w:rsidRPr="00463499">
              <w:rPr>
                <w:rStyle w:val="a9"/>
                <w:rFonts w:ascii="Times New Roman" w:eastAsia="ＭＳ 明朝" w:hAnsi="Times New Roman" w:cs="Times New Roman"/>
                <w:noProof/>
              </w:rPr>
              <w:t xml:space="preserve"> CA</w:t>
            </w:r>
            <w:r w:rsidRPr="0046349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_Toc126851062 \h </w:instrText>
            </w:r>
          </w:ins>
          <w:r>
            <w:rPr>
              <w:noProof/>
              <w:webHidden/>
            </w:rPr>
          </w:r>
          <w:r>
            <w:rPr>
              <w:noProof/>
              <w:webHidden/>
            </w:rPr>
            <w:fldChar w:fldCharType="separate"/>
          </w:r>
          <w:ins w:id="321" w:author="松山 ファミリー" w:date="2023-02-09T15:59:00Z">
            <w:r>
              <w:rPr>
                <w:noProof/>
                <w:webHidden/>
              </w:rPr>
              <w:t>75</w:t>
            </w:r>
            <w:r>
              <w:rPr>
                <w:noProof/>
                <w:webHidden/>
              </w:rPr>
              <w:fldChar w:fldCharType="end"/>
            </w:r>
            <w:r w:rsidRPr="00463499">
              <w:rPr>
                <w:rStyle w:val="a9"/>
                <w:noProof/>
              </w:rPr>
              <w:fldChar w:fldCharType="end"/>
            </w:r>
          </w:ins>
        </w:p>
        <w:p w14:paraId="09A888E1" w14:textId="135515FB" w:rsidR="005F2CAD" w:rsidRDefault="005F2CAD">
          <w:pPr>
            <w:pStyle w:val="31"/>
            <w:tabs>
              <w:tab w:val="left" w:pos="1260"/>
              <w:tab w:val="right" w:leader="dot" w:pos="8494"/>
            </w:tabs>
            <w:rPr>
              <w:ins w:id="322" w:author="松山 ファミリー" w:date="2023-02-09T15:59:00Z"/>
              <w:rFonts w:eastAsiaTheme="minorEastAsia"/>
              <w:iCs w:val="0"/>
              <w:noProof/>
              <w:sz w:val="21"/>
              <w:szCs w:val="24"/>
            </w:rPr>
          </w:pPr>
          <w:ins w:id="323"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"_Toc126851063"</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4.4.18.</w:t>
            </w:r>
            <w:r>
              <w:rPr>
                <w:rFonts w:eastAsiaTheme="minorEastAsia"/>
                <w:iCs w:val="0"/>
                <w:noProof/>
                <w:sz w:val="21"/>
                <w:szCs w:val="24"/>
              </w:rPr>
              <w:tab/>
            </w:r>
            <w:r w:rsidRPr="00463499">
              <w:rPr>
                <w:rStyle w:val="a9"/>
                <w:rFonts w:ascii="Times New Roman" w:eastAsia="ＭＳ 明朝" w:hAnsi="Times New Roman" w:cs="Times New Roman"/>
                <w:noProof/>
              </w:rPr>
              <w:t>220906CP_naf10μL_2_3</w:t>
            </w:r>
            <w:r w:rsidRPr="00463499">
              <w:rPr>
                <w:rStyle w:val="a9"/>
                <w:rFonts w:ascii="Times New Roman" w:eastAsia="ＭＳ 明朝" w:hAnsi="Times New Roman" w:cs="Times New Roman"/>
                <w:noProof/>
              </w:rPr>
              <w:t>回目</w:t>
            </w:r>
            <w:r w:rsidRPr="00463499">
              <w:rPr>
                <w:rStyle w:val="a9"/>
                <w:rFonts w:ascii="Times New Roman" w:eastAsia="ＭＳ 明朝" w:hAnsi="Times New Roman" w:cs="Times New Roman"/>
                <w:noProof/>
              </w:rPr>
              <w:t xml:space="preserve"> CA</w:t>
            </w:r>
            <w:r w:rsidRPr="0046349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_Toc126851063 \h </w:instrText>
            </w:r>
          </w:ins>
          <w:r>
            <w:rPr>
              <w:noProof/>
              <w:webHidden/>
            </w:rPr>
          </w:r>
          <w:r>
            <w:rPr>
              <w:noProof/>
              <w:webHidden/>
            </w:rPr>
            <w:fldChar w:fldCharType="separate"/>
          </w:r>
          <w:ins w:id="324" w:author="松山 ファミリー" w:date="2023-02-09T15:59:00Z">
            <w:r>
              <w:rPr>
                <w:noProof/>
                <w:webHidden/>
              </w:rPr>
              <w:t>76</w:t>
            </w:r>
            <w:r>
              <w:rPr>
                <w:noProof/>
                <w:webHidden/>
              </w:rPr>
              <w:fldChar w:fldCharType="end"/>
            </w:r>
            <w:r w:rsidRPr="00463499">
              <w:rPr>
                <w:rStyle w:val="a9"/>
                <w:noProof/>
              </w:rPr>
              <w:fldChar w:fldCharType="end"/>
            </w:r>
          </w:ins>
        </w:p>
        <w:p w14:paraId="2197D89C" w14:textId="053F0AD6" w:rsidR="005F2CAD" w:rsidRDefault="005F2CAD">
          <w:pPr>
            <w:pStyle w:val="31"/>
            <w:tabs>
              <w:tab w:val="left" w:pos="1260"/>
              <w:tab w:val="right" w:leader="dot" w:pos="8494"/>
            </w:tabs>
            <w:rPr>
              <w:ins w:id="325" w:author="松山 ファミリー" w:date="2023-02-09T15:59:00Z"/>
              <w:rFonts w:eastAsiaTheme="minorEastAsia"/>
              <w:iCs w:val="0"/>
              <w:noProof/>
              <w:sz w:val="21"/>
              <w:szCs w:val="24"/>
            </w:rPr>
          </w:pPr>
          <w:ins w:id="326"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"_Toc126851064"</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4.4.19.</w:t>
            </w:r>
            <w:r>
              <w:rPr>
                <w:rFonts w:eastAsiaTheme="minorEastAsia"/>
                <w:iCs w:val="0"/>
                <w:noProof/>
                <w:sz w:val="21"/>
                <w:szCs w:val="24"/>
              </w:rPr>
              <w:tab/>
            </w:r>
            <w:r w:rsidRPr="00463499">
              <w:rPr>
                <w:rStyle w:val="a9"/>
                <w:rFonts w:ascii="Times New Roman" w:eastAsia="ＭＳ 明朝" w:hAnsi="Times New Roman" w:cs="Times New Roman"/>
                <w:noProof/>
              </w:rPr>
              <w:t>220906CP_naf15μL CA</w:t>
            </w:r>
            <w:r w:rsidRPr="0046349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_Toc126851064 \h </w:instrText>
            </w:r>
          </w:ins>
          <w:r>
            <w:rPr>
              <w:noProof/>
              <w:webHidden/>
            </w:rPr>
          </w:r>
          <w:r>
            <w:rPr>
              <w:noProof/>
              <w:webHidden/>
            </w:rPr>
            <w:fldChar w:fldCharType="separate"/>
          </w:r>
          <w:ins w:id="327" w:author="松山 ファミリー" w:date="2023-02-09T15:59:00Z">
            <w:r>
              <w:rPr>
                <w:noProof/>
                <w:webHidden/>
              </w:rPr>
              <w:t>77</w:t>
            </w:r>
            <w:r>
              <w:rPr>
                <w:noProof/>
                <w:webHidden/>
              </w:rPr>
              <w:fldChar w:fldCharType="end"/>
            </w:r>
            <w:r w:rsidRPr="00463499">
              <w:rPr>
                <w:rStyle w:val="a9"/>
                <w:noProof/>
              </w:rPr>
              <w:fldChar w:fldCharType="end"/>
            </w:r>
          </w:ins>
        </w:p>
        <w:p w14:paraId="595DAD57" w14:textId="5630CA4E" w:rsidR="005F2CAD" w:rsidRDefault="005F2CAD">
          <w:pPr>
            <w:pStyle w:val="31"/>
            <w:tabs>
              <w:tab w:val="left" w:pos="1260"/>
              <w:tab w:val="right" w:leader="dot" w:pos="8494"/>
            </w:tabs>
            <w:rPr>
              <w:ins w:id="328" w:author="松山 ファミリー" w:date="2023-02-09T15:59:00Z"/>
              <w:rFonts w:eastAsiaTheme="minorEastAsia"/>
              <w:iCs w:val="0"/>
              <w:noProof/>
              <w:sz w:val="21"/>
              <w:szCs w:val="24"/>
            </w:rPr>
          </w:pPr>
          <w:ins w:id="329"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"_Toc126851065"</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4.4.20.</w:t>
            </w:r>
            <w:r>
              <w:rPr>
                <w:rFonts w:eastAsiaTheme="minorEastAsia"/>
                <w:iCs w:val="0"/>
                <w:noProof/>
                <w:sz w:val="21"/>
                <w:szCs w:val="24"/>
              </w:rPr>
              <w:tab/>
            </w:r>
            <w:r w:rsidRPr="00463499">
              <w:rPr>
                <w:rStyle w:val="a9"/>
                <w:rFonts w:ascii="Times New Roman" w:eastAsia="ＭＳ 明朝" w:hAnsi="Times New Roman" w:cs="Times New Roman"/>
                <w:noProof/>
              </w:rPr>
              <w:t>220906CP_naf20μL CA</w:t>
            </w:r>
            <w:r w:rsidRPr="0046349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_Toc126851065 \h </w:instrText>
            </w:r>
          </w:ins>
          <w:r>
            <w:rPr>
              <w:noProof/>
              <w:webHidden/>
            </w:rPr>
          </w:r>
          <w:r>
            <w:rPr>
              <w:noProof/>
              <w:webHidden/>
            </w:rPr>
            <w:fldChar w:fldCharType="separate"/>
          </w:r>
          <w:ins w:id="330" w:author="松山 ファミリー" w:date="2023-02-09T15:59:00Z">
            <w:r>
              <w:rPr>
                <w:noProof/>
                <w:webHidden/>
              </w:rPr>
              <w:t>78</w:t>
            </w:r>
            <w:r>
              <w:rPr>
                <w:noProof/>
                <w:webHidden/>
              </w:rPr>
              <w:fldChar w:fldCharType="end"/>
            </w:r>
            <w:r w:rsidRPr="00463499">
              <w:rPr>
                <w:rStyle w:val="a9"/>
                <w:noProof/>
              </w:rPr>
              <w:fldChar w:fldCharType="end"/>
            </w:r>
          </w:ins>
        </w:p>
        <w:p w14:paraId="79CFC62F" w14:textId="2FFCD119" w:rsidR="005F2CAD" w:rsidRDefault="005F2CAD">
          <w:pPr>
            <w:pStyle w:val="21"/>
            <w:tabs>
              <w:tab w:val="left" w:pos="840"/>
              <w:tab w:val="right" w:leader="dot" w:pos="8494"/>
            </w:tabs>
            <w:rPr>
              <w:ins w:id="331" w:author="松山 ファミリー" w:date="2023-02-09T15:59:00Z"/>
              <w:rFonts w:eastAsiaTheme="minorEastAsia"/>
              <w:smallCaps w:val="0"/>
              <w:noProof/>
              <w:sz w:val="21"/>
              <w:szCs w:val="24"/>
            </w:rPr>
          </w:pPr>
          <w:ins w:id="332"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"_Toc126851066"</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4.5.</w:t>
            </w:r>
            <w:r>
              <w:rPr>
                <w:rFonts w:eastAsiaTheme="minorEastAsia"/>
                <w:smallCaps w:val="0"/>
                <w:noProof/>
                <w:sz w:val="21"/>
                <w:szCs w:val="24"/>
              </w:rPr>
              <w:tab/>
            </w:r>
            <w:r w:rsidRPr="00463499">
              <w:rPr>
                <w:rStyle w:val="a9"/>
                <w:rFonts w:ascii="Times New Roman" w:eastAsia="ＭＳ 明朝" w:hAnsi="Times New Roman" w:cs="Times New Roman"/>
                <w:noProof/>
              </w:rPr>
              <w:t>データ比較</w:t>
            </w:r>
            <w:r>
              <w:rPr>
                <w:noProof/>
                <w:webHidden/>
              </w:rPr>
              <w:tab/>
            </w:r>
            <w:r>
              <w:rPr>
                <w:noProof/>
                <w:webHidden/>
              </w:rPr>
              <w:fldChar w:fldCharType="begin"/>
            </w:r>
            <w:r>
              <w:rPr>
                <w:noProof/>
                <w:webHidden/>
              </w:rPr>
              <w:instrText xml:space="preserve"> PAGEREF _Toc126851066 \h </w:instrText>
            </w:r>
          </w:ins>
          <w:r>
            <w:rPr>
              <w:noProof/>
              <w:webHidden/>
            </w:rPr>
          </w:r>
          <w:r>
            <w:rPr>
              <w:noProof/>
              <w:webHidden/>
            </w:rPr>
            <w:fldChar w:fldCharType="separate"/>
          </w:r>
          <w:ins w:id="333" w:author="松山 ファミリー" w:date="2023-02-09T15:59:00Z">
            <w:r>
              <w:rPr>
                <w:noProof/>
                <w:webHidden/>
              </w:rPr>
              <w:t>79</w:t>
            </w:r>
            <w:r>
              <w:rPr>
                <w:noProof/>
                <w:webHidden/>
              </w:rPr>
              <w:fldChar w:fldCharType="end"/>
            </w:r>
            <w:r w:rsidRPr="00463499">
              <w:rPr>
                <w:rStyle w:val="a9"/>
                <w:noProof/>
              </w:rPr>
              <w:fldChar w:fldCharType="end"/>
            </w:r>
          </w:ins>
        </w:p>
        <w:p w14:paraId="32F2E246" w14:textId="6426A098" w:rsidR="005F2CAD" w:rsidRDefault="005F2CAD">
          <w:pPr>
            <w:pStyle w:val="13"/>
            <w:rPr>
              <w:ins w:id="334" w:author="松山 ファミリー" w:date="2023-02-09T15:59:00Z"/>
              <w:rFonts w:eastAsiaTheme="minorEastAsia"/>
              <w:bCs w:val="0"/>
              <w:caps w:val="0"/>
              <w:noProof/>
              <w:sz w:val="21"/>
              <w:szCs w:val="24"/>
            </w:rPr>
          </w:pPr>
          <w:ins w:id="335"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"_Toc126851067"</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5.</w:t>
            </w:r>
            <w:r>
              <w:rPr>
                <w:rFonts w:eastAsiaTheme="minorEastAsia"/>
                <w:bCs w:val="0"/>
                <w:caps w:val="0"/>
                <w:noProof/>
                <w:sz w:val="21"/>
                <w:szCs w:val="24"/>
              </w:rPr>
              <w:tab/>
            </w:r>
            <w:r w:rsidRPr="00463499">
              <w:rPr>
                <w:rStyle w:val="a9"/>
                <w:rFonts w:ascii="Times New Roman" w:eastAsia="ＭＳ 明朝" w:hAnsi="Times New Roman" w:cs="Times New Roman"/>
                <w:noProof/>
              </w:rPr>
              <w:t>結言</w:t>
            </w:r>
            <w:r>
              <w:rPr>
                <w:noProof/>
                <w:webHidden/>
              </w:rPr>
              <w:tab/>
            </w:r>
            <w:r>
              <w:rPr>
                <w:noProof/>
                <w:webHidden/>
              </w:rPr>
              <w:fldChar w:fldCharType="begin"/>
            </w:r>
            <w:r>
              <w:rPr>
                <w:noProof/>
                <w:webHidden/>
              </w:rPr>
              <w:instrText xml:space="preserve"> PAGEREF _Toc126851067 \h </w:instrText>
            </w:r>
          </w:ins>
          <w:r>
            <w:rPr>
              <w:noProof/>
              <w:webHidden/>
            </w:rPr>
          </w:r>
          <w:r>
            <w:rPr>
              <w:noProof/>
              <w:webHidden/>
            </w:rPr>
            <w:fldChar w:fldCharType="separate"/>
          </w:r>
          <w:ins w:id="336" w:author="松山 ファミリー" w:date="2023-02-09T15:59:00Z">
            <w:r>
              <w:rPr>
                <w:noProof/>
                <w:webHidden/>
              </w:rPr>
              <w:t>82</w:t>
            </w:r>
            <w:r>
              <w:rPr>
                <w:noProof/>
                <w:webHidden/>
              </w:rPr>
              <w:fldChar w:fldCharType="end"/>
            </w:r>
            <w:r w:rsidRPr="00463499">
              <w:rPr>
                <w:rStyle w:val="a9"/>
                <w:noProof/>
              </w:rPr>
              <w:fldChar w:fldCharType="end"/>
            </w:r>
          </w:ins>
        </w:p>
        <w:p w14:paraId="2ADF722B" w14:textId="50B4D0CB" w:rsidR="005F2CAD" w:rsidRDefault="005F2CAD">
          <w:pPr>
            <w:pStyle w:val="13"/>
            <w:rPr>
              <w:ins w:id="337" w:author="松山 ファミリー" w:date="2023-02-09T15:59:00Z"/>
              <w:rFonts w:eastAsiaTheme="minorEastAsia"/>
              <w:bCs w:val="0"/>
              <w:caps w:val="0"/>
              <w:noProof/>
              <w:sz w:val="21"/>
              <w:szCs w:val="24"/>
            </w:rPr>
          </w:pPr>
          <w:ins w:id="338"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"_Toc126851068"</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6.</w:t>
            </w:r>
            <w:r>
              <w:rPr>
                <w:rFonts w:eastAsiaTheme="minorEastAsia"/>
                <w:bCs w:val="0"/>
                <w:caps w:val="0"/>
                <w:noProof/>
                <w:sz w:val="21"/>
                <w:szCs w:val="24"/>
              </w:rPr>
              <w:tab/>
            </w:r>
            <w:r w:rsidRPr="00463499">
              <w:rPr>
                <w:rStyle w:val="a9"/>
                <w:rFonts w:ascii="Times New Roman" w:eastAsia="ＭＳ 明朝" w:hAnsi="Times New Roman" w:cs="Times New Roman"/>
                <w:noProof/>
              </w:rPr>
              <w:t>謝辞</w:t>
            </w:r>
            <w:r>
              <w:rPr>
                <w:noProof/>
                <w:webHidden/>
              </w:rPr>
              <w:tab/>
            </w:r>
            <w:r>
              <w:rPr>
                <w:noProof/>
                <w:webHidden/>
              </w:rPr>
              <w:fldChar w:fldCharType="begin"/>
            </w:r>
            <w:r>
              <w:rPr>
                <w:noProof/>
                <w:webHidden/>
              </w:rPr>
              <w:instrText xml:space="preserve"> PAGEREF _Toc126851068 \h </w:instrText>
            </w:r>
          </w:ins>
          <w:r>
            <w:rPr>
              <w:noProof/>
              <w:webHidden/>
            </w:rPr>
          </w:r>
          <w:r>
            <w:rPr>
              <w:noProof/>
              <w:webHidden/>
            </w:rPr>
            <w:fldChar w:fldCharType="separate"/>
          </w:r>
          <w:ins w:id="339" w:author="松山 ファミリー" w:date="2023-02-09T15:59:00Z">
            <w:r>
              <w:rPr>
                <w:noProof/>
                <w:webHidden/>
              </w:rPr>
              <w:t>82</w:t>
            </w:r>
            <w:r>
              <w:rPr>
                <w:noProof/>
                <w:webHidden/>
              </w:rPr>
              <w:fldChar w:fldCharType="end"/>
            </w:r>
            <w:r w:rsidRPr="00463499">
              <w:rPr>
                <w:rStyle w:val="a9"/>
                <w:noProof/>
              </w:rPr>
              <w:fldChar w:fldCharType="end"/>
            </w:r>
          </w:ins>
        </w:p>
        <w:p w14:paraId="592BB42F" w14:textId="027BC459" w:rsidR="005F2CAD" w:rsidRDefault="005F2CAD">
          <w:pPr>
            <w:pStyle w:val="13"/>
            <w:rPr>
              <w:ins w:id="340" w:author="松山 ファミリー" w:date="2023-02-09T15:59:00Z"/>
              <w:rFonts w:eastAsiaTheme="minorEastAsia"/>
              <w:bCs w:val="0"/>
              <w:caps w:val="0"/>
              <w:noProof/>
              <w:sz w:val="21"/>
              <w:szCs w:val="24"/>
            </w:rPr>
          </w:pPr>
          <w:ins w:id="341"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"_Toc126851069"</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7.</w:t>
            </w:r>
            <w:r>
              <w:rPr>
                <w:rFonts w:eastAsiaTheme="minorEastAsia"/>
                <w:bCs w:val="0"/>
                <w:caps w:val="0"/>
                <w:noProof/>
                <w:sz w:val="21"/>
                <w:szCs w:val="24"/>
              </w:rPr>
              <w:tab/>
            </w:r>
            <w:r w:rsidRPr="00463499">
              <w:rPr>
                <w:rStyle w:val="a9"/>
                <w:rFonts w:ascii="Times New Roman" w:eastAsia="ＭＳ 明朝" w:hAnsi="Times New Roman" w:cs="Times New Roman"/>
                <w:noProof/>
              </w:rPr>
              <w:t>参考文献</w:t>
            </w:r>
            <w:r>
              <w:rPr>
                <w:noProof/>
                <w:webHidden/>
              </w:rPr>
              <w:tab/>
            </w:r>
            <w:r>
              <w:rPr>
                <w:noProof/>
                <w:webHidden/>
              </w:rPr>
              <w:fldChar w:fldCharType="begin"/>
            </w:r>
            <w:r>
              <w:rPr>
                <w:noProof/>
                <w:webHidden/>
              </w:rPr>
              <w:instrText xml:space="preserve"> PAGEREF _Toc126851069 \h </w:instrText>
            </w:r>
          </w:ins>
          <w:r>
            <w:rPr>
              <w:noProof/>
              <w:webHidden/>
            </w:rPr>
          </w:r>
          <w:r>
            <w:rPr>
              <w:noProof/>
              <w:webHidden/>
            </w:rPr>
            <w:fldChar w:fldCharType="separate"/>
          </w:r>
          <w:ins w:id="342" w:author="松山 ファミリー" w:date="2023-02-09T15:59:00Z">
            <w:r>
              <w:rPr>
                <w:noProof/>
                <w:webHidden/>
              </w:rPr>
              <w:t>82</w:t>
            </w:r>
            <w:r>
              <w:rPr>
                <w:noProof/>
                <w:webHidden/>
              </w:rPr>
              <w:fldChar w:fldCharType="end"/>
            </w:r>
            <w:r w:rsidRPr="00463499">
              <w:rPr>
                <w:rStyle w:val="a9"/>
                <w:noProof/>
              </w:rPr>
              <w:fldChar w:fldCharType="end"/>
            </w:r>
          </w:ins>
        </w:p>
        <w:p w14:paraId="53DFC3DB" w14:textId="7CAC63BC" w:rsidR="005109E7" w:rsidDel="00083758" w:rsidRDefault="005109E7">
          <w:pPr>
            <w:pStyle w:val="13"/>
            <w:rPr>
              <w:del w:id="343" w:author="松山 ファミリー" w:date="2023-02-09T15:56:00Z"/>
              <w:rFonts w:eastAsiaTheme="minorEastAsia"/>
              <w:bCs w:val="0"/>
              <w:caps w:val="0"/>
              <w:noProof/>
              <w:sz w:val="21"/>
              <w:szCs w:val="24"/>
            </w:rPr>
          </w:pPr>
          <w:del w:id="344" w:author="松山 ファミリー" w:date="2023-02-09T15:56:00Z">
            <w:r w:rsidRPr="00083758" w:rsidDel="00083758">
              <w:rPr>
                <w:rPrChange w:id="345" w:author="松山 ファミリー" w:date="2023-02-09T15:56:00Z">
                  <w:rPr>
                    <w:rStyle w:val="a9"/>
                    <w:rFonts w:ascii="Times New Roman" w:eastAsia="ＭＳ 明朝" w:hAnsi="Times New Roman" w:cs="Times New Roman"/>
                    <w:bCs w:val="0"/>
                    <w:caps w:val="0"/>
                    <w:noProof/>
                  </w:rPr>
                </w:rPrChange>
              </w:rPr>
              <w:delText>1.</w:delText>
            </w:r>
            <w:r w:rsidDel="00083758">
              <w:rPr>
                <w:rFonts w:eastAsiaTheme="minorEastAsia"/>
                <w:bCs w:val="0"/>
                <w:caps w:val="0"/>
                <w:noProof/>
                <w:sz w:val="21"/>
                <w:szCs w:val="24"/>
              </w:rPr>
              <w:tab/>
            </w:r>
            <w:r w:rsidRPr="00083758" w:rsidDel="00083758">
              <w:rPr>
                <w:rFonts w:hint="eastAsia"/>
                <w:rPrChange w:id="346" w:author="松山 ファミリー" w:date="2023-02-09T15:56:00Z">
                  <w:rPr>
                    <w:rStyle w:val="a9"/>
                    <w:rFonts w:ascii="Times New Roman" w:eastAsia="ＭＳ 明朝" w:hAnsi="Times New Roman" w:cs="Times New Roman" w:hint="eastAsia"/>
                    <w:bCs w:val="0"/>
                    <w:caps w:val="0"/>
                    <w:noProof/>
                  </w:rPr>
                </w:rPrChange>
              </w:rPr>
              <w:delText>緒言</w:delText>
            </w:r>
            <w:r w:rsidDel="00083758">
              <w:rPr>
                <w:noProof/>
                <w:webHidden/>
              </w:rPr>
              <w:tab/>
              <w:delText>5</w:delText>
            </w:r>
          </w:del>
        </w:p>
        <w:p w14:paraId="4A698073" w14:textId="24E61F33" w:rsidR="005109E7" w:rsidDel="00083758" w:rsidRDefault="005109E7">
          <w:pPr>
            <w:pStyle w:val="13"/>
            <w:rPr>
              <w:del w:id="347" w:author="松山 ファミリー" w:date="2023-02-09T15:56:00Z"/>
              <w:rFonts w:eastAsiaTheme="minorEastAsia"/>
              <w:bCs w:val="0"/>
              <w:caps w:val="0"/>
              <w:noProof/>
              <w:sz w:val="21"/>
              <w:szCs w:val="24"/>
            </w:rPr>
          </w:pPr>
          <w:del w:id="348" w:author="松山 ファミリー" w:date="2023-02-09T15:56:00Z">
            <w:r w:rsidRPr="00083758" w:rsidDel="00083758">
              <w:rPr>
                <w:rPrChange w:id="349" w:author="松山 ファミリー" w:date="2023-02-09T15:56:00Z">
                  <w:rPr>
                    <w:rStyle w:val="a9"/>
                    <w:rFonts w:ascii="Times New Roman" w:eastAsia="ＭＳ 明朝" w:hAnsi="Times New Roman" w:cs="Times New Roman"/>
                    <w:bCs w:val="0"/>
                    <w:caps w:val="0"/>
                    <w:noProof/>
                  </w:rPr>
                </w:rPrChange>
              </w:rPr>
              <w:delText>2.</w:delText>
            </w:r>
            <w:r w:rsidDel="00083758">
              <w:rPr>
                <w:rFonts w:eastAsiaTheme="minorEastAsia"/>
                <w:bCs w:val="0"/>
                <w:caps w:val="0"/>
                <w:noProof/>
                <w:sz w:val="21"/>
                <w:szCs w:val="24"/>
              </w:rPr>
              <w:tab/>
            </w:r>
            <w:r w:rsidRPr="00083758" w:rsidDel="00083758">
              <w:rPr>
                <w:rFonts w:hint="eastAsia"/>
                <w:rPrChange w:id="350" w:author="松山 ファミリー" w:date="2023-02-09T15:56:00Z">
                  <w:rPr>
                    <w:rStyle w:val="a9"/>
                    <w:rFonts w:ascii="Times New Roman" w:eastAsia="ＭＳ 明朝" w:hAnsi="Times New Roman" w:cs="Times New Roman" w:hint="eastAsia"/>
                    <w:bCs w:val="0"/>
                    <w:caps w:val="0"/>
                    <w:noProof/>
                  </w:rPr>
                </w:rPrChange>
              </w:rPr>
              <w:delText>使用試薬・装置</w:delText>
            </w:r>
            <w:r w:rsidDel="00083758">
              <w:rPr>
                <w:noProof/>
                <w:webHidden/>
              </w:rPr>
              <w:tab/>
              <w:delText>5</w:delText>
            </w:r>
          </w:del>
        </w:p>
        <w:p w14:paraId="4C719817" w14:textId="4A26A81B" w:rsidR="005109E7" w:rsidDel="00083758" w:rsidRDefault="005109E7">
          <w:pPr>
            <w:pStyle w:val="21"/>
            <w:tabs>
              <w:tab w:val="left" w:pos="840"/>
              <w:tab w:val="right" w:leader="dot" w:pos="8494"/>
            </w:tabs>
            <w:rPr>
              <w:del w:id="351" w:author="松山 ファミリー" w:date="2023-02-09T15:56:00Z"/>
              <w:rFonts w:eastAsiaTheme="minorEastAsia"/>
              <w:smallCaps w:val="0"/>
              <w:noProof/>
              <w:sz w:val="21"/>
              <w:szCs w:val="24"/>
            </w:rPr>
          </w:pPr>
          <w:del w:id="352" w:author="松山 ファミリー" w:date="2023-02-09T15:56:00Z">
            <w:r w:rsidRPr="00083758" w:rsidDel="00083758">
              <w:rPr>
                <w:rPrChange w:id="353" w:author="松山 ファミリー" w:date="2023-02-09T15:56:00Z">
                  <w:rPr>
                    <w:rStyle w:val="a9"/>
                    <w:rFonts w:ascii="Times New Roman" w:eastAsia="ＭＳ 明朝" w:hAnsi="Times New Roman" w:cs="Times New Roman"/>
                    <w:smallCaps w:val="0"/>
                    <w:noProof/>
                  </w:rPr>
                </w:rPrChange>
              </w:rPr>
              <w:delText>2.1.</w:delText>
            </w:r>
            <w:r w:rsidDel="00083758">
              <w:rPr>
                <w:rFonts w:eastAsiaTheme="minorEastAsia"/>
                <w:smallCaps w:val="0"/>
                <w:noProof/>
                <w:sz w:val="21"/>
                <w:szCs w:val="24"/>
              </w:rPr>
              <w:tab/>
            </w:r>
            <w:r w:rsidRPr="00083758" w:rsidDel="00083758">
              <w:rPr>
                <w:rFonts w:hint="eastAsia"/>
                <w:rPrChange w:id="354" w:author="松山 ファミリー" w:date="2023-02-09T15:56:00Z">
                  <w:rPr>
                    <w:rStyle w:val="a9"/>
                    <w:rFonts w:ascii="Times New Roman" w:eastAsia="ＭＳ 明朝" w:hAnsi="Times New Roman" w:cs="Times New Roman" w:hint="eastAsia"/>
                    <w:smallCaps w:val="0"/>
                    <w:noProof/>
                  </w:rPr>
                </w:rPrChange>
              </w:rPr>
              <w:delText>使用試薬</w:delText>
            </w:r>
            <w:r w:rsidDel="00083758">
              <w:rPr>
                <w:noProof/>
                <w:webHidden/>
              </w:rPr>
              <w:tab/>
              <w:delText>5</w:delText>
            </w:r>
          </w:del>
        </w:p>
        <w:p w14:paraId="3CE47BCE" w14:textId="6DA10913" w:rsidR="005109E7" w:rsidDel="00083758" w:rsidRDefault="005109E7">
          <w:pPr>
            <w:pStyle w:val="21"/>
            <w:tabs>
              <w:tab w:val="left" w:pos="840"/>
              <w:tab w:val="right" w:leader="dot" w:pos="8494"/>
            </w:tabs>
            <w:rPr>
              <w:del w:id="355" w:author="松山 ファミリー" w:date="2023-02-09T15:56:00Z"/>
              <w:rFonts w:eastAsiaTheme="minorEastAsia"/>
              <w:smallCaps w:val="0"/>
              <w:noProof/>
              <w:sz w:val="21"/>
              <w:szCs w:val="24"/>
            </w:rPr>
          </w:pPr>
          <w:del w:id="356" w:author="松山 ファミリー" w:date="2023-02-09T15:56:00Z">
            <w:r w:rsidRPr="00083758" w:rsidDel="00083758">
              <w:rPr>
                <w:rPrChange w:id="357" w:author="松山 ファミリー" w:date="2023-02-09T15:56:00Z">
                  <w:rPr>
                    <w:rStyle w:val="a9"/>
                    <w:rFonts w:ascii="Times New Roman" w:eastAsia="ＭＳ 明朝" w:hAnsi="Times New Roman" w:cs="Times New Roman"/>
                    <w:smallCaps w:val="0"/>
                    <w:noProof/>
                  </w:rPr>
                </w:rPrChange>
              </w:rPr>
              <w:delText>2.2.</w:delText>
            </w:r>
            <w:r w:rsidDel="00083758">
              <w:rPr>
                <w:rFonts w:eastAsiaTheme="minorEastAsia"/>
                <w:smallCaps w:val="0"/>
                <w:noProof/>
                <w:sz w:val="21"/>
                <w:szCs w:val="24"/>
              </w:rPr>
              <w:tab/>
            </w:r>
            <w:r w:rsidRPr="00083758" w:rsidDel="00083758">
              <w:rPr>
                <w:rFonts w:hint="eastAsia"/>
                <w:rPrChange w:id="358" w:author="松山 ファミリー" w:date="2023-02-09T15:56:00Z">
                  <w:rPr>
                    <w:rStyle w:val="a9"/>
                    <w:rFonts w:ascii="Times New Roman" w:eastAsia="ＭＳ 明朝" w:hAnsi="Times New Roman" w:cs="Times New Roman" w:hint="eastAsia"/>
                    <w:smallCaps w:val="0"/>
                    <w:noProof/>
                  </w:rPr>
                </w:rPrChange>
              </w:rPr>
              <w:delText>使用装置</w:delText>
            </w:r>
            <w:r w:rsidDel="00083758">
              <w:rPr>
                <w:noProof/>
                <w:webHidden/>
              </w:rPr>
              <w:tab/>
              <w:delText>5</w:delText>
            </w:r>
          </w:del>
        </w:p>
        <w:p w14:paraId="246E5253" w14:textId="527A5431" w:rsidR="005109E7" w:rsidDel="00083758" w:rsidRDefault="005109E7">
          <w:pPr>
            <w:pStyle w:val="21"/>
            <w:tabs>
              <w:tab w:val="left" w:pos="840"/>
              <w:tab w:val="right" w:leader="dot" w:pos="8494"/>
            </w:tabs>
            <w:rPr>
              <w:del w:id="359" w:author="松山 ファミリー" w:date="2023-02-09T15:56:00Z"/>
              <w:rFonts w:eastAsiaTheme="minorEastAsia"/>
              <w:smallCaps w:val="0"/>
              <w:noProof/>
              <w:sz w:val="21"/>
              <w:szCs w:val="24"/>
            </w:rPr>
          </w:pPr>
          <w:del w:id="360" w:author="松山 ファミリー" w:date="2023-02-09T15:56:00Z">
            <w:r w:rsidRPr="00083758" w:rsidDel="00083758">
              <w:rPr>
                <w:rPrChange w:id="361" w:author="松山 ファミリー" w:date="2023-02-09T15:56:00Z">
                  <w:rPr>
                    <w:rStyle w:val="a9"/>
                    <w:rFonts w:ascii="Times New Roman" w:eastAsia="ＭＳ 明朝" w:hAnsi="Times New Roman" w:cs="Times New Roman"/>
                    <w:smallCaps w:val="0"/>
                    <w:noProof/>
                  </w:rPr>
                </w:rPrChange>
              </w:rPr>
              <w:delText>2.3.</w:delText>
            </w:r>
            <w:r w:rsidDel="00083758">
              <w:rPr>
                <w:rFonts w:eastAsiaTheme="minorEastAsia"/>
                <w:smallCaps w:val="0"/>
                <w:noProof/>
                <w:sz w:val="21"/>
                <w:szCs w:val="24"/>
              </w:rPr>
              <w:tab/>
            </w:r>
            <w:r w:rsidRPr="00083758" w:rsidDel="00083758">
              <w:rPr>
                <w:rFonts w:hint="eastAsia"/>
                <w:rPrChange w:id="362" w:author="松山 ファミリー" w:date="2023-02-09T15:56:00Z">
                  <w:rPr>
                    <w:rStyle w:val="a9"/>
                    <w:rFonts w:ascii="Times New Roman" w:eastAsia="ＭＳ 明朝" w:hAnsi="Times New Roman" w:cs="Times New Roman" w:hint="eastAsia"/>
                    <w:smallCaps w:val="0"/>
                    <w:noProof/>
                  </w:rPr>
                </w:rPrChange>
              </w:rPr>
              <w:delText>測定装置</w:delText>
            </w:r>
            <w:r w:rsidDel="00083758">
              <w:rPr>
                <w:noProof/>
                <w:webHidden/>
              </w:rPr>
              <w:tab/>
              <w:delText>6</w:delText>
            </w:r>
          </w:del>
        </w:p>
        <w:p w14:paraId="3758EE61" w14:textId="1656B0FD" w:rsidR="005109E7" w:rsidDel="00083758" w:rsidRDefault="005109E7">
          <w:pPr>
            <w:pStyle w:val="13"/>
            <w:rPr>
              <w:del w:id="363" w:author="松山 ファミリー" w:date="2023-02-09T15:56:00Z"/>
              <w:rFonts w:eastAsiaTheme="minorEastAsia"/>
              <w:bCs w:val="0"/>
              <w:caps w:val="0"/>
              <w:noProof/>
              <w:sz w:val="21"/>
              <w:szCs w:val="24"/>
            </w:rPr>
          </w:pPr>
          <w:del w:id="364" w:author="松山 ファミリー" w:date="2023-02-09T15:56:00Z">
            <w:r w:rsidRPr="00083758" w:rsidDel="00083758">
              <w:rPr>
                <w:rPrChange w:id="365" w:author="松山 ファミリー" w:date="2023-02-09T15:56:00Z">
                  <w:rPr>
                    <w:rStyle w:val="a9"/>
                    <w:rFonts w:ascii="Times New Roman" w:eastAsia="ＭＳ 明朝" w:hAnsi="Times New Roman" w:cs="Times New Roman"/>
                    <w:bCs w:val="0"/>
                    <w:caps w:val="0"/>
                    <w:noProof/>
                  </w:rPr>
                </w:rPrChange>
              </w:rPr>
              <w:delText>3.</w:delText>
            </w:r>
            <w:r w:rsidDel="00083758">
              <w:rPr>
                <w:rFonts w:eastAsiaTheme="minorEastAsia"/>
                <w:bCs w:val="0"/>
                <w:caps w:val="0"/>
                <w:noProof/>
                <w:sz w:val="21"/>
                <w:szCs w:val="24"/>
              </w:rPr>
              <w:tab/>
            </w:r>
            <w:r w:rsidRPr="00083758" w:rsidDel="00083758">
              <w:rPr>
                <w:rFonts w:hint="eastAsia"/>
                <w:rPrChange w:id="366" w:author="松山 ファミリー" w:date="2023-02-09T15:56:00Z">
                  <w:rPr>
                    <w:rStyle w:val="a9"/>
                    <w:rFonts w:ascii="Times New Roman" w:eastAsia="ＭＳ 明朝" w:hAnsi="Times New Roman" w:cs="Times New Roman" w:hint="eastAsia"/>
                    <w:bCs w:val="0"/>
                    <w:caps w:val="0"/>
                    <w:noProof/>
                  </w:rPr>
                </w:rPrChange>
              </w:rPr>
              <w:delText>実験操作</w:delText>
            </w:r>
            <w:r w:rsidDel="00083758">
              <w:rPr>
                <w:noProof/>
                <w:webHidden/>
              </w:rPr>
              <w:tab/>
              <w:delText>7</w:delText>
            </w:r>
          </w:del>
        </w:p>
        <w:p w14:paraId="69BDC9DD" w14:textId="0488970C" w:rsidR="005109E7" w:rsidDel="00083758" w:rsidRDefault="005109E7">
          <w:pPr>
            <w:pStyle w:val="21"/>
            <w:tabs>
              <w:tab w:val="left" w:pos="840"/>
              <w:tab w:val="right" w:leader="dot" w:pos="8494"/>
            </w:tabs>
            <w:rPr>
              <w:del w:id="367" w:author="松山 ファミリー" w:date="2023-02-09T15:56:00Z"/>
              <w:rFonts w:eastAsiaTheme="minorEastAsia"/>
              <w:smallCaps w:val="0"/>
              <w:noProof/>
              <w:sz w:val="21"/>
              <w:szCs w:val="24"/>
            </w:rPr>
          </w:pPr>
          <w:del w:id="368" w:author="松山 ファミリー" w:date="2023-02-09T15:56:00Z">
            <w:r w:rsidRPr="00083758" w:rsidDel="00083758">
              <w:rPr>
                <w:rPrChange w:id="369" w:author="松山 ファミリー" w:date="2023-02-09T15:56:00Z">
                  <w:rPr>
                    <w:rStyle w:val="a9"/>
                    <w:rFonts w:ascii="Times New Roman" w:eastAsia="ＭＳ 明朝" w:hAnsi="Times New Roman" w:cs="Times New Roman"/>
                    <w:smallCaps w:val="0"/>
                    <w:noProof/>
                  </w:rPr>
                </w:rPrChange>
              </w:rPr>
              <w:delText>3.1.</w:delText>
            </w:r>
            <w:r w:rsidDel="00083758">
              <w:rPr>
                <w:rFonts w:eastAsiaTheme="minorEastAsia"/>
                <w:smallCaps w:val="0"/>
                <w:noProof/>
                <w:sz w:val="21"/>
                <w:szCs w:val="24"/>
              </w:rPr>
              <w:tab/>
            </w:r>
            <w:r w:rsidRPr="00083758" w:rsidDel="00083758">
              <w:rPr>
                <w:rFonts w:hint="eastAsia"/>
                <w:rPrChange w:id="370" w:author="松山 ファミリー" w:date="2023-02-09T15:56:00Z">
                  <w:rPr>
                    <w:rStyle w:val="a9"/>
                    <w:rFonts w:ascii="Times New Roman" w:eastAsia="ＭＳ 明朝" w:hAnsi="Times New Roman" w:cs="Times New Roman" w:hint="eastAsia"/>
                    <w:smallCaps w:val="0"/>
                    <w:noProof/>
                  </w:rPr>
                </w:rPrChange>
              </w:rPr>
              <w:delText>塩基性酢酸ニッケルの合成</w:delText>
            </w:r>
            <w:r w:rsidDel="00083758">
              <w:rPr>
                <w:noProof/>
                <w:webHidden/>
              </w:rPr>
              <w:tab/>
              <w:delText>7</w:delText>
            </w:r>
          </w:del>
        </w:p>
        <w:p w14:paraId="30F62031" w14:textId="79476F23" w:rsidR="005109E7" w:rsidDel="00083758" w:rsidRDefault="005109E7">
          <w:pPr>
            <w:pStyle w:val="31"/>
            <w:tabs>
              <w:tab w:val="left" w:pos="1260"/>
              <w:tab w:val="right" w:leader="dot" w:pos="8494"/>
            </w:tabs>
            <w:rPr>
              <w:del w:id="371" w:author="松山 ファミリー" w:date="2023-02-09T15:56:00Z"/>
              <w:rFonts w:eastAsiaTheme="minorEastAsia"/>
              <w:iCs w:val="0"/>
              <w:noProof/>
              <w:sz w:val="21"/>
              <w:szCs w:val="24"/>
            </w:rPr>
          </w:pPr>
          <w:del w:id="372" w:author="松山 ファミリー" w:date="2023-02-09T15:56:00Z">
            <w:r w:rsidRPr="00083758" w:rsidDel="00083758">
              <w:rPr>
                <w:rPrChange w:id="373" w:author="松山 ファミリー" w:date="2023-02-09T15:56:00Z">
                  <w:rPr>
                    <w:rStyle w:val="a9"/>
                    <w:rFonts w:ascii="Times New Roman" w:eastAsia="ＭＳ 明朝" w:hAnsi="Times New Roman" w:cs="Times New Roman"/>
                    <w:iCs w:val="0"/>
                    <w:noProof/>
                    <w:kern w:val="0"/>
                  </w:rPr>
                </w:rPrChange>
              </w:rPr>
              <w:delText>3.1.1.</w:delText>
            </w:r>
            <w:r w:rsidDel="00083758">
              <w:rPr>
                <w:rFonts w:eastAsiaTheme="minorEastAsia"/>
                <w:iCs w:val="0"/>
                <w:noProof/>
                <w:sz w:val="21"/>
                <w:szCs w:val="24"/>
              </w:rPr>
              <w:tab/>
            </w:r>
            <w:r w:rsidRPr="00083758" w:rsidDel="00083758">
              <w:rPr>
                <w:rPrChange w:id="374" w:author="松山 ファミリー" w:date="2023-02-09T15:56:00Z">
                  <w:rPr>
                    <w:rStyle w:val="a9"/>
                    <w:rFonts w:ascii="Times New Roman" w:eastAsia="ＭＳ 明朝" w:hAnsi="Times New Roman" w:cs="Times New Roman"/>
                    <w:iCs w:val="0"/>
                    <w:noProof/>
                    <w:kern w:val="0"/>
                    <w:shd w:val="clear" w:color="auto" w:fill="FFFFFF"/>
                  </w:rPr>
                </w:rPrChange>
              </w:rPr>
              <w:delText>220415Ni_OH_OAc</w:delText>
            </w:r>
            <w:r w:rsidDel="00083758">
              <w:rPr>
                <w:noProof/>
                <w:webHidden/>
              </w:rPr>
              <w:tab/>
              <w:delText>8</w:delText>
            </w:r>
          </w:del>
        </w:p>
        <w:p w14:paraId="6D3DC9C5" w14:textId="7C202503" w:rsidR="005109E7" w:rsidDel="00083758" w:rsidRDefault="005109E7">
          <w:pPr>
            <w:pStyle w:val="31"/>
            <w:tabs>
              <w:tab w:val="left" w:pos="1260"/>
              <w:tab w:val="right" w:leader="dot" w:pos="8494"/>
            </w:tabs>
            <w:rPr>
              <w:del w:id="375" w:author="松山 ファミリー" w:date="2023-02-09T15:56:00Z"/>
              <w:rFonts w:eastAsiaTheme="minorEastAsia"/>
              <w:iCs w:val="0"/>
              <w:noProof/>
              <w:sz w:val="21"/>
              <w:szCs w:val="24"/>
            </w:rPr>
          </w:pPr>
          <w:del w:id="376" w:author="松山 ファミリー" w:date="2023-02-09T15:56:00Z">
            <w:r w:rsidRPr="00083758" w:rsidDel="00083758">
              <w:rPr>
                <w:rPrChange w:id="377" w:author="松山 ファミリー" w:date="2023-02-09T15:56:00Z">
                  <w:rPr>
                    <w:rStyle w:val="a9"/>
                    <w:rFonts w:ascii="Times New Roman" w:eastAsia="ＭＳ 明朝" w:hAnsi="Times New Roman" w:cs="Times New Roman"/>
                    <w:iCs w:val="0"/>
                    <w:noProof/>
                  </w:rPr>
                </w:rPrChange>
              </w:rPr>
              <w:delText>3.1.2.</w:delText>
            </w:r>
            <w:r w:rsidDel="00083758">
              <w:rPr>
                <w:rFonts w:eastAsiaTheme="minorEastAsia"/>
                <w:iCs w:val="0"/>
                <w:noProof/>
                <w:sz w:val="21"/>
                <w:szCs w:val="24"/>
              </w:rPr>
              <w:tab/>
            </w:r>
            <w:r w:rsidRPr="00083758" w:rsidDel="00083758">
              <w:rPr>
                <w:rPrChange w:id="378" w:author="松山 ファミリー" w:date="2023-02-09T15:56:00Z">
                  <w:rPr>
                    <w:rStyle w:val="a9"/>
                    <w:rFonts w:ascii="Times New Roman" w:eastAsia="ＭＳ 明朝" w:hAnsi="Times New Roman" w:cs="Times New Roman"/>
                    <w:iCs w:val="0"/>
                    <w:noProof/>
                  </w:rPr>
                </w:rPrChange>
              </w:rPr>
              <w:delText>220906Ni_OH_OAc</w:delText>
            </w:r>
            <w:r w:rsidDel="00083758">
              <w:rPr>
                <w:noProof/>
                <w:webHidden/>
              </w:rPr>
              <w:tab/>
              <w:delText>8</w:delText>
            </w:r>
          </w:del>
        </w:p>
        <w:p w14:paraId="76727FD4" w14:textId="354B356E" w:rsidR="005109E7" w:rsidDel="00083758" w:rsidRDefault="005109E7">
          <w:pPr>
            <w:pStyle w:val="31"/>
            <w:tabs>
              <w:tab w:val="left" w:pos="1260"/>
              <w:tab w:val="right" w:leader="dot" w:pos="8494"/>
            </w:tabs>
            <w:rPr>
              <w:del w:id="379" w:author="松山 ファミリー" w:date="2023-02-09T15:56:00Z"/>
              <w:rFonts w:eastAsiaTheme="minorEastAsia"/>
              <w:iCs w:val="0"/>
              <w:noProof/>
              <w:sz w:val="21"/>
              <w:szCs w:val="24"/>
            </w:rPr>
          </w:pPr>
          <w:del w:id="380" w:author="松山 ファミリー" w:date="2023-02-09T15:56:00Z">
            <w:r w:rsidRPr="00083758" w:rsidDel="00083758">
              <w:rPr>
                <w:rPrChange w:id="381" w:author="松山 ファミリー" w:date="2023-02-09T15:56:00Z">
                  <w:rPr>
                    <w:rStyle w:val="a9"/>
                    <w:rFonts w:ascii="Times New Roman" w:eastAsia="ＭＳ 明朝" w:hAnsi="Times New Roman" w:cs="Times New Roman"/>
                    <w:iCs w:val="0"/>
                    <w:noProof/>
                  </w:rPr>
                </w:rPrChange>
              </w:rPr>
              <w:delText>3.1.3.</w:delText>
            </w:r>
            <w:r w:rsidDel="00083758">
              <w:rPr>
                <w:rFonts w:eastAsiaTheme="minorEastAsia"/>
                <w:iCs w:val="0"/>
                <w:noProof/>
                <w:sz w:val="21"/>
                <w:szCs w:val="24"/>
              </w:rPr>
              <w:tab/>
            </w:r>
            <w:r w:rsidRPr="00083758" w:rsidDel="00083758">
              <w:rPr>
                <w:rPrChange w:id="382" w:author="松山 ファミリー" w:date="2023-02-09T15:56:00Z">
                  <w:rPr>
                    <w:rStyle w:val="a9"/>
                    <w:rFonts w:ascii="Times New Roman" w:eastAsia="ＭＳ 明朝" w:hAnsi="Times New Roman" w:cs="Times New Roman"/>
                    <w:iCs w:val="0"/>
                    <w:noProof/>
                  </w:rPr>
                </w:rPrChange>
              </w:rPr>
              <w:delText>220914Ni_OH_OAc</w:delText>
            </w:r>
            <w:r w:rsidDel="00083758">
              <w:rPr>
                <w:noProof/>
                <w:webHidden/>
              </w:rPr>
              <w:tab/>
              <w:delText>9</w:delText>
            </w:r>
          </w:del>
        </w:p>
        <w:p w14:paraId="219ECC32" w14:textId="307885AF" w:rsidR="005109E7" w:rsidDel="00083758" w:rsidRDefault="005109E7">
          <w:pPr>
            <w:pStyle w:val="31"/>
            <w:tabs>
              <w:tab w:val="left" w:pos="1260"/>
              <w:tab w:val="right" w:leader="dot" w:pos="8494"/>
            </w:tabs>
            <w:rPr>
              <w:del w:id="383" w:author="松山 ファミリー" w:date="2023-02-09T15:56:00Z"/>
              <w:rFonts w:eastAsiaTheme="minorEastAsia"/>
              <w:iCs w:val="0"/>
              <w:noProof/>
              <w:sz w:val="21"/>
              <w:szCs w:val="24"/>
            </w:rPr>
          </w:pPr>
          <w:del w:id="384" w:author="松山 ファミリー" w:date="2023-02-09T15:56:00Z">
            <w:r w:rsidRPr="00083758" w:rsidDel="00083758">
              <w:rPr>
                <w:rPrChange w:id="385" w:author="松山 ファミリー" w:date="2023-02-09T15:56:00Z">
                  <w:rPr>
                    <w:rStyle w:val="a9"/>
                    <w:rFonts w:ascii="Times New Roman" w:eastAsia="ＭＳ 明朝" w:hAnsi="Times New Roman" w:cs="Times New Roman"/>
                    <w:iCs w:val="0"/>
                    <w:noProof/>
                  </w:rPr>
                </w:rPrChange>
              </w:rPr>
              <w:delText>3.1.4.</w:delText>
            </w:r>
            <w:r w:rsidDel="00083758">
              <w:rPr>
                <w:rFonts w:eastAsiaTheme="minorEastAsia"/>
                <w:iCs w:val="0"/>
                <w:noProof/>
                <w:sz w:val="21"/>
                <w:szCs w:val="24"/>
              </w:rPr>
              <w:tab/>
            </w:r>
            <w:r w:rsidRPr="00083758" w:rsidDel="00083758">
              <w:rPr>
                <w:rPrChange w:id="386" w:author="松山 ファミリー" w:date="2023-02-09T15:56:00Z">
                  <w:rPr>
                    <w:rStyle w:val="a9"/>
                    <w:rFonts w:ascii="Times New Roman" w:eastAsia="ＭＳ 明朝" w:hAnsi="Times New Roman" w:cs="Times New Roman"/>
                    <w:iCs w:val="0"/>
                    <w:noProof/>
                  </w:rPr>
                </w:rPrChange>
              </w:rPr>
              <w:delText>221003Ni_OH_OAc</w:delText>
            </w:r>
            <w:r w:rsidDel="00083758">
              <w:rPr>
                <w:noProof/>
                <w:webHidden/>
              </w:rPr>
              <w:tab/>
              <w:delText>9</w:delText>
            </w:r>
          </w:del>
        </w:p>
        <w:p w14:paraId="640C6E75" w14:textId="39678572" w:rsidR="005109E7" w:rsidDel="00083758" w:rsidRDefault="005109E7">
          <w:pPr>
            <w:pStyle w:val="31"/>
            <w:tabs>
              <w:tab w:val="left" w:pos="1260"/>
              <w:tab w:val="right" w:leader="dot" w:pos="8494"/>
            </w:tabs>
            <w:rPr>
              <w:del w:id="387" w:author="松山 ファミリー" w:date="2023-02-09T15:56:00Z"/>
              <w:rFonts w:eastAsiaTheme="minorEastAsia"/>
              <w:iCs w:val="0"/>
              <w:noProof/>
              <w:sz w:val="21"/>
              <w:szCs w:val="24"/>
            </w:rPr>
          </w:pPr>
          <w:del w:id="388" w:author="松山 ファミリー" w:date="2023-02-09T15:56:00Z">
            <w:r w:rsidRPr="00083758" w:rsidDel="00083758">
              <w:rPr>
                <w:rPrChange w:id="389" w:author="松山 ファミリー" w:date="2023-02-09T15:56:00Z">
                  <w:rPr>
                    <w:rStyle w:val="a9"/>
                    <w:rFonts w:ascii="Times New Roman" w:eastAsia="ＭＳ 明朝" w:hAnsi="Times New Roman" w:cs="Times New Roman"/>
                    <w:iCs w:val="0"/>
                    <w:noProof/>
                  </w:rPr>
                </w:rPrChange>
              </w:rPr>
              <w:delText>3.1.5.</w:delText>
            </w:r>
            <w:r w:rsidDel="00083758">
              <w:rPr>
                <w:rFonts w:eastAsiaTheme="minorEastAsia"/>
                <w:iCs w:val="0"/>
                <w:noProof/>
                <w:sz w:val="21"/>
                <w:szCs w:val="24"/>
              </w:rPr>
              <w:tab/>
            </w:r>
            <w:r w:rsidRPr="00083758" w:rsidDel="00083758">
              <w:rPr>
                <w:rPrChange w:id="390" w:author="松山 ファミリー" w:date="2023-02-09T15:56:00Z">
                  <w:rPr>
                    <w:rStyle w:val="a9"/>
                    <w:rFonts w:ascii="Times New Roman" w:eastAsia="ＭＳ 明朝" w:hAnsi="Times New Roman" w:cs="Times New Roman"/>
                    <w:iCs w:val="0"/>
                    <w:noProof/>
                  </w:rPr>
                </w:rPrChange>
              </w:rPr>
              <w:delText>221006Ni_OH_OAc</w:delText>
            </w:r>
            <w:r w:rsidDel="00083758">
              <w:rPr>
                <w:noProof/>
                <w:webHidden/>
              </w:rPr>
              <w:tab/>
              <w:delText>10</w:delText>
            </w:r>
          </w:del>
        </w:p>
        <w:p w14:paraId="4BF6659B" w14:textId="00744032" w:rsidR="005109E7" w:rsidDel="00083758" w:rsidRDefault="005109E7">
          <w:pPr>
            <w:pStyle w:val="31"/>
            <w:tabs>
              <w:tab w:val="left" w:pos="1260"/>
              <w:tab w:val="right" w:leader="dot" w:pos="8494"/>
            </w:tabs>
            <w:rPr>
              <w:del w:id="391" w:author="松山 ファミリー" w:date="2023-02-09T15:56:00Z"/>
              <w:rFonts w:eastAsiaTheme="minorEastAsia"/>
              <w:iCs w:val="0"/>
              <w:noProof/>
              <w:sz w:val="21"/>
              <w:szCs w:val="24"/>
            </w:rPr>
          </w:pPr>
          <w:del w:id="392" w:author="松山 ファミリー" w:date="2023-02-09T15:56:00Z">
            <w:r w:rsidRPr="00083758" w:rsidDel="00083758">
              <w:rPr>
                <w:rPrChange w:id="393" w:author="松山 ファミリー" w:date="2023-02-09T15:56:00Z">
                  <w:rPr>
                    <w:rStyle w:val="a9"/>
                    <w:rFonts w:ascii="Times New Roman" w:eastAsia="ＭＳ 明朝" w:hAnsi="Times New Roman" w:cs="Times New Roman"/>
                    <w:iCs w:val="0"/>
                    <w:noProof/>
                  </w:rPr>
                </w:rPrChange>
              </w:rPr>
              <w:delText>3.1.6.</w:delText>
            </w:r>
            <w:r w:rsidDel="00083758">
              <w:rPr>
                <w:rFonts w:eastAsiaTheme="minorEastAsia"/>
                <w:iCs w:val="0"/>
                <w:noProof/>
                <w:sz w:val="21"/>
                <w:szCs w:val="24"/>
              </w:rPr>
              <w:tab/>
            </w:r>
            <w:r w:rsidRPr="00083758" w:rsidDel="00083758">
              <w:rPr>
                <w:rPrChange w:id="394" w:author="松山 ファミリー" w:date="2023-02-09T15:56:00Z">
                  <w:rPr>
                    <w:rStyle w:val="a9"/>
                    <w:rFonts w:ascii="Times New Roman" w:eastAsia="ＭＳ 明朝" w:hAnsi="Times New Roman" w:cs="Times New Roman"/>
                    <w:iCs w:val="0"/>
                    <w:noProof/>
                  </w:rPr>
                </w:rPrChange>
              </w:rPr>
              <w:delText>221128Ni_OH_OAc</w:delText>
            </w:r>
            <w:r w:rsidDel="00083758">
              <w:rPr>
                <w:noProof/>
                <w:webHidden/>
              </w:rPr>
              <w:tab/>
              <w:delText>11</w:delText>
            </w:r>
          </w:del>
        </w:p>
        <w:p w14:paraId="46A4C2C0" w14:textId="7735F54F" w:rsidR="005109E7" w:rsidDel="00083758" w:rsidRDefault="005109E7">
          <w:pPr>
            <w:pStyle w:val="31"/>
            <w:tabs>
              <w:tab w:val="left" w:pos="1260"/>
              <w:tab w:val="right" w:leader="dot" w:pos="8494"/>
            </w:tabs>
            <w:rPr>
              <w:del w:id="395" w:author="松山 ファミリー" w:date="2023-02-09T15:56:00Z"/>
              <w:rFonts w:eastAsiaTheme="minorEastAsia"/>
              <w:iCs w:val="0"/>
              <w:noProof/>
              <w:sz w:val="21"/>
              <w:szCs w:val="24"/>
            </w:rPr>
          </w:pPr>
          <w:del w:id="396" w:author="松山 ファミリー" w:date="2023-02-09T15:56:00Z">
            <w:r w:rsidRPr="00083758" w:rsidDel="00083758">
              <w:rPr>
                <w:rPrChange w:id="397" w:author="松山 ファミリー" w:date="2023-02-09T15:56:00Z">
                  <w:rPr>
                    <w:rStyle w:val="a9"/>
                    <w:rFonts w:ascii="Times New Roman" w:eastAsia="ＭＳ 明朝" w:hAnsi="Times New Roman" w:cs="Times New Roman"/>
                    <w:iCs w:val="0"/>
                    <w:noProof/>
                  </w:rPr>
                </w:rPrChange>
              </w:rPr>
              <w:delText>3.1.7.</w:delText>
            </w:r>
            <w:r w:rsidDel="00083758">
              <w:rPr>
                <w:rFonts w:eastAsiaTheme="minorEastAsia"/>
                <w:iCs w:val="0"/>
                <w:noProof/>
                <w:sz w:val="21"/>
                <w:szCs w:val="24"/>
              </w:rPr>
              <w:tab/>
            </w:r>
            <w:r w:rsidRPr="00083758" w:rsidDel="00083758">
              <w:rPr>
                <w:rPrChange w:id="398" w:author="松山 ファミリー" w:date="2023-02-09T15:56:00Z">
                  <w:rPr>
                    <w:rStyle w:val="a9"/>
                    <w:rFonts w:ascii="Times New Roman" w:eastAsia="ＭＳ 明朝" w:hAnsi="Times New Roman" w:cs="Times New Roman"/>
                    <w:iCs w:val="0"/>
                    <w:noProof/>
                  </w:rPr>
                </w:rPrChange>
              </w:rPr>
              <w:delText>221219Ni_OH_OAc</w:delText>
            </w:r>
            <w:r w:rsidDel="00083758">
              <w:rPr>
                <w:noProof/>
                <w:webHidden/>
              </w:rPr>
              <w:tab/>
              <w:delText>11</w:delText>
            </w:r>
          </w:del>
        </w:p>
        <w:p w14:paraId="39D0189E" w14:textId="45699AB6" w:rsidR="005109E7" w:rsidDel="00083758" w:rsidRDefault="005109E7">
          <w:pPr>
            <w:pStyle w:val="31"/>
            <w:tabs>
              <w:tab w:val="left" w:pos="1260"/>
              <w:tab w:val="right" w:leader="dot" w:pos="8494"/>
            </w:tabs>
            <w:rPr>
              <w:del w:id="399" w:author="松山 ファミリー" w:date="2023-02-09T15:56:00Z"/>
              <w:rFonts w:eastAsiaTheme="minorEastAsia"/>
              <w:iCs w:val="0"/>
              <w:noProof/>
              <w:sz w:val="21"/>
              <w:szCs w:val="24"/>
            </w:rPr>
          </w:pPr>
          <w:del w:id="400" w:author="松山 ファミリー" w:date="2023-02-09T15:56:00Z">
            <w:r w:rsidRPr="00083758" w:rsidDel="00083758">
              <w:rPr>
                <w:rPrChange w:id="401" w:author="松山 ファミリー" w:date="2023-02-09T15:56:00Z">
                  <w:rPr>
                    <w:rStyle w:val="a9"/>
                    <w:rFonts w:ascii="Times New Roman" w:eastAsia="ＭＳ 明朝" w:hAnsi="Times New Roman" w:cs="Times New Roman"/>
                    <w:iCs w:val="0"/>
                    <w:noProof/>
                  </w:rPr>
                </w:rPrChange>
              </w:rPr>
              <w:delText>3.1.8.</w:delText>
            </w:r>
            <w:r w:rsidDel="00083758">
              <w:rPr>
                <w:rFonts w:eastAsiaTheme="minorEastAsia"/>
                <w:iCs w:val="0"/>
                <w:noProof/>
                <w:sz w:val="21"/>
                <w:szCs w:val="24"/>
              </w:rPr>
              <w:tab/>
            </w:r>
            <w:r w:rsidRPr="00083758" w:rsidDel="00083758">
              <w:rPr>
                <w:rPrChange w:id="402" w:author="松山 ファミリー" w:date="2023-02-09T15:56:00Z">
                  <w:rPr>
                    <w:rStyle w:val="a9"/>
                    <w:rFonts w:ascii="Times New Roman" w:eastAsia="ＭＳ 明朝" w:hAnsi="Times New Roman" w:cs="Times New Roman"/>
                    <w:iCs w:val="0"/>
                    <w:noProof/>
                  </w:rPr>
                </w:rPrChange>
              </w:rPr>
              <w:delText>221222Ni_OH_OAc</w:delText>
            </w:r>
            <w:r w:rsidDel="00083758">
              <w:rPr>
                <w:noProof/>
                <w:webHidden/>
              </w:rPr>
              <w:tab/>
              <w:delText>12</w:delText>
            </w:r>
          </w:del>
        </w:p>
        <w:p w14:paraId="7F4D2934" w14:textId="2942F620" w:rsidR="005109E7" w:rsidDel="00083758" w:rsidRDefault="005109E7">
          <w:pPr>
            <w:pStyle w:val="31"/>
            <w:tabs>
              <w:tab w:val="left" w:pos="1260"/>
              <w:tab w:val="right" w:leader="dot" w:pos="8494"/>
            </w:tabs>
            <w:rPr>
              <w:del w:id="403" w:author="松山 ファミリー" w:date="2023-02-09T15:56:00Z"/>
              <w:rFonts w:eastAsiaTheme="minorEastAsia"/>
              <w:iCs w:val="0"/>
              <w:noProof/>
              <w:sz w:val="21"/>
              <w:szCs w:val="24"/>
            </w:rPr>
          </w:pPr>
          <w:del w:id="404" w:author="松山 ファミリー" w:date="2023-02-09T15:56:00Z">
            <w:r w:rsidRPr="00083758" w:rsidDel="00083758">
              <w:rPr>
                <w:rPrChange w:id="405" w:author="松山 ファミリー" w:date="2023-02-09T15:56:00Z">
                  <w:rPr>
                    <w:rStyle w:val="a9"/>
                    <w:rFonts w:ascii="Times New Roman" w:eastAsia="ＭＳ 明朝" w:hAnsi="Times New Roman" w:cs="Times New Roman"/>
                    <w:iCs w:val="0"/>
                    <w:noProof/>
                  </w:rPr>
                </w:rPrChange>
              </w:rPr>
              <w:delText>3.1.9.</w:delText>
            </w:r>
            <w:r w:rsidDel="00083758">
              <w:rPr>
                <w:rFonts w:eastAsiaTheme="minorEastAsia"/>
                <w:iCs w:val="0"/>
                <w:noProof/>
                <w:sz w:val="21"/>
                <w:szCs w:val="24"/>
              </w:rPr>
              <w:tab/>
            </w:r>
            <w:r w:rsidRPr="00083758" w:rsidDel="00083758">
              <w:rPr>
                <w:rPrChange w:id="406" w:author="松山 ファミリー" w:date="2023-02-09T15:56:00Z">
                  <w:rPr>
                    <w:rStyle w:val="a9"/>
                    <w:rFonts w:ascii="Times New Roman" w:eastAsia="ＭＳ 明朝" w:hAnsi="Times New Roman" w:cs="Times New Roman"/>
                    <w:iCs w:val="0"/>
                    <w:noProof/>
                  </w:rPr>
                </w:rPrChange>
              </w:rPr>
              <w:delText>230109Ni_OH_OAc</w:delText>
            </w:r>
            <w:r w:rsidDel="00083758">
              <w:rPr>
                <w:noProof/>
                <w:webHidden/>
              </w:rPr>
              <w:tab/>
              <w:delText>13</w:delText>
            </w:r>
          </w:del>
        </w:p>
        <w:p w14:paraId="4E32BEDA" w14:textId="4CAF4F33" w:rsidR="005109E7" w:rsidDel="00083758" w:rsidRDefault="005109E7">
          <w:pPr>
            <w:pStyle w:val="21"/>
            <w:tabs>
              <w:tab w:val="left" w:pos="840"/>
              <w:tab w:val="right" w:leader="dot" w:pos="8494"/>
            </w:tabs>
            <w:rPr>
              <w:del w:id="407" w:author="松山 ファミリー" w:date="2023-02-09T15:56:00Z"/>
              <w:rFonts w:eastAsiaTheme="minorEastAsia"/>
              <w:smallCaps w:val="0"/>
              <w:noProof/>
              <w:sz w:val="21"/>
              <w:szCs w:val="24"/>
            </w:rPr>
          </w:pPr>
          <w:del w:id="408" w:author="松山 ファミリー" w:date="2023-02-09T15:56:00Z">
            <w:r w:rsidRPr="00083758" w:rsidDel="00083758">
              <w:rPr>
                <w:rPrChange w:id="409" w:author="松山 ファミリー" w:date="2023-02-09T15:56:00Z">
                  <w:rPr>
                    <w:rStyle w:val="a9"/>
                    <w:rFonts w:ascii="Times New Roman" w:eastAsia="ＭＳ 明朝" w:hAnsi="Times New Roman" w:cs="Times New Roman"/>
                    <w:smallCaps w:val="0"/>
                    <w:noProof/>
                  </w:rPr>
                </w:rPrChange>
              </w:rPr>
              <w:delText>3.2.</w:delText>
            </w:r>
            <w:r w:rsidDel="00083758">
              <w:rPr>
                <w:rFonts w:eastAsiaTheme="minorEastAsia"/>
                <w:smallCaps w:val="0"/>
                <w:noProof/>
                <w:sz w:val="21"/>
                <w:szCs w:val="24"/>
              </w:rPr>
              <w:tab/>
            </w:r>
            <w:r w:rsidRPr="00083758" w:rsidDel="00083758">
              <w:rPr>
                <w:rFonts w:hint="eastAsia"/>
                <w:rPrChange w:id="410" w:author="松山 ファミリー" w:date="2023-02-09T15:56:00Z">
                  <w:rPr>
                    <w:rStyle w:val="a9"/>
                    <w:rFonts w:ascii="Times New Roman" w:eastAsia="ＭＳ 明朝" w:hAnsi="Times New Roman" w:cs="Times New Roman" w:hint="eastAsia"/>
                    <w:smallCaps w:val="0"/>
                    <w:noProof/>
                  </w:rPr>
                </w:rPrChange>
              </w:rPr>
              <w:delText>イオン交換</w:delText>
            </w:r>
            <w:r w:rsidDel="00083758">
              <w:rPr>
                <w:noProof/>
                <w:webHidden/>
              </w:rPr>
              <w:tab/>
              <w:delText>15</w:delText>
            </w:r>
          </w:del>
        </w:p>
        <w:p w14:paraId="0BD0A0EB" w14:textId="492AE4CB" w:rsidR="005109E7" w:rsidDel="00083758" w:rsidRDefault="005109E7">
          <w:pPr>
            <w:pStyle w:val="31"/>
            <w:tabs>
              <w:tab w:val="left" w:pos="1260"/>
              <w:tab w:val="right" w:leader="dot" w:pos="8494"/>
            </w:tabs>
            <w:rPr>
              <w:del w:id="411" w:author="松山 ファミリー" w:date="2023-02-09T15:56:00Z"/>
              <w:rFonts w:eastAsiaTheme="minorEastAsia"/>
              <w:iCs w:val="0"/>
              <w:noProof/>
              <w:sz w:val="21"/>
              <w:szCs w:val="24"/>
            </w:rPr>
          </w:pPr>
          <w:del w:id="412" w:author="松山 ファミリー" w:date="2023-02-09T15:56:00Z">
            <w:r w:rsidRPr="00083758" w:rsidDel="00083758">
              <w:rPr>
                <w:rPrChange w:id="413" w:author="松山 ファミリー" w:date="2023-02-09T15:56:00Z">
                  <w:rPr>
                    <w:rStyle w:val="a9"/>
                    <w:rFonts w:ascii="Times New Roman" w:eastAsia="ＭＳ 明朝" w:hAnsi="Times New Roman" w:cs="Times New Roman"/>
                    <w:iCs w:val="0"/>
                    <w:noProof/>
                  </w:rPr>
                </w:rPrChange>
              </w:rPr>
              <w:delText>3.2.1.</w:delText>
            </w:r>
            <w:r w:rsidDel="00083758">
              <w:rPr>
                <w:rFonts w:eastAsiaTheme="minorEastAsia"/>
                <w:iCs w:val="0"/>
                <w:noProof/>
                <w:sz w:val="21"/>
                <w:szCs w:val="24"/>
              </w:rPr>
              <w:tab/>
            </w:r>
            <w:r w:rsidRPr="00083758" w:rsidDel="00083758">
              <w:rPr>
                <w:rPrChange w:id="414" w:author="松山 ファミリー" w:date="2023-02-09T15:56:00Z">
                  <w:rPr>
                    <w:rStyle w:val="a9"/>
                    <w:rFonts w:ascii="Times New Roman" w:eastAsia="ＭＳ 明朝" w:hAnsi="Times New Roman" w:cs="Times New Roman"/>
                    <w:iCs w:val="0"/>
                    <w:noProof/>
                  </w:rPr>
                </w:rPrChange>
              </w:rPr>
              <w:delText>220415Ni_OH_DS</w:delText>
            </w:r>
            <w:r w:rsidDel="00083758">
              <w:rPr>
                <w:noProof/>
                <w:webHidden/>
              </w:rPr>
              <w:tab/>
              <w:delText>16</w:delText>
            </w:r>
          </w:del>
        </w:p>
        <w:p w14:paraId="5DBA042D" w14:textId="16672651" w:rsidR="005109E7" w:rsidDel="00083758" w:rsidRDefault="005109E7">
          <w:pPr>
            <w:pStyle w:val="31"/>
            <w:tabs>
              <w:tab w:val="left" w:pos="1260"/>
              <w:tab w:val="right" w:leader="dot" w:pos="8494"/>
            </w:tabs>
            <w:rPr>
              <w:del w:id="415" w:author="松山 ファミリー" w:date="2023-02-09T15:56:00Z"/>
              <w:rFonts w:eastAsiaTheme="minorEastAsia"/>
              <w:iCs w:val="0"/>
              <w:noProof/>
              <w:sz w:val="21"/>
              <w:szCs w:val="24"/>
            </w:rPr>
          </w:pPr>
          <w:del w:id="416" w:author="松山 ファミリー" w:date="2023-02-09T15:56:00Z">
            <w:r w:rsidRPr="00083758" w:rsidDel="00083758">
              <w:rPr>
                <w:rPrChange w:id="417" w:author="松山 ファミリー" w:date="2023-02-09T15:56:00Z">
                  <w:rPr>
                    <w:rStyle w:val="a9"/>
                    <w:rFonts w:ascii="Times New Roman" w:eastAsia="ＭＳ 明朝" w:hAnsi="Times New Roman" w:cs="Times New Roman"/>
                    <w:iCs w:val="0"/>
                    <w:noProof/>
                  </w:rPr>
                </w:rPrChange>
              </w:rPr>
              <w:delText>3.2.2.</w:delText>
            </w:r>
            <w:r w:rsidDel="00083758">
              <w:rPr>
                <w:rFonts w:eastAsiaTheme="minorEastAsia"/>
                <w:iCs w:val="0"/>
                <w:noProof/>
                <w:sz w:val="21"/>
                <w:szCs w:val="24"/>
              </w:rPr>
              <w:tab/>
            </w:r>
            <w:r w:rsidRPr="00083758" w:rsidDel="00083758">
              <w:rPr>
                <w:rPrChange w:id="418" w:author="松山 ファミリー" w:date="2023-02-09T15:56:00Z">
                  <w:rPr>
                    <w:rStyle w:val="a9"/>
                    <w:rFonts w:ascii="Times New Roman" w:eastAsia="ＭＳ 明朝" w:hAnsi="Times New Roman" w:cs="Times New Roman"/>
                    <w:iCs w:val="0"/>
                    <w:noProof/>
                  </w:rPr>
                </w:rPrChange>
              </w:rPr>
              <w:delText>220906Ni_OH_DS</w:delText>
            </w:r>
            <w:r w:rsidDel="00083758">
              <w:rPr>
                <w:noProof/>
                <w:webHidden/>
              </w:rPr>
              <w:tab/>
              <w:delText>16</w:delText>
            </w:r>
          </w:del>
        </w:p>
        <w:p w14:paraId="443F2404" w14:textId="487CB7CE" w:rsidR="005109E7" w:rsidDel="00083758" w:rsidRDefault="005109E7">
          <w:pPr>
            <w:pStyle w:val="31"/>
            <w:tabs>
              <w:tab w:val="left" w:pos="1260"/>
              <w:tab w:val="right" w:leader="dot" w:pos="8494"/>
            </w:tabs>
            <w:rPr>
              <w:del w:id="419" w:author="松山 ファミリー" w:date="2023-02-09T15:56:00Z"/>
              <w:rFonts w:eastAsiaTheme="minorEastAsia"/>
              <w:iCs w:val="0"/>
              <w:noProof/>
              <w:sz w:val="21"/>
              <w:szCs w:val="24"/>
            </w:rPr>
          </w:pPr>
          <w:del w:id="420" w:author="松山 ファミリー" w:date="2023-02-09T15:56:00Z">
            <w:r w:rsidRPr="00083758" w:rsidDel="00083758">
              <w:rPr>
                <w:rPrChange w:id="421" w:author="松山 ファミリー" w:date="2023-02-09T15:56:00Z">
                  <w:rPr>
                    <w:rStyle w:val="a9"/>
                    <w:rFonts w:ascii="Times New Roman" w:eastAsia="ＭＳ 明朝" w:hAnsi="Times New Roman" w:cs="Times New Roman"/>
                    <w:iCs w:val="0"/>
                    <w:noProof/>
                  </w:rPr>
                </w:rPrChange>
              </w:rPr>
              <w:delText>3.2.3.</w:delText>
            </w:r>
            <w:r w:rsidDel="00083758">
              <w:rPr>
                <w:rFonts w:eastAsiaTheme="minorEastAsia"/>
                <w:iCs w:val="0"/>
                <w:noProof/>
                <w:sz w:val="21"/>
                <w:szCs w:val="24"/>
              </w:rPr>
              <w:tab/>
            </w:r>
            <w:r w:rsidRPr="00083758" w:rsidDel="00083758">
              <w:rPr>
                <w:rPrChange w:id="422" w:author="松山 ファミリー" w:date="2023-02-09T15:56:00Z">
                  <w:rPr>
                    <w:rStyle w:val="a9"/>
                    <w:rFonts w:ascii="Times New Roman" w:eastAsia="ＭＳ 明朝" w:hAnsi="Times New Roman" w:cs="Times New Roman"/>
                    <w:iCs w:val="0"/>
                    <w:noProof/>
                  </w:rPr>
                </w:rPrChange>
              </w:rPr>
              <w:delText>220914Ni_OH_DS</w:delText>
            </w:r>
            <w:r w:rsidDel="00083758">
              <w:rPr>
                <w:noProof/>
                <w:webHidden/>
              </w:rPr>
              <w:tab/>
              <w:delText>16</w:delText>
            </w:r>
          </w:del>
        </w:p>
        <w:p w14:paraId="455575FC" w14:textId="725B6B5B" w:rsidR="005109E7" w:rsidDel="00083758" w:rsidRDefault="005109E7">
          <w:pPr>
            <w:pStyle w:val="31"/>
            <w:tabs>
              <w:tab w:val="left" w:pos="1260"/>
              <w:tab w:val="right" w:leader="dot" w:pos="8494"/>
            </w:tabs>
            <w:rPr>
              <w:del w:id="423" w:author="松山 ファミリー" w:date="2023-02-09T15:56:00Z"/>
              <w:rFonts w:eastAsiaTheme="minorEastAsia"/>
              <w:iCs w:val="0"/>
              <w:noProof/>
              <w:sz w:val="21"/>
              <w:szCs w:val="24"/>
            </w:rPr>
          </w:pPr>
          <w:del w:id="424" w:author="松山 ファミリー" w:date="2023-02-09T15:56:00Z">
            <w:r w:rsidRPr="00083758" w:rsidDel="00083758">
              <w:rPr>
                <w:rPrChange w:id="425" w:author="松山 ファミリー" w:date="2023-02-09T15:56:00Z">
                  <w:rPr>
                    <w:rStyle w:val="a9"/>
                    <w:rFonts w:ascii="Times New Roman" w:eastAsia="ＭＳ 明朝" w:hAnsi="Times New Roman" w:cs="Times New Roman"/>
                    <w:iCs w:val="0"/>
                    <w:noProof/>
                  </w:rPr>
                </w:rPrChange>
              </w:rPr>
              <w:delText>3.2.4.</w:delText>
            </w:r>
            <w:r w:rsidDel="00083758">
              <w:rPr>
                <w:rFonts w:eastAsiaTheme="minorEastAsia"/>
                <w:iCs w:val="0"/>
                <w:noProof/>
                <w:sz w:val="21"/>
                <w:szCs w:val="24"/>
              </w:rPr>
              <w:tab/>
            </w:r>
            <w:r w:rsidRPr="00083758" w:rsidDel="00083758">
              <w:rPr>
                <w:rPrChange w:id="426" w:author="松山 ファミリー" w:date="2023-02-09T15:56:00Z">
                  <w:rPr>
                    <w:rStyle w:val="a9"/>
                    <w:rFonts w:ascii="Times New Roman" w:eastAsia="ＭＳ 明朝" w:hAnsi="Times New Roman" w:cs="Times New Roman"/>
                    <w:iCs w:val="0"/>
                    <w:noProof/>
                  </w:rPr>
                </w:rPrChange>
              </w:rPr>
              <w:delText>221003Ni_OH_DS</w:delText>
            </w:r>
            <w:r w:rsidDel="00083758">
              <w:rPr>
                <w:noProof/>
                <w:webHidden/>
              </w:rPr>
              <w:tab/>
              <w:delText>17</w:delText>
            </w:r>
          </w:del>
        </w:p>
        <w:p w14:paraId="7A9C17CA" w14:textId="386C22EB" w:rsidR="005109E7" w:rsidDel="00083758" w:rsidRDefault="005109E7">
          <w:pPr>
            <w:pStyle w:val="21"/>
            <w:tabs>
              <w:tab w:val="left" w:pos="840"/>
              <w:tab w:val="right" w:leader="dot" w:pos="8494"/>
            </w:tabs>
            <w:rPr>
              <w:del w:id="427" w:author="松山 ファミリー" w:date="2023-02-09T15:56:00Z"/>
              <w:rFonts w:eastAsiaTheme="minorEastAsia"/>
              <w:smallCaps w:val="0"/>
              <w:noProof/>
              <w:sz w:val="21"/>
              <w:szCs w:val="24"/>
            </w:rPr>
          </w:pPr>
          <w:del w:id="428" w:author="松山 ファミリー" w:date="2023-02-09T15:56:00Z">
            <w:r w:rsidRPr="00083758" w:rsidDel="00083758">
              <w:rPr>
                <w:rPrChange w:id="429" w:author="松山 ファミリー" w:date="2023-02-09T15:56:00Z">
                  <w:rPr>
                    <w:rStyle w:val="a9"/>
                    <w:rFonts w:ascii="Times New Roman" w:eastAsia="ＭＳ 明朝" w:hAnsi="Times New Roman" w:cs="Times New Roman"/>
                    <w:smallCaps w:val="0"/>
                    <w:noProof/>
                  </w:rPr>
                </w:rPrChange>
              </w:rPr>
              <w:delText>3.3.</w:delText>
            </w:r>
            <w:r w:rsidDel="00083758">
              <w:rPr>
                <w:rFonts w:eastAsiaTheme="minorEastAsia"/>
                <w:smallCaps w:val="0"/>
                <w:noProof/>
                <w:sz w:val="21"/>
                <w:szCs w:val="24"/>
              </w:rPr>
              <w:tab/>
            </w:r>
            <w:r w:rsidRPr="00083758" w:rsidDel="00083758">
              <w:rPr>
                <w:rFonts w:hint="eastAsia"/>
                <w:rPrChange w:id="430" w:author="松山 ファミリー" w:date="2023-02-09T15:56:00Z">
                  <w:rPr>
                    <w:rStyle w:val="a9"/>
                    <w:rFonts w:ascii="Times New Roman" w:eastAsia="ＭＳ 明朝" w:hAnsi="Times New Roman" w:cs="Times New Roman" w:hint="eastAsia"/>
                    <w:smallCaps w:val="0"/>
                    <w:noProof/>
                  </w:rPr>
                </w:rPrChange>
              </w:rPr>
              <w:delText>分散液の作成</w:delText>
            </w:r>
            <w:r w:rsidDel="00083758">
              <w:rPr>
                <w:noProof/>
                <w:webHidden/>
              </w:rPr>
              <w:tab/>
              <w:delText>18</w:delText>
            </w:r>
          </w:del>
        </w:p>
        <w:p w14:paraId="51499904" w14:textId="5F4E4894" w:rsidR="005109E7" w:rsidDel="00083758" w:rsidRDefault="005109E7">
          <w:pPr>
            <w:pStyle w:val="21"/>
            <w:tabs>
              <w:tab w:val="left" w:pos="630"/>
              <w:tab w:val="right" w:leader="dot" w:pos="8494"/>
            </w:tabs>
            <w:rPr>
              <w:del w:id="431" w:author="松山 ファミリー" w:date="2023-02-09T15:56:00Z"/>
              <w:rFonts w:eastAsiaTheme="minorEastAsia"/>
              <w:smallCaps w:val="0"/>
              <w:noProof/>
              <w:sz w:val="21"/>
              <w:szCs w:val="24"/>
            </w:rPr>
          </w:pPr>
          <w:del w:id="432" w:author="松山 ファミリー" w:date="2023-02-09T15:56:00Z">
            <w:r w:rsidDel="00083758">
              <w:rPr>
                <w:rFonts w:eastAsiaTheme="minorEastAsia"/>
                <w:smallCaps w:val="0"/>
                <w:noProof/>
                <w:sz w:val="21"/>
                <w:szCs w:val="24"/>
              </w:rPr>
              <w:tab/>
            </w:r>
            <w:r w:rsidRPr="00083758" w:rsidDel="00083758">
              <w:rPr>
                <w:rFonts w:hint="eastAsia"/>
                <w:rPrChange w:id="433" w:author="松山 ファミリー" w:date="2023-02-09T15:56:00Z">
                  <w:rPr>
                    <w:rStyle w:val="a9"/>
                    <w:rFonts w:ascii="Times New Roman" w:eastAsia="ＭＳ 明朝" w:hAnsi="Times New Roman" w:cs="Times New Roman" w:hint="eastAsia"/>
                    <w:smallCaps w:val="0"/>
                    <w:noProof/>
                  </w:rPr>
                </w:rPrChange>
              </w:rPr>
              <w:delText>電極の作製</w:delText>
            </w:r>
            <w:r w:rsidRPr="00083758" w:rsidDel="00083758">
              <w:rPr>
                <w:rPrChange w:id="434" w:author="松山 ファミリー" w:date="2023-02-09T15:56:00Z">
                  <w:rPr>
                    <w:rStyle w:val="a9"/>
                    <w:rFonts w:ascii="Times New Roman" w:eastAsia="ＭＳ 明朝" w:hAnsi="Times New Roman" w:cs="Times New Roman"/>
                    <w:smallCaps w:val="0"/>
                    <w:noProof/>
                  </w:rPr>
                </w:rPrChange>
              </w:rPr>
              <w:delText>I (</w:delText>
            </w:r>
            <w:r w:rsidRPr="00083758" w:rsidDel="00083758">
              <w:rPr>
                <w:rFonts w:hint="eastAsia"/>
                <w:rPrChange w:id="435" w:author="松山 ファミリー" w:date="2023-02-09T15:56:00Z">
                  <w:rPr>
                    <w:rStyle w:val="a9"/>
                    <w:rFonts w:ascii="Times New Roman" w:eastAsia="ＭＳ 明朝" w:hAnsi="Times New Roman" w:cs="Times New Roman" w:hint="eastAsia"/>
                    <w:smallCaps w:val="0"/>
                    <w:noProof/>
                  </w:rPr>
                </w:rPrChange>
              </w:rPr>
              <w:delText>ケッチェンブラックと流動パラフィン</w:delText>
            </w:r>
            <w:r w:rsidRPr="00083758" w:rsidDel="00083758">
              <w:rPr>
                <w:rPrChange w:id="436" w:author="松山 ファミリー" w:date="2023-02-09T15:56:00Z">
                  <w:rPr>
                    <w:rStyle w:val="a9"/>
                    <w:rFonts w:ascii="Times New Roman" w:eastAsia="ＭＳ 明朝" w:hAnsi="Times New Roman" w:cs="Times New Roman"/>
                    <w:smallCaps w:val="0"/>
                    <w:noProof/>
                  </w:rPr>
                </w:rPrChange>
              </w:rPr>
              <w:delText>)</w:delText>
            </w:r>
            <w:r w:rsidDel="00083758">
              <w:rPr>
                <w:noProof/>
                <w:webHidden/>
              </w:rPr>
              <w:tab/>
              <w:delText>19</w:delText>
            </w:r>
          </w:del>
        </w:p>
        <w:p w14:paraId="0F801961" w14:textId="570CCDF7" w:rsidR="005109E7" w:rsidDel="00083758" w:rsidRDefault="005109E7">
          <w:pPr>
            <w:pStyle w:val="21"/>
            <w:tabs>
              <w:tab w:val="right" w:leader="dot" w:pos="8494"/>
            </w:tabs>
            <w:rPr>
              <w:del w:id="437" w:author="松山 ファミリー" w:date="2023-02-09T15:56:00Z"/>
              <w:rFonts w:eastAsiaTheme="minorEastAsia"/>
              <w:smallCaps w:val="0"/>
              <w:noProof/>
              <w:sz w:val="21"/>
              <w:szCs w:val="24"/>
            </w:rPr>
          </w:pPr>
          <w:del w:id="438" w:author="松山 ファミリー" w:date="2023-02-09T15:56:00Z">
            <w:r w:rsidRPr="00083758" w:rsidDel="00083758">
              <w:rPr>
                <w:rPrChange w:id="439" w:author="松山 ファミリー" w:date="2023-02-09T15:56:00Z">
                  <w:rPr>
                    <w:rStyle w:val="a9"/>
                    <w:rFonts w:ascii="Times New Roman" w:eastAsia="ＭＳ 明朝" w:hAnsi="Times New Roman" w:cs="Times New Roman"/>
                    <w:smallCaps w:val="0"/>
                    <w:noProof/>
                  </w:rPr>
                </w:rPrChange>
              </w:rPr>
              <w:delText>3.4.</w:delText>
            </w:r>
            <w:r w:rsidDel="00083758">
              <w:rPr>
                <w:noProof/>
                <w:webHidden/>
              </w:rPr>
              <w:tab/>
              <w:delText>19</w:delText>
            </w:r>
          </w:del>
        </w:p>
        <w:p w14:paraId="405A596F" w14:textId="4A45D563" w:rsidR="005109E7" w:rsidDel="00083758" w:rsidRDefault="005109E7">
          <w:pPr>
            <w:pStyle w:val="31"/>
            <w:tabs>
              <w:tab w:val="left" w:pos="1260"/>
              <w:tab w:val="right" w:leader="dot" w:pos="8494"/>
            </w:tabs>
            <w:rPr>
              <w:del w:id="440" w:author="松山 ファミリー" w:date="2023-02-09T15:56:00Z"/>
              <w:rFonts w:eastAsiaTheme="minorEastAsia"/>
              <w:iCs w:val="0"/>
              <w:noProof/>
              <w:sz w:val="21"/>
              <w:szCs w:val="24"/>
            </w:rPr>
          </w:pPr>
          <w:del w:id="441" w:author="松山 ファミリー" w:date="2023-02-09T15:56:00Z">
            <w:r w:rsidRPr="00083758" w:rsidDel="00083758">
              <w:rPr>
                <w:rPrChange w:id="442" w:author="松山 ファミリー" w:date="2023-02-09T15:56:00Z">
                  <w:rPr>
                    <w:rStyle w:val="a9"/>
                    <w:rFonts w:ascii="Times New Roman" w:eastAsia="ＭＳ 明朝" w:hAnsi="Times New Roman" w:cs="Times New Roman"/>
                    <w:iCs w:val="0"/>
                    <w:noProof/>
                  </w:rPr>
                </w:rPrChange>
              </w:rPr>
              <w:delText>3.4.1.</w:delText>
            </w:r>
            <w:r w:rsidDel="00083758">
              <w:rPr>
                <w:rFonts w:eastAsiaTheme="minorEastAsia"/>
                <w:iCs w:val="0"/>
                <w:noProof/>
                <w:sz w:val="21"/>
                <w:szCs w:val="24"/>
              </w:rPr>
              <w:tab/>
            </w:r>
            <w:r w:rsidRPr="00083758" w:rsidDel="00083758">
              <w:rPr>
                <w:rPrChange w:id="443" w:author="松山 ファミリー" w:date="2023-02-09T15:56:00Z">
                  <w:rPr>
                    <w:rStyle w:val="a9"/>
                    <w:rFonts w:ascii="Times New Roman" w:eastAsia="ＭＳ 明朝" w:hAnsi="Times New Roman" w:cs="Times New Roman"/>
                    <w:iCs w:val="0"/>
                    <w:noProof/>
                  </w:rPr>
                </w:rPrChange>
              </w:rPr>
              <w:delText>220415CP_para5μL</w:delText>
            </w:r>
            <w:r w:rsidDel="00083758">
              <w:rPr>
                <w:noProof/>
                <w:webHidden/>
              </w:rPr>
              <w:tab/>
              <w:delText>19</w:delText>
            </w:r>
          </w:del>
        </w:p>
        <w:p w14:paraId="6525BDD4" w14:textId="003F85F3" w:rsidR="005109E7" w:rsidDel="00083758" w:rsidRDefault="005109E7">
          <w:pPr>
            <w:pStyle w:val="21"/>
            <w:tabs>
              <w:tab w:val="left" w:pos="630"/>
              <w:tab w:val="right" w:leader="dot" w:pos="8494"/>
            </w:tabs>
            <w:rPr>
              <w:del w:id="444" w:author="松山 ファミリー" w:date="2023-02-09T15:56:00Z"/>
              <w:rFonts w:eastAsiaTheme="minorEastAsia"/>
              <w:smallCaps w:val="0"/>
              <w:noProof/>
              <w:sz w:val="21"/>
              <w:szCs w:val="24"/>
            </w:rPr>
          </w:pPr>
          <w:del w:id="445" w:author="松山 ファミリー" w:date="2023-02-09T15:56:00Z">
            <w:r w:rsidDel="00083758">
              <w:rPr>
                <w:rFonts w:eastAsiaTheme="minorEastAsia"/>
                <w:smallCaps w:val="0"/>
                <w:noProof/>
                <w:sz w:val="21"/>
                <w:szCs w:val="24"/>
              </w:rPr>
              <w:tab/>
            </w:r>
            <w:r w:rsidRPr="00083758" w:rsidDel="00083758">
              <w:rPr>
                <w:rFonts w:hint="eastAsia"/>
                <w:rPrChange w:id="446" w:author="松山 ファミリー" w:date="2023-02-09T15:56:00Z">
                  <w:rPr>
                    <w:rStyle w:val="a9"/>
                    <w:rFonts w:ascii="Times New Roman" w:eastAsia="ＭＳ 明朝" w:hAnsi="Times New Roman" w:cs="Times New Roman" w:hint="eastAsia"/>
                    <w:smallCaps w:val="0"/>
                    <w:noProof/>
                  </w:rPr>
                </w:rPrChange>
              </w:rPr>
              <w:delText>サイクリックボルタンメトリー</w:delText>
            </w:r>
            <w:r w:rsidRPr="00083758" w:rsidDel="00083758">
              <w:rPr>
                <w:rPrChange w:id="447" w:author="松山 ファミリー" w:date="2023-02-09T15:56:00Z">
                  <w:rPr>
                    <w:rStyle w:val="a9"/>
                    <w:rFonts w:ascii="Times New Roman" w:eastAsia="ＭＳ 明朝" w:hAnsi="Times New Roman" w:cs="Times New Roman"/>
                    <w:smallCaps w:val="0"/>
                    <w:noProof/>
                  </w:rPr>
                </w:rPrChange>
              </w:rPr>
              <w:delText>(CV)</w:delText>
            </w:r>
            <w:r w:rsidRPr="00083758" w:rsidDel="00083758">
              <w:rPr>
                <w:rFonts w:hint="eastAsia"/>
                <w:rPrChange w:id="448" w:author="松山 ファミリー" w:date="2023-02-09T15:56:00Z">
                  <w:rPr>
                    <w:rStyle w:val="a9"/>
                    <w:rFonts w:ascii="Times New Roman" w:eastAsia="ＭＳ 明朝" w:hAnsi="Times New Roman" w:cs="Times New Roman" w:hint="eastAsia"/>
                    <w:smallCaps w:val="0"/>
                    <w:noProof/>
                  </w:rPr>
                </w:rPrChange>
              </w:rPr>
              <w:delText>測定</w:delText>
            </w:r>
            <w:r w:rsidDel="00083758">
              <w:rPr>
                <w:noProof/>
                <w:webHidden/>
              </w:rPr>
              <w:tab/>
              <w:delText>19</w:delText>
            </w:r>
          </w:del>
        </w:p>
        <w:p w14:paraId="73F06B4B" w14:textId="3F6D4196" w:rsidR="005109E7" w:rsidDel="00083758" w:rsidRDefault="005109E7">
          <w:pPr>
            <w:pStyle w:val="21"/>
            <w:tabs>
              <w:tab w:val="right" w:leader="dot" w:pos="8494"/>
            </w:tabs>
            <w:rPr>
              <w:del w:id="449" w:author="松山 ファミリー" w:date="2023-02-09T15:56:00Z"/>
              <w:rFonts w:eastAsiaTheme="minorEastAsia"/>
              <w:smallCaps w:val="0"/>
              <w:noProof/>
              <w:sz w:val="21"/>
              <w:szCs w:val="24"/>
            </w:rPr>
          </w:pPr>
          <w:del w:id="450" w:author="松山 ファミリー" w:date="2023-02-09T15:56:00Z">
            <w:r w:rsidRPr="00083758" w:rsidDel="00083758">
              <w:rPr>
                <w:rPrChange w:id="451" w:author="松山 ファミリー" w:date="2023-02-09T15:56:00Z">
                  <w:rPr>
                    <w:rStyle w:val="a9"/>
                    <w:rFonts w:ascii="Times New Roman" w:eastAsia="ＭＳ 明朝" w:hAnsi="Times New Roman" w:cs="Times New Roman"/>
                    <w:smallCaps w:val="0"/>
                    <w:noProof/>
                  </w:rPr>
                </w:rPrChange>
              </w:rPr>
              <w:delText>3.5.</w:delText>
            </w:r>
            <w:r w:rsidDel="00083758">
              <w:rPr>
                <w:noProof/>
                <w:webHidden/>
              </w:rPr>
              <w:tab/>
              <w:delText>19</w:delText>
            </w:r>
          </w:del>
        </w:p>
        <w:p w14:paraId="6951110F" w14:textId="23A45760" w:rsidR="005109E7" w:rsidDel="00083758" w:rsidRDefault="005109E7">
          <w:pPr>
            <w:pStyle w:val="31"/>
            <w:tabs>
              <w:tab w:val="left" w:pos="1260"/>
              <w:tab w:val="right" w:leader="dot" w:pos="8494"/>
            </w:tabs>
            <w:rPr>
              <w:del w:id="452" w:author="松山 ファミリー" w:date="2023-02-09T15:56:00Z"/>
              <w:rFonts w:eastAsiaTheme="minorEastAsia"/>
              <w:iCs w:val="0"/>
              <w:noProof/>
              <w:sz w:val="21"/>
              <w:szCs w:val="24"/>
            </w:rPr>
          </w:pPr>
          <w:del w:id="453" w:author="松山 ファミリー" w:date="2023-02-09T15:56:00Z">
            <w:r w:rsidRPr="00083758" w:rsidDel="00083758">
              <w:rPr>
                <w:rPrChange w:id="454" w:author="松山 ファミリー" w:date="2023-02-09T15:56:00Z">
                  <w:rPr>
                    <w:rStyle w:val="a9"/>
                    <w:rFonts w:ascii="Times New Roman" w:eastAsia="ＭＳ 明朝" w:hAnsi="Times New Roman" w:cs="Times New Roman"/>
                    <w:iCs w:val="0"/>
                    <w:noProof/>
                  </w:rPr>
                </w:rPrChange>
              </w:rPr>
              <w:delText>3.5.1.</w:delText>
            </w:r>
            <w:r w:rsidDel="00083758">
              <w:rPr>
                <w:rFonts w:eastAsiaTheme="minorEastAsia"/>
                <w:iCs w:val="0"/>
                <w:noProof/>
                <w:sz w:val="21"/>
                <w:szCs w:val="24"/>
              </w:rPr>
              <w:tab/>
            </w:r>
            <w:r w:rsidRPr="00083758" w:rsidDel="00083758">
              <w:rPr>
                <w:rPrChange w:id="455" w:author="松山 ファミリー" w:date="2023-02-09T15:56:00Z">
                  <w:rPr>
                    <w:rStyle w:val="a9"/>
                    <w:rFonts w:ascii="Times New Roman" w:eastAsia="ＭＳ 明朝" w:hAnsi="Times New Roman" w:cs="Times New Roman"/>
                    <w:iCs w:val="0"/>
                    <w:noProof/>
                  </w:rPr>
                </w:rPrChange>
              </w:rPr>
              <w:delText>220415CP_para5μL</w:delText>
            </w:r>
            <w:r w:rsidDel="00083758">
              <w:rPr>
                <w:noProof/>
                <w:webHidden/>
              </w:rPr>
              <w:tab/>
              <w:delText>19</w:delText>
            </w:r>
          </w:del>
        </w:p>
        <w:p w14:paraId="66084D2E" w14:textId="693FC72D" w:rsidR="005109E7" w:rsidDel="00083758" w:rsidRDefault="005109E7">
          <w:pPr>
            <w:pStyle w:val="21"/>
            <w:tabs>
              <w:tab w:val="left" w:pos="630"/>
              <w:tab w:val="right" w:leader="dot" w:pos="8494"/>
            </w:tabs>
            <w:rPr>
              <w:del w:id="456" w:author="松山 ファミリー" w:date="2023-02-09T15:56:00Z"/>
              <w:rFonts w:eastAsiaTheme="minorEastAsia"/>
              <w:smallCaps w:val="0"/>
              <w:noProof/>
              <w:sz w:val="21"/>
              <w:szCs w:val="24"/>
            </w:rPr>
          </w:pPr>
          <w:del w:id="457" w:author="松山 ファミリー" w:date="2023-02-09T15:56:00Z">
            <w:r w:rsidDel="00083758">
              <w:rPr>
                <w:rFonts w:eastAsiaTheme="minorEastAsia"/>
                <w:smallCaps w:val="0"/>
                <w:noProof/>
                <w:sz w:val="21"/>
                <w:szCs w:val="24"/>
              </w:rPr>
              <w:tab/>
            </w:r>
            <w:r w:rsidRPr="00083758" w:rsidDel="00083758">
              <w:rPr>
                <w:rFonts w:hint="eastAsia"/>
                <w:rPrChange w:id="458" w:author="松山 ファミリー" w:date="2023-02-09T15:56:00Z">
                  <w:rPr>
                    <w:rStyle w:val="a9"/>
                    <w:rFonts w:ascii="Times New Roman" w:eastAsia="ＭＳ 明朝" w:hAnsi="Times New Roman" w:cs="Times New Roman" w:hint="eastAsia"/>
                    <w:smallCaps w:val="0"/>
                    <w:noProof/>
                  </w:rPr>
                </w:rPrChange>
              </w:rPr>
              <w:delText>電極の作製</w:delText>
            </w:r>
            <w:r w:rsidRPr="00083758" w:rsidDel="00083758">
              <w:rPr>
                <w:rPrChange w:id="459" w:author="松山 ファミリー" w:date="2023-02-09T15:56:00Z">
                  <w:rPr>
                    <w:rStyle w:val="a9"/>
                    <w:rFonts w:ascii="Times New Roman" w:eastAsia="ＭＳ 明朝" w:hAnsi="Times New Roman" w:cs="Times New Roman"/>
                    <w:smallCaps w:val="0"/>
                    <w:noProof/>
                  </w:rPr>
                </w:rPrChange>
              </w:rPr>
              <w:delText>II(</w:delText>
            </w:r>
            <w:r w:rsidRPr="00083758" w:rsidDel="00083758">
              <w:rPr>
                <w:rFonts w:hint="eastAsia"/>
                <w:rPrChange w:id="460" w:author="松山 ファミリー" w:date="2023-02-09T15:56:00Z">
                  <w:rPr>
                    <w:rStyle w:val="a9"/>
                    <w:rFonts w:ascii="Times New Roman" w:eastAsia="ＭＳ 明朝" w:hAnsi="Times New Roman" w:cs="Times New Roman" w:hint="eastAsia"/>
                    <w:smallCaps w:val="0"/>
                    <w:noProof/>
                  </w:rPr>
                </w:rPrChange>
              </w:rPr>
              <w:delText>キャスト</w:delText>
            </w:r>
            <w:r w:rsidRPr="00083758" w:rsidDel="00083758">
              <w:rPr>
                <w:rPrChange w:id="461" w:author="松山 ファミリー" w:date="2023-02-09T15:56:00Z">
                  <w:rPr>
                    <w:rStyle w:val="a9"/>
                    <w:rFonts w:ascii="Times New Roman" w:eastAsia="ＭＳ 明朝" w:hAnsi="Times New Roman" w:cs="Times New Roman"/>
                    <w:smallCaps w:val="0"/>
                    <w:noProof/>
                  </w:rPr>
                </w:rPrChange>
              </w:rPr>
              <w:delText>)</w:delText>
            </w:r>
            <w:r w:rsidDel="00083758">
              <w:rPr>
                <w:noProof/>
                <w:webHidden/>
              </w:rPr>
              <w:tab/>
              <w:delText>20</w:delText>
            </w:r>
          </w:del>
        </w:p>
        <w:p w14:paraId="6785CAA8" w14:textId="1572AD93" w:rsidR="005109E7" w:rsidDel="00083758" w:rsidRDefault="005109E7">
          <w:pPr>
            <w:pStyle w:val="21"/>
            <w:tabs>
              <w:tab w:val="right" w:leader="dot" w:pos="8494"/>
            </w:tabs>
            <w:rPr>
              <w:del w:id="462" w:author="松山 ファミリー" w:date="2023-02-09T15:56:00Z"/>
              <w:rFonts w:eastAsiaTheme="minorEastAsia"/>
              <w:smallCaps w:val="0"/>
              <w:noProof/>
              <w:sz w:val="21"/>
              <w:szCs w:val="24"/>
            </w:rPr>
          </w:pPr>
          <w:del w:id="463" w:author="松山 ファミリー" w:date="2023-02-09T15:56:00Z">
            <w:r w:rsidRPr="00083758" w:rsidDel="00083758">
              <w:rPr>
                <w:rPrChange w:id="464" w:author="松山 ファミリー" w:date="2023-02-09T15:56:00Z">
                  <w:rPr>
                    <w:rStyle w:val="a9"/>
                    <w:rFonts w:ascii="Times New Roman" w:eastAsia="ＭＳ 明朝" w:hAnsi="Times New Roman" w:cs="Times New Roman"/>
                    <w:smallCaps w:val="0"/>
                    <w:noProof/>
                  </w:rPr>
                </w:rPrChange>
              </w:rPr>
              <w:delText>3.6.</w:delText>
            </w:r>
            <w:r w:rsidDel="00083758">
              <w:rPr>
                <w:noProof/>
                <w:webHidden/>
              </w:rPr>
              <w:tab/>
              <w:delText>20</w:delText>
            </w:r>
          </w:del>
        </w:p>
        <w:p w14:paraId="12BC6CEB" w14:textId="3BA073E4" w:rsidR="005109E7" w:rsidDel="00083758" w:rsidRDefault="005109E7">
          <w:pPr>
            <w:pStyle w:val="31"/>
            <w:tabs>
              <w:tab w:val="left" w:pos="1260"/>
              <w:tab w:val="right" w:leader="dot" w:pos="8494"/>
            </w:tabs>
            <w:rPr>
              <w:del w:id="465" w:author="松山 ファミリー" w:date="2023-02-09T15:56:00Z"/>
              <w:rFonts w:eastAsiaTheme="minorEastAsia"/>
              <w:iCs w:val="0"/>
              <w:noProof/>
              <w:sz w:val="21"/>
              <w:szCs w:val="24"/>
            </w:rPr>
          </w:pPr>
          <w:del w:id="466" w:author="松山 ファミリー" w:date="2023-02-09T15:56:00Z">
            <w:r w:rsidRPr="00083758" w:rsidDel="00083758">
              <w:rPr>
                <w:rPrChange w:id="467" w:author="松山 ファミリー" w:date="2023-02-09T15:56:00Z">
                  <w:rPr>
                    <w:rStyle w:val="a9"/>
                    <w:rFonts w:ascii="Times New Roman" w:eastAsia="ＭＳ 明朝" w:hAnsi="Times New Roman" w:cs="Times New Roman"/>
                    <w:iCs w:val="0"/>
                    <w:noProof/>
                  </w:rPr>
                </w:rPrChange>
              </w:rPr>
              <w:delText>3.6.1.</w:delText>
            </w:r>
            <w:r w:rsidDel="00083758">
              <w:rPr>
                <w:rFonts w:eastAsiaTheme="minorEastAsia"/>
                <w:iCs w:val="0"/>
                <w:noProof/>
                <w:sz w:val="21"/>
                <w:szCs w:val="24"/>
              </w:rPr>
              <w:tab/>
            </w:r>
            <w:r w:rsidRPr="00083758" w:rsidDel="00083758">
              <w:rPr>
                <w:rPrChange w:id="468" w:author="松山 ファミリー" w:date="2023-02-09T15:56:00Z">
                  <w:rPr>
                    <w:rStyle w:val="a9"/>
                    <w:rFonts w:ascii="Times New Roman" w:eastAsia="ＭＳ 明朝" w:hAnsi="Times New Roman" w:cs="Times New Roman"/>
                    <w:iCs w:val="0"/>
                    <w:noProof/>
                  </w:rPr>
                </w:rPrChange>
              </w:rPr>
              <w:delText>220415Cast_1</w:delText>
            </w:r>
            <w:r w:rsidDel="00083758">
              <w:rPr>
                <w:noProof/>
                <w:webHidden/>
              </w:rPr>
              <w:tab/>
              <w:delText>20</w:delText>
            </w:r>
          </w:del>
        </w:p>
        <w:p w14:paraId="61AB3DB3" w14:textId="10BA9187" w:rsidR="005109E7" w:rsidDel="00083758" w:rsidRDefault="005109E7">
          <w:pPr>
            <w:pStyle w:val="31"/>
            <w:tabs>
              <w:tab w:val="left" w:pos="1260"/>
              <w:tab w:val="right" w:leader="dot" w:pos="8494"/>
            </w:tabs>
            <w:rPr>
              <w:del w:id="469" w:author="松山 ファミリー" w:date="2023-02-09T15:56:00Z"/>
              <w:rFonts w:eastAsiaTheme="minorEastAsia"/>
              <w:iCs w:val="0"/>
              <w:noProof/>
              <w:sz w:val="21"/>
              <w:szCs w:val="24"/>
            </w:rPr>
          </w:pPr>
          <w:del w:id="470" w:author="松山 ファミリー" w:date="2023-02-09T15:56:00Z">
            <w:r w:rsidRPr="00083758" w:rsidDel="00083758">
              <w:rPr>
                <w:rPrChange w:id="471" w:author="松山 ファミリー" w:date="2023-02-09T15:56:00Z">
                  <w:rPr>
                    <w:rStyle w:val="a9"/>
                    <w:rFonts w:ascii="Times New Roman" w:eastAsia="ＭＳ 明朝" w:hAnsi="Times New Roman" w:cs="Times New Roman"/>
                    <w:iCs w:val="0"/>
                    <w:noProof/>
                  </w:rPr>
                </w:rPrChange>
              </w:rPr>
              <w:delText>3.6.2.</w:delText>
            </w:r>
            <w:r w:rsidDel="00083758">
              <w:rPr>
                <w:rFonts w:eastAsiaTheme="minorEastAsia"/>
                <w:iCs w:val="0"/>
                <w:noProof/>
                <w:sz w:val="21"/>
                <w:szCs w:val="24"/>
              </w:rPr>
              <w:tab/>
            </w:r>
            <w:r w:rsidRPr="00083758" w:rsidDel="00083758">
              <w:rPr>
                <w:rPrChange w:id="472" w:author="松山 ファミリー" w:date="2023-02-09T15:56:00Z">
                  <w:rPr>
                    <w:rStyle w:val="a9"/>
                    <w:rFonts w:ascii="Times New Roman" w:eastAsia="ＭＳ 明朝" w:hAnsi="Times New Roman" w:cs="Times New Roman"/>
                    <w:iCs w:val="0"/>
                    <w:noProof/>
                  </w:rPr>
                </w:rPrChange>
              </w:rPr>
              <w:delText>220415Cast_2</w:delText>
            </w:r>
            <w:r w:rsidDel="00083758">
              <w:rPr>
                <w:noProof/>
                <w:webHidden/>
              </w:rPr>
              <w:tab/>
              <w:delText>20</w:delText>
            </w:r>
          </w:del>
        </w:p>
        <w:p w14:paraId="016ADD10" w14:textId="66167E61" w:rsidR="005109E7" w:rsidDel="00083758" w:rsidRDefault="005109E7">
          <w:pPr>
            <w:pStyle w:val="21"/>
            <w:tabs>
              <w:tab w:val="left" w:pos="630"/>
              <w:tab w:val="right" w:leader="dot" w:pos="8494"/>
            </w:tabs>
            <w:rPr>
              <w:del w:id="473" w:author="松山 ファミリー" w:date="2023-02-09T15:56:00Z"/>
              <w:rFonts w:eastAsiaTheme="minorEastAsia"/>
              <w:smallCaps w:val="0"/>
              <w:noProof/>
              <w:sz w:val="21"/>
              <w:szCs w:val="24"/>
            </w:rPr>
          </w:pPr>
          <w:del w:id="474" w:author="松山 ファミリー" w:date="2023-02-09T15:56:00Z">
            <w:r w:rsidDel="00083758">
              <w:rPr>
                <w:rFonts w:eastAsiaTheme="minorEastAsia"/>
                <w:smallCaps w:val="0"/>
                <w:noProof/>
                <w:sz w:val="21"/>
                <w:szCs w:val="24"/>
              </w:rPr>
              <w:tab/>
            </w:r>
            <w:r w:rsidRPr="00083758" w:rsidDel="00083758">
              <w:rPr>
                <w:rFonts w:hint="eastAsia"/>
                <w:rPrChange w:id="475" w:author="松山 ファミリー" w:date="2023-02-09T15:56:00Z">
                  <w:rPr>
                    <w:rStyle w:val="a9"/>
                    <w:rFonts w:ascii="Times New Roman" w:eastAsia="ＭＳ 明朝" w:hAnsi="Times New Roman" w:cs="Times New Roman" w:hint="eastAsia"/>
                    <w:smallCaps w:val="0"/>
                    <w:noProof/>
                  </w:rPr>
                </w:rPrChange>
              </w:rPr>
              <w:delText>サイクリックボルタンメトリー</w:delText>
            </w:r>
            <w:r w:rsidRPr="00083758" w:rsidDel="00083758">
              <w:rPr>
                <w:rPrChange w:id="476" w:author="松山 ファミリー" w:date="2023-02-09T15:56:00Z">
                  <w:rPr>
                    <w:rStyle w:val="a9"/>
                    <w:rFonts w:ascii="Times New Roman" w:eastAsia="ＭＳ 明朝" w:hAnsi="Times New Roman" w:cs="Times New Roman"/>
                    <w:smallCaps w:val="0"/>
                    <w:noProof/>
                  </w:rPr>
                </w:rPrChange>
              </w:rPr>
              <w:delText>(CV)</w:delText>
            </w:r>
            <w:r w:rsidRPr="00083758" w:rsidDel="00083758">
              <w:rPr>
                <w:rFonts w:hint="eastAsia"/>
                <w:rPrChange w:id="477" w:author="松山 ファミリー" w:date="2023-02-09T15:56:00Z">
                  <w:rPr>
                    <w:rStyle w:val="a9"/>
                    <w:rFonts w:ascii="Times New Roman" w:eastAsia="ＭＳ 明朝" w:hAnsi="Times New Roman" w:cs="Times New Roman" w:hint="eastAsia"/>
                    <w:smallCaps w:val="0"/>
                    <w:noProof/>
                  </w:rPr>
                </w:rPrChange>
              </w:rPr>
              <w:delText>測定</w:delText>
            </w:r>
            <w:r w:rsidDel="00083758">
              <w:rPr>
                <w:noProof/>
                <w:webHidden/>
              </w:rPr>
              <w:tab/>
              <w:delText>20</w:delText>
            </w:r>
          </w:del>
        </w:p>
        <w:p w14:paraId="7BAF6AE7" w14:textId="3BF808F2" w:rsidR="005109E7" w:rsidDel="00083758" w:rsidRDefault="005109E7">
          <w:pPr>
            <w:pStyle w:val="21"/>
            <w:tabs>
              <w:tab w:val="right" w:leader="dot" w:pos="8494"/>
            </w:tabs>
            <w:rPr>
              <w:del w:id="478" w:author="松山 ファミリー" w:date="2023-02-09T15:56:00Z"/>
              <w:rFonts w:eastAsiaTheme="minorEastAsia"/>
              <w:smallCaps w:val="0"/>
              <w:noProof/>
              <w:sz w:val="21"/>
              <w:szCs w:val="24"/>
            </w:rPr>
          </w:pPr>
          <w:del w:id="479" w:author="松山 ファミリー" w:date="2023-02-09T15:56:00Z">
            <w:r w:rsidRPr="00083758" w:rsidDel="00083758">
              <w:rPr>
                <w:rPrChange w:id="480" w:author="松山 ファミリー" w:date="2023-02-09T15:56:00Z">
                  <w:rPr>
                    <w:rStyle w:val="a9"/>
                    <w:smallCaps w:val="0"/>
                    <w:noProof/>
                  </w:rPr>
                </w:rPrChange>
              </w:rPr>
              <w:delText>3.7.</w:delText>
            </w:r>
            <w:r w:rsidDel="00083758">
              <w:rPr>
                <w:noProof/>
                <w:webHidden/>
              </w:rPr>
              <w:tab/>
              <w:delText>20</w:delText>
            </w:r>
          </w:del>
        </w:p>
        <w:p w14:paraId="13A513B0" w14:textId="3A8A3141" w:rsidR="005109E7" w:rsidDel="00083758" w:rsidRDefault="005109E7">
          <w:pPr>
            <w:pStyle w:val="31"/>
            <w:tabs>
              <w:tab w:val="left" w:pos="1260"/>
              <w:tab w:val="right" w:leader="dot" w:pos="8494"/>
            </w:tabs>
            <w:rPr>
              <w:del w:id="481" w:author="松山 ファミリー" w:date="2023-02-09T15:56:00Z"/>
              <w:rFonts w:eastAsiaTheme="minorEastAsia"/>
              <w:iCs w:val="0"/>
              <w:noProof/>
              <w:sz w:val="21"/>
              <w:szCs w:val="24"/>
            </w:rPr>
          </w:pPr>
          <w:del w:id="482" w:author="松山 ファミリー" w:date="2023-02-09T15:56:00Z">
            <w:r w:rsidRPr="00083758" w:rsidDel="00083758">
              <w:rPr>
                <w:rPrChange w:id="483" w:author="松山 ファミリー" w:date="2023-02-09T15:56:00Z">
                  <w:rPr>
                    <w:rStyle w:val="a9"/>
                    <w:rFonts w:ascii="Times New Roman" w:eastAsia="ＭＳ 明朝" w:hAnsi="Times New Roman" w:cs="Times New Roman"/>
                    <w:iCs w:val="0"/>
                    <w:noProof/>
                  </w:rPr>
                </w:rPrChange>
              </w:rPr>
              <w:delText>3.7.1.</w:delText>
            </w:r>
            <w:r w:rsidDel="00083758">
              <w:rPr>
                <w:rFonts w:eastAsiaTheme="minorEastAsia"/>
                <w:iCs w:val="0"/>
                <w:noProof/>
                <w:sz w:val="21"/>
                <w:szCs w:val="24"/>
              </w:rPr>
              <w:tab/>
            </w:r>
            <w:r w:rsidRPr="00083758" w:rsidDel="00083758">
              <w:rPr>
                <w:rPrChange w:id="484" w:author="松山 ファミリー" w:date="2023-02-09T15:56:00Z">
                  <w:rPr>
                    <w:rStyle w:val="a9"/>
                    <w:rFonts w:ascii="Times New Roman" w:eastAsia="ＭＳ 明朝" w:hAnsi="Times New Roman" w:cs="Times New Roman"/>
                    <w:iCs w:val="0"/>
                    <w:noProof/>
                  </w:rPr>
                </w:rPrChange>
              </w:rPr>
              <w:delText>220415Cast_1_1</w:delText>
            </w:r>
            <w:r w:rsidRPr="00083758" w:rsidDel="00083758">
              <w:rPr>
                <w:rFonts w:hint="eastAsia"/>
                <w:rPrChange w:id="485" w:author="松山 ファミリー" w:date="2023-02-09T15:56:00Z">
                  <w:rPr>
                    <w:rStyle w:val="a9"/>
                    <w:rFonts w:ascii="Times New Roman" w:eastAsia="ＭＳ 明朝" w:hAnsi="Times New Roman" w:cs="Times New Roman" w:hint="eastAsia"/>
                    <w:iCs w:val="0"/>
                    <w:noProof/>
                  </w:rPr>
                </w:rPrChange>
              </w:rPr>
              <w:delText>回目</w:delText>
            </w:r>
            <w:r w:rsidRPr="00083758" w:rsidDel="00083758">
              <w:rPr>
                <w:rPrChange w:id="486" w:author="松山 ファミリー" w:date="2023-02-09T15:56:00Z">
                  <w:rPr>
                    <w:rStyle w:val="a9"/>
                    <w:rFonts w:ascii="Times New Roman" w:eastAsia="ＭＳ 明朝" w:hAnsi="Times New Roman" w:cs="Times New Roman"/>
                    <w:iCs w:val="0"/>
                    <w:noProof/>
                  </w:rPr>
                </w:rPrChange>
              </w:rPr>
              <w:delText xml:space="preserve"> CV</w:delText>
            </w:r>
            <w:r w:rsidRPr="00083758" w:rsidDel="00083758">
              <w:rPr>
                <w:rFonts w:hint="eastAsia"/>
                <w:rPrChange w:id="487" w:author="松山 ファミリー" w:date="2023-02-09T15:56:00Z">
                  <w:rPr>
                    <w:rStyle w:val="a9"/>
                    <w:rFonts w:ascii="Times New Roman" w:eastAsia="ＭＳ 明朝" w:hAnsi="Times New Roman" w:cs="Times New Roman" w:hint="eastAsia"/>
                    <w:iCs w:val="0"/>
                    <w:noProof/>
                  </w:rPr>
                </w:rPrChange>
              </w:rPr>
              <w:delText>測定</w:delText>
            </w:r>
            <w:r w:rsidDel="00083758">
              <w:rPr>
                <w:noProof/>
                <w:webHidden/>
              </w:rPr>
              <w:tab/>
              <w:delText>20</w:delText>
            </w:r>
          </w:del>
        </w:p>
        <w:p w14:paraId="3EF0F804" w14:textId="0970B50B" w:rsidR="005109E7" w:rsidDel="00083758" w:rsidRDefault="005109E7">
          <w:pPr>
            <w:pStyle w:val="21"/>
            <w:tabs>
              <w:tab w:val="left" w:pos="630"/>
              <w:tab w:val="right" w:leader="dot" w:pos="8494"/>
            </w:tabs>
            <w:rPr>
              <w:del w:id="488" w:author="松山 ファミリー" w:date="2023-02-09T15:56:00Z"/>
              <w:rFonts w:eastAsiaTheme="minorEastAsia"/>
              <w:smallCaps w:val="0"/>
              <w:noProof/>
              <w:sz w:val="21"/>
              <w:szCs w:val="24"/>
            </w:rPr>
          </w:pPr>
          <w:del w:id="489" w:author="松山 ファミリー" w:date="2023-02-09T15:56:00Z">
            <w:r w:rsidDel="00083758">
              <w:rPr>
                <w:rFonts w:eastAsiaTheme="minorEastAsia"/>
                <w:smallCaps w:val="0"/>
                <w:noProof/>
                <w:sz w:val="21"/>
                <w:szCs w:val="24"/>
              </w:rPr>
              <w:tab/>
            </w:r>
            <w:r w:rsidRPr="00083758" w:rsidDel="00083758">
              <w:rPr>
                <w:rFonts w:hint="eastAsia"/>
                <w:rPrChange w:id="490" w:author="松山 ファミリー" w:date="2023-02-09T15:56:00Z">
                  <w:rPr>
                    <w:rStyle w:val="a9"/>
                    <w:rFonts w:ascii="Times New Roman" w:eastAsia="ＭＳ 明朝" w:hAnsi="Times New Roman" w:cs="Times New Roman" w:hint="eastAsia"/>
                    <w:smallCaps w:val="0"/>
                    <w:noProof/>
                  </w:rPr>
                </w:rPrChange>
              </w:rPr>
              <w:delText>クロノアンペロメトリー</w:delText>
            </w:r>
            <w:r w:rsidRPr="00083758" w:rsidDel="00083758">
              <w:rPr>
                <w:rPrChange w:id="491" w:author="松山 ファミリー" w:date="2023-02-09T15:56:00Z">
                  <w:rPr>
                    <w:rStyle w:val="a9"/>
                    <w:rFonts w:ascii="Times New Roman" w:eastAsia="ＭＳ 明朝" w:hAnsi="Times New Roman" w:cs="Times New Roman"/>
                    <w:smallCaps w:val="0"/>
                    <w:noProof/>
                  </w:rPr>
                </w:rPrChange>
              </w:rPr>
              <w:delText>(CA)</w:delText>
            </w:r>
            <w:r w:rsidRPr="00083758" w:rsidDel="00083758">
              <w:rPr>
                <w:rFonts w:hint="eastAsia"/>
                <w:rPrChange w:id="492" w:author="松山 ファミリー" w:date="2023-02-09T15:56:00Z">
                  <w:rPr>
                    <w:rStyle w:val="a9"/>
                    <w:rFonts w:ascii="Times New Roman" w:eastAsia="ＭＳ 明朝" w:hAnsi="Times New Roman" w:cs="Times New Roman" w:hint="eastAsia"/>
                    <w:smallCaps w:val="0"/>
                    <w:noProof/>
                  </w:rPr>
                </w:rPrChange>
              </w:rPr>
              <w:delText>測定</w:delText>
            </w:r>
            <w:r w:rsidDel="00083758">
              <w:rPr>
                <w:noProof/>
                <w:webHidden/>
              </w:rPr>
              <w:tab/>
              <w:delText>21</w:delText>
            </w:r>
          </w:del>
        </w:p>
        <w:p w14:paraId="3D678A52" w14:textId="28FA9512" w:rsidR="005109E7" w:rsidDel="00083758" w:rsidRDefault="005109E7">
          <w:pPr>
            <w:pStyle w:val="21"/>
            <w:tabs>
              <w:tab w:val="right" w:leader="dot" w:pos="8494"/>
            </w:tabs>
            <w:rPr>
              <w:del w:id="493" w:author="松山 ファミリー" w:date="2023-02-09T15:56:00Z"/>
              <w:rFonts w:eastAsiaTheme="minorEastAsia"/>
              <w:smallCaps w:val="0"/>
              <w:noProof/>
              <w:sz w:val="21"/>
              <w:szCs w:val="24"/>
            </w:rPr>
          </w:pPr>
          <w:del w:id="494" w:author="松山 ファミリー" w:date="2023-02-09T15:56:00Z">
            <w:r w:rsidRPr="00083758" w:rsidDel="00083758">
              <w:rPr>
                <w:rPrChange w:id="495" w:author="松山 ファミリー" w:date="2023-02-09T15:56:00Z">
                  <w:rPr>
                    <w:rStyle w:val="a9"/>
                    <w:rFonts w:ascii="Times New Roman" w:eastAsia="ＭＳ 明朝" w:hAnsi="Times New Roman" w:cs="Times New Roman"/>
                    <w:smallCaps w:val="0"/>
                    <w:noProof/>
                  </w:rPr>
                </w:rPrChange>
              </w:rPr>
              <w:delText>3.8.</w:delText>
            </w:r>
            <w:r w:rsidDel="00083758">
              <w:rPr>
                <w:noProof/>
                <w:webHidden/>
              </w:rPr>
              <w:tab/>
              <w:delText>21</w:delText>
            </w:r>
          </w:del>
        </w:p>
        <w:p w14:paraId="48322F99" w14:textId="59ECFA02" w:rsidR="005109E7" w:rsidDel="00083758" w:rsidRDefault="005109E7">
          <w:pPr>
            <w:pStyle w:val="31"/>
            <w:tabs>
              <w:tab w:val="left" w:pos="1260"/>
              <w:tab w:val="right" w:leader="dot" w:pos="8494"/>
            </w:tabs>
            <w:rPr>
              <w:del w:id="496" w:author="松山 ファミリー" w:date="2023-02-09T15:56:00Z"/>
              <w:rFonts w:eastAsiaTheme="minorEastAsia"/>
              <w:iCs w:val="0"/>
              <w:noProof/>
              <w:sz w:val="21"/>
              <w:szCs w:val="24"/>
            </w:rPr>
          </w:pPr>
          <w:del w:id="497" w:author="松山 ファミリー" w:date="2023-02-09T15:56:00Z">
            <w:r w:rsidRPr="00083758" w:rsidDel="00083758">
              <w:rPr>
                <w:rPrChange w:id="498" w:author="松山 ファミリー" w:date="2023-02-09T15:56:00Z">
                  <w:rPr>
                    <w:rStyle w:val="a9"/>
                    <w:rFonts w:ascii="Times New Roman" w:eastAsia="ＭＳ 明朝" w:hAnsi="Times New Roman" w:cs="Times New Roman"/>
                    <w:iCs w:val="0"/>
                    <w:noProof/>
                  </w:rPr>
                </w:rPrChange>
              </w:rPr>
              <w:delText>3.8.1.</w:delText>
            </w:r>
            <w:r w:rsidDel="00083758">
              <w:rPr>
                <w:rFonts w:eastAsiaTheme="minorEastAsia"/>
                <w:iCs w:val="0"/>
                <w:noProof/>
                <w:sz w:val="21"/>
                <w:szCs w:val="24"/>
              </w:rPr>
              <w:tab/>
            </w:r>
            <w:r w:rsidRPr="00083758" w:rsidDel="00083758">
              <w:rPr>
                <w:rPrChange w:id="499" w:author="松山 ファミリー" w:date="2023-02-09T15:56:00Z">
                  <w:rPr>
                    <w:rStyle w:val="a9"/>
                    <w:rFonts w:ascii="Times New Roman" w:eastAsia="ＭＳ 明朝" w:hAnsi="Times New Roman" w:cs="Times New Roman"/>
                    <w:iCs w:val="0"/>
                    <w:noProof/>
                  </w:rPr>
                </w:rPrChange>
              </w:rPr>
              <w:delText>220415Cast_1_2</w:delText>
            </w:r>
            <w:r w:rsidRPr="00083758" w:rsidDel="00083758">
              <w:rPr>
                <w:rFonts w:hint="eastAsia"/>
                <w:rPrChange w:id="500" w:author="松山 ファミリー" w:date="2023-02-09T15:56:00Z">
                  <w:rPr>
                    <w:rStyle w:val="a9"/>
                    <w:rFonts w:ascii="Times New Roman" w:eastAsia="ＭＳ 明朝" w:hAnsi="Times New Roman" w:cs="Times New Roman" w:hint="eastAsia"/>
                    <w:iCs w:val="0"/>
                    <w:noProof/>
                  </w:rPr>
                </w:rPrChange>
              </w:rPr>
              <w:delText>回目</w:delText>
            </w:r>
            <w:r w:rsidRPr="00083758" w:rsidDel="00083758">
              <w:rPr>
                <w:rPrChange w:id="501" w:author="松山 ファミリー" w:date="2023-02-09T15:56:00Z">
                  <w:rPr>
                    <w:rStyle w:val="a9"/>
                    <w:rFonts w:ascii="Times New Roman" w:eastAsia="ＭＳ 明朝" w:hAnsi="Times New Roman" w:cs="Times New Roman"/>
                    <w:iCs w:val="0"/>
                    <w:noProof/>
                  </w:rPr>
                </w:rPrChange>
              </w:rPr>
              <w:delText xml:space="preserve"> CA</w:delText>
            </w:r>
            <w:r w:rsidRPr="00083758" w:rsidDel="00083758">
              <w:rPr>
                <w:rFonts w:hint="eastAsia"/>
                <w:rPrChange w:id="502" w:author="松山 ファミリー" w:date="2023-02-09T15:56:00Z">
                  <w:rPr>
                    <w:rStyle w:val="a9"/>
                    <w:rFonts w:ascii="Times New Roman" w:eastAsia="ＭＳ 明朝" w:hAnsi="Times New Roman" w:cs="Times New Roman" w:hint="eastAsia"/>
                    <w:iCs w:val="0"/>
                    <w:noProof/>
                  </w:rPr>
                </w:rPrChange>
              </w:rPr>
              <w:delText>測定</w:delText>
            </w:r>
            <w:r w:rsidDel="00083758">
              <w:rPr>
                <w:noProof/>
                <w:webHidden/>
              </w:rPr>
              <w:tab/>
              <w:delText>22</w:delText>
            </w:r>
          </w:del>
        </w:p>
        <w:p w14:paraId="4858E92F" w14:textId="0AC832B2" w:rsidR="005109E7" w:rsidDel="00083758" w:rsidRDefault="005109E7">
          <w:pPr>
            <w:pStyle w:val="31"/>
            <w:tabs>
              <w:tab w:val="left" w:pos="1260"/>
              <w:tab w:val="right" w:leader="dot" w:pos="8494"/>
            </w:tabs>
            <w:rPr>
              <w:del w:id="503" w:author="松山 ファミリー" w:date="2023-02-09T15:56:00Z"/>
              <w:rFonts w:eastAsiaTheme="minorEastAsia"/>
              <w:iCs w:val="0"/>
              <w:noProof/>
              <w:sz w:val="21"/>
              <w:szCs w:val="24"/>
            </w:rPr>
          </w:pPr>
          <w:del w:id="504" w:author="松山 ファミリー" w:date="2023-02-09T15:56:00Z">
            <w:r w:rsidRPr="00083758" w:rsidDel="00083758">
              <w:rPr>
                <w:rPrChange w:id="505" w:author="松山 ファミリー" w:date="2023-02-09T15:56:00Z">
                  <w:rPr>
                    <w:rStyle w:val="a9"/>
                    <w:rFonts w:ascii="Times New Roman" w:eastAsia="ＭＳ 明朝" w:hAnsi="Times New Roman" w:cs="Times New Roman"/>
                    <w:iCs w:val="0"/>
                    <w:noProof/>
                  </w:rPr>
                </w:rPrChange>
              </w:rPr>
              <w:delText>3.8.2.</w:delText>
            </w:r>
            <w:r w:rsidDel="00083758">
              <w:rPr>
                <w:rFonts w:eastAsiaTheme="minorEastAsia"/>
                <w:iCs w:val="0"/>
                <w:noProof/>
                <w:sz w:val="21"/>
                <w:szCs w:val="24"/>
              </w:rPr>
              <w:tab/>
            </w:r>
            <w:r w:rsidRPr="00083758" w:rsidDel="00083758">
              <w:rPr>
                <w:rPrChange w:id="506" w:author="松山 ファミリー" w:date="2023-02-09T15:56:00Z">
                  <w:rPr>
                    <w:rStyle w:val="a9"/>
                    <w:rFonts w:ascii="Times New Roman" w:eastAsia="ＭＳ 明朝" w:hAnsi="Times New Roman" w:cs="Times New Roman"/>
                    <w:iCs w:val="0"/>
                    <w:noProof/>
                  </w:rPr>
                </w:rPrChange>
              </w:rPr>
              <w:delText>220415Cast_2 CA</w:delText>
            </w:r>
            <w:r w:rsidRPr="00083758" w:rsidDel="00083758">
              <w:rPr>
                <w:rFonts w:hint="eastAsia"/>
                <w:rPrChange w:id="507" w:author="松山 ファミリー" w:date="2023-02-09T15:56:00Z">
                  <w:rPr>
                    <w:rStyle w:val="a9"/>
                    <w:rFonts w:ascii="Times New Roman" w:eastAsia="ＭＳ 明朝" w:hAnsi="Times New Roman" w:cs="Times New Roman" w:hint="eastAsia"/>
                    <w:iCs w:val="0"/>
                    <w:noProof/>
                  </w:rPr>
                </w:rPrChange>
              </w:rPr>
              <w:delText>測定</w:delText>
            </w:r>
            <w:r w:rsidDel="00083758">
              <w:rPr>
                <w:noProof/>
                <w:webHidden/>
              </w:rPr>
              <w:tab/>
              <w:delText>22</w:delText>
            </w:r>
          </w:del>
        </w:p>
        <w:p w14:paraId="15F6796F" w14:textId="0C80D24D" w:rsidR="005109E7" w:rsidDel="00083758" w:rsidRDefault="005109E7">
          <w:pPr>
            <w:pStyle w:val="21"/>
            <w:tabs>
              <w:tab w:val="left" w:pos="630"/>
              <w:tab w:val="right" w:leader="dot" w:pos="8494"/>
            </w:tabs>
            <w:rPr>
              <w:del w:id="508" w:author="松山 ファミリー" w:date="2023-02-09T15:56:00Z"/>
              <w:rFonts w:eastAsiaTheme="minorEastAsia"/>
              <w:smallCaps w:val="0"/>
              <w:noProof/>
              <w:sz w:val="21"/>
              <w:szCs w:val="24"/>
            </w:rPr>
          </w:pPr>
          <w:del w:id="509" w:author="松山 ファミリー" w:date="2023-02-09T15:56:00Z">
            <w:r w:rsidDel="00083758">
              <w:rPr>
                <w:rFonts w:eastAsiaTheme="minorEastAsia"/>
                <w:smallCaps w:val="0"/>
                <w:noProof/>
                <w:sz w:val="21"/>
                <w:szCs w:val="24"/>
              </w:rPr>
              <w:tab/>
            </w:r>
            <w:r w:rsidRPr="00083758" w:rsidDel="00083758">
              <w:rPr>
                <w:rFonts w:hint="eastAsia"/>
                <w:rPrChange w:id="510" w:author="松山 ファミリー" w:date="2023-02-09T15:56:00Z">
                  <w:rPr>
                    <w:rStyle w:val="a9"/>
                    <w:rFonts w:ascii="Times New Roman" w:eastAsia="ＭＳ 明朝" w:hAnsi="Times New Roman" w:cs="Times New Roman" w:hint="eastAsia"/>
                    <w:smallCaps w:val="0"/>
                    <w:noProof/>
                  </w:rPr>
                </w:rPrChange>
              </w:rPr>
              <w:delText>電極の作製</w:delText>
            </w:r>
            <w:r w:rsidRPr="00083758" w:rsidDel="00083758">
              <w:rPr>
                <w:rPrChange w:id="511" w:author="松山 ファミリー" w:date="2023-02-09T15:56:00Z">
                  <w:rPr>
                    <w:rStyle w:val="a9"/>
                    <w:rFonts w:ascii="Times New Roman" w:eastAsia="ＭＳ 明朝" w:hAnsi="Times New Roman" w:cs="Times New Roman"/>
                    <w:smallCaps w:val="0"/>
                    <w:noProof/>
                  </w:rPr>
                </w:rPrChange>
              </w:rPr>
              <w:delText>III (</w:delText>
            </w:r>
            <w:r w:rsidRPr="00083758" w:rsidDel="00083758">
              <w:rPr>
                <w:rFonts w:hint="eastAsia"/>
                <w:rPrChange w:id="512" w:author="松山 ファミリー" w:date="2023-02-09T15:56:00Z">
                  <w:rPr>
                    <w:rStyle w:val="a9"/>
                    <w:rFonts w:ascii="Times New Roman" w:eastAsia="ＭＳ 明朝" w:hAnsi="Times New Roman" w:cs="Times New Roman" w:hint="eastAsia"/>
                    <w:smallCaps w:val="0"/>
                    <w:noProof/>
                  </w:rPr>
                </w:rPrChange>
              </w:rPr>
              <w:delText>ケッチェンブラックとセルロースナノファイバー</w:delText>
            </w:r>
            <w:r w:rsidRPr="00083758" w:rsidDel="00083758">
              <w:rPr>
                <w:rPrChange w:id="513" w:author="松山 ファミリー" w:date="2023-02-09T15:56:00Z">
                  <w:rPr>
                    <w:rStyle w:val="a9"/>
                    <w:rFonts w:ascii="Times New Roman" w:eastAsia="ＭＳ 明朝" w:hAnsi="Times New Roman" w:cs="Times New Roman"/>
                    <w:smallCaps w:val="0"/>
                    <w:noProof/>
                  </w:rPr>
                </w:rPrChange>
              </w:rPr>
              <w:delText>)</w:delText>
            </w:r>
            <w:r w:rsidDel="00083758">
              <w:rPr>
                <w:noProof/>
                <w:webHidden/>
              </w:rPr>
              <w:tab/>
              <w:delText>23</w:delText>
            </w:r>
          </w:del>
        </w:p>
        <w:p w14:paraId="2B9D4422" w14:textId="60323CA8" w:rsidR="005109E7" w:rsidDel="00083758" w:rsidRDefault="005109E7">
          <w:pPr>
            <w:pStyle w:val="21"/>
            <w:tabs>
              <w:tab w:val="right" w:leader="dot" w:pos="8494"/>
            </w:tabs>
            <w:rPr>
              <w:del w:id="514" w:author="松山 ファミリー" w:date="2023-02-09T15:56:00Z"/>
              <w:rFonts w:eastAsiaTheme="minorEastAsia"/>
              <w:smallCaps w:val="0"/>
              <w:noProof/>
              <w:sz w:val="21"/>
              <w:szCs w:val="24"/>
            </w:rPr>
          </w:pPr>
          <w:del w:id="515" w:author="松山 ファミリー" w:date="2023-02-09T15:56:00Z">
            <w:r w:rsidRPr="00083758" w:rsidDel="00083758">
              <w:rPr>
                <w:rPrChange w:id="516" w:author="松山 ファミリー" w:date="2023-02-09T15:56:00Z">
                  <w:rPr>
                    <w:rStyle w:val="a9"/>
                    <w:rFonts w:ascii="Times New Roman" w:eastAsia="ＭＳ 明朝" w:hAnsi="Times New Roman" w:cs="Times New Roman"/>
                    <w:smallCaps w:val="0"/>
                    <w:noProof/>
                  </w:rPr>
                </w:rPrChange>
              </w:rPr>
              <w:delText>3.9.</w:delText>
            </w:r>
            <w:r w:rsidDel="00083758">
              <w:rPr>
                <w:noProof/>
                <w:webHidden/>
              </w:rPr>
              <w:tab/>
              <w:delText>23</w:delText>
            </w:r>
          </w:del>
        </w:p>
        <w:p w14:paraId="4B4B97A7" w14:textId="1441130E" w:rsidR="005109E7" w:rsidDel="00083758" w:rsidRDefault="005109E7">
          <w:pPr>
            <w:pStyle w:val="31"/>
            <w:tabs>
              <w:tab w:val="left" w:pos="1260"/>
              <w:tab w:val="right" w:leader="dot" w:pos="8494"/>
            </w:tabs>
            <w:rPr>
              <w:del w:id="517" w:author="松山 ファミリー" w:date="2023-02-09T15:56:00Z"/>
              <w:rFonts w:eastAsiaTheme="minorEastAsia"/>
              <w:iCs w:val="0"/>
              <w:noProof/>
              <w:sz w:val="21"/>
              <w:szCs w:val="24"/>
            </w:rPr>
          </w:pPr>
          <w:del w:id="518" w:author="松山 ファミリー" w:date="2023-02-09T15:56:00Z">
            <w:r w:rsidRPr="00083758" w:rsidDel="00083758">
              <w:rPr>
                <w:rPrChange w:id="519" w:author="松山 ファミリー" w:date="2023-02-09T15:56:00Z">
                  <w:rPr>
                    <w:rStyle w:val="a9"/>
                    <w:rFonts w:ascii="Times New Roman" w:eastAsia="ＭＳ 明朝" w:hAnsi="Times New Roman" w:cs="Times New Roman"/>
                    <w:iCs w:val="0"/>
                    <w:noProof/>
                  </w:rPr>
                </w:rPrChange>
              </w:rPr>
              <w:delText>3.9.2.</w:delText>
            </w:r>
            <w:r w:rsidDel="00083758">
              <w:rPr>
                <w:rFonts w:eastAsiaTheme="minorEastAsia"/>
                <w:iCs w:val="0"/>
                <w:noProof/>
                <w:sz w:val="21"/>
                <w:szCs w:val="24"/>
              </w:rPr>
              <w:tab/>
            </w:r>
            <w:r w:rsidRPr="00083758" w:rsidDel="00083758">
              <w:rPr>
                <w:rPrChange w:id="520" w:author="松山 ファミリー" w:date="2023-02-09T15:56:00Z">
                  <w:rPr>
                    <w:rStyle w:val="a9"/>
                    <w:rFonts w:ascii="Times New Roman" w:eastAsia="ＭＳ 明朝" w:hAnsi="Times New Roman" w:cs="Times New Roman"/>
                    <w:iCs w:val="0"/>
                    <w:noProof/>
                  </w:rPr>
                </w:rPrChange>
              </w:rPr>
              <w:delText>220415CP_cell0.2g</w:delText>
            </w:r>
            <w:r w:rsidDel="00083758">
              <w:rPr>
                <w:noProof/>
                <w:webHidden/>
              </w:rPr>
              <w:tab/>
              <w:delText>23</w:delText>
            </w:r>
          </w:del>
        </w:p>
        <w:p w14:paraId="2E05D090" w14:textId="6B53C482" w:rsidR="005109E7" w:rsidDel="00083758" w:rsidRDefault="005109E7">
          <w:pPr>
            <w:pStyle w:val="31"/>
            <w:tabs>
              <w:tab w:val="left" w:pos="1260"/>
              <w:tab w:val="right" w:leader="dot" w:pos="8494"/>
            </w:tabs>
            <w:rPr>
              <w:del w:id="521" w:author="松山 ファミリー" w:date="2023-02-09T15:56:00Z"/>
              <w:rFonts w:eastAsiaTheme="minorEastAsia"/>
              <w:iCs w:val="0"/>
              <w:noProof/>
              <w:sz w:val="21"/>
              <w:szCs w:val="24"/>
            </w:rPr>
          </w:pPr>
          <w:del w:id="522" w:author="松山 ファミリー" w:date="2023-02-09T15:56:00Z">
            <w:r w:rsidRPr="00083758" w:rsidDel="00083758">
              <w:rPr>
                <w:rPrChange w:id="523" w:author="松山 ファミリー" w:date="2023-02-09T15:56:00Z">
                  <w:rPr>
                    <w:rStyle w:val="a9"/>
                    <w:rFonts w:ascii="Times New Roman" w:eastAsia="ＭＳ 明朝" w:hAnsi="Times New Roman" w:cs="Times New Roman"/>
                    <w:iCs w:val="0"/>
                    <w:noProof/>
                  </w:rPr>
                </w:rPrChange>
              </w:rPr>
              <w:delText>3.9.3.</w:delText>
            </w:r>
            <w:r w:rsidDel="00083758">
              <w:rPr>
                <w:rFonts w:eastAsiaTheme="minorEastAsia"/>
                <w:iCs w:val="0"/>
                <w:noProof/>
                <w:sz w:val="21"/>
                <w:szCs w:val="24"/>
              </w:rPr>
              <w:tab/>
            </w:r>
            <w:r w:rsidRPr="00083758" w:rsidDel="00083758">
              <w:rPr>
                <w:rPrChange w:id="524" w:author="松山 ファミリー" w:date="2023-02-09T15:56:00Z">
                  <w:rPr>
                    <w:rStyle w:val="a9"/>
                    <w:rFonts w:ascii="Times New Roman" w:eastAsia="ＭＳ 明朝" w:hAnsi="Times New Roman" w:cs="Times New Roman"/>
                    <w:iCs w:val="0"/>
                    <w:noProof/>
                  </w:rPr>
                </w:rPrChange>
              </w:rPr>
              <w:delText>220906CP_cell0.02g</w:delText>
            </w:r>
            <w:r w:rsidDel="00083758">
              <w:rPr>
                <w:noProof/>
                <w:webHidden/>
              </w:rPr>
              <w:tab/>
              <w:delText>24</w:delText>
            </w:r>
          </w:del>
        </w:p>
        <w:p w14:paraId="301EF78F" w14:textId="6FC3DE2E" w:rsidR="005109E7" w:rsidDel="00083758" w:rsidRDefault="005109E7">
          <w:pPr>
            <w:pStyle w:val="31"/>
            <w:tabs>
              <w:tab w:val="left" w:pos="1260"/>
              <w:tab w:val="right" w:leader="dot" w:pos="8494"/>
            </w:tabs>
            <w:rPr>
              <w:del w:id="525" w:author="松山 ファミリー" w:date="2023-02-09T15:56:00Z"/>
              <w:rFonts w:eastAsiaTheme="minorEastAsia"/>
              <w:iCs w:val="0"/>
              <w:noProof/>
              <w:sz w:val="21"/>
              <w:szCs w:val="24"/>
            </w:rPr>
          </w:pPr>
          <w:del w:id="526" w:author="松山 ファミリー" w:date="2023-02-09T15:56:00Z">
            <w:r w:rsidRPr="00083758" w:rsidDel="00083758">
              <w:rPr>
                <w:rPrChange w:id="527" w:author="松山 ファミリー" w:date="2023-02-09T15:56:00Z">
                  <w:rPr>
                    <w:rStyle w:val="a9"/>
                    <w:rFonts w:ascii="Times New Roman" w:eastAsia="ＭＳ 明朝" w:hAnsi="Times New Roman" w:cs="Times New Roman"/>
                    <w:iCs w:val="0"/>
                    <w:noProof/>
                  </w:rPr>
                </w:rPrChange>
              </w:rPr>
              <w:delText>3.9.4.</w:delText>
            </w:r>
            <w:r w:rsidDel="00083758">
              <w:rPr>
                <w:rFonts w:eastAsiaTheme="minorEastAsia"/>
                <w:iCs w:val="0"/>
                <w:noProof/>
                <w:sz w:val="21"/>
                <w:szCs w:val="24"/>
              </w:rPr>
              <w:tab/>
            </w:r>
            <w:r w:rsidRPr="00083758" w:rsidDel="00083758">
              <w:rPr>
                <w:rPrChange w:id="528" w:author="松山 ファミリー" w:date="2023-02-09T15:56:00Z">
                  <w:rPr>
                    <w:rStyle w:val="a9"/>
                    <w:rFonts w:ascii="Times New Roman" w:eastAsia="ＭＳ 明朝" w:hAnsi="Times New Roman" w:cs="Times New Roman"/>
                    <w:iCs w:val="0"/>
                    <w:noProof/>
                  </w:rPr>
                </w:rPrChange>
              </w:rPr>
              <w:delText>220906CP_cell0.2g_1</w:delText>
            </w:r>
            <w:r w:rsidDel="00083758">
              <w:rPr>
                <w:noProof/>
                <w:webHidden/>
              </w:rPr>
              <w:tab/>
              <w:delText>24</w:delText>
            </w:r>
          </w:del>
        </w:p>
        <w:p w14:paraId="2F0BFB39" w14:textId="797C8877" w:rsidR="005109E7" w:rsidDel="00083758" w:rsidRDefault="005109E7">
          <w:pPr>
            <w:pStyle w:val="31"/>
            <w:tabs>
              <w:tab w:val="left" w:pos="1260"/>
              <w:tab w:val="right" w:leader="dot" w:pos="8494"/>
            </w:tabs>
            <w:rPr>
              <w:del w:id="529" w:author="松山 ファミリー" w:date="2023-02-09T15:56:00Z"/>
              <w:rFonts w:eastAsiaTheme="minorEastAsia"/>
              <w:iCs w:val="0"/>
              <w:noProof/>
              <w:sz w:val="21"/>
              <w:szCs w:val="24"/>
            </w:rPr>
          </w:pPr>
          <w:del w:id="530" w:author="松山 ファミリー" w:date="2023-02-09T15:56:00Z">
            <w:r w:rsidRPr="00083758" w:rsidDel="00083758">
              <w:rPr>
                <w:rPrChange w:id="531" w:author="松山 ファミリー" w:date="2023-02-09T15:56:00Z">
                  <w:rPr>
                    <w:rStyle w:val="a9"/>
                    <w:rFonts w:ascii="Times New Roman" w:eastAsia="ＭＳ 明朝" w:hAnsi="Times New Roman" w:cs="Times New Roman"/>
                    <w:iCs w:val="0"/>
                    <w:noProof/>
                  </w:rPr>
                </w:rPrChange>
              </w:rPr>
              <w:delText>3.9.5.</w:delText>
            </w:r>
            <w:r w:rsidDel="00083758">
              <w:rPr>
                <w:rFonts w:eastAsiaTheme="minorEastAsia"/>
                <w:iCs w:val="0"/>
                <w:noProof/>
                <w:sz w:val="21"/>
                <w:szCs w:val="24"/>
              </w:rPr>
              <w:tab/>
            </w:r>
            <w:r w:rsidRPr="00083758" w:rsidDel="00083758">
              <w:rPr>
                <w:rPrChange w:id="532" w:author="松山 ファミリー" w:date="2023-02-09T15:56:00Z">
                  <w:rPr>
                    <w:rStyle w:val="a9"/>
                    <w:rFonts w:ascii="Times New Roman" w:eastAsia="ＭＳ 明朝" w:hAnsi="Times New Roman" w:cs="Times New Roman"/>
                    <w:iCs w:val="0"/>
                    <w:noProof/>
                  </w:rPr>
                </w:rPrChange>
              </w:rPr>
              <w:delText>220906CP_cell0.2g_2 &amp; 220906CP_cell0.2g_3 &amp; 220906CP_cell0.2g_4</w:delText>
            </w:r>
            <w:r w:rsidDel="00083758">
              <w:rPr>
                <w:noProof/>
                <w:webHidden/>
              </w:rPr>
              <w:tab/>
              <w:delText>24</w:delText>
            </w:r>
          </w:del>
        </w:p>
        <w:p w14:paraId="79B17E1D" w14:textId="4B88315F" w:rsidR="005109E7" w:rsidDel="00083758" w:rsidRDefault="005109E7">
          <w:pPr>
            <w:pStyle w:val="31"/>
            <w:tabs>
              <w:tab w:val="left" w:pos="1260"/>
              <w:tab w:val="right" w:leader="dot" w:pos="8494"/>
            </w:tabs>
            <w:rPr>
              <w:del w:id="533" w:author="松山 ファミリー" w:date="2023-02-09T15:56:00Z"/>
              <w:rFonts w:eastAsiaTheme="minorEastAsia"/>
              <w:iCs w:val="0"/>
              <w:noProof/>
              <w:sz w:val="21"/>
              <w:szCs w:val="24"/>
            </w:rPr>
          </w:pPr>
          <w:del w:id="534" w:author="松山 ファミリー" w:date="2023-02-09T15:56:00Z">
            <w:r w:rsidRPr="00083758" w:rsidDel="00083758">
              <w:rPr>
                <w:rPrChange w:id="535" w:author="松山 ファミリー" w:date="2023-02-09T15:56:00Z">
                  <w:rPr>
                    <w:rStyle w:val="a9"/>
                    <w:rFonts w:ascii="Times New Roman" w:eastAsia="ＭＳ 明朝" w:hAnsi="Times New Roman" w:cs="Times New Roman"/>
                    <w:iCs w:val="0"/>
                    <w:noProof/>
                  </w:rPr>
                </w:rPrChange>
              </w:rPr>
              <w:delText>3.9.6.</w:delText>
            </w:r>
            <w:r w:rsidDel="00083758">
              <w:rPr>
                <w:rFonts w:eastAsiaTheme="minorEastAsia"/>
                <w:iCs w:val="0"/>
                <w:noProof/>
                <w:sz w:val="21"/>
                <w:szCs w:val="24"/>
              </w:rPr>
              <w:tab/>
            </w:r>
            <w:r w:rsidRPr="00083758" w:rsidDel="00083758">
              <w:rPr>
                <w:rPrChange w:id="536" w:author="松山 ファミリー" w:date="2023-02-09T15:56:00Z">
                  <w:rPr>
                    <w:rStyle w:val="a9"/>
                    <w:rFonts w:ascii="Times New Roman" w:eastAsia="ＭＳ 明朝" w:hAnsi="Times New Roman" w:cs="Times New Roman"/>
                    <w:iCs w:val="0"/>
                    <w:noProof/>
                  </w:rPr>
                </w:rPrChange>
              </w:rPr>
              <w:delText>220906CP_cell0.8g</w:delText>
            </w:r>
            <w:r w:rsidDel="00083758">
              <w:rPr>
                <w:noProof/>
                <w:webHidden/>
              </w:rPr>
              <w:tab/>
              <w:delText>24</w:delText>
            </w:r>
          </w:del>
        </w:p>
        <w:p w14:paraId="29401885" w14:textId="69C0BB4E" w:rsidR="005109E7" w:rsidDel="00083758" w:rsidRDefault="005109E7">
          <w:pPr>
            <w:pStyle w:val="31"/>
            <w:tabs>
              <w:tab w:val="left" w:pos="1260"/>
              <w:tab w:val="right" w:leader="dot" w:pos="8494"/>
            </w:tabs>
            <w:rPr>
              <w:del w:id="537" w:author="松山 ファミリー" w:date="2023-02-09T15:56:00Z"/>
              <w:rFonts w:eastAsiaTheme="minorEastAsia"/>
              <w:iCs w:val="0"/>
              <w:noProof/>
              <w:sz w:val="21"/>
              <w:szCs w:val="24"/>
            </w:rPr>
          </w:pPr>
          <w:del w:id="538" w:author="松山 ファミリー" w:date="2023-02-09T15:56:00Z">
            <w:r w:rsidRPr="00083758" w:rsidDel="00083758">
              <w:rPr>
                <w:rPrChange w:id="539" w:author="松山 ファミリー" w:date="2023-02-09T15:56:00Z">
                  <w:rPr>
                    <w:rStyle w:val="a9"/>
                    <w:rFonts w:ascii="Times New Roman" w:eastAsia="ＭＳ 明朝" w:hAnsi="Times New Roman" w:cs="Times New Roman"/>
                    <w:iCs w:val="0"/>
                    <w:noProof/>
                  </w:rPr>
                </w:rPrChange>
              </w:rPr>
              <w:delText>3.9.7.</w:delText>
            </w:r>
            <w:r w:rsidDel="00083758">
              <w:rPr>
                <w:rFonts w:eastAsiaTheme="minorEastAsia"/>
                <w:iCs w:val="0"/>
                <w:noProof/>
                <w:sz w:val="21"/>
                <w:szCs w:val="24"/>
              </w:rPr>
              <w:tab/>
            </w:r>
            <w:r w:rsidRPr="00083758" w:rsidDel="00083758">
              <w:rPr>
                <w:rPrChange w:id="540" w:author="松山 ファミリー" w:date="2023-02-09T15:56:00Z">
                  <w:rPr>
                    <w:rStyle w:val="a9"/>
                    <w:rFonts w:ascii="Times New Roman" w:eastAsia="ＭＳ 明朝" w:hAnsi="Times New Roman" w:cs="Times New Roman"/>
                    <w:iCs w:val="0"/>
                    <w:noProof/>
                  </w:rPr>
                </w:rPrChange>
              </w:rPr>
              <w:delText>220914CP_cell500μL</w:delText>
            </w:r>
            <w:r w:rsidDel="00083758">
              <w:rPr>
                <w:noProof/>
                <w:webHidden/>
              </w:rPr>
              <w:tab/>
              <w:delText>25</w:delText>
            </w:r>
          </w:del>
        </w:p>
        <w:p w14:paraId="1AF97512" w14:textId="34F408E0" w:rsidR="005109E7" w:rsidDel="00083758" w:rsidRDefault="005109E7">
          <w:pPr>
            <w:pStyle w:val="21"/>
            <w:tabs>
              <w:tab w:val="left" w:pos="630"/>
              <w:tab w:val="right" w:leader="dot" w:pos="8494"/>
            </w:tabs>
            <w:rPr>
              <w:del w:id="541" w:author="松山 ファミリー" w:date="2023-02-09T15:56:00Z"/>
              <w:rFonts w:eastAsiaTheme="minorEastAsia"/>
              <w:smallCaps w:val="0"/>
              <w:noProof/>
              <w:sz w:val="21"/>
              <w:szCs w:val="24"/>
            </w:rPr>
          </w:pPr>
          <w:del w:id="542" w:author="松山 ファミリー" w:date="2023-02-09T15:56:00Z">
            <w:r w:rsidDel="00083758">
              <w:rPr>
                <w:rFonts w:eastAsiaTheme="minorEastAsia"/>
                <w:smallCaps w:val="0"/>
                <w:noProof/>
                <w:sz w:val="21"/>
                <w:szCs w:val="24"/>
              </w:rPr>
              <w:tab/>
            </w:r>
            <w:r w:rsidRPr="00083758" w:rsidDel="00083758">
              <w:rPr>
                <w:rFonts w:hint="eastAsia"/>
                <w:rPrChange w:id="543" w:author="松山 ファミリー" w:date="2023-02-09T15:56:00Z">
                  <w:rPr>
                    <w:rStyle w:val="a9"/>
                    <w:rFonts w:ascii="Times New Roman" w:eastAsia="ＭＳ 明朝" w:hAnsi="Times New Roman" w:cs="Times New Roman" w:hint="eastAsia"/>
                    <w:smallCaps w:val="0"/>
                    <w:noProof/>
                  </w:rPr>
                </w:rPrChange>
              </w:rPr>
              <w:delText>サイクリックボルタンメトリー</w:delText>
            </w:r>
            <w:r w:rsidRPr="00083758" w:rsidDel="00083758">
              <w:rPr>
                <w:rPrChange w:id="544" w:author="松山 ファミリー" w:date="2023-02-09T15:56:00Z">
                  <w:rPr>
                    <w:rStyle w:val="a9"/>
                    <w:rFonts w:ascii="Times New Roman" w:eastAsia="ＭＳ 明朝" w:hAnsi="Times New Roman" w:cs="Times New Roman"/>
                    <w:smallCaps w:val="0"/>
                    <w:noProof/>
                  </w:rPr>
                </w:rPrChange>
              </w:rPr>
              <w:delText>(CV)</w:delText>
            </w:r>
            <w:r w:rsidRPr="00083758" w:rsidDel="00083758">
              <w:rPr>
                <w:rFonts w:hint="eastAsia"/>
                <w:rPrChange w:id="545" w:author="松山 ファミリー" w:date="2023-02-09T15:56:00Z">
                  <w:rPr>
                    <w:rStyle w:val="a9"/>
                    <w:rFonts w:ascii="Times New Roman" w:eastAsia="ＭＳ 明朝" w:hAnsi="Times New Roman" w:cs="Times New Roman" w:hint="eastAsia"/>
                    <w:smallCaps w:val="0"/>
                    <w:noProof/>
                  </w:rPr>
                </w:rPrChange>
              </w:rPr>
              <w:delText>測定</w:delText>
            </w:r>
            <w:r w:rsidDel="00083758">
              <w:rPr>
                <w:noProof/>
                <w:webHidden/>
              </w:rPr>
              <w:tab/>
              <w:delText>25</w:delText>
            </w:r>
          </w:del>
        </w:p>
        <w:p w14:paraId="6F0CE357" w14:textId="54EF37E7" w:rsidR="005109E7" w:rsidDel="00083758" w:rsidRDefault="005109E7">
          <w:pPr>
            <w:pStyle w:val="21"/>
            <w:tabs>
              <w:tab w:val="right" w:leader="dot" w:pos="8494"/>
            </w:tabs>
            <w:rPr>
              <w:del w:id="546" w:author="松山 ファミリー" w:date="2023-02-09T15:56:00Z"/>
              <w:rFonts w:eastAsiaTheme="minorEastAsia"/>
              <w:smallCaps w:val="0"/>
              <w:noProof/>
              <w:sz w:val="21"/>
              <w:szCs w:val="24"/>
            </w:rPr>
          </w:pPr>
          <w:del w:id="547" w:author="松山 ファミリー" w:date="2023-02-09T15:56:00Z">
            <w:r w:rsidRPr="00083758" w:rsidDel="00083758">
              <w:rPr>
                <w:rPrChange w:id="548" w:author="松山 ファミリー" w:date="2023-02-09T15:56:00Z">
                  <w:rPr>
                    <w:rStyle w:val="a9"/>
                    <w:rFonts w:ascii="Times New Roman" w:eastAsia="ＭＳ 明朝" w:hAnsi="Times New Roman" w:cs="Times New Roman"/>
                    <w:smallCaps w:val="0"/>
                    <w:noProof/>
                  </w:rPr>
                </w:rPrChange>
              </w:rPr>
              <w:delText>3.10.</w:delText>
            </w:r>
            <w:r w:rsidDel="00083758">
              <w:rPr>
                <w:noProof/>
                <w:webHidden/>
              </w:rPr>
              <w:tab/>
              <w:delText>25</w:delText>
            </w:r>
          </w:del>
        </w:p>
        <w:p w14:paraId="5C7A7C76" w14:textId="12A2A89E" w:rsidR="005109E7" w:rsidDel="00083758" w:rsidRDefault="005109E7">
          <w:pPr>
            <w:pStyle w:val="31"/>
            <w:tabs>
              <w:tab w:val="left" w:pos="1260"/>
              <w:tab w:val="right" w:leader="dot" w:pos="8494"/>
            </w:tabs>
            <w:rPr>
              <w:del w:id="549" w:author="松山 ファミリー" w:date="2023-02-09T15:56:00Z"/>
              <w:rFonts w:eastAsiaTheme="minorEastAsia"/>
              <w:iCs w:val="0"/>
              <w:noProof/>
              <w:sz w:val="21"/>
              <w:szCs w:val="24"/>
            </w:rPr>
          </w:pPr>
          <w:del w:id="550" w:author="松山 ファミリー" w:date="2023-02-09T15:56:00Z">
            <w:r w:rsidRPr="00083758" w:rsidDel="00083758">
              <w:rPr>
                <w:rPrChange w:id="551" w:author="松山 ファミリー" w:date="2023-02-09T15:56:00Z">
                  <w:rPr>
                    <w:rStyle w:val="a9"/>
                    <w:rFonts w:ascii="Times New Roman" w:eastAsia="ＭＳ 明朝" w:hAnsi="Times New Roman" w:cs="Times New Roman"/>
                    <w:iCs w:val="0"/>
                    <w:noProof/>
                  </w:rPr>
                </w:rPrChange>
              </w:rPr>
              <w:delText>3.10.1.</w:delText>
            </w:r>
            <w:r w:rsidDel="00083758">
              <w:rPr>
                <w:rFonts w:eastAsiaTheme="minorEastAsia"/>
                <w:iCs w:val="0"/>
                <w:noProof/>
                <w:sz w:val="21"/>
                <w:szCs w:val="24"/>
              </w:rPr>
              <w:tab/>
            </w:r>
            <w:r w:rsidRPr="00083758" w:rsidDel="00083758">
              <w:rPr>
                <w:rPrChange w:id="552" w:author="松山 ファミリー" w:date="2023-02-09T15:56:00Z">
                  <w:rPr>
                    <w:rStyle w:val="a9"/>
                    <w:rFonts w:ascii="Times New Roman" w:eastAsia="ＭＳ 明朝" w:hAnsi="Times New Roman" w:cs="Times New Roman"/>
                    <w:iCs w:val="0"/>
                    <w:noProof/>
                  </w:rPr>
                </w:rPrChange>
              </w:rPr>
              <w:delText>220906CP_cell0.2g_2_1</w:delText>
            </w:r>
            <w:r w:rsidRPr="00083758" w:rsidDel="00083758">
              <w:rPr>
                <w:rFonts w:hint="eastAsia"/>
                <w:rPrChange w:id="553" w:author="松山 ファミリー" w:date="2023-02-09T15:56:00Z">
                  <w:rPr>
                    <w:rStyle w:val="a9"/>
                    <w:rFonts w:ascii="Times New Roman" w:eastAsia="ＭＳ 明朝" w:hAnsi="Times New Roman" w:cs="Times New Roman" w:hint="eastAsia"/>
                    <w:iCs w:val="0"/>
                    <w:noProof/>
                  </w:rPr>
                </w:rPrChange>
              </w:rPr>
              <w:delText>回目</w:delText>
            </w:r>
            <w:r w:rsidRPr="00083758" w:rsidDel="00083758">
              <w:rPr>
                <w:rPrChange w:id="554" w:author="松山 ファミリー" w:date="2023-02-09T15:56:00Z">
                  <w:rPr>
                    <w:rStyle w:val="a9"/>
                    <w:rFonts w:ascii="Times New Roman" w:eastAsia="ＭＳ 明朝" w:hAnsi="Times New Roman" w:cs="Times New Roman"/>
                    <w:iCs w:val="0"/>
                    <w:noProof/>
                  </w:rPr>
                </w:rPrChange>
              </w:rPr>
              <w:delText xml:space="preserve"> CV</w:delText>
            </w:r>
            <w:r w:rsidRPr="00083758" w:rsidDel="00083758">
              <w:rPr>
                <w:rFonts w:hint="eastAsia"/>
                <w:rPrChange w:id="555" w:author="松山 ファミリー" w:date="2023-02-09T15:56:00Z">
                  <w:rPr>
                    <w:rStyle w:val="a9"/>
                    <w:rFonts w:ascii="Times New Roman" w:eastAsia="ＭＳ 明朝" w:hAnsi="Times New Roman" w:cs="Times New Roman" w:hint="eastAsia"/>
                    <w:iCs w:val="0"/>
                    <w:noProof/>
                  </w:rPr>
                </w:rPrChange>
              </w:rPr>
              <w:delText>測定</w:delText>
            </w:r>
            <w:r w:rsidDel="00083758">
              <w:rPr>
                <w:noProof/>
                <w:webHidden/>
              </w:rPr>
              <w:tab/>
              <w:delText>25</w:delText>
            </w:r>
          </w:del>
        </w:p>
        <w:p w14:paraId="62059E72" w14:textId="12857A0D" w:rsidR="005109E7" w:rsidDel="00083758" w:rsidRDefault="005109E7">
          <w:pPr>
            <w:pStyle w:val="31"/>
            <w:tabs>
              <w:tab w:val="left" w:pos="1260"/>
              <w:tab w:val="right" w:leader="dot" w:pos="8494"/>
            </w:tabs>
            <w:rPr>
              <w:del w:id="556" w:author="松山 ファミリー" w:date="2023-02-09T15:56:00Z"/>
              <w:rFonts w:eastAsiaTheme="minorEastAsia"/>
              <w:iCs w:val="0"/>
              <w:noProof/>
              <w:sz w:val="21"/>
              <w:szCs w:val="24"/>
            </w:rPr>
          </w:pPr>
          <w:del w:id="557" w:author="松山 ファミリー" w:date="2023-02-09T15:56:00Z">
            <w:r w:rsidRPr="00083758" w:rsidDel="00083758">
              <w:rPr>
                <w:rPrChange w:id="558" w:author="松山 ファミリー" w:date="2023-02-09T15:56:00Z">
                  <w:rPr>
                    <w:rStyle w:val="a9"/>
                    <w:rFonts w:ascii="Times New Roman" w:eastAsia="ＭＳ 明朝" w:hAnsi="Times New Roman" w:cs="Times New Roman"/>
                    <w:iCs w:val="0"/>
                    <w:noProof/>
                  </w:rPr>
                </w:rPrChange>
              </w:rPr>
              <w:delText>3.10.2.</w:delText>
            </w:r>
            <w:r w:rsidDel="00083758">
              <w:rPr>
                <w:rFonts w:eastAsiaTheme="minorEastAsia"/>
                <w:iCs w:val="0"/>
                <w:noProof/>
                <w:sz w:val="21"/>
                <w:szCs w:val="24"/>
              </w:rPr>
              <w:tab/>
            </w:r>
            <w:r w:rsidRPr="00083758" w:rsidDel="00083758">
              <w:rPr>
                <w:rPrChange w:id="559" w:author="松山 ファミリー" w:date="2023-02-09T15:56:00Z">
                  <w:rPr>
                    <w:rStyle w:val="a9"/>
                    <w:rFonts w:ascii="Times New Roman" w:eastAsia="ＭＳ 明朝" w:hAnsi="Times New Roman" w:cs="Times New Roman"/>
                    <w:iCs w:val="0"/>
                    <w:noProof/>
                  </w:rPr>
                </w:rPrChange>
              </w:rPr>
              <w:delText>220914CP_cell500μL CV</w:delText>
            </w:r>
            <w:r w:rsidRPr="00083758" w:rsidDel="00083758">
              <w:rPr>
                <w:rFonts w:hint="eastAsia"/>
                <w:rPrChange w:id="560" w:author="松山 ファミリー" w:date="2023-02-09T15:56:00Z">
                  <w:rPr>
                    <w:rStyle w:val="a9"/>
                    <w:rFonts w:ascii="Times New Roman" w:eastAsia="ＭＳ 明朝" w:hAnsi="Times New Roman" w:cs="Times New Roman" w:hint="eastAsia"/>
                    <w:iCs w:val="0"/>
                    <w:noProof/>
                  </w:rPr>
                </w:rPrChange>
              </w:rPr>
              <w:delText>測定</w:delText>
            </w:r>
            <w:r w:rsidDel="00083758">
              <w:rPr>
                <w:noProof/>
                <w:webHidden/>
              </w:rPr>
              <w:tab/>
              <w:delText>26</w:delText>
            </w:r>
          </w:del>
        </w:p>
        <w:p w14:paraId="0C9C649E" w14:textId="361E9127" w:rsidR="005109E7" w:rsidDel="00083758" w:rsidRDefault="005109E7">
          <w:pPr>
            <w:pStyle w:val="21"/>
            <w:tabs>
              <w:tab w:val="left" w:pos="630"/>
              <w:tab w:val="right" w:leader="dot" w:pos="8494"/>
            </w:tabs>
            <w:rPr>
              <w:del w:id="561" w:author="松山 ファミリー" w:date="2023-02-09T15:56:00Z"/>
              <w:rFonts w:eastAsiaTheme="minorEastAsia"/>
              <w:smallCaps w:val="0"/>
              <w:noProof/>
              <w:sz w:val="21"/>
              <w:szCs w:val="24"/>
            </w:rPr>
          </w:pPr>
          <w:del w:id="562" w:author="松山 ファミリー" w:date="2023-02-09T15:56:00Z">
            <w:r w:rsidDel="00083758">
              <w:rPr>
                <w:rFonts w:eastAsiaTheme="minorEastAsia"/>
                <w:smallCaps w:val="0"/>
                <w:noProof/>
                <w:sz w:val="21"/>
                <w:szCs w:val="24"/>
              </w:rPr>
              <w:tab/>
            </w:r>
            <w:r w:rsidRPr="00083758" w:rsidDel="00083758">
              <w:rPr>
                <w:rFonts w:hint="eastAsia"/>
                <w:rPrChange w:id="563" w:author="松山 ファミリー" w:date="2023-02-09T15:56:00Z">
                  <w:rPr>
                    <w:rStyle w:val="a9"/>
                    <w:rFonts w:ascii="Times New Roman" w:eastAsia="ＭＳ 明朝" w:hAnsi="Times New Roman" w:cs="Times New Roman" w:hint="eastAsia"/>
                    <w:smallCaps w:val="0"/>
                    <w:noProof/>
                  </w:rPr>
                </w:rPrChange>
              </w:rPr>
              <w:delText>クロノアンペロメトリー</w:delText>
            </w:r>
            <w:r w:rsidRPr="00083758" w:rsidDel="00083758">
              <w:rPr>
                <w:rPrChange w:id="564" w:author="松山 ファミリー" w:date="2023-02-09T15:56:00Z">
                  <w:rPr>
                    <w:rStyle w:val="a9"/>
                    <w:rFonts w:ascii="Times New Roman" w:eastAsia="ＭＳ 明朝" w:hAnsi="Times New Roman" w:cs="Times New Roman"/>
                    <w:smallCaps w:val="0"/>
                    <w:noProof/>
                  </w:rPr>
                </w:rPrChange>
              </w:rPr>
              <w:delText>(CA)</w:delText>
            </w:r>
            <w:r w:rsidRPr="00083758" w:rsidDel="00083758">
              <w:rPr>
                <w:rFonts w:hint="eastAsia"/>
                <w:rPrChange w:id="565" w:author="松山 ファミリー" w:date="2023-02-09T15:56:00Z">
                  <w:rPr>
                    <w:rStyle w:val="a9"/>
                    <w:rFonts w:ascii="Times New Roman" w:eastAsia="ＭＳ 明朝" w:hAnsi="Times New Roman" w:cs="Times New Roman" w:hint="eastAsia"/>
                    <w:smallCaps w:val="0"/>
                    <w:noProof/>
                  </w:rPr>
                </w:rPrChange>
              </w:rPr>
              <w:delText>測定</w:delText>
            </w:r>
            <w:r w:rsidDel="00083758">
              <w:rPr>
                <w:noProof/>
                <w:webHidden/>
              </w:rPr>
              <w:tab/>
              <w:delText>26</w:delText>
            </w:r>
          </w:del>
        </w:p>
        <w:p w14:paraId="66CCB5C5" w14:textId="0C2FB52F" w:rsidR="005109E7" w:rsidDel="00083758" w:rsidRDefault="005109E7">
          <w:pPr>
            <w:pStyle w:val="21"/>
            <w:tabs>
              <w:tab w:val="right" w:leader="dot" w:pos="8494"/>
            </w:tabs>
            <w:rPr>
              <w:del w:id="566" w:author="松山 ファミリー" w:date="2023-02-09T15:56:00Z"/>
              <w:rFonts w:eastAsiaTheme="minorEastAsia"/>
              <w:smallCaps w:val="0"/>
              <w:noProof/>
              <w:sz w:val="21"/>
              <w:szCs w:val="24"/>
            </w:rPr>
          </w:pPr>
          <w:del w:id="567" w:author="松山 ファミリー" w:date="2023-02-09T15:56:00Z">
            <w:r w:rsidRPr="00083758" w:rsidDel="00083758">
              <w:rPr>
                <w:rPrChange w:id="568" w:author="松山 ファミリー" w:date="2023-02-09T15:56:00Z">
                  <w:rPr>
                    <w:rStyle w:val="a9"/>
                    <w:rFonts w:ascii="Times New Roman" w:eastAsia="ＭＳ 明朝" w:hAnsi="Times New Roman" w:cs="Times New Roman"/>
                    <w:smallCaps w:val="0"/>
                    <w:noProof/>
                  </w:rPr>
                </w:rPrChange>
              </w:rPr>
              <w:delText>3.11.</w:delText>
            </w:r>
            <w:r w:rsidDel="00083758">
              <w:rPr>
                <w:noProof/>
                <w:webHidden/>
              </w:rPr>
              <w:tab/>
              <w:delText>26</w:delText>
            </w:r>
          </w:del>
        </w:p>
        <w:p w14:paraId="5666457E" w14:textId="3D4B98D6" w:rsidR="005109E7" w:rsidDel="00083758" w:rsidRDefault="005109E7">
          <w:pPr>
            <w:pStyle w:val="31"/>
            <w:tabs>
              <w:tab w:val="left" w:pos="1260"/>
              <w:tab w:val="right" w:leader="dot" w:pos="8494"/>
            </w:tabs>
            <w:rPr>
              <w:del w:id="569" w:author="松山 ファミリー" w:date="2023-02-09T15:56:00Z"/>
              <w:rFonts w:eastAsiaTheme="minorEastAsia"/>
              <w:iCs w:val="0"/>
              <w:noProof/>
              <w:sz w:val="21"/>
              <w:szCs w:val="24"/>
            </w:rPr>
          </w:pPr>
          <w:del w:id="570" w:author="松山 ファミリー" w:date="2023-02-09T15:56:00Z">
            <w:r w:rsidRPr="00083758" w:rsidDel="00083758">
              <w:rPr>
                <w:rPrChange w:id="571" w:author="松山 ファミリー" w:date="2023-02-09T15:56:00Z">
                  <w:rPr>
                    <w:rStyle w:val="a9"/>
                    <w:rFonts w:ascii="Times New Roman" w:eastAsia="ＭＳ 明朝" w:hAnsi="Times New Roman" w:cs="Times New Roman"/>
                    <w:iCs w:val="0"/>
                    <w:noProof/>
                  </w:rPr>
                </w:rPrChange>
              </w:rPr>
              <w:delText>3.11.1.</w:delText>
            </w:r>
            <w:r w:rsidDel="00083758">
              <w:rPr>
                <w:rFonts w:eastAsiaTheme="minorEastAsia"/>
                <w:iCs w:val="0"/>
                <w:noProof/>
                <w:sz w:val="21"/>
                <w:szCs w:val="24"/>
              </w:rPr>
              <w:tab/>
            </w:r>
            <w:r w:rsidRPr="00083758" w:rsidDel="00083758">
              <w:rPr>
                <w:rPrChange w:id="572" w:author="松山 ファミリー" w:date="2023-02-09T15:56:00Z">
                  <w:rPr>
                    <w:rStyle w:val="a9"/>
                    <w:rFonts w:ascii="Times New Roman" w:eastAsia="ＭＳ 明朝" w:hAnsi="Times New Roman" w:cs="Times New Roman"/>
                    <w:iCs w:val="0"/>
                    <w:noProof/>
                  </w:rPr>
                </w:rPrChange>
              </w:rPr>
              <w:delText>220415CP_cell0.02g CA</w:delText>
            </w:r>
            <w:r w:rsidRPr="00083758" w:rsidDel="00083758">
              <w:rPr>
                <w:rFonts w:hint="eastAsia"/>
                <w:rPrChange w:id="573" w:author="松山 ファミリー" w:date="2023-02-09T15:56:00Z">
                  <w:rPr>
                    <w:rStyle w:val="a9"/>
                    <w:rFonts w:ascii="Times New Roman" w:eastAsia="ＭＳ 明朝" w:hAnsi="Times New Roman" w:cs="Times New Roman" w:hint="eastAsia"/>
                    <w:iCs w:val="0"/>
                    <w:noProof/>
                  </w:rPr>
                </w:rPrChange>
              </w:rPr>
              <w:delText>測定</w:delText>
            </w:r>
            <w:r w:rsidDel="00083758">
              <w:rPr>
                <w:noProof/>
                <w:webHidden/>
              </w:rPr>
              <w:tab/>
              <w:delText>27</w:delText>
            </w:r>
          </w:del>
        </w:p>
        <w:p w14:paraId="2C84E770" w14:textId="5B0FF337" w:rsidR="005109E7" w:rsidDel="00083758" w:rsidRDefault="005109E7">
          <w:pPr>
            <w:pStyle w:val="31"/>
            <w:tabs>
              <w:tab w:val="left" w:pos="1260"/>
              <w:tab w:val="right" w:leader="dot" w:pos="8494"/>
            </w:tabs>
            <w:rPr>
              <w:del w:id="574" w:author="松山 ファミリー" w:date="2023-02-09T15:56:00Z"/>
              <w:rFonts w:eastAsiaTheme="minorEastAsia"/>
              <w:iCs w:val="0"/>
              <w:noProof/>
              <w:sz w:val="21"/>
              <w:szCs w:val="24"/>
            </w:rPr>
          </w:pPr>
          <w:del w:id="575" w:author="松山 ファミリー" w:date="2023-02-09T15:56:00Z">
            <w:r w:rsidRPr="00083758" w:rsidDel="00083758">
              <w:rPr>
                <w:rPrChange w:id="576" w:author="松山 ファミリー" w:date="2023-02-09T15:56:00Z">
                  <w:rPr>
                    <w:rStyle w:val="a9"/>
                    <w:rFonts w:ascii="Times New Roman" w:eastAsia="ＭＳ 明朝" w:hAnsi="Times New Roman" w:cs="Times New Roman"/>
                    <w:iCs w:val="0"/>
                    <w:noProof/>
                  </w:rPr>
                </w:rPrChange>
              </w:rPr>
              <w:delText>3.11.2.</w:delText>
            </w:r>
            <w:r w:rsidDel="00083758">
              <w:rPr>
                <w:rFonts w:eastAsiaTheme="minorEastAsia"/>
                <w:iCs w:val="0"/>
                <w:noProof/>
                <w:sz w:val="21"/>
                <w:szCs w:val="24"/>
              </w:rPr>
              <w:tab/>
            </w:r>
            <w:r w:rsidRPr="00083758" w:rsidDel="00083758">
              <w:rPr>
                <w:rPrChange w:id="577" w:author="松山 ファミリー" w:date="2023-02-09T15:56:00Z">
                  <w:rPr>
                    <w:rStyle w:val="a9"/>
                    <w:rFonts w:ascii="Times New Roman" w:eastAsia="ＭＳ 明朝" w:hAnsi="Times New Roman" w:cs="Times New Roman"/>
                    <w:iCs w:val="0"/>
                    <w:noProof/>
                  </w:rPr>
                </w:rPrChange>
              </w:rPr>
              <w:delText>220415CP_cell0.2g_1</w:delText>
            </w:r>
            <w:r w:rsidRPr="00083758" w:rsidDel="00083758">
              <w:rPr>
                <w:rFonts w:hint="eastAsia"/>
                <w:rPrChange w:id="578" w:author="松山 ファミリー" w:date="2023-02-09T15:56:00Z">
                  <w:rPr>
                    <w:rStyle w:val="a9"/>
                    <w:rFonts w:ascii="Times New Roman" w:eastAsia="ＭＳ 明朝" w:hAnsi="Times New Roman" w:cs="Times New Roman" w:hint="eastAsia"/>
                    <w:iCs w:val="0"/>
                    <w:noProof/>
                  </w:rPr>
                </w:rPrChange>
              </w:rPr>
              <w:delText>回目</w:delText>
            </w:r>
            <w:r w:rsidRPr="00083758" w:rsidDel="00083758">
              <w:rPr>
                <w:rPrChange w:id="579" w:author="松山 ファミリー" w:date="2023-02-09T15:56:00Z">
                  <w:rPr>
                    <w:rStyle w:val="a9"/>
                    <w:rFonts w:ascii="Times New Roman" w:eastAsia="ＭＳ 明朝" w:hAnsi="Times New Roman" w:cs="Times New Roman"/>
                    <w:iCs w:val="0"/>
                    <w:noProof/>
                  </w:rPr>
                </w:rPrChange>
              </w:rPr>
              <w:delText xml:space="preserve"> CA</w:delText>
            </w:r>
            <w:r w:rsidRPr="00083758" w:rsidDel="00083758">
              <w:rPr>
                <w:rFonts w:hint="eastAsia"/>
                <w:rPrChange w:id="580" w:author="松山 ファミリー" w:date="2023-02-09T15:56:00Z">
                  <w:rPr>
                    <w:rStyle w:val="a9"/>
                    <w:rFonts w:ascii="Times New Roman" w:eastAsia="ＭＳ 明朝" w:hAnsi="Times New Roman" w:cs="Times New Roman" w:hint="eastAsia"/>
                    <w:iCs w:val="0"/>
                    <w:noProof/>
                  </w:rPr>
                </w:rPrChange>
              </w:rPr>
              <w:delText>測定</w:delText>
            </w:r>
            <w:r w:rsidDel="00083758">
              <w:rPr>
                <w:noProof/>
                <w:webHidden/>
              </w:rPr>
              <w:tab/>
              <w:delText>28</w:delText>
            </w:r>
          </w:del>
        </w:p>
        <w:p w14:paraId="01AF866A" w14:textId="0C6A8133" w:rsidR="005109E7" w:rsidDel="00083758" w:rsidRDefault="005109E7">
          <w:pPr>
            <w:pStyle w:val="31"/>
            <w:tabs>
              <w:tab w:val="left" w:pos="1260"/>
              <w:tab w:val="right" w:leader="dot" w:pos="8494"/>
            </w:tabs>
            <w:rPr>
              <w:del w:id="581" w:author="松山 ファミリー" w:date="2023-02-09T15:56:00Z"/>
              <w:rFonts w:eastAsiaTheme="minorEastAsia"/>
              <w:iCs w:val="0"/>
              <w:noProof/>
              <w:sz w:val="21"/>
              <w:szCs w:val="24"/>
            </w:rPr>
          </w:pPr>
          <w:del w:id="582" w:author="松山 ファミリー" w:date="2023-02-09T15:56:00Z">
            <w:r w:rsidRPr="00083758" w:rsidDel="00083758">
              <w:rPr>
                <w:rPrChange w:id="583" w:author="松山 ファミリー" w:date="2023-02-09T15:56:00Z">
                  <w:rPr>
                    <w:rStyle w:val="a9"/>
                    <w:rFonts w:ascii="Times New Roman" w:eastAsia="ＭＳ 明朝" w:hAnsi="Times New Roman" w:cs="Times New Roman"/>
                    <w:iCs w:val="0"/>
                    <w:noProof/>
                  </w:rPr>
                </w:rPrChange>
              </w:rPr>
              <w:delText>3.11.3.</w:delText>
            </w:r>
            <w:r w:rsidDel="00083758">
              <w:rPr>
                <w:rFonts w:eastAsiaTheme="minorEastAsia"/>
                <w:iCs w:val="0"/>
                <w:noProof/>
                <w:sz w:val="21"/>
                <w:szCs w:val="24"/>
              </w:rPr>
              <w:tab/>
            </w:r>
            <w:r w:rsidRPr="00083758" w:rsidDel="00083758">
              <w:rPr>
                <w:rPrChange w:id="584" w:author="松山 ファミリー" w:date="2023-02-09T15:56:00Z">
                  <w:rPr>
                    <w:rStyle w:val="a9"/>
                    <w:rFonts w:ascii="Times New Roman" w:eastAsia="ＭＳ 明朝" w:hAnsi="Times New Roman" w:cs="Times New Roman"/>
                    <w:iCs w:val="0"/>
                    <w:noProof/>
                  </w:rPr>
                </w:rPrChange>
              </w:rPr>
              <w:delText>220415CP_cell0.2g_2</w:delText>
            </w:r>
            <w:r w:rsidRPr="00083758" w:rsidDel="00083758">
              <w:rPr>
                <w:rFonts w:hint="eastAsia"/>
                <w:rPrChange w:id="585" w:author="松山 ファミリー" w:date="2023-02-09T15:56:00Z">
                  <w:rPr>
                    <w:rStyle w:val="a9"/>
                    <w:rFonts w:ascii="Times New Roman" w:eastAsia="ＭＳ 明朝" w:hAnsi="Times New Roman" w:cs="Times New Roman" w:hint="eastAsia"/>
                    <w:iCs w:val="0"/>
                    <w:noProof/>
                  </w:rPr>
                </w:rPrChange>
              </w:rPr>
              <w:delText>回目</w:delText>
            </w:r>
            <w:r w:rsidRPr="00083758" w:rsidDel="00083758">
              <w:rPr>
                <w:rPrChange w:id="586" w:author="松山 ファミリー" w:date="2023-02-09T15:56:00Z">
                  <w:rPr>
                    <w:rStyle w:val="a9"/>
                    <w:rFonts w:ascii="Times New Roman" w:eastAsia="ＭＳ 明朝" w:hAnsi="Times New Roman" w:cs="Times New Roman"/>
                    <w:iCs w:val="0"/>
                    <w:noProof/>
                  </w:rPr>
                </w:rPrChange>
              </w:rPr>
              <w:delText xml:space="preserve"> CA</w:delText>
            </w:r>
            <w:r w:rsidRPr="00083758" w:rsidDel="00083758">
              <w:rPr>
                <w:rFonts w:hint="eastAsia"/>
                <w:rPrChange w:id="587" w:author="松山 ファミリー" w:date="2023-02-09T15:56:00Z">
                  <w:rPr>
                    <w:rStyle w:val="a9"/>
                    <w:rFonts w:ascii="Times New Roman" w:eastAsia="ＭＳ 明朝" w:hAnsi="Times New Roman" w:cs="Times New Roman" w:hint="eastAsia"/>
                    <w:iCs w:val="0"/>
                    <w:noProof/>
                  </w:rPr>
                </w:rPrChange>
              </w:rPr>
              <w:delText>測定</w:delText>
            </w:r>
            <w:r w:rsidDel="00083758">
              <w:rPr>
                <w:noProof/>
                <w:webHidden/>
              </w:rPr>
              <w:tab/>
              <w:delText>28</w:delText>
            </w:r>
          </w:del>
        </w:p>
        <w:p w14:paraId="45C43200" w14:textId="2755BE7C" w:rsidR="005109E7" w:rsidDel="00083758" w:rsidRDefault="005109E7">
          <w:pPr>
            <w:pStyle w:val="31"/>
            <w:tabs>
              <w:tab w:val="left" w:pos="1260"/>
              <w:tab w:val="right" w:leader="dot" w:pos="8494"/>
            </w:tabs>
            <w:rPr>
              <w:del w:id="588" w:author="松山 ファミリー" w:date="2023-02-09T15:56:00Z"/>
              <w:rFonts w:eastAsiaTheme="minorEastAsia"/>
              <w:iCs w:val="0"/>
              <w:noProof/>
              <w:sz w:val="21"/>
              <w:szCs w:val="24"/>
            </w:rPr>
          </w:pPr>
          <w:del w:id="589" w:author="松山 ファミリー" w:date="2023-02-09T15:56:00Z">
            <w:r w:rsidRPr="00083758" w:rsidDel="00083758">
              <w:rPr>
                <w:rPrChange w:id="590" w:author="松山 ファミリー" w:date="2023-02-09T15:56:00Z">
                  <w:rPr>
                    <w:rStyle w:val="a9"/>
                    <w:rFonts w:ascii="Times New Roman" w:eastAsia="ＭＳ 明朝" w:hAnsi="Times New Roman" w:cs="Times New Roman"/>
                    <w:iCs w:val="0"/>
                    <w:noProof/>
                  </w:rPr>
                </w:rPrChange>
              </w:rPr>
              <w:delText>3.11.4.</w:delText>
            </w:r>
            <w:r w:rsidDel="00083758">
              <w:rPr>
                <w:rFonts w:eastAsiaTheme="minorEastAsia"/>
                <w:iCs w:val="0"/>
                <w:noProof/>
                <w:sz w:val="21"/>
                <w:szCs w:val="24"/>
              </w:rPr>
              <w:tab/>
            </w:r>
            <w:r w:rsidRPr="00083758" w:rsidDel="00083758">
              <w:rPr>
                <w:rPrChange w:id="591" w:author="松山 ファミリー" w:date="2023-02-09T15:56:00Z">
                  <w:rPr>
                    <w:rStyle w:val="a9"/>
                    <w:rFonts w:ascii="Times New Roman" w:eastAsia="ＭＳ 明朝" w:hAnsi="Times New Roman" w:cs="Times New Roman"/>
                    <w:iCs w:val="0"/>
                    <w:noProof/>
                  </w:rPr>
                </w:rPrChange>
              </w:rPr>
              <w:delText>220415CP_cell0.2g_3</w:delText>
            </w:r>
            <w:r w:rsidRPr="00083758" w:rsidDel="00083758">
              <w:rPr>
                <w:rFonts w:hint="eastAsia"/>
                <w:rPrChange w:id="592" w:author="松山 ファミリー" w:date="2023-02-09T15:56:00Z">
                  <w:rPr>
                    <w:rStyle w:val="a9"/>
                    <w:rFonts w:ascii="Times New Roman" w:eastAsia="ＭＳ 明朝" w:hAnsi="Times New Roman" w:cs="Times New Roman" w:hint="eastAsia"/>
                    <w:iCs w:val="0"/>
                    <w:noProof/>
                  </w:rPr>
                </w:rPrChange>
              </w:rPr>
              <w:delText>回目</w:delText>
            </w:r>
            <w:r w:rsidRPr="00083758" w:rsidDel="00083758">
              <w:rPr>
                <w:rPrChange w:id="593" w:author="松山 ファミリー" w:date="2023-02-09T15:56:00Z">
                  <w:rPr>
                    <w:rStyle w:val="a9"/>
                    <w:rFonts w:ascii="Times New Roman" w:eastAsia="ＭＳ 明朝" w:hAnsi="Times New Roman" w:cs="Times New Roman"/>
                    <w:iCs w:val="0"/>
                    <w:noProof/>
                  </w:rPr>
                </w:rPrChange>
              </w:rPr>
              <w:delText xml:space="preserve"> CA</w:delText>
            </w:r>
            <w:r w:rsidRPr="00083758" w:rsidDel="00083758">
              <w:rPr>
                <w:rFonts w:hint="eastAsia"/>
                <w:rPrChange w:id="594" w:author="松山 ファミリー" w:date="2023-02-09T15:56:00Z">
                  <w:rPr>
                    <w:rStyle w:val="a9"/>
                    <w:rFonts w:ascii="Times New Roman" w:eastAsia="ＭＳ 明朝" w:hAnsi="Times New Roman" w:cs="Times New Roman" w:hint="eastAsia"/>
                    <w:iCs w:val="0"/>
                    <w:noProof/>
                  </w:rPr>
                </w:rPrChange>
              </w:rPr>
              <w:delText>測定</w:delText>
            </w:r>
            <w:r w:rsidDel="00083758">
              <w:rPr>
                <w:noProof/>
                <w:webHidden/>
              </w:rPr>
              <w:tab/>
              <w:delText>29</w:delText>
            </w:r>
          </w:del>
        </w:p>
        <w:p w14:paraId="12BF0B43" w14:textId="53973CCE" w:rsidR="005109E7" w:rsidDel="00083758" w:rsidRDefault="005109E7">
          <w:pPr>
            <w:pStyle w:val="31"/>
            <w:tabs>
              <w:tab w:val="left" w:pos="1260"/>
              <w:tab w:val="right" w:leader="dot" w:pos="8494"/>
            </w:tabs>
            <w:rPr>
              <w:del w:id="595" w:author="松山 ファミリー" w:date="2023-02-09T15:56:00Z"/>
              <w:rFonts w:eastAsiaTheme="minorEastAsia"/>
              <w:iCs w:val="0"/>
              <w:noProof/>
              <w:sz w:val="21"/>
              <w:szCs w:val="24"/>
            </w:rPr>
          </w:pPr>
          <w:del w:id="596" w:author="松山 ファミリー" w:date="2023-02-09T15:56:00Z">
            <w:r w:rsidRPr="00083758" w:rsidDel="00083758">
              <w:rPr>
                <w:rPrChange w:id="597" w:author="松山 ファミリー" w:date="2023-02-09T15:56:00Z">
                  <w:rPr>
                    <w:rStyle w:val="a9"/>
                    <w:rFonts w:ascii="Times New Roman" w:eastAsia="ＭＳ 明朝" w:hAnsi="Times New Roman" w:cs="Times New Roman"/>
                    <w:iCs w:val="0"/>
                    <w:noProof/>
                  </w:rPr>
                </w:rPrChange>
              </w:rPr>
              <w:delText>3.11.5.</w:delText>
            </w:r>
            <w:r w:rsidDel="00083758">
              <w:rPr>
                <w:rFonts w:eastAsiaTheme="minorEastAsia"/>
                <w:iCs w:val="0"/>
                <w:noProof/>
                <w:sz w:val="21"/>
                <w:szCs w:val="24"/>
              </w:rPr>
              <w:tab/>
            </w:r>
            <w:r w:rsidRPr="00083758" w:rsidDel="00083758">
              <w:rPr>
                <w:rPrChange w:id="598" w:author="松山 ファミリー" w:date="2023-02-09T15:56:00Z">
                  <w:rPr>
                    <w:rStyle w:val="a9"/>
                    <w:rFonts w:ascii="Times New Roman" w:eastAsia="ＭＳ 明朝" w:hAnsi="Times New Roman" w:cs="Times New Roman"/>
                    <w:iCs w:val="0"/>
                    <w:noProof/>
                  </w:rPr>
                </w:rPrChange>
              </w:rPr>
              <w:delText>220906CP_cell0.02g CA</w:delText>
            </w:r>
            <w:r w:rsidRPr="00083758" w:rsidDel="00083758">
              <w:rPr>
                <w:rFonts w:hint="eastAsia"/>
                <w:rPrChange w:id="599" w:author="松山 ファミリー" w:date="2023-02-09T15:56:00Z">
                  <w:rPr>
                    <w:rStyle w:val="a9"/>
                    <w:rFonts w:ascii="Times New Roman" w:eastAsia="ＭＳ 明朝" w:hAnsi="Times New Roman" w:cs="Times New Roman" w:hint="eastAsia"/>
                    <w:iCs w:val="0"/>
                    <w:noProof/>
                  </w:rPr>
                </w:rPrChange>
              </w:rPr>
              <w:delText>測定</w:delText>
            </w:r>
            <w:r w:rsidDel="00083758">
              <w:rPr>
                <w:noProof/>
                <w:webHidden/>
              </w:rPr>
              <w:tab/>
              <w:delText>30</w:delText>
            </w:r>
          </w:del>
        </w:p>
        <w:p w14:paraId="461FCAFA" w14:textId="74D9AA0F" w:rsidR="005109E7" w:rsidDel="00083758" w:rsidRDefault="005109E7">
          <w:pPr>
            <w:pStyle w:val="31"/>
            <w:tabs>
              <w:tab w:val="left" w:pos="1260"/>
              <w:tab w:val="right" w:leader="dot" w:pos="8494"/>
            </w:tabs>
            <w:rPr>
              <w:del w:id="600" w:author="松山 ファミリー" w:date="2023-02-09T15:56:00Z"/>
              <w:rFonts w:eastAsiaTheme="minorEastAsia"/>
              <w:iCs w:val="0"/>
              <w:noProof/>
              <w:sz w:val="21"/>
              <w:szCs w:val="24"/>
            </w:rPr>
          </w:pPr>
          <w:del w:id="601" w:author="松山 ファミリー" w:date="2023-02-09T15:56:00Z">
            <w:r w:rsidRPr="00083758" w:rsidDel="00083758">
              <w:rPr>
                <w:rPrChange w:id="602" w:author="松山 ファミリー" w:date="2023-02-09T15:56:00Z">
                  <w:rPr>
                    <w:rStyle w:val="a9"/>
                    <w:rFonts w:ascii="Times New Roman" w:eastAsia="ＭＳ 明朝" w:hAnsi="Times New Roman" w:cs="Times New Roman"/>
                    <w:iCs w:val="0"/>
                    <w:noProof/>
                  </w:rPr>
                </w:rPrChange>
              </w:rPr>
              <w:delText>3.11.6.</w:delText>
            </w:r>
            <w:r w:rsidDel="00083758">
              <w:rPr>
                <w:rFonts w:eastAsiaTheme="minorEastAsia"/>
                <w:iCs w:val="0"/>
                <w:noProof/>
                <w:sz w:val="21"/>
                <w:szCs w:val="24"/>
              </w:rPr>
              <w:tab/>
            </w:r>
            <w:r w:rsidRPr="00083758" w:rsidDel="00083758">
              <w:rPr>
                <w:rPrChange w:id="603" w:author="松山 ファミリー" w:date="2023-02-09T15:56:00Z">
                  <w:rPr>
                    <w:rStyle w:val="a9"/>
                    <w:rFonts w:ascii="Times New Roman" w:eastAsia="ＭＳ 明朝" w:hAnsi="Times New Roman" w:cs="Times New Roman"/>
                    <w:iCs w:val="0"/>
                    <w:noProof/>
                  </w:rPr>
                </w:rPrChange>
              </w:rPr>
              <w:delText>220906CP_cell0.2g_1 CA</w:delText>
            </w:r>
            <w:r w:rsidRPr="00083758" w:rsidDel="00083758">
              <w:rPr>
                <w:rFonts w:hint="eastAsia"/>
                <w:rPrChange w:id="604" w:author="松山 ファミリー" w:date="2023-02-09T15:56:00Z">
                  <w:rPr>
                    <w:rStyle w:val="a9"/>
                    <w:rFonts w:ascii="Times New Roman" w:eastAsia="ＭＳ 明朝" w:hAnsi="Times New Roman" w:cs="Times New Roman" w:hint="eastAsia"/>
                    <w:iCs w:val="0"/>
                    <w:noProof/>
                  </w:rPr>
                </w:rPrChange>
              </w:rPr>
              <w:delText>測定</w:delText>
            </w:r>
            <w:r w:rsidDel="00083758">
              <w:rPr>
                <w:noProof/>
                <w:webHidden/>
              </w:rPr>
              <w:tab/>
              <w:delText>31</w:delText>
            </w:r>
          </w:del>
        </w:p>
        <w:p w14:paraId="4CBAB728" w14:textId="6DBDA03E" w:rsidR="005109E7" w:rsidDel="00083758" w:rsidRDefault="005109E7">
          <w:pPr>
            <w:pStyle w:val="31"/>
            <w:tabs>
              <w:tab w:val="left" w:pos="1260"/>
              <w:tab w:val="right" w:leader="dot" w:pos="8494"/>
            </w:tabs>
            <w:rPr>
              <w:del w:id="605" w:author="松山 ファミリー" w:date="2023-02-09T15:56:00Z"/>
              <w:rFonts w:eastAsiaTheme="minorEastAsia"/>
              <w:iCs w:val="0"/>
              <w:noProof/>
              <w:sz w:val="21"/>
              <w:szCs w:val="24"/>
            </w:rPr>
          </w:pPr>
          <w:del w:id="606" w:author="松山 ファミリー" w:date="2023-02-09T15:56:00Z">
            <w:r w:rsidRPr="00083758" w:rsidDel="00083758">
              <w:rPr>
                <w:rPrChange w:id="607" w:author="松山 ファミリー" w:date="2023-02-09T15:56:00Z">
                  <w:rPr>
                    <w:rStyle w:val="a9"/>
                    <w:rFonts w:ascii="Times New Roman" w:eastAsia="ＭＳ 明朝" w:hAnsi="Times New Roman" w:cs="Times New Roman"/>
                    <w:iCs w:val="0"/>
                    <w:noProof/>
                  </w:rPr>
                </w:rPrChange>
              </w:rPr>
              <w:delText>3.11.7.</w:delText>
            </w:r>
            <w:r w:rsidDel="00083758">
              <w:rPr>
                <w:rFonts w:eastAsiaTheme="minorEastAsia"/>
                <w:iCs w:val="0"/>
                <w:noProof/>
                <w:sz w:val="21"/>
                <w:szCs w:val="24"/>
              </w:rPr>
              <w:tab/>
            </w:r>
            <w:r w:rsidRPr="00083758" w:rsidDel="00083758">
              <w:rPr>
                <w:rPrChange w:id="608" w:author="松山 ファミリー" w:date="2023-02-09T15:56:00Z">
                  <w:rPr>
                    <w:rStyle w:val="a9"/>
                    <w:rFonts w:ascii="Times New Roman" w:eastAsia="ＭＳ 明朝" w:hAnsi="Times New Roman" w:cs="Times New Roman"/>
                    <w:iCs w:val="0"/>
                    <w:noProof/>
                  </w:rPr>
                </w:rPrChange>
              </w:rPr>
              <w:delText>220906CP_cell0.2g_2_2</w:delText>
            </w:r>
            <w:r w:rsidRPr="00083758" w:rsidDel="00083758">
              <w:rPr>
                <w:rFonts w:hint="eastAsia"/>
                <w:rPrChange w:id="609" w:author="松山 ファミリー" w:date="2023-02-09T15:56:00Z">
                  <w:rPr>
                    <w:rStyle w:val="a9"/>
                    <w:rFonts w:ascii="Times New Roman" w:eastAsia="ＭＳ 明朝" w:hAnsi="Times New Roman" w:cs="Times New Roman" w:hint="eastAsia"/>
                    <w:iCs w:val="0"/>
                    <w:noProof/>
                  </w:rPr>
                </w:rPrChange>
              </w:rPr>
              <w:delText>回目</w:delText>
            </w:r>
            <w:r w:rsidRPr="00083758" w:rsidDel="00083758">
              <w:rPr>
                <w:rPrChange w:id="610" w:author="松山 ファミリー" w:date="2023-02-09T15:56:00Z">
                  <w:rPr>
                    <w:rStyle w:val="a9"/>
                    <w:rFonts w:ascii="Times New Roman" w:eastAsia="ＭＳ 明朝" w:hAnsi="Times New Roman" w:cs="Times New Roman"/>
                    <w:iCs w:val="0"/>
                    <w:noProof/>
                  </w:rPr>
                </w:rPrChange>
              </w:rPr>
              <w:delText xml:space="preserve"> CA</w:delText>
            </w:r>
            <w:r w:rsidRPr="00083758" w:rsidDel="00083758">
              <w:rPr>
                <w:rFonts w:hint="eastAsia"/>
                <w:rPrChange w:id="611" w:author="松山 ファミリー" w:date="2023-02-09T15:56:00Z">
                  <w:rPr>
                    <w:rStyle w:val="a9"/>
                    <w:rFonts w:ascii="Times New Roman" w:eastAsia="ＭＳ 明朝" w:hAnsi="Times New Roman" w:cs="Times New Roman" w:hint="eastAsia"/>
                    <w:iCs w:val="0"/>
                    <w:noProof/>
                  </w:rPr>
                </w:rPrChange>
              </w:rPr>
              <w:delText>測定</w:delText>
            </w:r>
            <w:r w:rsidDel="00083758">
              <w:rPr>
                <w:noProof/>
                <w:webHidden/>
              </w:rPr>
              <w:tab/>
              <w:delText>31</w:delText>
            </w:r>
          </w:del>
        </w:p>
        <w:p w14:paraId="3211474F" w14:textId="4945D479" w:rsidR="005109E7" w:rsidDel="00083758" w:rsidRDefault="005109E7">
          <w:pPr>
            <w:pStyle w:val="31"/>
            <w:tabs>
              <w:tab w:val="left" w:pos="1260"/>
              <w:tab w:val="right" w:leader="dot" w:pos="8494"/>
            </w:tabs>
            <w:rPr>
              <w:del w:id="612" w:author="松山 ファミリー" w:date="2023-02-09T15:56:00Z"/>
              <w:rFonts w:eastAsiaTheme="minorEastAsia"/>
              <w:iCs w:val="0"/>
              <w:noProof/>
              <w:sz w:val="21"/>
              <w:szCs w:val="24"/>
            </w:rPr>
          </w:pPr>
          <w:del w:id="613" w:author="松山 ファミリー" w:date="2023-02-09T15:56:00Z">
            <w:r w:rsidRPr="00083758" w:rsidDel="00083758">
              <w:rPr>
                <w:rPrChange w:id="614" w:author="松山 ファミリー" w:date="2023-02-09T15:56:00Z">
                  <w:rPr>
                    <w:rStyle w:val="a9"/>
                    <w:rFonts w:ascii="Times New Roman" w:eastAsia="ＭＳ 明朝" w:hAnsi="Times New Roman" w:cs="Times New Roman"/>
                    <w:iCs w:val="0"/>
                    <w:noProof/>
                  </w:rPr>
                </w:rPrChange>
              </w:rPr>
              <w:delText>3.11.8.</w:delText>
            </w:r>
            <w:r w:rsidDel="00083758">
              <w:rPr>
                <w:rFonts w:eastAsiaTheme="minorEastAsia"/>
                <w:iCs w:val="0"/>
                <w:noProof/>
                <w:sz w:val="21"/>
                <w:szCs w:val="24"/>
              </w:rPr>
              <w:tab/>
            </w:r>
            <w:r w:rsidRPr="00083758" w:rsidDel="00083758">
              <w:rPr>
                <w:rPrChange w:id="615" w:author="松山 ファミリー" w:date="2023-02-09T15:56:00Z">
                  <w:rPr>
                    <w:rStyle w:val="a9"/>
                    <w:rFonts w:ascii="Times New Roman" w:eastAsia="ＭＳ 明朝" w:hAnsi="Times New Roman" w:cs="Times New Roman"/>
                    <w:iCs w:val="0"/>
                    <w:noProof/>
                  </w:rPr>
                </w:rPrChange>
              </w:rPr>
              <w:delText>220906CP_cell0.2g_3 CA</w:delText>
            </w:r>
            <w:r w:rsidRPr="00083758" w:rsidDel="00083758">
              <w:rPr>
                <w:rFonts w:hint="eastAsia"/>
                <w:rPrChange w:id="616" w:author="松山 ファミリー" w:date="2023-02-09T15:56:00Z">
                  <w:rPr>
                    <w:rStyle w:val="a9"/>
                    <w:rFonts w:ascii="Times New Roman" w:eastAsia="ＭＳ 明朝" w:hAnsi="Times New Roman" w:cs="Times New Roman" w:hint="eastAsia"/>
                    <w:iCs w:val="0"/>
                    <w:noProof/>
                  </w:rPr>
                </w:rPrChange>
              </w:rPr>
              <w:delText>測定</w:delText>
            </w:r>
            <w:r w:rsidDel="00083758">
              <w:rPr>
                <w:noProof/>
                <w:webHidden/>
              </w:rPr>
              <w:tab/>
              <w:delText>32</w:delText>
            </w:r>
          </w:del>
        </w:p>
        <w:p w14:paraId="5BE96A01" w14:textId="6635FE43" w:rsidR="005109E7" w:rsidDel="00083758" w:rsidRDefault="005109E7">
          <w:pPr>
            <w:pStyle w:val="31"/>
            <w:tabs>
              <w:tab w:val="left" w:pos="1260"/>
              <w:tab w:val="right" w:leader="dot" w:pos="8494"/>
            </w:tabs>
            <w:rPr>
              <w:del w:id="617" w:author="松山 ファミリー" w:date="2023-02-09T15:56:00Z"/>
              <w:rFonts w:eastAsiaTheme="minorEastAsia"/>
              <w:iCs w:val="0"/>
              <w:noProof/>
              <w:sz w:val="21"/>
              <w:szCs w:val="24"/>
            </w:rPr>
          </w:pPr>
          <w:del w:id="618" w:author="松山 ファミリー" w:date="2023-02-09T15:56:00Z">
            <w:r w:rsidRPr="00083758" w:rsidDel="00083758">
              <w:rPr>
                <w:rPrChange w:id="619" w:author="松山 ファミリー" w:date="2023-02-09T15:56:00Z">
                  <w:rPr>
                    <w:rStyle w:val="a9"/>
                    <w:rFonts w:ascii="Times New Roman" w:eastAsia="ＭＳ 明朝" w:hAnsi="Times New Roman" w:cs="Times New Roman"/>
                    <w:iCs w:val="0"/>
                    <w:noProof/>
                  </w:rPr>
                </w:rPrChange>
              </w:rPr>
              <w:delText>3.11.9.</w:delText>
            </w:r>
            <w:r w:rsidDel="00083758">
              <w:rPr>
                <w:rFonts w:eastAsiaTheme="minorEastAsia"/>
                <w:iCs w:val="0"/>
                <w:noProof/>
                <w:sz w:val="21"/>
                <w:szCs w:val="24"/>
              </w:rPr>
              <w:tab/>
            </w:r>
            <w:r w:rsidRPr="00083758" w:rsidDel="00083758">
              <w:rPr>
                <w:rPrChange w:id="620" w:author="松山 ファミリー" w:date="2023-02-09T15:56:00Z">
                  <w:rPr>
                    <w:rStyle w:val="a9"/>
                    <w:rFonts w:ascii="Times New Roman" w:eastAsia="ＭＳ 明朝" w:hAnsi="Times New Roman" w:cs="Times New Roman"/>
                    <w:iCs w:val="0"/>
                    <w:noProof/>
                  </w:rPr>
                </w:rPrChange>
              </w:rPr>
              <w:delText>220906CP_cell0.2g_4 CA</w:delText>
            </w:r>
            <w:r w:rsidRPr="00083758" w:rsidDel="00083758">
              <w:rPr>
                <w:rFonts w:hint="eastAsia"/>
                <w:rPrChange w:id="621" w:author="松山 ファミリー" w:date="2023-02-09T15:56:00Z">
                  <w:rPr>
                    <w:rStyle w:val="a9"/>
                    <w:rFonts w:ascii="Times New Roman" w:eastAsia="ＭＳ 明朝" w:hAnsi="Times New Roman" w:cs="Times New Roman" w:hint="eastAsia"/>
                    <w:iCs w:val="0"/>
                    <w:noProof/>
                  </w:rPr>
                </w:rPrChange>
              </w:rPr>
              <w:delText>測定</w:delText>
            </w:r>
            <w:r w:rsidDel="00083758">
              <w:rPr>
                <w:noProof/>
                <w:webHidden/>
              </w:rPr>
              <w:tab/>
              <w:delText>33</w:delText>
            </w:r>
          </w:del>
        </w:p>
        <w:p w14:paraId="24948D12" w14:textId="16839087" w:rsidR="005109E7" w:rsidDel="00083758" w:rsidRDefault="005109E7">
          <w:pPr>
            <w:pStyle w:val="31"/>
            <w:tabs>
              <w:tab w:val="left" w:pos="1470"/>
              <w:tab w:val="right" w:leader="dot" w:pos="8494"/>
            </w:tabs>
            <w:rPr>
              <w:del w:id="622" w:author="松山 ファミリー" w:date="2023-02-09T15:56:00Z"/>
              <w:rFonts w:eastAsiaTheme="minorEastAsia"/>
              <w:iCs w:val="0"/>
              <w:noProof/>
              <w:sz w:val="21"/>
              <w:szCs w:val="24"/>
            </w:rPr>
          </w:pPr>
          <w:del w:id="623" w:author="松山 ファミリー" w:date="2023-02-09T15:56:00Z">
            <w:r w:rsidRPr="00083758" w:rsidDel="00083758">
              <w:rPr>
                <w:rPrChange w:id="624" w:author="松山 ファミリー" w:date="2023-02-09T15:56:00Z">
                  <w:rPr>
                    <w:rStyle w:val="a9"/>
                    <w:rFonts w:ascii="Times New Roman" w:eastAsia="ＭＳ 明朝" w:hAnsi="Times New Roman" w:cs="Times New Roman"/>
                    <w:iCs w:val="0"/>
                    <w:noProof/>
                  </w:rPr>
                </w:rPrChange>
              </w:rPr>
              <w:delText>3.11.10.</w:delText>
            </w:r>
            <w:r w:rsidDel="00083758">
              <w:rPr>
                <w:rFonts w:eastAsiaTheme="minorEastAsia"/>
                <w:iCs w:val="0"/>
                <w:noProof/>
                <w:sz w:val="21"/>
                <w:szCs w:val="24"/>
              </w:rPr>
              <w:tab/>
            </w:r>
            <w:r w:rsidRPr="00083758" w:rsidDel="00083758">
              <w:rPr>
                <w:rPrChange w:id="625" w:author="松山 ファミリー" w:date="2023-02-09T15:56:00Z">
                  <w:rPr>
                    <w:rStyle w:val="a9"/>
                    <w:rFonts w:ascii="Times New Roman" w:eastAsia="ＭＳ 明朝" w:hAnsi="Times New Roman" w:cs="Times New Roman"/>
                    <w:iCs w:val="0"/>
                    <w:noProof/>
                  </w:rPr>
                </w:rPrChange>
              </w:rPr>
              <w:delText>220906CP_cell0.8g CA</w:delText>
            </w:r>
            <w:r w:rsidRPr="00083758" w:rsidDel="00083758">
              <w:rPr>
                <w:rFonts w:hint="eastAsia"/>
                <w:rPrChange w:id="626" w:author="松山 ファミリー" w:date="2023-02-09T15:56:00Z">
                  <w:rPr>
                    <w:rStyle w:val="a9"/>
                    <w:rFonts w:ascii="Times New Roman" w:eastAsia="ＭＳ 明朝" w:hAnsi="Times New Roman" w:cs="Times New Roman" w:hint="eastAsia"/>
                    <w:iCs w:val="0"/>
                    <w:noProof/>
                  </w:rPr>
                </w:rPrChange>
              </w:rPr>
              <w:delText>測定</w:delText>
            </w:r>
            <w:r w:rsidDel="00083758">
              <w:rPr>
                <w:noProof/>
                <w:webHidden/>
              </w:rPr>
              <w:tab/>
              <w:delText>34</w:delText>
            </w:r>
          </w:del>
        </w:p>
        <w:p w14:paraId="71F4A3CF" w14:textId="488B25DD" w:rsidR="005109E7" w:rsidDel="00083758" w:rsidRDefault="005109E7">
          <w:pPr>
            <w:pStyle w:val="21"/>
            <w:tabs>
              <w:tab w:val="left" w:pos="840"/>
              <w:tab w:val="right" w:leader="dot" w:pos="8494"/>
            </w:tabs>
            <w:rPr>
              <w:del w:id="627" w:author="松山 ファミリー" w:date="2023-02-09T15:56:00Z"/>
              <w:rFonts w:eastAsiaTheme="minorEastAsia"/>
              <w:smallCaps w:val="0"/>
              <w:noProof/>
              <w:sz w:val="21"/>
              <w:szCs w:val="24"/>
            </w:rPr>
          </w:pPr>
          <w:del w:id="628" w:author="松山 ファミリー" w:date="2023-02-09T15:56:00Z">
            <w:r w:rsidRPr="00083758" w:rsidDel="00083758">
              <w:rPr>
                <w:rPrChange w:id="629" w:author="松山 ファミリー" w:date="2023-02-09T15:56:00Z">
                  <w:rPr>
                    <w:rStyle w:val="a9"/>
                    <w:rFonts w:ascii="Times New Roman" w:eastAsia="ＭＳ 明朝" w:hAnsi="Times New Roman" w:cs="Times New Roman"/>
                    <w:smallCaps w:val="0"/>
                    <w:noProof/>
                  </w:rPr>
                </w:rPrChange>
              </w:rPr>
              <w:delText>3.12.</w:delText>
            </w:r>
            <w:r w:rsidDel="00083758">
              <w:rPr>
                <w:rFonts w:eastAsiaTheme="minorEastAsia"/>
                <w:smallCaps w:val="0"/>
                <w:noProof/>
                <w:sz w:val="21"/>
                <w:szCs w:val="24"/>
              </w:rPr>
              <w:tab/>
            </w:r>
            <w:r w:rsidRPr="00083758" w:rsidDel="00083758">
              <w:rPr>
                <w:rFonts w:hint="eastAsia"/>
                <w:rPrChange w:id="630" w:author="松山 ファミリー" w:date="2023-02-09T15:56:00Z">
                  <w:rPr>
                    <w:rStyle w:val="a9"/>
                    <w:rFonts w:ascii="Times New Roman" w:eastAsia="ＭＳ 明朝" w:hAnsi="Times New Roman" w:cs="Times New Roman" w:hint="eastAsia"/>
                    <w:smallCaps w:val="0"/>
                    <w:noProof/>
                  </w:rPr>
                </w:rPrChange>
              </w:rPr>
              <w:delText>電極の作製</w:delText>
            </w:r>
            <w:r w:rsidRPr="00083758" w:rsidDel="00083758">
              <w:rPr>
                <w:rPrChange w:id="631" w:author="松山 ファミリー" w:date="2023-02-09T15:56:00Z">
                  <w:rPr>
                    <w:rStyle w:val="a9"/>
                    <w:rFonts w:ascii="Times New Roman" w:eastAsia="ＭＳ 明朝" w:hAnsi="Times New Roman" w:cs="Times New Roman"/>
                    <w:smallCaps w:val="0"/>
                    <w:noProof/>
                  </w:rPr>
                </w:rPrChange>
              </w:rPr>
              <w:delText>III (</w:delText>
            </w:r>
            <w:r w:rsidRPr="00083758" w:rsidDel="00083758">
              <w:rPr>
                <w:rFonts w:hint="eastAsia"/>
                <w:rPrChange w:id="632" w:author="松山 ファミリー" w:date="2023-02-09T15:56:00Z">
                  <w:rPr>
                    <w:rStyle w:val="a9"/>
                    <w:rFonts w:ascii="Times New Roman" w:eastAsia="ＭＳ 明朝" w:hAnsi="Times New Roman" w:cs="Times New Roman" w:hint="eastAsia"/>
                    <w:smallCaps w:val="0"/>
                    <w:noProof/>
                  </w:rPr>
                </w:rPrChange>
              </w:rPr>
              <w:delText>ケッチェンブラックとナフィオン</w:delText>
            </w:r>
            <w:r w:rsidRPr="00083758" w:rsidDel="00083758">
              <w:rPr>
                <w:rPrChange w:id="633" w:author="松山 ファミリー" w:date="2023-02-09T15:56:00Z">
                  <w:rPr>
                    <w:rStyle w:val="a9"/>
                    <w:rFonts w:ascii="Times New Roman" w:eastAsia="ＭＳ 明朝" w:hAnsi="Times New Roman" w:cs="Times New Roman"/>
                    <w:smallCaps w:val="0"/>
                    <w:noProof/>
                  </w:rPr>
                </w:rPrChange>
              </w:rPr>
              <w:delText>)</w:delText>
            </w:r>
            <w:r w:rsidDel="00083758">
              <w:rPr>
                <w:noProof/>
                <w:webHidden/>
              </w:rPr>
              <w:tab/>
              <w:delText>35</w:delText>
            </w:r>
          </w:del>
        </w:p>
        <w:p w14:paraId="513D25D9" w14:textId="0E006445" w:rsidR="005109E7" w:rsidDel="00083758" w:rsidRDefault="005109E7">
          <w:pPr>
            <w:pStyle w:val="31"/>
            <w:tabs>
              <w:tab w:val="left" w:pos="1260"/>
              <w:tab w:val="right" w:leader="dot" w:pos="8494"/>
            </w:tabs>
            <w:rPr>
              <w:del w:id="634" w:author="松山 ファミリー" w:date="2023-02-09T15:56:00Z"/>
              <w:rFonts w:eastAsiaTheme="minorEastAsia"/>
              <w:iCs w:val="0"/>
              <w:noProof/>
              <w:sz w:val="21"/>
              <w:szCs w:val="24"/>
            </w:rPr>
          </w:pPr>
          <w:del w:id="635" w:author="松山 ファミリー" w:date="2023-02-09T15:56:00Z">
            <w:r w:rsidRPr="00083758" w:rsidDel="00083758">
              <w:rPr>
                <w:rPrChange w:id="636" w:author="松山 ファミリー" w:date="2023-02-09T15:56:00Z">
                  <w:rPr>
                    <w:rStyle w:val="a9"/>
                    <w:rFonts w:ascii="Times New Roman" w:eastAsia="ＭＳ 明朝" w:hAnsi="Times New Roman" w:cs="Times New Roman"/>
                    <w:iCs w:val="0"/>
                    <w:noProof/>
                  </w:rPr>
                </w:rPrChange>
              </w:rPr>
              <w:delText>3.12.1.</w:delText>
            </w:r>
            <w:r w:rsidDel="00083758">
              <w:rPr>
                <w:rFonts w:eastAsiaTheme="minorEastAsia"/>
                <w:iCs w:val="0"/>
                <w:noProof/>
                <w:sz w:val="21"/>
                <w:szCs w:val="24"/>
              </w:rPr>
              <w:tab/>
            </w:r>
            <w:r w:rsidRPr="00083758" w:rsidDel="00083758">
              <w:rPr>
                <w:rPrChange w:id="637" w:author="松山 ファミリー" w:date="2023-02-09T15:56:00Z">
                  <w:rPr>
                    <w:rStyle w:val="a9"/>
                    <w:rFonts w:ascii="Times New Roman" w:eastAsia="ＭＳ 明朝" w:hAnsi="Times New Roman" w:cs="Times New Roman"/>
                    <w:iCs w:val="0"/>
                    <w:noProof/>
                  </w:rPr>
                </w:rPrChange>
              </w:rPr>
              <w:delText>220906CP_naf5μL_1 &amp; 220906CP_ naf5μL_2</w:delText>
            </w:r>
            <w:r w:rsidDel="00083758">
              <w:rPr>
                <w:noProof/>
                <w:webHidden/>
              </w:rPr>
              <w:tab/>
              <w:delText>35</w:delText>
            </w:r>
          </w:del>
        </w:p>
        <w:p w14:paraId="31E1D42B" w14:textId="61CC6AA5" w:rsidR="005109E7" w:rsidDel="00083758" w:rsidRDefault="005109E7">
          <w:pPr>
            <w:pStyle w:val="31"/>
            <w:tabs>
              <w:tab w:val="left" w:pos="1260"/>
              <w:tab w:val="right" w:leader="dot" w:pos="8494"/>
            </w:tabs>
            <w:rPr>
              <w:del w:id="638" w:author="松山 ファミリー" w:date="2023-02-09T15:56:00Z"/>
              <w:rFonts w:eastAsiaTheme="minorEastAsia"/>
              <w:iCs w:val="0"/>
              <w:noProof/>
              <w:sz w:val="21"/>
              <w:szCs w:val="24"/>
            </w:rPr>
          </w:pPr>
          <w:del w:id="639" w:author="松山 ファミリー" w:date="2023-02-09T15:56:00Z">
            <w:r w:rsidRPr="00083758" w:rsidDel="00083758">
              <w:rPr>
                <w:rPrChange w:id="640" w:author="松山 ファミリー" w:date="2023-02-09T15:56:00Z">
                  <w:rPr>
                    <w:rStyle w:val="a9"/>
                    <w:rFonts w:ascii="Times New Roman" w:eastAsia="ＭＳ 明朝" w:hAnsi="Times New Roman" w:cs="Times New Roman"/>
                    <w:iCs w:val="0"/>
                    <w:noProof/>
                  </w:rPr>
                </w:rPrChange>
              </w:rPr>
              <w:delText>3.12.2.</w:delText>
            </w:r>
            <w:r w:rsidDel="00083758">
              <w:rPr>
                <w:rFonts w:eastAsiaTheme="minorEastAsia"/>
                <w:iCs w:val="0"/>
                <w:noProof/>
                <w:sz w:val="21"/>
                <w:szCs w:val="24"/>
              </w:rPr>
              <w:tab/>
            </w:r>
            <w:r w:rsidRPr="00083758" w:rsidDel="00083758">
              <w:rPr>
                <w:rPrChange w:id="641" w:author="松山 ファミリー" w:date="2023-02-09T15:56:00Z">
                  <w:rPr>
                    <w:rStyle w:val="a9"/>
                    <w:rFonts w:ascii="Times New Roman" w:eastAsia="ＭＳ 明朝" w:hAnsi="Times New Roman" w:cs="Times New Roman"/>
                    <w:iCs w:val="0"/>
                    <w:noProof/>
                  </w:rPr>
                </w:rPrChange>
              </w:rPr>
              <w:delText>220906CP_ naf5μL_3</w:delText>
            </w:r>
            <w:r w:rsidDel="00083758">
              <w:rPr>
                <w:noProof/>
                <w:webHidden/>
              </w:rPr>
              <w:tab/>
              <w:delText>35</w:delText>
            </w:r>
          </w:del>
        </w:p>
        <w:p w14:paraId="3F954366" w14:textId="2C1E8919" w:rsidR="005109E7" w:rsidDel="00083758" w:rsidRDefault="005109E7">
          <w:pPr>
            <w:pStyle w:val="31"/>
            <w:tabs>
              <w:tab w:val="left" w:pos="1260"/>
              <w:tab w:val="right" w:leader="dot" w:pos="8494"/>
            </w:tabs>
            <w:rPr>
              <w:del w:id="642" w:author="松山 ファミリー" w:date="2023-02-09T15:56:00Z"/>
              <w:rFonts w:eastAsiaTheme="minorEastAsia"/>
              <w:iCs w:val="0"/>
              <w:noProof/>
              <w:sz w:val="21"/>
              <w:szCs w:val="24"/>
            </w:rPr>
          </w:pPr>
          <w:del w:id="643" w:author="松山 ファミリー" w:date="2023-02-09T15:56:00Z">
            <w:r w:rsidRPr="00083758" w:rsidDel="00083758">
              <w:rPr>
                <w:rPrChange w:id="644" w:author="松山 ファミリー" w:date="2023-02-09T15:56:00Z">
                  <w:rPr>
                    <w:rStyle w:val="a9"/>
                    <w:rFonts w:ascii="Times New Roman" w:eastAsia="ＭＳ 明朝" w:hAnsi="Times New Roman" w:cs="Times New Roman"/>
                    <w:iCs w:val="0"/>
                    <w:noProof/>
                  </w:rPr>
                </w:rPrChange>
              </w:rPr>
              <w:delText>3.12.3.</w:delText>
            </w:r>
            <w:r w:rsidDel="00083758">
              <w:rPr>
                <w:rFonts w:eastAsiaTheme="minorEastAsia"/>
                <w:iCs w:val="0"/>
                <w:noProof/>
                <w:sz w:val="21"/>
                <w:szCs w:val="24"/>
              </w:rPr>
              <w:tab/>
            </w:r>
            <w:r w:rsidRPr="00083758" w:rsidDel="00083758">
              <w:rPr>
                <w:rPrChange w:id="645" w:author="松山 ファミリー" w:date="2023-02-09T15:56:00Z">
                  <w:rPr>
                    <w:rStyle w:val="a9"/>
                    <w:rFonts w:ascii="Times New Roman" w:eastAsia="ＭＳ 明朝" w:hAnsi="Times New Roman" w:cs="Times New Roman"/>
                    <w:iCs w:val="0"/>
                    <w:noProof/>
                  </w:rPr>
                </w:rPrChange>
              </w:rPr>
              <w:delText>220906CP_ naf10μL_1</w:delText>
            </w:r>
            <w:r w:rsidDel="00083758">
              <w:rPr>
                <w:noProof/>
                <w:webHidden/>
              </w:rPr>
              <w:tab/>
              <w:delText>35</w:delText>
            </w:r>
          </w:del>
        </w:p>
        <w:p w14:paraId="5C47685C" w14:textId="3D8EE52D" w:rsidR="005109E7" w:rsidDel="00083758" w:rsidRDefault="005109E7">
          <w:pPr>
            <w:pStyle w:val="31"/>
            <w:tabs>
              <w:tab w:val="left" w:pos="1260"/>
              <w:tab w:val="right" w:leader="dot" w:pos="8494"/>
            </w:tabs>
            <w:rPr>
              <w:del w:id="646" w:author="松山 ファミリー" w:date="2023-02-09T15:56:00Z"/>
              <w:rFonts w:eastAsiaTheme="minorEastAsia"/>
              <w:iCs w:val="0"/>
              <w:noProof/>
              <w:sz w:val="21"/>
              <w:szCs w:val="24"/>
            </w:rPr>
          </w:pPr>
          <w:del w:id="647" w:author="松山 ファミリー" w:date="2023-02-09T15:56:00Z">
            <w:r w:rsidRPr="00083758" w:rsidDel="00083758">
              <w:rPr>
                <w:rPrChange w:id="648" w:author="松山 ファミリー" w:date="2023-02-09T15:56:00Z">
                  <w:rPr>
                    <w:rStyle w:val="a9"/>
                    <w:rFonts w:ascii="Times New Roman" w:eastAsia="ＭＳ 明朝" w:hAnsi="Times New Roman" w:cs="Times New Roman"/>
                    <w:iCs w:val="0"/>
                    <w:noProof/>
                  </w:rPr>
                </w:rPrChange>
              </w:rPr>
              <w:delText>3.12.4.</w:delText>
            </w:r>
            <w:r w:rsidDel="00083758">
              <w:rPr>
                <w:rFonts w:eastAsiaTheme="minorEastAsia"/>
                <w:iCs w:val="0"/>
                <w:noProof/>
                <w:sz w:val="21"/>
                <w:szCs w:val="24"/>
              </w:rPr>
              <w:tab/>
            </w:r>
            <w:r w:rsidRPr="00083758" w:rsidDel="00083758">
              <w:rPr>
                <w:rPrChange w:id="649" w:author="松山 ファミリー" w:date="2023-02-09T15:56:00Z">
                  <w:rPr>
                    <w:rStyle w:val="a9"/>
                    <w:rFonts w:ascii="Times New Roman" w:eastAsia="ＭＳ 明朝" w:hAnsi="Times New Roman" w:cs="Times New Roman"/>
                    <w:iCs w:val="0"/>
                    <w:noProof/>
                  </w:rPr>
                </w:rPrChange>
              </w:rPr>
              <w:delText>220906CP_ naf10μL_2</w:delText>
            </w:r>
            <w:r w:rsidDel="00083758">
              <w:rPr>
                <w:noProof/>
                <w:webHidden/>
              </w:rPr>
              <w:tab/>
              <w:delText>36</w:delText>
            </w:r>
          </w:del>
        </w:p>
        <w:p w14:paraId="3A7B7620" w14:textId="0D5F6E47" w:rsidR="005109E7" w:rsidDel="00083758" w:rsidRDefault="005109E7">
          <w:pPr>
            <w:pStyle w:val="31"/>
            <w:tabs>
              <w:tab w:val="left" w:pos="1260"/>
              <w:tab w:val="right" w:leader="dot" w:pos="8494"/>
            </w:tabs>
            <w:rPr>
              <w:del w:id="650" w:author="松山 ファミリー" w:date="2023-02-09T15:56:00Z"/>
              <w:rFonts w:eastAsiaTheme="minorEastAsia"/>
              <w:iCs w:val="0"/>
              <w:noProof/>
              <w:sz w:val="21"/>
              <w:szCs w:val="24"/>
            </w:rPr>
          </w:pPr>
          <w:del w:id="651" w:author="松山 ファミリー" w:date="2023-02-09T15:56:00Z">
            <w:r w:rsidRPr="00083758" w:rsidDel="00083758">
              <w:rPr>
                <w:rPrChange w:id="652" w:author="松山 ファミリー" w:date="2023-02-09T15:56:00Z">
                  <w:rPr>
                    <w:rStyle w:val="a9"/>
                    <w:rFonts w:ascii="Times New Roman" w:eastAsia="ＭＳ 明朝" w:hAnsi="Times New Roman" w:cs="Times New Roman"/>
                    <w:iCs w:val="0"/>
                    <w:noProof/>
                  </w:rPr>
                </w:rPrChange>
              </w:rPr>
              <w:delText>3.12.5.</w:delText>
            </w:r>
            <w:r w:rsidDel="00083758">
              <w:rPr>
                <w:rFonts w:eastAsiaTheme="minorEastAsia"/>
                <w:iCs w:val="0"/>
                <w:noProof/>
                <w:sz w:val="21"/>
                <w:szCs w:val="24"/>
              </w:rPr>
              <w:tab/>
            </w:r>
            <w:r w:rsidRPr="00083758" w:rsidDel="00083758">
              <w:rPr>
                <w:rPrChange w:id="653" w:author="松山 ファミリー" w:date="2023-02-09T15:56:00Z">
                  <w:rPr>
                    <w:rStyle w:val="a9"/>
                    <w:rFonts w:ascii="Times New Roman" w:eastAsia="ＭＳ 明朝" w:hAnsi="Times New Roman" w:cs="Times New Roman"/>
                    <w:iCs w:val="0"/>
                    <w:noProof/>
                  </w:rPr>
                </w:rPrChange>
              </w:rPr>
              <w:delText>220906CP_ naf15μL</w:delText>
            </w:r>
            <w:r w:rsidDel="00083758">
              <w:rPr>
                <w:noProof/>
                <w:webHidden/>
              </w:rPr>
              <w:tab/>
              <w:delText>36</w:delText>
            </w:r>
          </w:del>
        </w:p>
        <w:p w14:paraId="2D6F8843" w14:textId="15633449" w:rsidR="005109E7" w:rsidDel="00083758" w:rsidRDefault="005109E7">
          <w:pPr>
            <w:pStyle w:val="31"/>
            <w:tabs>
              <w:tab w:val="left" w:pos="1260"/>
              <w:tab w:val="right" w:leader="dot" w:pos="8494"/>
            </w:tabs>
            <w:rPr>
              <w:del w:id="654" w:author="松山 ファミリー" w:date="2023-02-09T15:56:00Z"/>
              <w:rFonts w:eastAsiaTheme="minorEastAsia"/>
              <w:iCs w:val="0"/>
              <w:noProof/>
              <w:sz w:val="21"/>
              <w:szCs w:val="24"/>
            </w:rPr>
          </w:pPr>
          <w:del w:id="655" w:author="松山 ファミリー" w:date="2023-02-09T15:56:00Z">
            <w:r w:rsidRPr="00083758" w:rsidDel="00083758">
              <w:rPr>
                <w:rPrChange w:id="656" w:author="松山 ファミリー" w:date="2023-02-09T15:56:00Z">
                  <w:rPr>
                    <w:rStyle w:val="a9"/>
                    <w:rFonts w:ascii="Times New Roman" w:eastAsia="ＭＳ 明朝" w:hAnsi="Times New Roman" w:cs="Times New Roman"/>
                    <w:iCs w:val="0"/>
                    <w:noProof/>
                  </w:rPr>
                </w:rPrChange>
              </w:rPr>
              <w:delText>3.12.6.</w:delText>
            </w:r>
            <w:r w:rsidDel="00083758">
              <w:rPr>
                <w:rFonts w:eastAsiaTheme="minorEastAsia"/>
                <w:iCs w:val="0"/>
                <w:noProof/>
                <w:sz w:val="21"/>
                <w:szCs w:val="24"/>
              </w:rPr>
              <w:tab/>
            </w:r>
            <w:r w:rsidRPr="00083758" w:rsidDel="00083758">
              <w:rPr>
                <w:rPrChange w:id="657" w:author="松山 ファミリー" w:date="2023-02-09T15:56:00Z">
                  <w:rPr>
                    <w:rStyle w:val="a9"/>
                    <w:rFonts w:ascii="Times New Roman" w:eastAsia="ＭＳ 明朝" w:hAnsi="Times New Roman" w:cs="Times New Roman"/>
                    <w:iCs w:val="0"/>
                    <w:noProof/>
                  </w:rPr>
                </w:rPrChange>
              </w:rPr>
              <w:delText>220906CP_ naf20μL</w:delText>
            </w:r>
            <w:r w:rsidDel="00083758">
              <w:rPr>
                <w:noProof/>
                <w:webHidden/>
              </w:rPr>
              <w:tab/>
              <w:delText>36</w:delText>
            </w:r>
          </w:del>
        </w:p>
        <w:p w14:paraId="2ACB35A1" w14:textId="12C73F09" w:rsidR="005109E7" w:rsidDel="00083758" w:rsidRDefault="005109E7">
          <w:pPr>
            <w:pStyle w:val="21"/>
            <w:tabs>
              <w:tab w:val="left" w:pos="840"/>
              <w:tab w:val="right" w:leader="dot" w:pos="8494"/>
            </w:tabs>
            <w:rPr>
              <w:del w:id="658" w:author="松山 ファミリー" w:date="2023-02-09T15:56:00Z"/>
              <w:rFonts w:eastAsiaTheme="minorEastAsia"/>
              <w:smallCaps w:val="0"/>
              <w:noProof/>
              <w:sz w:val="21"/>
              <w:szCs w:val="24"/>
            </w:rPr>
          </w:pPr>
          <w:del w:id="659" w:author="松山 ファミリー" w:date="2023-02-09T15:56:00Z">
            <w:r w:rsidRPr="00083758" w:rsidDel="00083758">
              <w:rPr>
                <w:rPrChange w:id="660" w:author="松山 ファミリー" w:date="2023-02-09T15:56:00Z">
                  <w:rPr>
                    <w:rStyle w:val="a9"/>
                    <w:rFonts w:ascii="Times New Roman" w:eastAsia="ＭＳ 明朝" w:hAnsi="Times New Roman" w:cs="Times New Roman"/>
                    <w:smallCaps w:val="0"/>
                    <w:noProof/>
                  </w:rPr>
                </w:rPrChange>
              </w:rPr>
              <w:delText>3.13.</w:delText>
            </w:r>
            <w:r w:rsidDel="00083758">
              <w:rPr>
                <w:rFonts w:eastAsiaTheme="minorEastAsia"/>
                <w:smallCaps w:val="0"/>
                <w:noProof/>
                <w:sz w:val="21"/>
                <w:szCs w:val="24"/>
              </w:rPr>
              <w:tab/>
            </w:r>
            <w:r w:rsidRPr="00083758" w:rsidDel="00083758">
              <w:rPr>
                <w:rFonts w:hint="eastAsia"/>
                <w:rPrChange w:id="661" w:author="松山 ファミリー" w:date="2023-02-09T15:56:00Z">
                  <w:rPr>
                    <w:rStyle w:val="a9"/>
                    <w:rFonts w:ascii="Times New Roman" w:eastAsia="ＭＳ 明朝" w:hAnsi="Times New Roman" w:cs="Times New Roman" w:hint="eastAsia"/>
                    <w:smallCaps w:val="0"/>
                    <w:noProof/>
                  </w:rPr>
                </w:rPrChange>
              </w:rPr>
              <w:delText>サイクリックボルタンメトリー</w:delText>
            </w:r>
            <w:r w:rsidRPr="00083758" w:rsidDel="00083758">
              <w:rPr>
                <w:rPrChange w:id="662" w:author="松山 ファミリー" w:date="2023-02-09T15:56:00Z">
                  <w:rPr>
                    <w:rStyle w:val="a9"/>
                    <w:rFonts w:ascii="Times New Roman" w:eastAsia="ＭＳ 明朝" w:hAnsi="Times New Roman" w:cs="Times New Roman"/>
                    <w:smallCaps w:val="0"/>
                    <w:noProof/>
                  </w:rPr>
                </w:rPrChange>
              </w:rPr>
              <w:delText>(CV)</w:delText>
            </w:r>
            <w:r w:rsidRPr="00083758" w:rsidDel="00083758">
              <w:rPr>
                <w:rFonts w:hint="eastAsia"/>
                <w:rPrChange w:id="663" w:author="松山 ファミリー" w:date="2023-02-09T15:56:00Z">
                  <w:rPr>
                    <w:rStyle w:val="a9"/>
                    <w:rFonts w:ascii="Times New Roman" w:eastAsia="ＭＳ 明朝" w:hAnsi="Times New Roman" w:cs="Times New Roman" w:hint="eastAsia"/>
                    <w:smallCaps w:val="0"/>
                    <w:noProof/>
                  </w:rPr>
                </w:rPrChange>
              </w:rPr>
              <w:delText>測定</w:delText>
            </w:r>
            <w:r w:rsidDel="00083758">
              <w:rPr>
                <w:noProof/>
                <w:webHidden/>
              </w:rPr>
              <w:tab/>
              <w:delText>36</w:delText>
            </w:r>
          </w:del>
        </w:p>
        <w:p w14:paraId="50D5194F" w14:textId="64F7CD2E" w:rsidR="005109E7" w:rsidDel="00083758" w:rsidRDefault="005109E7">
          <w:pPr>
            <w:pStyle w:val="31"/>
            <w:tabs>
              <w:tab w:val="left" w:pos="1260"/>
              <w:tab w:val="right" w:leader="dot" w:pos="8494"/>
            </w:tabs>
            <w:rPr>
              <w:del w:id="664" w:author="松山 ファミリー" w:date="2023-02-09T15:56:00Z"/>
              <w:rFonts w:eastAsiaTheme="minorEastAsia"/>
              <w:iCs w:val="0"/>
              <w:noProof/>
              <w:sz w:val="21"/>
              <w:szCs w:val="24"/>
            </w:rPr>
          </w:pPr>
          <w:del w:id="665" w:author="松山 ファミリー" w:date="2023-02-09T15:56:00Z">
            <w:r w:rsidRPr="00083758" w:rsidDel="00083758">
              <w:rPr>
                <w:rPrChange w:id="666" w:author="松山 ファミリー" w:date="2023-02-09T15:56:00Z">
                  <w:rPr>
                    <w:rStyle w:val="a9"/>
                    <w:rFonts w:ascii="Times New Roman" w:eastAsia="ＭＳ 明朝" w:hAnsi="Times New Roman" w:cs="Times New Roman"/>
                    <w:iCs w:val="0"/>
                    <w:noProof/>
                  </w:rPr>
                </w:rPrChange>
              </w:rPr>
              <w:delText>3.13.1.</w:delText>
            </w:r>
            <w:r w:rsidDel="00083758">
              <w:rPr>
                <w:rFonts w:eastAsiaTheme="minorEastAsia"/>
                <w:iCs w:val="0"/>
                <w:noProof/>
                <w:sz w:val="21"/>
                <w:szCs w:val="24"/>
              </w:rPr>
              <w:tab/>
            </w:r>
            <w:r w:rsidRPr="00083758" w:rsidDel="00083758">
              <w:rPr>
                <w:rPrChange w:id="667" w:author="松山 ファミリー" w:date="2023-02-09T15:56:00Z">
                  <w:rPr>
                    <w:rStyle w:val="a9"/>
                    <w:rFonts w:ascii="Times New Roman" w:eastAsia="ＭＳ 明朝" w:hAnsi="Times New Roman" w:cs="Times New Roman"/>
                    <w:iCs w:val="0"/>
                    <w:noProof/>
                  </w:rPr>
                </w:rPrChange>
              </w:rPr>
              <w:delText>220906CP_naf5μL _1 CV</w:delText>
            </w:r>
            <w:r w:rsidRPr="00083758" w:rsidDel="00083758">
              <w:rPr>
                <w:rFonts w:hint="eastAsia"/>
                <w:rPrChange w:id="668" w:author="松山 ファミリー" w:date="2023-02-09T15:56:00Z">
                  <w:rPr>
                    <w:rStyle w:val="a9"/>
                    <w:rFonts w:ascii="Times New Roman" w:eastAsia="ＭＳ 明朝" w:hAnsi="Times New Roman" w:cs="Times New Roman" w:hint="eastAsia"/>
                    <w:iCs w:val="0"/>
                    <w:noProof/>
                  </w:rPr>
                </w:rPrChange>
              </w:rPr>
              <w:delText>測定</w:delText>
            </w:r>
            <w:r w:rsidDel="00083758">
              <w:rPr>
                <w:noProof/>
                <w:webHidden/>
              </w:rPr>
              <w:tab/>
              <w:delText>37</w:delText>
            </w:r>
          </w:del>
        </w:p>
        <w:p w14:paraId="1A38D1E7" w14:textId="1BAD01D2" w:rsidR="005109E7" w:rsidDel="00083758" w:rsidRDefault="005109E7">
          <w:pPr>
            <w:pStyle w:val="21"/>
            <w:tabs>
              <w:tab w:val="left" w:pos="840"/>
              <w:tab w:val="right" w:leader="dot" w:pos="8494"/>
            </w:tabs>
            <w:rPr>
              <w:del w:id="669" w:author="松山 ファミリー" w:date="2023-02-09T15:56:00Z"/>
              <w:rFonts w:eastAsiaTheme="minorEastAsia"/>
              <w:smallCaps w:val="0"/>
              <w:noProof/>
              <w:sz w:val="21"/>
              <w:szCs w:val="24"/>
            </w:rPr>
          </w:pPr>
          <w:del w:id="670" w:author="松山 ファミリー" w:date="2023-02-09T15:56:00Z">
            <w:r w:rsidRPr="00083758" w:rsidDel="00083758">
              <w:rPr>
                <w:rPrChange w:id="671" w:author="松山 ファミリー" w:date="2023-02-09T15:56:00Z">
                  <w:rPr>
                    <w:rStyle w:val="a9"/>
                    <w:rFonts w:ascii="Times New Roman" w:eastAsia="ＭＳ 明朝" w:hAnsi="Times New Roman" w:cs="Times New Roman"/>
                    <w:smallCaps w:val="0"/>
                    <w:noProof/>
                  </w:rPr>
                </w:rPrChange>
              </w:rPr>
              <w:delText>3.14.</w:delText>
            </w:r>
            <w:r w:rsidDel="00083758">
              <w:rPr>
                <w:rFonts w:eastAsiaTheme="minorEastAsia"/>
                <w:smallCaps w:val="0"/>
                <w:noProof/>
                <w:sz w:val="21"/>
                <w:szCs w:val="24"/>
              </w:rPr>
              <w:tab/>
            </w:r>
            <w:r w:rsidRPr="00083758" w:rsidDel="00083758">
              <w:rPr>
                <w:rFonts w:hint="eastAsia"/>
                <w:rPrChange w:id="672" w:author="松山 ファミリー" w:date="2023-02-09T15:56:00Z">
                  <w:rPr>
                    <w:rStyle w:val="a9"/>
                    <w:rFonts w:ascii="Times New Roman" w:eastAsia="ＭＳ 明朝" w:hAnsi="Times New Roman" w:cs="Times New Roman" w:hint="eastAsia"/>
                    <w:smallCaps w:val="0"/>
                    <w:noProof/>
                  </w:rPr>
                </w:rPrChange>
              </w:rPr>
              <w:delText>クロノアンペロメトリー</w:delText>
            </w:r>
            <w:r w:rsidRPr="00083758" w:rsidDel="00083758">
              <w:rPr>
                <w:rPrChange w:id="673" w:author="松山 ファミリー" w:date="2023-02-09T15:56:00Z">
                  <w:rPr>
                    <w:rStyle w:val="a9"/>
                    <w:rFonts w:ascii="Times New Roman" w:eastAsia="ＭＳ 明朝" w:hAnsi="Times New Roman" w:cs="Times New Roman"/>
                    <w:smallCaps w:val="0"/>
                    <w:noProof/>
                  </w:rPr>
                </w:rPrChange>
              </w:rPr>
              <w:delText>(CA)</w:delText>
            </w:r>
            <w:r w:rsidRPr="00083758" w:rsidDel="00083758">
              <w:rPr>
                <w:rFonts w:hint="eastAsia"/>
                <w:rPrChange w:id="674" w:author="松山 ファミリー" w:date="2023-02-09T15:56:00Z">
                  <w:rPr>
                    <w:rStyle w:val="a9"/>
                    <w:rFonts w:ascii="Times New Roman" w:eastAsia="ＭＳ 明朝" w:hAnsi="Times New Roman" w:cs="Times New Roman" w:hint="eastAsia"/>
                    <w:smallCaps w:val="0"/>
                    <w:noProof/>
                  </w:rPr>
                </w:rPrChange>
              </w:rPr>
              <w:delText>測定</w:delText>
            </w:r>
            <w:r w:rsidDel="00083758">
              <w:rPr>
                <w:noProof/>
                <w:webHidden/>
              </w:rPr>
              <w:tab/>
              <w:delText>37</w:delText>
            </w:r>
          </w:del>
        </w:p>
        <w:p w14:paraId="10D95B78" w14:textId="408BB0D0" w:rsidR="005109E7" w:rsidDel="00083758" w:rsidRDefault="005109E7">
          <w:pPr>
            <w:pStyle w:val="31"/>
            <w:tabs>
              <w:tab w:val="left" w:pos="1260"/>
              <w:tab w:val="right" w:leader="dot" w:pos="8494"/>
            </w:tabs>
            <w:rPr>
              <w:del w:id="675" w:author="松山 ファミリー" w:date="2023-02-09T15:56:00Z"/>
              <w:rFonts w:eastAsiaTheme="minorEastAsia"/>
              <w:iCs w:val="0"/>
              <w:noProof/>
              <w:sz w:val="21"/>
              <w:szCs w:val="24"/>
            </w:rPr>
          </w:pPr>
          <w:del w:id="676" w:author="松山 ファミリー" w:date="2023-02-09T15:56:00Z">
            <w:r w:rsidRPr="00083758" w:rsidDel="00083758">
              <w:rPr>
                <w:rPrChange w:id="677" w:author="松山 ファミリー" w:date="2023-02-09T15:56:00Z">
                  <w:rPr>
                    <w:rStyle w:val="a9"/>
                    <w:rFonts w:ascii="Times New Roman" w:eastAsia="ＭＳ 明朝" w:hAnsi="Times New Roman" w:cs="Times New Roman"/>
                    <w:iCs w:val="0"/>
                    <w:noProof/>
                  </w:rPr>
                </w:rPrChange>
              </w:rPr>
              <w:delText>3.14.1.</w:delText>
            </w:r>
            <w:r w:rsidDel="00083758">
              <w:rPr>
                <w:rFonts w:eastAsiaTheme="minorEastAsia"/>
                <w:iCs w:val="0"/>
                <w:noProof/>
                <w:sz w:val="21"/>
                <w:szCs w:val="24"/>
              </w:rPr>
              <w:tab/>
            </w:r>
            <w:r w:rsidRPr="00083758" w:rsidDel="00083758">
              <w:rPr>
                <w:rPrChange w:id="678" w:author="松山 ファミリー" w:date="2023-02-09T15:56:00Z">
                  <w:rPr>
                    <w:rStyle w:val="a9"/>
                    <w:rFonts w:ascii="Times New Roman" w:eastAsia="ＭＳ 明朝" w:hAnsi="Times New Roman" w:cs="Times New Roman"/>
                    <w:iCs w:val="0"/>
                    <w:noProof/>
                  </w:rPr>
                </w:rPrChange>
              </w:rPr>
              <w:delText>220906CP_naf5μL _2  CA</w:delText>
            </w:r>
            <w:r w:rsidRPr="00083758" w:rsidDel="00083758">
              <w:rPr>
                <w:rFonts w:hint="eastAsia"/>
                <w:rPrChange w:id="679" w:author="松山 ファミリー" w:date="2023-02-09T15:56:00Z">
                  <w:rPr>
                    <w:rStyle w:val="a9"/>
                    <w:rFonts w:ascii="Times New Roman" w:eastAsia="ＭＳ 明朝" w:hAnsi="Times New Roman" w:cs="Times New Roman" w:hint="eastAsia"/>
                    <w:iCs w:val="0"/>
                    <w:noProof/>
                  </w:rPr>
                </w:rPrChange>
              </w:rPr>
              <w:delText>測定</w:delText>
            </w:r>
            <w:r w:rsidDel="00083758">
              <w:rPr>
                <w:noProof/>
                <w:webHidden/>
              </w:rPr>
              <w:tab/>
              <w:delText>38</w:delText>
            </w:r>
          </w:del>
        </w:p>
        <w:p w14:paraId="7D96C82E" w14:textId="2D91BBDF" w:rsidR="005109E7" w:rsidDel="00083758" w:rsidRDefault="005109E7">
          <w:pPr>
            <w:pStyle w:val="31"/>
            <w:tabs>
              <w:tab w:val="left" w:pos="1260"/>
              <w:tab w:val="right" w:leader="dot" w:pos="8494"/>
            </w:tabs>
            <w:rPr>
              <w:del w:id="680" w:author="松山 ファミリー" w:date="2023-02-09T15:56:00Z"/>
              <w:rFonts w:eastAsiaTheme="minorEastAsia"/>
              <w:iCs w:val="0"/>
              <w:noProof/>
              <w:sz w:val="21"/>
              <w:szCs w:val="24"/>
            </w:rPr>
          </w:pPr>
          <w:del w:id="681" w:author="松山 ファミリー" w:date="2023-02-09T15:56:00Z">
            <w:r w:rsidRPr="00083758" w:rsidDel="00083758">
              <w:rPr>
                <w:rPrChange w:id="682" w:author="松山 ファミリー" w:date="2023-02-09T15:56:00Z">
                  <w:rPr>
                    <w:rStyle w:val="a9"/>
                    <w:rFonts w:ascii="Times New Roman" w:eastAsia="ＭＳ 明朝" w:hAnsi="Times New Roman" w:cs="Times New Roman"/>
                    <w:iCs w:val="0"/>
                    <w:noProof/>
                  </w:rPr>
                </w:rPrChange>
              </w:rPr>
              <w:delText>3.14.2.</w:delText>
            </w:r>
            <w:r w:rsidDel="00083758">
              <w:rPr>
                <w:rFonts w:eastAsiaTheme="minorEastAsia"/>
                <w:iCs w:val="0"/>
                <w:noProof/>
                <w:sz w:val="21"/>
                <w:szCs w:val="24"/>
              </w:rPr>
              <w:tab/>
            </w:r>
            <w:r w:rsidRPr="00083758" w:rsidDel="00083758">
              <w:rPr>
                <w:rPrChange w:id="683" w:author="松山 ファミリー" w:date="2023-02-09T15:56:00Z">
                  <w:rPr>
                    <w:rStyle w:val="a9"/>
                    <w:rFonts w:ascii="Times New Roman" w:eastAsia="ＭＳ 明朝" w:hAnsi="Times New Roman" w:cs="Times New Roman"/>
                    <w:iCs w:val="0"/>
                    <w:noProof/>
                  </w:rPr>
                </w:rPrChange>
              </w:rPr>
              <w:delText>220906CP_naf5μL _3  CA</w:delText>
            </w:r>
            <w:r w:rsidRPr="00083758" w:rsidDel="00083758">
              <w:rPr>
                <w:rFonts w:hint="eastAsia"/>
                <w:rPrChange w:id="684" w:author="松山 ファミリー" w:date="2023-02-09T15:56:00Z">
                  <w:rPr>
                    <w:rStyle w:val="a9"/>
                    <w:rFonts w:ascii="Times New Roman" w:eastAsia="ＭＳ 明朝" w:hAnsi="Times New Roman" w:cs="Times New Roman" w:hint="eastAsia"/>
                    <w:iCs w:val="0"/>
                    <w:noProof/>
                  </w:rPr>
                </w:rPrChange>
              </w:rPr>
              <w:delText>測定</w:delText>
            </w:r>
            <w:r w:rsidDel="00083758">
              <w:rPr>
                <w:noProof/>
                <w:webHidden/>
              </w:rPr>
              <w:tab/>
              <w:delText>39</w:delText>
            </w:r>
          </w:del>
        </w:p>
        <w:p w14:paraId="1C8A98C1" w14:textId="36930713" w:rsidR="005109E7" w:rsidDel="00083758" w:rsidRDefault="005109E7">
          <w:pPr>
            <w:pStyle w:val="31"/>
            <w:tabs>
              <w:tab w:val="left" w:pos="1260"/>
              <w:tab w:val="right" w:leader="dot" w:pos="8494"/>
            </w:tabs>
            <w:rPr>
              <w:del w:id="685" w:author="松山 ファミリー" w:date="2023-02-09T15:56:00Z"/>
              <w:rFonts w:eastAsiaTheme="minorEastAsia"/>
              <w:iCs w:val="0"/>
              <w:noProof/>
              <w:sz w:val="21"/>
              <w:szCs w:val="24"/>
            </w:rPr>
          </w:pPr>
          <w:del w:id="686" w:author="松山 ファミリー" w:date="2023-02-09T15:56:00Z">
            <w:r w:rsidRPr="00083758" w:rsidDel="00083758">
              <w:rPr>
                <w:rPrChange w:id="687" w:author="松山 ファミリー" w:date="2023-02-09T15:56:00Z">
                  <w:rPr>
                    <w:rStyle w:val="a9"/>
                    <w:rFonts w:ascii="Times New Roman" w:eastAsia="ＭＳ 明朝" w:hAnsi="Times New Roman" w:cs="Times New Roman"/>
                    <w:iCs w:val="0"/>
                    <w:noProof/>
                  </w:rPr>
                </w:rPrChange>
              </w:rPr>
              <w:delText>3.14.3.</w:delText>
            </w:r>
            <w:r w:rsidDel="00083758">
              <w:rPr>
                <w:rFonts w:eastAsiaTheme="minorEastAsia"/>
                <w:iCs w:val="0"/>
                <w:noProof/>
                <w:sz w:val="21"/>
                <w:szCs w:val="24"/>
              </w:rPr>
              <w:tab/>
            </w:r>
            <w:r w:rsidRPr="00083758" w:rsidDel="00083758">
              <w:rPr>
                <w:rPrChange w:id="688" w:author="松山 ファミリー" w:date="2023-02-09T15:56:00Z">
                  <w:rPr>
                    <w:rStyle w:val="a9"/>
                    <w:rFonts w:ascii="Times New Roman" w:eastAsia="ＭＳ 明朝" w:hAnsi="Times New Roman" w:cs="Times New Roman"/>
                    <w:iCs w:val="0"/>
                    <w:noProof/>
                  </w:rPr>
                </w:rPrChange>
              </w:rPr>
              <w:delText>220906CP_naf10μL _1  CA</w:delText>
            </w:r>
            <w:r w:rsidRPr="00083758" w:rsidDel="00083758">
              <w:rPr>
                <w:rFonts w:hint="eastAsia"/>
                <w:rPrChange w:id="689" w:author="松山 ファミリー" w:date="2023-02-09T15:56:00Z">
                  <w:rPr>
                    <w:rStyle w:val="a9"/>
                    <w:rFonts w:ascii="Times New Roman" w:eastAsia="ＭＳ 明朝" w:hAnsi="Times New Roman" w:cs="Times New Roman" w:hint="eastAsia"/>
                    <w:iCs w:val="0"/>
                    <w:noProof/>
                  </w:rPr>
                </w:rPrChange>
              </w:rPr>
              <w:delText>測定</w:delText>
            </w:r>
            <w:r w:rsidDel="00083758">
              <w:rPr>
                <w:noProof/>
                <w:webHidden/>
              </w:rPr>
              <w:tab/>
              <w:delText>40</w:delText>
            </w:r>
          </w:del>
        </w:p>
        <w:p w14:paraId="0C12EA53" w14:textId="37041ADE" w:rsidR="005109E7" w:rsidDel="00083758" w:rsidRDefault="005109E7">
          <w:pPr>
            <w:pStyle w:val="31"/>
            <w:tabs>
              <w:tab w:val="left" w:pos="1260"/>
              <w:tab w:val="right" w:leader="dot" w:pos="8494"/>
            </w:tabs>
            <w:rPr>
              <w:del w:id="690" w:author="松山 ファミリー" w:date="2023-02-09T15:56:00Z"/>
              <w:rFonts w:eastAsiaTheme="minorEastAsia"/>
              <w:iCs w:val="0"/>
              <w:noProof/>
              <w:sz w:val="21"/>
              <w:szCs w:val="24"/>
            </w:rPr>
          </w:pPr>
          <w:del w:id="691" w:author="松山 ファミリー" w:date="2023-02-09T15:56:00Z">
            <w:r w:rsidRPr="00083758" w:rsidDel="00083758">
              <w:rPr>
                <w:rPrChange w:id="692" w:author="松山 ファミリー" w:date="2023-02-09T15:56:00Z">
                  <w:rPr>
                    <w:rStyle w:val="a9"/>
                    <w:rFonts w:ascii="Times New Roman" w:eastAsia="ＭＳ 明朝" w:hAnsi="Times New Roman" w:cs="Times New Roman"/>
                    <w:iCs w:val="0"/>
                    <w:noProof/>
                  </w:rPr>
                </w:rPrChange>
              </w:rPr>
              <w:delText>3.14.4.</w:delText>
            </w:r>
            <w:r w:rsidDel="00083758">
              <w:rPr>
                <w:rFonts w:eastAsiaTheme="minorEastAsia"/>
                <w:iCs w:val="0"/>
                <w:noProof/>
                <w:sz w:val="21"/>
                <w:szCs w:val="24"/>
              </w:rPr>
              <w:tab/>
            </w:r>
            <w:r w:rsidRPr="00083758" w:rsidDel="00083758">
              <w:rPr>
                <w:rPrChange w:id="693" w:author="松山 ファミリー" w:date="2023-02-09T15:56:00Z">
                  <w:rPr>
                    <w:rStyle w:val="a9"/>
                    <w:rFonts w:ascii="Times New Roman" w:eastAsia="ＭＳ 明朝" w:hAnsi="Times New Roman" w:cs="Times New Roman"/>
                    <w:iCs w:val="0"/>
                    <w:noProof/>
                  </w:rPr>
                </w:rPrChange>
              </w:rPr>
              <w:delText>220906CP_naf10μL _2_1</w:delText>
            </w:r>
            <w:r w:rsidRPr="00083758" w:rsidDel="00083758">
              <w:rPr>
                <w:rFonts w:hint="eastAsia"/>
                <w:rPrChange w:id="694" w:author="松山 ファミリー" w:date="2023-02-09T15:56:00Z">
                  <w:rPr>
                    <w:rStyle w:val="a9"/>
                    <w:rFonts w:ascii="Times New Roman" w:eastAsia="ＭＳ 明朝" w:hAnsi="Times New Roman" w:cs="Times New Roman" w:hint="eastAsia"/>
                    <w:iCs w:val="0"/>
                    <w:noProof/>
                  </w:rPr>
                </w:rPrChange>
              </w:rPr>
              <w:delText>回目</w:delText>
            </w:r>
            <w:r w:rsidRPr="00083758" w:rsidDel="00083758">
              <w:rPr>
                <w:rPrChange w:id="695" w:author="松山 ファミリー" w:date="2023-02-09T15:56:00Z">
                  <w:rPr>
                    <w:rStyle w:val="a9"/>
                    <w:rFonts w:ascii="Times New Roman" w:eastAsia="ＭＳ 明朝" w:hAnsi="Times New Roman" w:cs="Times New Roman"/>
                    <w:iCs w:val="0"/>
                    <w:noProof/>
                  </w:rPr>
                </w:rPrChange>
              </w:rPr>
              <w:delText xml:space="preserve">  CA</w:delText>
            </w:r>
            <w:r w:rsidRPr="00083758" w:rsidDel="00083758">
              <w:rPr>
                <w:rFonts w:hint="eastAsia"/>
                <w:rPrChange w:id="696" w:author="松山 ファミリー" w:date="2023-02-09T15:56:00Z">
                  <w:rPr>
                    <w:rStyle w:val="a9"/>
                    <w:rFonts w:ascii="Times New Roman" w:eastAsia="ＭＳ 明朝" w:hAnsi="Times New Roman" w:cs="Times New Roman" w:hint="eastAsia"/>
                    <w:iCs w:val="0"/>
                    <w:noProof/>
                  </w:rPr>
                </w:rPrChange>
              </w:rPr>
              <w:delText>測定</w:delText>
            </w:r>
            <w:r w:rsidDel="00083758">
              <w:rPr>
                <w:noProof/>
                <w:webHidden/>
              </w:rPr>
              <w:tab/>
              <w:delText>41</w:delText>
            </w:r>
          </w:del>
        </w:p>
        <w:p w14:paraId="4CB42D32" w14:textId="4227DDF6" w:rsidR="005109E7" w:rsidDel="00083758" w:rsidRDefault="005109E7">
          <w:pPr>
            <w:pStyle w:val="31"/>
            <w:tabs>
              <w:tab w:val="left" w:pos="1260"/>
              <w:tab w:val="right" w:leader="dot" w:pos="8494"/>
            </w:tabs>
            <w:rPr>
              <w:del w:id="697" w:author="松山 ファミリー" w:date="2023-02-09T15:56:00Z"/>
              <w:rFonts w:eastAsiaTheme="minorEastAsia"/>
              <w:iCs w:val="0"/>
              <w:noProof/>
              <w:sz w:val="21"/>
              <w:szCs w:val="24"/>
            </w:rPr>
          </w:pPr>
          <w:del w:id="698" w:author="松山 ファミリー" w:date="2023-02-09T15:56:00Z">
            <w:r w:rsidRPr="00083758" w:rsidDel="00083758">
              <w:rPr>
                <w:rPrChange w:id="699" w:author="松山 ファミリー" w:date="2023-02-09T15:56:00Z">
                  <w:rPr>
                    <w:rStyle w:val="a9"/>
                    <w:rFonts w:ascii="Times New Roman" w:eastAsia="ＭＳ 明朝" w:hAnsi="Times New Roman" w:cs="Times New Roman"/>
                    <w:iCs w:val="0"/>
                    <w:noProof/>
                  </w:rPr>
                </w:rPrChange>
              </w:rPr>
              <w:delText>3.14.5.</w:delText>
            </w:r>
            <w:r w:rsidDel="00083758">
              <w:rPr>
                <w:rFonts w:eastAsiaTheme="minorEastAsia"/>
                <w:iCs w:val="0"/>
                <w:noProof/>
                <w:sz w:val="21"/>
                <w:szCs w:val="24"/>
              </w:rPr>
              <w:tab/>
            </w:r>
            <w:r w:rsidRPr="00083758" w:rsidDel="00083758">
              <w:rPr>
                <w:rPrChange w:id="700" w:author="松山 ファミリー" w:date="2023-02-09T15:56:00Z">
                  <w:rPr>
                    <w:rStyle w:val="a9"/>
                    <w:rFonts w:ascii="Times New Roman" w:eastAsia="ＭＳ 明朝" w:hAnsi="Times New Roman" w:cs="Times New Roman"/>
                    <w:iCs w:val="0"/>
                    <w:noProof/>
                  </w:rPr>
                </w:rPrChange>
              </w:rPr>
              <w:delText>220906CP_naf10μL_2 _2</w:delText>
            </w:r>
            <w:r w:rsidRPr="00083758" w:rsidDel="00083758">
              <w:rPr>
                <w:rFonts w:hint="eastAsia"/>
                <w:rPrChange w:id="701" w:author="松山 ファミリー" w:date="2023-02-09T15:56:00Z">
                  <w:rPr>
                    <w:rStyle w:val="a9"/>
                    <w:rFonts w:ascii="Times New Roman" w:eastAsia="ＭＳ 明朝" w:hAnsi="Times New Roman" w:cs="Times New Roman" w:hint="eastAsia"/>
                    <w:iCs w:val="0"/>
                    <w:noProof/>
                  </w:rPr>
                </w:rPrChange>
              </w:rPr>
              <w:delText>回目</w:delText>
            </w:r>
            <w:r w:rsidRPr="00083758" w:rsidDel="00083758">
              <w:rPr>
                <w:rPrChange w:id="702" w:author="松山 ファミリー" w:date="2023-02-09T15:56:00Z">
                  <w:rPr>
                    <w:rStyle w:val="a9"/>
                    <w:rFonts w:ascii="Times New Roman" w:eastAsia="ＭＳ 明朝" w:hAnsi="Times New Roman" w:cs="Times New Roman"/>
                    <w:iCs w:val="0"/>
                    <w:noProof/>
                  </w:rPr>
                </w:rPrChange>
              </w:rPr>
              <w:delText xml:space="preserve">  CA</w:delText>
            </w:r>
            <w:r w:rsidRPr="00083758" w:rsidDel="00083758">
              <w:rPr>
                <w:rFonts w:hint="eastAsia"/>
                <w:rPrChange w:id="703" w:author="松山 ファミリー" w:date="2023-02-09T15:56:00Z">
                  <w:rPr>
                    <w:rStyle w:val="a9"/>
                    <w:rFonts w:ascii="Times New Roman" w:eastAsia="ＭＳ 明朝" w:hAnsi="Times New Roman" w:cs="Times New Roman" w:hint="eastAsia"/>
                    <w:iCs w:val="0"/>
                    <w:noProof/>
                  </w:rPr>
                </w:rPrChange>
              </w:rPr>
              <w:delText>測定</w:delText>
            </w:r>
            <w:r w:rsidDel="00083758">
              <w:rPr>
                <w:noProof/>
                <w:webHidden/>
              </w:rPr>
              <w:tab/>
              <w:delText>42</w:delText>
            </w:r>
          </w:del>
        </w:p>
        <w:p w14:paraId="3736B619" w14:textId="07907A57" w:rsidR="005109E7" w:rsidDel="00083758" w:rsidRDefault="005109E7">
          <w:pPr>
            <w:pStyle w:val="31"/>
            <w:tabs>
              <w:tab w:val="left" w:pos="1260"/>
              <w:tab w:val="right" w:leader="dot" w:pos="8494"/>
            </w:tabs>
            <w:rPr>
              <w:del w:id="704" w:author="松山 ファミリー" w:date="2023-02-09T15:56:00Z"/>
              <w:rFonts w:eastAsiaTheme="minorEastAsia"/>
              <w:iCs w:val="0"/>
              <w:noProof/>
              <w:sz w:val="21"/>
              <w:szCs w:val="24"/>
            </w:rPr>
          </w:pPr>
          <w:del w:id="705" w:author="松山 ファミリー" w:date="2023-02-09T15:56:00Z">
            <w:r w:rsidRPr="00083758" w:rsidDel="00083758">
              <w:rPr>
                <w:rPrChange w:id="706" w:author="松山 ファミリー" w:date="2023-02-09T15:56:00Z">
                  <w:rPr>
                    <w:rStyle w:val="a9"/>
                    <w:rFonts w:ascii="Times New Roman" w:eastAsia="ＭＳ 明朝" w:hAnsi="Times New Roman" w:cs="Times New Roman"/>
                    <w:iCs w:val="0"/>
                    <w:noProof/>
                  </w:rPr>
                </w:rPrChange>
              </w:rPr>
              <w:delText>3.14.6.</w:delText>
            </w:r>
            <w:r w:rsidDel="00083758">
              <w:rPr>
                <w:rFonts w:eastAsiaTheme="minorEastAsia"/>
                <w:iCs w:val="0"/>
                <w:noProof/>
                <w:sz w:val="21"/>
                <w:szCs w:val="24"/>
              </w:rPr>
              <w:tab/>
            </w:r>
            <w:r w:rsidRPr="00083758" w:rsidDel="00083758">
              <w:rPr>
                <w:rPrChange w:id="707" w:author="松山 ファミリー" w:date="2023-02-09T15:56:00Z">
                  <w:rPr>
                    <w:rStyle w:val="a9"/>
                    <w:rFonts w:ascii="Times New Roman" w:eastAsia="ＭＳ 明朝" w:hAnsi="Times New Roman" w:cs="Times New Roman"/>
                    <w:iCs w:val="0"/>
                    <w:noProof/>
                  </w:rPr>
                </w:rPrChange>
              </w:rPr>
              <w:delText>220906CP_naf10μL_2 _3</w:delText>
            </w:r>
            <w:r w:rsidRPr="00083758" w:rsidDel="00083758">
              <w:rPr>
                <w:rFonts w:hint="eastAsia"/>
                <w:rPrChange w:id="708" w:author="松山 ファミリー" w:date="2023-02-09T15:56:00Z">
                  <w:rPr>
                    <w:rStyle w:val="a9"/>
                    <w:rFonts w:ascii="Times New Roman" w:eastAsia="ＭＳ 明朝" w:hAnsi="Times New Roman" w:cs="Times New Roman" w:hint="eastAsia"/>
                    <w:iCs w:val="0"/>
                    <w:noProof/>
                  </w:rPr>
                </w:rPrChange>
              </w:rPr>
              <w:delText>回目</w:delText>
            </w:r>
            <w:r w:rsidRPr="00083758" w:rsidDel="00083758">
              <w:rPr>
                <w:rPrChange w:id="709" w:author="松山 ファミリー" w:date="2023-02-09T15:56:00Z">
                  <w:rPr>
                    <w:rStyle w:val="a9"/>
                    <w:rFonts w:ascii="Times New Roman" w:eastAsia="ＭＳ 明朝" w:hAnsi="Times New Roman" w:cs="Times New Roman"/>
                    <w:iCs w:val="0"/>
                    <w:noProof/>
                  </w:rPr>
                </w:rPrChange>
              </w:rPr>
              <w:delText xml:space="preserve">  CA</w:delText>
            </w:r>
            <w:r w:rsidRPr="00083758" w:rsidDel="00083758">
              <w:rPr>
                <w:rFonts w:hint="eastAsia"/>
                <w:rPrChange w:id="710" w:author="松山 ファミリー" w:date="2023-02-09T15:56:00Z">
                  <w:rPr>
                    <w:rStyle w:val="a9"/>
                    <w:rFonts w:ascii="Times New Roman" w:eastAsia="ＭＳ 明朝" w:hAnsi="Times New Roman" w:cs="Times New Roman" w:hint="eastAsia"/>
                    <w:iCs w:val="0"/>
                    <w:noProof/>
                  </w:rPr>
                </w:rPrChange>
              </w:rPr>
              <w:delText>測定</w:delText>
            </w:r>
            <w:r w:rsidDel="00083758">
              <w:rPr>
                <w:noProof/>
                <w:webHidden/>
              </w:rPr>
              <w:tab/>
              <w:delText>43</w:delText>
            </w:r>
          </w:del>
        </w:p>
        <w:p w14:paraId="48F4BC3E" w14:textId="7EF32FD1" w:rsidR="005109E7" w:rsidDel="00083758" w:rsidRDefault="005109E7">
          <w:pPr>
            <w:pStyle w:val="31"/>
            <w:tabs>
              <w:tab w:val="left" w:pos="1260"/>
              <w:tab w:val="right" w:leader="dot" w:pos="8494"/>
            </w:tabs>
            <w:rPr>
              <w:del w:id="711" w:author="松山 ファミリー" w:date="2023-02-09T15:56:00Z"/>
              <w:rFonts w:eastAsiaTheme="minorEastAsia"/>
              <w:iCs w:val="0"/>
              <w:noProof/>
              <w:sz w:val="21"/>
              <w:szCs w:val="24"/>
            </w:rPr>
          </w:pPr>
          <w:del w:id="712" w:author="松山 ファミリー" w:date="2023-02-09T15:56:00Z">
            <w:r w:rsidRPr="00083758" w:rsidDel="00083758">
              <w:rPr>
                <w:rPrChange w:id="713" w:author="松山 ファミリー" w:date="2023-02-09T15:56:00Z">
                  <w:rPr>
                    <w:rStyle w:val="a9"/>
                    <w:rFonts w:ascii="Times New Roman" w:eastAsia="ＭＳ 明朝" w:hAnsi="Times New Roman" w:cs="Times New Roman"/>
                    <w:iCs w:val="0"/>
                    <w:noProof/>
                  </w:rPr>
                </w:rPrChange>
              </w:rPr>
              <w:delText>3.14.7.</w:delText>
            </w:r>
            <w:r w:rsidDel="00083758">
              <w:rPr>
                <w:rFonts w:eastAsiaTheme="minorEastAsia"/>
                <w:iCs w:val="0"/>
                <w:noProof/>
                <w:sz w:val="21"/>
                <w:szCs w:val="24"/>
              </w:rPr>
              <w:tab/>
            </w:r>
            <w:r w:rsidRPr="00083758" w:rsidDel="00083758">
              <w:rPr>
                <w:rPrChange w:id="714" w:author="松山 ファミリー" w:date="2023-02-09T15:56:00Z">
                  <w:rPr>
                    <w:rStyle w:val="a9"/>
                    <w:rFonts w:ascii="Times New Roman" w:eastAsia="ＭＳ 明朝" w:hAnsi="Times New Roman" w:cs="Times New Roman"/>
                    <w:iCs w:val="0"/>
                    <w:noProof/>
                  </w:rPr>
                </w:rPrChange>
              </w:rPr>
              <w:delText>220906CP_naf15μL  CA</w:delText>
            </w:r>
            <w:r w:rsidRPr="00083758" w:rsidDel="00083758">
              <w:rPr>
                <w:rFonts w:hint="eastAsia"/>
                <w:rPrChange w:id="715" w:author="松山 ファミリー" w:date="2023-02-09T15:56:00Z">
                  <w:rPr>
                    <w:rStyle w:val="a9"/>
                    <w:rFonts w:ascii="Times New Roman" w:eastAsia="ＭＳ 明朝" w:hAnsi="Times New Roman" w:cs="Times New Roman" w:hint="eastAsia"/>
                    <w:iCs w:val="0"/>
                    <w:noProof/>
                  </w:rPr>
                </w:rPrChange>
              </w:rPr>
              <w:delText>測定</w:delText>
            </w:r>
            <w:r w:rsidDel="00083758">
              <w:rPr>
                <w:noProof/>
                <w:webHidden/>
              </w:rPr>
              <w:tab/>
              <w:delText>44</w:delText>
            </w:r>
          </w:del>
        </w:p>
        <w:p w14:paraId="6FE66439" w14:textId="6D23F11A" w:rsidR="005109E7" w:rsidDel="00083758" w:rsidRDefault="005109E7">
          <w:pPr>
            <w:pStyle w:val="31"/>
            <w:tabs>
              <w:tab w:val="left" w:pos="1260"/>
              <w:tab w:val="right" w:leader="dot" w:pos="8494"/>
            </w:tabs>
            <w:rPr>
              <w:del w:id="716" w:author="松山 ファミリー" w:date="2023-02-09T15:56:00Z"/>
              <w:rFonts w:eastAsiaTheme="minorEastAsia"/>
              <w:iCs w:val="0"/>
              <w:noProof/>
              <w:sz w:val="21"/>
              <w:szCs w:val="24"/>
            </w:rPr>
          </w:pPr>
          <w:del w:id="717" w:author="松山 ファミリー" w:date="2023-02-09T15:56:00Z">
            <w:r w:rsidRPr="00083758" w:rsidDel="00083758">
              <w:rPr>
                <w:rPrChange w:id="718" w:author="松山 ファミリー" w:date="2023-02-09T15:56:00Z">
                  <w:rPr>
                    <w:rStyle w:val="a9"/>
                    <w:rFonts w:ascii="Times New Roman" w:eastAsia="ＭＳ 明朝" w:hAnsi="Times New Roman" w:cs="Times New Roman"/>
                    <w:iCs w:val="0"/>
                    <w:noProof/>
                  </w:rPr>
                </w:rPrChange>
              </w:rPr>
              <w:delText>3.14.8.</w:delText>
            </w:r>
            <w:r w:rsidDel="00083758">
              <w:rPr>
                <w:rFonts w:eastAsiaTheme="minorEastAsia"/>
                <w:iCs w:val="0"/>
                <w:noProof/>
                <w:sz w:val="21"/>
                <w:szCs w:val="24"/>
              </w:rPr>
              <w:tab/>
            </w:r>
            <w:r w:rsidRPr="00083758" w:rsidDel="00083758">
              <w:rPr>
                <w:rPrChange w:id="719" w:author="松山 ファミリー" w:date="2023-02-09T15:56:00Z">
                  <w:rPr>
                    <w:rStyle w:val="a9"/>
                    <w:rFonts w:ascii="Times New Roman" w:eastAsia="ＭＳ 明朝" w:hAnsi="Times New Roman" w:cs="Times New Roman"/>
                    <w:iCs w:val="0"/>
                    <w:noProof/>
                  </w:rPr>
                </w:rPrChange>
              </w:rPr>
              <w:delText>220906CP_naf20μL  CA</w:delText>
            </w:r>
            <w:r w:rsidRPr="00083758" w:rsidDel="00083758">
              <w:rPr>
                <w:rFonts w:hint="eastAsia"/>
                <w:rPrChange w:id="720" w:author="松山 ファミリー" w:date="2023-02-09T15:56:00Z">
                  <w:rPr>
                    <w:rStyle w:val="a9"/>
                    <w:rFonts w:ascii="Times New Roman" w:eastAsia="ＭＳ 明朝" w:hAnsi="Times New Roman" w:cs="Times New Roman" w:hint="eastAsia"/>
                    <w:iCs w:val="0"/>
                    <w:noProof/>
                  </w:rPr>
                </w:rPrChange>
              </w:rPr>
              <w:delText>測定</w:delText>
            </w:r>
            <w:r w:rsidDel="00083758">
              <w:rPr>
                <w:noProof/>
                <w:webHidden/>
              </w:rPr>
              <w:tab/>
              <w:delText>45</w:delText>
            </w:r>
          </w:del>
        </w:p>
        <w:p w14:paraId="749FC668" w14:textId="408F8D69" w:rsidR="005109E7" w:rsidDel="00083758" w:rsidRDefault="005109E7">
          <w:pPr>
            <w:pStyle w:val="13"/>
            <w:rPr>
              <w:del w:id="721" w:author="松山 ファミリー" w:date="2023-02-09T15:56:00Z"/>
              <w:rFonts w:eastAsiaTheme="minorEastAsia"/>
              <w:bCs w:val="0"/>
              <w:caps w:val="0"/>
              <w:noProof/>
              <w:sz w:val="21"/>
              <w:szCs w:val="24"/>
            </w:rPr>
          </w:pPr>
          <w:del w:id="722" w:author="松山 ファミリー" w:date="2023-02-09T15:56:00Z">
            <w:r w:rsidRPr="00083758" w:rsidDel="00083758">
              <w:rPr>
                <w:rPrChange w:id="723" w:author="松山 ファミリー" w:date="2023-02-09T15:56:00Z">
                  <w:rPr>
                    <w:rStyle w:val="a9"/>
                    <w:rFonts w:ascii="Times New Roman" w:eastAsia="ＭＳ 明朝" w:hAnsi="Times New Roman" w:cs="Times New Roman"/>
                    <w:bCs w:val="0"/>
                    <w:caps w:val="0"/>
                    <w:noProof/>
                  </w:rPr>
                </w:rPrChange>
              </w:rPr>
              <w:delText>4.</w:delText>
            </w:r>
            <w:r w:rsidDel="00083758">
              <w:rPr>
                <w:rFonts w:eastAsiaTheme="minorEastAsia"/>
                <w:bCs w:val="0"/>
                <w:caps w:val="0"/>
                <w:noProof/>
                <w:sz w:val="21"/>
                <w:szCs w:val="24"/>
              </w:rPr>
              <w:tab/>
            </w:r>
            <w:r w:rsidRPr="00083758" w:rsidDel="00083758">
              <w:rPr>
                <w:rFonts w:hint="eastAsia"/>
                <w:rPrChange w:id="724" w:author="松山 ファミリー" w:date="2023-02-09T15:56:00Z">
                  <w:rPr>
                    <w:rStyle w:val="a9"/>
                    <w:rFonts w:ascii="Times New Roman" w:eastAsia="ＭＳ 明朝" w:hAnsi="Times New Roman" w:cs="Times New Roman" w:hint="eastAsia"/>
                    <w:bCs w:val="0"/>
                    <w:caps w:val="0"/>
                    <w:noProof/>
                  </w:rPr>
                </w:rPrChange>
              </w:rPr>
              <w:delText>結果・考察</w:delText>
            </w:r>
            <w:r w:rsidDel="00083758">
              <w:rPr>
                <w:noProof/>
                <w:webHidden/>
              </w:rPr>
              <w:tab/>
              <w:delText>47</w:delText>
            </w:r>
          </w:del>
        </w:p>
        <w:p w14:paraId="308B6C9B" w14:textId="4698A5F9" w:rsidR="005109E7" w:rsidDel="00083758" w:rsidRDefault="005109E7">
          <w:pPr>
            <w:pStyle w:val="21"/>
            <w:tabs>
              <w:tab w:val="left" w:pos="840"/>
              <w:tab w:val="right" w:leader="dot" w:pos="8494"/>
            </w:tabs>
            <w:rPr>
              <w:del w:id="725" w:author="松山 ファミリー" w:date="2023-02-09T15:56:00Z"/>
              <w:rFonts w:eastAsiaTheme="minorEastAsia"/>
              <w:smallCaps w:val="0"/>
              <w:noProof/>
              <w:sz w:val="21"/>
              <w:szCs w:val="24"/>
            </w:rPr>
          </w:pPr>
          <w:del w:id="726" w:author="松山 ファミリー" w:date="2023-02-09T15:56:00Z">
            <w:r w:rsidRPr="00083758" w:rsidDel="00083758">
              <w:rPr>
                <w:rPrChange w:id="727" w:author="松山 ファミリー" w:date="2023-02-09T15:56:00Z">
                  <w:rPr>
                    <w:rStyle w:val="a9"/>
                    <w:rFonts w:ascii="Times New Roman" w:eastAsia="ＭＳ 明朝" w:hAnsi="Times New Roman" w:cs="Times New Roman"/>
                    <w:smallCaps w:val="0"/>
                    <w:noProof/>
                  </w:rPr>
                </w:rPrChange>
              </w:rPr>
              <w:delText>4.1.</w:delText>
            </w:r>
            <w:r w:rsidDel="00083758">
              <w:rPr>
                <w:rFonts w:eastAsiaTheme="minorEastAsia"/>
                <w:smallCaps w:val="0"/>
                <w:noProof/>
                <w:sz w:val="21"/>
                <w:szCs w:val="24"/>
              </w:rPr>
              <w:tab/>
            </w:r>
            <w:r w:rsidRPr="00083758" w:rsidDel="00083758">
              <w:rPr>
                <w:rFonts w:hint="eastAsia"/>
                <w:rPrChange w:id="728" w:author="松山 ファミリー" w:date="2023-02-09T15:56:00Z">
                  <w:rPr>
                    <w:rStyle w:val="a9"/>
                    <w:rFonts w:ascii="Times New Roman" w:eastAsia="ＭＳ 明朝" w:hAnsi="Times New Roman" w:cs="Times New Roman" w:hint="eastAsia"/>
                    <w:smallCaps w:val="0"/>
                    <w:noProof/>
                  </w:rPr>
                </w:rPrChange>
              </w:rPr>
              <w:delText>塩基性酢酸ニッケルの合成について</w:delText>
            </w:r>
            <w:r w:rsidDel="00083758">
              <w:rPr>
                <w:noProof/>
                <w:webHidden/>
              </w:rPr>
              <w:tab/>
              <w:delText>47</w:delText>
            </w:r>
          </w:del>
        </w:p>
        <w:p w14:paraId="6FD254A4" w14:textId="39F857DF" w:rsidR="005109E7" w:rsidDel="00083758" w:rsidRDefault="005109E7">
          <w:pPr>
            <w:pStyle w:val="31"/>
            <w:tabs>
              <w:tab w:val="left" w:pos="1260"/>
              <w:tab w:val="right" w:leader="dot" w:pos="8494"/>
            </w:tabs>
            <w:rPr>
              <w:del w:id="729" w:author="松山 ファミリー" w:date="2023-02-09T15:56:00Z"/>
              <w:rFonts w:eastAsiaTheme="minorEastAsia"/>
              <w:iCs w:val="0"/>
              <w:noProof/>
              <w:sz w:val="21"/>
              <w:szCs w:val="24"/>
            </w:rPr>
          </w:pPr>
          <w:del w:id="730" w:author="松山 ファミリー" w:date="2023-02-09T15:56:00Z">
            <w:r w:rsidRPr="00083758" w:rsidDel="00083758">
              <w:rPr>
                <w:rPrChange w:id="731" w:author="松山 ファミリー" w:date="2023-02-09T15:56:00Z">
                  <w:rPr>
                    <w:rStyle w:val="a9"/>
                    <w:rFonts w:ascii="Times New Roman" w:eastAsia="ＭＳ 明朝" w:hAnsi="Times New Roman" w:cs="Times New Roman"/>
                    <w:iCs w:val="0"/>
                    <w:noProof/>
                  </w:rPr>
                </w:rPrChange>
              </w:rPr>
              <w:delText>4.1.1.</w:delText>
            </w:r>
            <w:r w:rsidDel="00083758">
              <w:rPr>
                <w:rFonts w:eastAsiaTheme="minorEastAsia"/>
                <w:iCs w:val="0"/>
                <w:noProof/>
                <w:sz w:val="21"/>
                <w:szCs w:val="24"/>
              </w:rPr>
              <w:tab/>
            </w:r>
            <w:r w:rsidRPr="00083758" w:rsidDel="00083758">
              <w:rPr>
                <w:rPrChange w:id="732" w:author="松山 ファミリー" w:date="2023-02-09T15:56:00Z">
                  <w:rPr>
                    <w:rStyle w:val="a9"/>
                    <w:rFonts w:ascii="Times New Roman" w:eastAsia="ＭＳ 明朝" w:hAnsi="Times New Roman" w:cs="Times New Roman"/>
                    <w:iCs w:val="0"/>
                    <w:noProof/>
                  </w:rPr>
                </w:rPrChange>
              </w:rPr>
              <w:delText>220415Ni_OH_OAc</w:delText>
            </w:r>
            <w:r w:rsidRPr="00083758" w:rsidDel="00083758">
              <w:rPr>
                <w:rFonts w:hint="eastAsia"/>
                <w:rPrChange w:id="733" w:author="松山 ファミリー" w:date="2023-02-09T15:56:00Z">
                  <w:rPr>
                    <w:rStyle w:val="a9"/>
                    <w:rFonts w:ascii="Times New Roman" w:eastAsia="ＭＳ 明朝" w:hAnsi="Times New Roman" w:cs="Times New Roman" w:hint="eastAsia"/>
                    <w:iCs w:val="0"/>
                    <w:noProof/>
                  </w:rPr>
                </w:rPrChange>
              </w:rPr>
              <w:delText>の</w:delText>
            </w:r>
            <w:r w:rsidRPr="00083758" w:rsidDel="00083758">
              <w:rPr>
                <w:rPrChange w:id="734" w:author="松山 ファミリー" w:date="2023-02-09T15:56:00Z">
                  <w:rPr>
                    <w:rStyle w:val="a9"/>
                    <w:rFonts w:ascii="Times New Roman" w:eastAsia="ＭＳ 明朝" w:hAnsi="Times New Roman" w:cs="Times New Roman"/>
                    <w:iCs w:val="0"/>
                    <w:noProof/>
                  </w:rPr>
                </w:rPrChange>
              </w:rPr>
              <w:delText>XRD</w:delText>
            </w:r>
            <w:r w:rsidRPr="00083758" w:rsidDel="00083758">
              <w:rPr>
                <w:rFonts w:hint="eastAsia"/>
                <w:rPrChange w:id="735" w:author="松山 ファミリー" w:date="2023-02-09T15:56:00Z">
                  <w:rPr>
                    <w:rStyle w:val="a9"/>
                    <w:rFonts w:ascii="Times New Roman" w:eastAsia="ＭＳ 明朝" w:hAnsi="Times New Roman" w:cs="Times New Roman" w:hint="eastAsia"/>
                    <w:iCs w:val="0"/>
                    <w:noProof/>
                  </w:rPr>
                </w:rPrChange>
              </w:rPr>
              <w:delText>結果</w:delText>
            </w:r>
            <w:r w:rsidDel="00083758">
              <w:rPr>
                <w:noProof/>
                <w:webHidden/>
              </w:rPr>
              <w:tab/>
              <w:delText>47</w:delText>
            </w:r>
          </w:del>
        </w:p>
        <w:p w14:paraId="73060BB7" w14:textId="5A0C148A" w:rsidR="005109E7" w:rsidDel="00083758" w:rsidRDefault="005109E7">
          <w:pPr>
            <w:pStyle w:val="21"/>
            <w:tabs>
              <w:tab w:val="left" w:pos="840"/>
              <w:tab w:val="right" w:leader="dot" w:pos="8494"/>
            </w:tabs>
            <w:rPr>
              <w:del w:id="736" w:author="松山 ファミリー" w:date="2023-02-09T15:56:00Z"/>
              <w:rFonts w:eastAsiaTheme="minorEastAsia"/>
              <w:smallCaps w:val="0"/>
              <w:noProof/>
              <w:sz w:val="21"/>
              <w:szCs w:val="24"/>
            </w:rPr>
          </w:pPr>
          <w:del w:id="737" w:author="松山 ファミリー" w:date="2023-02-09T15:56:00Z">
            <w:r w:rsidRPr="00083758" w:rsidDel="00083758">
              <w:rPr>
                <w:rPrChange w:id="738" w:author="松山 ファミリー" w:date="2023-02-09T15:56:00Z">
                  <w:rPr>
                    <w:rStyle w:val="a9"/>
                    <w:rFonts w:ascii="Times New Roman" w:eastAsia="ＭＳ 明朝" w:hAnsi="Times New Roman" w:cs="Times New Roman"/>
                    <w:smallCaps w:val="0"/>
                    <w:noProof/>
                  </w:rPr>
                </w:rPrChange>
              </w:rPr>
              <w:delText>4.2.</w:delText>
            </w:r>
            <w:r w:rsidDel="00083758">
              <w:rPr>
                <w:rFonts w:eastAsiaTheme="minorEastAsia"/>
                <w:smallCaps w:val="0"/>
                <w:noProof/>
                <w:sz w:val="21"/>
                <w:szCs w:val="24"/>
              </w:rPr>
              <w:tab/>
            </w:r>
            <w:r w:rsidRPr="00083758" w:rsidDel="00083758">
              <w:rPr>
                <w:rFonts w:hint="eastAsia"/>
                <w:rPrChange w:id="739" w:author="松山 ファミリー" w:date="2023-02-09T15:56:00Z">
                  <w:rPr>
                    <w:rStyle w:val="a9"/>
                    <w:rFonts w:ascii="Times New Roman" w:eastAsia="ＭＳ 明朝" w:hAnsi="Times New Roman" w:cs="Times New Roman" w:hint="eastAsia"/>
                    <w:smallCaps w:val="0"/>
                    <w:noProof/>
                  </w:rPr>
                </w:rPrChange>
              </w:rPr>
              <w:delText>イオン交換について</w:delText>
            </w:r>
            <w:r w:rsidDel="00083758">
              <w:rPr>
                <w:noProof/>
                <w:webHidden/>
              </w:rPr>
              <w:tab/>
              <w:delText>53</w:delText>
            </w:r>
          </w:del>
        </w:p>
        <w:p w14:paraId="49FC5A4D" w14:textId="2E00CE3D" w:rsidR="005109E7" w:rsidDel="00083758" w:rsidRDefault="005109E7">
          <w:pPr>
            <w:pStyle w:val="21"/>
            <w:tabs>
              <w:tab w:val="left" w:pos="840"/>
              <w:tab w:val="right" w:leader="dot" w:pos="8494"/>
            </w:tabs>
            <w:rPr>
              <w:del w:id="740" w:author="松山 ファミリー" w:date="2023-02-09T15:56:00Z"/>
              <w:rFonts w:eastAsiaTheme="minorEastAsia"/>
              <w:smallCaps w:val="0"/>
              <w:noProof/>
              <w:sz w:val="21"/>
              <w:szCs w:val="24"/>
            </w:rPr>
          </w:pPr>
          <w:del w:id="741" w:author="松山 ファミリー" w:date="2023-02-09T15:56:00Z">
            <w:r w:rsidRPr="00083758" w:rsidDel="00083758">
              <w:rPr>
                <w:rPrChange w:id="742" w:author="松山 ファミリー" w:date="2023-02-09T15:56:00Z">
                  <w:rPr>
                    <w:rStyle w:val="a9"/>
                    <w:rFonts w:ascii="Times New Roman" w:eastAsia="ＭＳ 明朝" w:hAnsi="Times New Roman" w:cs="Times New Roman"/>
                    <w:smallCaps w:val="0"/>
                    <w:noProof/>
                  </w:rPr>
                </w:rPrChange>
              </w:rPr>
              <w:delText>4.3.</w:delText>
            </w:r>
            <w:r w:rsidDel="00083758">
              <w:rPr>
                <w:rFonts w:eastAsiaTheme="minorEastAsia"/>
                <w:smallCaps w:val="0"/>
                <w:noProof/>
                <w:sz w:val="21"/>
                <w:szCs w:val="24"/>
              </w:rPr>
              <w:tab/>
            </w:r>
            <w:r w:rsidRPr="00083758" w:rsidDel="00083758">
              <w:rPr>
                <w:rFonts w:hint="eastAsia"/>
                <w:rPrChange w:id="743" w:author="松山 ファミリー" w:date="2023-02-09T15:56:00Z">
                  <w:rPr>
                    <w:rStyle w:val="a9"/>
                    <w:rFonts w:ascii="Times New Roman" w:eastAsia="ＭＳ 明朝" w:hAnsi="Times New Roman" w:cs="Times New Roman" w:hint="eastAsia"/>
                    <w:smallCaps w:val="0"/>
                    <w:noProof/>
                  </w:rPr>
                </w:rPrChange>
              </w:rPr>
              <w:delText>サイクリックボルタンメトリー</w:delText>
            </w:r>
            <w:r w:rsidRPr="00083758" w:rsidDel="00083758">
              <w:rPr>
                <w:rPrChange w:id="744" w:author="松山 ファミリー" w:date="2023-02-09T15:56:00Z">
                  <w:rPr>
                    <w:rStyle w:val="a9"/>
                    <w:rFonts w:ascii="Times New Roman" w:eastAsia="ＭＳ 明朝" w:hAnsi="Times New Roman" w:cs="Times New Roman"/>
                    <w:smallCaps w:val="0"/>
                    <w:noProof/>
                  </w:rPr>
                </w:rPrChange>
              </w:rPr>
              <w:delText>(CV)</w:delText>
            </w:r>
            <w:r w:rsidRPr="00083758" w:rsidDel="00083758">
              <w:rPr>
                <w:rFonts w:hint="eastAsia"/>
                <w:rPrChange w:id="745" w:author="松山 ファミリー" w:date="2023-02-09T15:56:00Z">
                  <w:rPr>
                    <w:rStyle w:val="a9"/>
                    <w:rFonts w:ascii="Times New Roman" w:eastAsia="ＭＳ 明朝" w:hAnsi="Times New Roman" w:cs="Times New Roman" w:hint="eastAsia"/>
                    <w:smallCaps w:val="0"/>
                    <w:noProof/>
                  </w:rPr>
                </w:rPrChange>
              </w:rPr>
              <w:delText>測定について</w:delText>
            </w:r>
            <w:r w:rsidDel="00083758">
              <w:rPr>
                <w:noProof/>
                <w:webHidden/>
              </w:rPr>
              <w:tab/>
              <w:delText>55</w:delText>
            </w:r>
          </w:del>
        </w:p>
        <w:p w14:paraId="71210852" w14:textId="76138DD8" w:rsidR="005109E7" w:rsidDel="00083758" w:rsidRDefault="005109E7">
          <w:pPr>
            <w:pStyle w:val="31"/>
            <w:tabs>
              <w:tab w:val="left" w:pos="1260"/>
              <w:tab w:val="right" w:leader="dot" w:pos="8494"/>
            </w:tabs>
            <w:rPr>
              <w:del w:id="746" w:author="松山 ファミリー" w:date="2023-02-09T15:56:00Z"/>
              <w:rFonts w:eastAsiaTheme="minorEastAsia"/>
              <w:iCs w:val="0"/>
              <w:noProof/>
              <w:sz w:val="21"/>
              <w:szCs w:val="24"/>
            </w:rPr>
          </w:pPr>
          <w:del w:id="747" w:author="松山 ファミリー" w:date="2023-02-09T15:56:00Z">
            <w:r w:rsidRPr="00083758" w:rsidDel="00083758">
              <w:rPr>
                <w:rPrChange w:id="748" w:author="松山 ファミリー" w:date="2023-02-09T15:56:00Z">
                  <w:rPr>
                    <w:rStyle w:val="a9"/>
                    <w:rFonts w:ascii="Times New Roman" w:eastAsia="ＭＳ 明朝" w:hAnsi="Times New Roman" w:cs="Times New Roman"/>
                    <w:iCs w:val="0"/>
                    <w:noProof/>
                  </w:rPr>
                </w:rPrChange>
              </w:rPr>
              <w:delText>4.3.1.</w:delText>
            </w:r>
            <w:r w:rsidDel="00083758">
              <w:rPr>
                <w:rFonts w:eastAsiaTheme="minorEastAsia"/>
                <w:iCs w:val="0"/>
                <w:noProof/>
                <w:sz w:val="21"/>
                <w:szCs w:val="24"/>
              </w:rPr>
              <w:tab/>
            </w:r>
            <w:r w:rsidRPr="00083758" w:rsidDel="00083758">
              <w:rPr>
                <w:rPrChange w:id="749" w:author="松山 ファミリー" w:date="2023-02-09T15:56:00Z">
                  <w:rPr>
                    <w:rStyle w:val="a9"/>
                    <w:rFonts w:ascii="Times New Roman" w:eastAsia="ＭＳ 明朝" w:hAnsi="Times New Roman" w:cs="Times New Roman"/>
                    <w:iCs w:val="0"/>
                    <w:noProof/>
                  </w:rPr>
                </w:rPrChange>
              </w:rPr>
              <w:delText>220415CP_para5μL CV</w:delText>
            </w:r>
            <w:r w:rsidRPr="00083758" w:rsidDel="00083758">
              <w:rPr>
                <w:rFonts w:hint="eastAsia"/>
                <w:rPrChange w:id="750" w:author="松山 ファミリー" w:date="2023-02-09T15:56:00Z">
                  <w:rPr>
                    <w:rStyle w:val="a9"/>
                    <w:rFonts w:ascii="Times New Roman" w:eastAsia="ＭＳ 明朝" w:hAnsi="Times New Roman" w:cs="Times New Roman" w:hint="eastAsia"/>
                    <w:iCs w:val="0"/>
                    <w:noProof/>
                  </w:rPr>
                </w:rPrChange>
              </w:rPr>
              <w:delText>結果</w:delText>
            </w:r>
            <w:r w:rsidDel="00083758">
              <w:rPr>
                <w:noProof/>
                <w:webHidden/>
              </w:rPr>
              <w:tab/>
              <w:delText>55</w:delText>
            </w:r>
          </w:del>
        </w:p>
        <w:p w14:paraId="1B493584" w14:textId="0A5311BF" w:rsidR="005109E7" w:rsidDel="00083758" w:rsidRDefault="005109E7">
          <w:pPr>
            <w:pStyle w:val="31"/>
            <w:tabs>
              <w:tab w:val="left" w:pos="1260"/>
              <w:tab w:val="right" w:leader="dot" w:pos="8494"/>
            </w:tabs>
            <w:rPr>
              <w:del w:id="751" w:author="松山 ファミリー" w:date="2023-02-09T15:56:00Z"/>
              <w:rFonts w:eastAsiaTheme="minorEastAsia"/>
              <w:iCs w:val="0"/>
              <w:noProof/>
              <w:sz w:val="21"/>
              <w:szCs w:val="24"/>
            </w:rPr>
          </w:pPr>
          <w:del w:id="752" w:author="松山 ファミリー" w:date="2023-02-09T15:56:00Z">
            <w:r w:rsidRPr="00083758" w:rsidDel="00083758">
              <w:rPr>
                <w:rPrChange w:id="753" w:author="松山 ファミリー" w:date="2023-02-09T15:56:00Z">
                  <w:rPr>
                    <w:rStyle w:val="a9"/>
                    <w:rFonts w:ascii="Times New Roman" w:eastAsia="ＭＳ 明朝" w:hAnsi="Times New Roman" w:cs="Times New Roman"/>
                    <w:iCs w:val="0"/>
                    <w:noProof/>
                  </w:rPr>
                </w:rPrChange>
              </w:rPr>
              <w:delText>4.3.2.</w:delText>
            </w:r>
            <w:r w:rsidDel="00083758">
              <w:rPr>
                <w:rFonts w:eastAsiaTheme="minorEastAsia"/>
                <w:iCs w:val="0"/>
                <w:noProof/>
                <w:sz w:val="21"/>
                <w:szCs w:val="24"/>
              </w:rPr>
              <w:tab/>
            </w:r>
            <w:r w:rsidRPr="00083758" w:rsidDel="00083758">
              <w:rPr>
                <w:rPrChange w:id="754" w:author="松山 ファミリー" w:date="2023-02-09T15:56:00Z">
                  <w:rPr>
                    <w:rStyle w:val="a9"/>
                    <w:rFonts w:ascii="Times New Roman" w:eastAsia="ＭＳ 明朝" w:hAnsi="Times New Roman" w:cs="Times New Roman"/>
                    <w:iCs w:val="0"/>
                    <w:noProof/>
                  </w:rPr>
                </w:rPrChange>
              </w:rPr>
              <w:delText>220415Cast_1_1</w:delText>
            </w:r>
            <w:r w:rsidRPr="00083758" w:rsidDel="00083758">
              <w:rPr>
                <w:rFonts w:hint="eastAsia"/>
                <w:rPrChange w:id="755" w:author="松山 ファミリー" w:date="2023-02-09T15:56:00Z">
                  <w:rPr>
                    <w:rStyle w:val="a9"/>
                    <w:rFonts w:ascii="Times New Roman" w:eastAsia="ＭＳ 明朝" w:hAnsi="Times New Roman" w:cs="Times New Roman" w:hint="eastAsia"/>
                    <w:iCs w:val="0"/>
                    <w:noProof/>
                  </w:rPr>
                </w:rPrChange>
              </w:rPr>
              <w:delText>回目</w:delText>
            </w:r>
            <w:r w:rsidRPr="00083758" w:rsidDel="00083758">
              <w:rPr>
                <w:rPrChange w:id="756" w:author="松山 ファミリー" w:date="2023-02-09T15:56:00Z">
                  <w:rPr>
                    <w:rStyle w:val="a9"/>
                    <w:rFonts w:ascii="Times New Roman" w:eastAsia="ＭＳ 明朝" w:hAnsi="Times New Roman" w:cs="Times New Roman"/>
                    <w:iCs w:val="0"/>
                    <w:noProof/>
                  </w:rPr>
                </w:rPrChange>
              </w:rPr>
              <w:delText xml:space="preserve"> CV</w:delText>
            </w:r>
            <w:r w:rsidRPr="00083758" w:rsidDel="00083758">
              <w:rPr>
                <w:rFonts w:hint="eastAsia"/>
                <w:rPrChange w:id="757" w:author="松山 ファミリー" w:date="2023-02-09T15:56:00Z">
                  <w:rPr>
                    <w:rStyle w:val="a9"/>
                    <w:rFonts w:ascii="Times New Roman" w:eastAsia="ＭＳ 明朝" w:hAnsi="Times New Roman" w:cs="Times New Roman" w:hint="eastAsia"/>
                    <w:iCs w:val="0"/>
                    <w:noProof/>
                  </w:rPr>
                </w:rPrChange>
              </w:rPr>
              <w:delText>結果</w:delText>
            </w:r>
            <w:r w:rsidDel="00083758">
              <w:rPr>
                <w:noProof/>
                <w:webHidden/>
              </w:rPr>
              <w:tab/>
              <w:delText>57</w:delText>
            </w:r>
          </w:del>
        </w:p>
        <w:p w14:paraId="6296C904" w14:textId="09EBD97B" w:rsidR="005109E7" w:rsidDel="00083758" w:rsidRDefault="005109E7">
          <w:pPr>
            <w:pStyle w:val="31"/>
            <w:tabs>
              <w:tab w:val="left" w:pos="1260"/>
              <w:tab w:val="right" w:leader="dot" w:pos="8494"/>
            </w:tabs>
            <w:rPr>
              <w:del w:id="758" w:author="松山 ファミリー" w:date="2023-02-09T15:56:00Z"/>
              <w:rFonts w:eastAsiaTheme="minorEastAsia"/>
              <w:iCs w:val="0"/>
              <w:noProof/>
              <w:sz w:val="21"/>
              <w:szCs w:val="24"/>
            </w:rPr>
          </w:pPr>
          <w:del w:id="759" w:author="松山 ファミリー" w:date="2023-02-09T15:56:00Z">
            <w:r w:rsidRPr="00083758" w:rsidDel="00083758">
              <w:rPr>
                <w:rPrChange w:id="760" w:author="松山 ファミリー" w:date="2023-02-09T15:56:00Z">
                  <w:rPr>
                    <w:rStyle w:val="a9"/>
                    <w:rFonts w:ascii="Times New Roman" w:eastAsia="ＭＳ 明朝" w:hAnsi="Times New Roman" w:cs="Times New Roman"/>
                    <w:iCs w:val="0"/>
                    <w:noProof/>
                  </w:rPr>
                </w:rPrChange>
              </w:rPr>
              <w:delText>4.3.3.</w:delText>
            </w:r>
            <w:r w:rsidDel="00083758">
              <w:rPr>
                <w:rFonts w:eastAsiaTheme="minorEastAsia"/>
                <w:iCs w:val="0"/>
                <w:noProof/>
                <w:sz w:val="21"/>
                <w:szCs w:val="24"/>
              </w:rPr>
              <w:tab/>
            </w:r>
            <w:r w:rsidRPr="00083758" w:rsidDel="00083758">
              <w:rPr>
                <w:rPrChange w:id="761" w:author="松山 ファミリー" w:date="2023-02-09T15:56:00Z">
                  <w:rPr>
                    <w:rStyle w:val="a9"/>
                    <w:rFonts w:ascii="Times New Roman" w:eastAsia="ＭＳ 明朝" w:hAnsi="Times New Roman" w:cs="Times New Roman"/>
                    <w:iCs w:val="0"/>
                    <w:noProof/>
                  </w:rPr>
                </w:rPrChange>
              </w:rPr>
              <w:delText>220906CP_Cell0.2g_2_1</w:delText>
            </w:r>
            <w:r w:rsidRPr="00083758" w:rsidDel="00083758">
              <w:rPr>
                <w:rFonts w:hint="eastAsia"/>
                <w:rPrChange w:id="762" w:author="松山 ファミリー" w:date="2023-02-09T15:56:00Z">
                  <w:rPr>
                    <w:rStyle w:val="a9"/>
                    <w:rFonts w:ascii="Times New Roman" w:eastAsia="ＭＳ 明朝" w:hAnsi="Times New Roman" w:cs="Times New Roman" w:hint="eastAsia"/>
                    <w:iCs w:val="0"/>
                    <w:noProof/>
                  </w:rPr>
                </w:rPrChange>
              </w:rPr>
              <w:delText>回目</w:delText>
            </w:r>
            <w:r w:rsidRPr="00083758" w:rsidDel="00083758">
              <w:rPr>
                <w:rPrChange w:id="763" w:author="松山 ファミリー" w:date="2023-02-09T15:56:00Z">
                  <w:rPr>
                    <w:rStyle w:val="a9"/>
                    <w:rFonts w:ascii="Times New Roman" w:eastAsia="ＭＳ 明朝" w:hAnsi="Times New Roman" w:cs="Times New Roman"/>
                    <w:iCs w:val="0"/>
                    <w:noProof/>
                  </w:rPr>
                </w:rPrChange>
              </w:rPr>
              <w:delText xml:space="preserve"> CV</w:delText>
            </w:r>
            <w:r w:rsidRPr="00083758" w:rsidDel="00083758">
              <w:rPr>
                <w:rFonts w:hint="eastAsia"/>
                <w:rPrChange w:id="764" w:author="松山 ファミリー" w:date="2023-02-09T15:56:00Z">
                  <w:rPr>
                    <w:rStyle w:val="a9"/>
                    <w:rFonts w:ascii="Times New Roman" w:eastAsia="ＭＳ 明朝" w:hAnsi="Times New Roman" w:cs="Times New Roman" w:hint="eastAsia"/>
                    <w:iCs w:val="0"/>
                    <w:noProof/>
                  </w:rPr>
                </w:rPrChange>
              </w:rPr>
              <w:delText>結果</w:delText>
            </w:r>
            <w:r w:rsidDel="00083758">
              <w:rPr>
                <w:noProof/>
                <w:webHidden/>
              </w:rPr>
              <w:tab/>
              <w:delText>59</w:delText>
            </w:r>
          </w:del>
        </w:p>
        <w:p w14:paraId="4DAA83E8" w14:textId="1ADACCBF" w:rsidR="005109E7" w:rsidDel="00083758" w:rsidRDefault="005109E7">
          <w:pPr>
            <w:pStyle w:val="31"/>
            <w:tabs>
              <w:tab w:val="left" w:pos="1260"/>
              <w:tab w:val="right" w:leader="dot" w:pos="8494"/>
            </w:tabs>
            <w:rPr>
              <w:del w:id="765" w:author="松山 ファミリー" w:date="2023-02-09T15:56:00Z"/>
              <w:rFonts w:eastAsiaTheme="minorEastAsia"/>
              <w:iCs w:val="0"/>
              <w:noProof/>
              <w:sz w:val="21"/>
              <w:szCs w:val="24"/>
            </w:rPr>
          </w:pPr>
          <w:del w:id="766" w:author="松山 ファミリー" w:date="2023-02-09T15:56:00Z">
            <w:r w:rsidRPr="00083758" w:rsidDel="00083758">
              <w:rPr>
                <w:rPrChange w:id="767" w:author="松山 ファミリー" w:date="2023-02-09T15:56:00Z">
                  <w:rPr>
                    <w:rStyle w:val="a9"/>
                    <w:rFonts w:ascii="Times New Roman" w:eastAsia="ＭＳ 明朝" w:hAnsi="Times New Roman" w:cs="Times New Roman"/>
                    <w:iCs w:val="0"/>
                    <w:noProof/>
                  </w:rPr>
                </w:rPrChange>
              </w:rPr>
              <w:delText>4.3.4.</w:delText>
            </w:r>
            <w:r w:rsidDel="00083758">
              <w:rPr>
                <w:rFonts w:eastAsiaTheme="minorEastAsia"/>
                <w:iCs w:val="0"/>
                <w:noProof/>
                <w:sz w:val="21"/>
                <w:szCs w:val="24"/>
              </w:rPr>
              <w:tab/>
            </w:r>
            <w:r w:rsidRPr="00083758" w:rsidDel="00083758">
              <w:rPr>
                <w:rPrChange w:id="768" w:author="松山 ファミリー" w:date="2023-02-09T15:56:00Z">
                  <w:rPr>
                    <w:rStyle w:val="a9"/>
                    <w:rFonts w:ascii="Times New Roman" w:eastAsia="ＭＳ 明朝" w:hAnsi="Times New Roman" w:cs="Times New Roman"/>
                    <w:iCs w:val="0"/>
                    <w:noProof/>
                  </w:rPr>
                </w:rPrChange>
              </w:rPr>
              <w:delText>220906CP_naf5μL_1 CV</w:delText>
            </w:r>
            <w:r w:rsidRPr="00083758" w:rsidDel="00083758">
              <w:rPr>
                <w:rFonts w:hint="eastAsia"/>
                <w:rPrChange w:id="769" w:author="松山 ファミリー" w:date="2023-02-09T15:56:00Z">
                  <w:rPr>
                    <w:rStyle w:val="a9"/>
                    <w:rFonts w:ascii="Times New Roman" w:eastAsia="ＭＳ 明朝" w:hAnsi="Times New Roman" w:cs="Times New Roman" w:hint="eastAsia"/>
                    <w:iCs w:val="0"/>
                    <w:noProof/>
                  </w:rPr>
                </w:rPrChange>
              </w:rPr>
              <w:delText>結果</w:delText>
            </w:r>
            <w:r w:rsidDel="00083758">
              <w:rPr>
                <w:noProof/>
                <w:webHidden/>
              </w:rPr>
              <w:tab/>
              <w:delText>61</w:delText>
            </w:r>
          </w:del>
        </w:p>
        <w:p w14:paraId="219332E0" w14:textId="20C49306" w:rsidR="005109E7" w:rsidDel="00083758" w:rsidRDefault="005109E7">
          <w:pPr>
            <w:pStyle w:val="31"/>
            <w:tabs>
              <w:tab w:val="left" w:pos="1260"/>
              <w:tab w:val="right" w:leader="dot" w:pos="8494"/>
            </w:tabs>
            <w:rPr>
              <w:del w:id="770" w:author="松山 ファミリー" w:date="2023-02-09T15:56:00Z"/>
              <w:rFonts w:eastAsiaTheme="minorEastAsia"/>
              <w:iCs w:val="0"/>
              <w:noProof/>
              <w:sz w:val="21"/>
              <w:szCs w:val="24"/>
            </w:rPr>
          </w:pPr>
          <w:del w:id="771" w:author="松山 ファミリー" w:date="2023-02-09T15:56:00Z">
            <w:r w:rsidRPr="00083758" w:rsidDel="00083758">
              <w:rPr>
                <w:rPrChange w:id="772" w:author="松山 ファミリー" w:date="2023-02-09T15:56:00Z">
                  <w:rPr>
                    <w:rStyle w:val="a9"/>
                    <w:rFonts w:ascii="Times New Roman" w:eastAsia="ＭＳ 明朝" w:hAnsi="Times New Roman" w:cs="Times New Roman"/>
                    <w:iCs w:val="0"/>
                    <w:noProof/>
                  </w:rPr>
                </w:rPrChange>
              </w:rPr>
              <w:delText>4.3.5.</w:delText>
            </w:r>
            <w:r w:rsidDel="00083758">
              <w:rPr>
                <w:rFonts w:eastAsiaTheme="minorEastAsia"/>
                <w:iCs w:val="0"/>
                <w:noProof/>
                <w:sz w:val="21"/>
                <w:szCs w:val="24"/>
              </w:rPr>
              <w:tab/>
            </w:r>
            <w:r w:rsidRPr="00083758" w:rsidDel="00083758">
              <w:rPr>
                <w:rPrChange w:id="773" w:author="松山 ファミリー" w:date="2023-02-09T15:56:00Z">
                  <w:rPr>
                    <w:rStyle w:val="a9"/>
                    <w:rFonts w:ascii="Times New Roman" w:eastAsia="ＭＳ 明朝" w:hAnsi="Times New Roman" w:cs="Times New Roman"/>
                    <w:iCs w:val="0"/>
                    <w:noProof/>
                  </w:rPr>
                </w:rPrChange>
              </w:rPr>
              <w:delText>220914CP_ cell500μL CV</w:delText>
            </w:r>
            <w:r w:rsidRPr="00083758" w:rsidDel="00083758">
              <w:rPr>
                <w:rFonts w:hint="eastAsia"/>
                <w:rPrChange w:id="774" w:author="松山 ファミリー" w:date="2023-02-09T15:56:00Z">
                  <w:rPr>
                    <w:rStyle w:val="a9"/>
                    <w:rFonts w:ascii="Times New Roman" w:eastAsia="ＭＳ 明朝" w:hAnsi="Times New Roman" w:cs="Times New Roman" w:hint="eastAsia"/>
                    <w:iCs w:val="0"/>
                    <w:noProof/>
                  </w:rPr>
                </w:rPrChange>
              </w:rPr>
              <w:delText>結果</w:delText>
            </w:r>
            <w:r w:rsidDel="00083758">
              <w:rPr>
                <w:noProof/>
                <w:webHidden/>
              </w:rPr>
              <w:tab/>
              <w:delText>62</w:delText>
            </w:r>
          </w:del>
        </w:p>
        <w:p w14:paraId="27137BD1" w14:textId="0FF14B86" w:rsidR="005109E7" w:rsidDel="00083758" w:rsidRDefault="005109E7">
          <w:pPr>
            <w:pStyle w:val="21"/>
            <w:tabs>
              <w:tab w:val="left" w:pos="840"/>
              <w:tab w:val="right" w:leader="dot" w:pos="8494"/>
            </w:tabs>
            <w:rPr>
              <w:del w:id="775" w:author="松山 ファミリー" w:date="2023-02-09T15:56:00Z"/>
              <w:rFonts w:eastAsiaTheme="minorEastAsia"/>
              <w:smallCaps w:val="0"/>
              <w:noProof/>
              <w:sz w:val="21"/>
              <w:szCs w:val="24"/>
            </w:rPr>
          </w:pPr>
          <w:del w:id="776" w:author="松山 ファミリー" w:date="2023-02-09T15:56:00Z">
            <w:r w:rsidRPr="00083758" w:rsidDel="00083758">
              <w:rPr>
                <w:rPrChange w:id="777" w:author="松山 ファミリー" w:date="2023-02-09T15:56:00Z">
                  <w:rPr>
                    <w:rStyle w:val="a9"/>
                    <w:rFonts w:ascii="Times New Roman" w:eastAsia="ＭＳ 明朝" w:hAnsi="Times New Roman" w:cs="Times New Roman"/>
                    <w:smallCaps w:val="0"/>
                    <w:noProof/>
                  </w:rPr>
                </w:rPrChange>
              </w:rPr>
              <w:delText>4.4.</w:delText>
            </w:r>
            <w:r w:rsidDel="00083758">
              <w:rPr>
                <w:rFonts w:eastAsiaTheme="minorEastAsia"/>
                <w:smallCaps w:val="0"/>
                <w:noProof/>
                <w:sz w:val="21"/>
                <w:szCs w:val="24"/>
              </w:rPr>
              <w:tab/>
            </w:r>
            <w:r w:rsidRPr="00083758" w:rsidDel="00083758">
              <w:rPr>
                <w:rFonts w:hint="eastAsia"/>
                <w:rPrChange w:id="778" w:author="松山 ファミリー" w:date="2023-02-09T15:56:00Z">
                  <w:rPr>
                    <w:rStyle w:val="a9"/>
                    <w:rFonts w:ascii="Times New Roman" w:eastAsia="ＭＳ 明朝" w:hAnsi="Times New Roman" w:cs="Times New Roman" w:hint="eastAsia"/>
                    <w:smallCaps w:val="0"/>
                    <w:noProof/>
                  </w:rPr>
                </w:rPrChange>
              </w:rPr>
              <w:delText>クロノアンペロメトリー</w:delText>
            </w:r>
            <w:r w:rsidRPr="00083758" w:rsidDel="00083758">
              <w:rPr>
                <w:rPrChange w:id="779" w:author="松山 ファミリー" w:date="2023-02-09T15:56:00Z">
                  <w:rPr>
                    <w:rStyle w:val="a9"/>
                    <w:rFonts w:ascii="Times New Roman" w:eastAsia="ＭＳ 明朝" w:hAnsi="Times New Roman" w:cs="Times New Roman"/>
                    <w:smallCaps w:val="0"/>
                    <w:noProof/>
                  </w:rPr>
                </w:rPrChange>
              </w:rPr>
              <w:delText>(CA)</w:delText>
            </w:r>
            <w:r w:rsidRPr="00083758" w:rsidDel="00083758">
              <w:rPr>
                <w:rFonts w:hint="eastAsia"/>
                <w:rPrChange w:id="780" w:author="松山 ファミリー" w:date="2023-02-09T15:56:00Z">
                  <w:rPr>
                    <w:rStyle w:val="a9"/>
                    <w:rFonts w:ascii="Times New Roman" w:eastAsia="ＭＳ 明朝" w:hAnsi="Times New Roman" w:cs="Times New Roman" w:hint="eastAsia"/>
                    <w:smallCaps w:val="0"/>
                    <w:noProof/>
                  </w:rPr>
                </w:rPrChange>
              </w:rPr>
              <w:delText>測定について</w:delText>
            </w:r>
            <w:r w:rsidDel="00083758">
              <w:rPr>
                <w:noProof/>
                <w:webHidden/>
              </w:rPr>
              <w:tab/>
              <w:delText>63</w:delText>
            </w:r>
          </w:del>
        </w:p>
        <w:p w14:paraId="3181BC7F" w14:textId="14C9E8A7" w:rsidR="005109E7" w:rsidDel="00083758" w:rsidRDefault="005109E7">
          <w:pPr>
            <w:pStyle w:val="31"/>
            <w:tabs>
              <w:tab w:val="left" w:pos="1260"/>
              <w:tab w:val="right" w:leader="dot" w:pos="8494"/>
            </w:tabs>
            <w:rPr>
              <w:del w:id="781" w:author="松山 ファミリー" w:date="2023-02-09T15:56:00Z"/>
              <w:rFonts w:eastAsiaTheme="minorEastAsia"/>
              <w:iCs w:val="0"/>
              <w:noProof/>
              <w:sz w:val="21"/>
              <w:szCs w:val="24"/>
            </w:rPr>
          </w:pPr>
          <w:del w:id="782" w:author="松山 ファミリー" w:date="2023-02-09T15:56:00Z">
            <w:r w:rsidRPr="00083758" w:rsidDel="00083758">
              <w:rPr>
                <w:rPrChange w:id="783" w:author="松山 ファミリー" w:date="2023-02-09T15:56:00Z">
                  <w:rPr>
                    <w:rStyle w:val="a9"/>
                    <w:rFonts w:ascii="Times New Roman" w:eastAsia="ＭＳ 明朝" w:hAnsi="Times New Roman" w:cs="Times New Roman"/>
                    <w:iCs w:val="0"/>
                    <w:noProof/>
                  </w:rPr>
                </w:rPrChange>
              </w:rPr>
              <w:delText>4.4.1.</w:delText>
            </w:r>
            <w:r w:rsidDel="00083758">
              <w:rPr>
                <w:rFonts w:eastAsiaTheme="minorEastAsia"/>
                <w:iCs w:val="0"/>
                <w:noProof/>
                <w:sz w:val="21"/>
                <w:szCs w:val="24"/>
              </w:rPr>
              <w:tab/>
            </w:r>
            <w:r w:rsidRPr="00083758" w:rsidDel="00083758">
              <w:rPr>
                <w:rPrChange w:id="784" w:author="松山 ファミリー" w:date="2023-02-09T15:56:00Z">
                  <w:rPr>
                    <w:rStyle w:val="a9"/>
                    <w:rFonts w:ascii="Times New Roman" w:eastAsia="ＭＳ 明朝" w:hAnsi="Times New Roman" w:cs="Times New Roman"/>
                    <w:iCs w:val="0"/>
                    <w:noProof/>
                  </w:rPr>
                </w:rPrChange>
              </w:rPr>
              <w:delText>220415Cast_1_2</w:delText>
            </w:r>
            <w:r w:rsidRPr="00083758" w:rsidDel="00083758">
              <w:rPr>
                <w:rFonts w:hint="eastAsia"/>
                <w:rPrChange w:id="785" w:author="松山 ファミリー" w:date="2023-02-09T15:56:00Z">
                  <w:rPr>
                    <w:rStyle w:val="a9"/>
                    <w:rFonts w:ascii="Times New Roman" w:eastAsia="ＭＳ 明朝" w:hAnsi="Times New Roman" w:cs="Times New Roman" w:hint="eastAsia"/>
                    <w:iCs w:val="0"/>
                    <w:noProof/>
                  </w:rPr>
                </w:rPrChange>
              </w:rPr>
              <w:delText>回目</w:delText>
            </w:r>
            <w:r w:rsidRPr="00083758" w:rsidDel="00083758">
              <w:rPr>
                <w:rPrChange w:id="786" w:author="松山 ファミリー" w:date="2023-02-09T15:56:00Z">
                  <w:rPr>
                    <w:rStyle w:val="a9"/>
                    <w:rFonts w:ascii="Times New Roman" w:eastAsia="ＭＳ 明朝" w:hAnsi="Times New Roman" w:cs="Times New Roman"/>
                    <w:iCs w:val="0"/>
                    <w:noProof/>
                  </w:rPr>
                </w:rPrChange>
              </w:rPr>
              <w:delText xml:space="preserve"> CA</w:delText>
            </w:r>
            <w:r w:rsidRPr="00083758" w:rsidDel="00083758">
              <w:rPr>
                <w:rFonts w:hint="eastAsia"/>
                <w:rPrChange w:id="787" w:author="松山 ファミリー" w:date="2023-02-09T15:56:00Z">
                  <w:rPr>
                    <w:rStyle w:val="a9"/>
                    <w:rFonts w:ascii="Times New Roman" w:eastAsia="ＭＳ 明朝" w:hAnsi="Times New Roman" w:cs="Times New Roman" w:hint="eastAsia"/>
                    <w:iCs w:val="0"/>
                    <w:noProof/>
                  </w:rPr>
                </w:rPrChange>
              </w:rPr>
              <w:delText>結果</w:delText>
            </w:r>
            <w:r w:rsidDel="00083758">
              <w:rPr>
                <w:noProof/>
                <w:webHidden/>
              </w:rPr>
              <w:tab/>
              <w:delText>63</w:delText>
            </w:r>
          </w:del>
        </w:p>
        <w:p w14:paraId="5929171F" w14:textId="2F65CC2E" w:rsidR="005109E7" w:rsidDel="00083758" w:rsidRDefault="005109E7">
          <w:pPr>
            <w:pStyle w:val="31"/>
            <w:tabs>
              <w:tab w:val="left" w:pos="1260"/>
              <w:tab w:val="right" w:leader="dot" w:pos="8494"/>
            </w:tabs>
            <w:rPr>
              <w:del w:id="788" w:author="松山 ファミリー" w:date="2023-02-09T15:56:00Z"/>
              <w:rFonts w:eastAsiaTheme="minorEastAsia"/>
              <w:iCs w:val="0"/>
              <w:noProof/>
              <w:sz w:val="21"/>
              <w:szCs w:val="24"/>
            </w:rPr>
          </w:pPr>
          <w:del w:id="789" w:author="松山 ファミリー" w:date="2023-02-09T15:56:00Z">
            <w:r w:rsidRPr="00083758" w:rsidDel="00083758">
              <w:rPr>
                <w:rPrChange w:id="790" w:author="松山 ファミリー" w:date="2023-02-09T15:56:00Z">
                  <w:rPr>
                    <w:rStyle w:val="a9"/>
                    <w:rFonts w:ascii="Times New Roman" w:eastAsia="ＭＳ 明朝" w:hAnsi="Times New Roman" w:cs="Times New Roman"/>
                    <w:iCs w:val="0"/>
                    <w:noProof/>
                  </w:rPr>
                </w:rPrChange>
              </w:rPr>
              <w:delText>4.4.2.</w:delText>
            </w:r>
            <w:r w:rsidDel="00083758">
              <w:rPr>
                <w:rFonts w:eastAsiaTheme="minorEastAsia"/>
                <w:iCs w:val="0"/>
                <w:noProof/>
                <w:sz w:val="21"/>
                <w:szCs w:val="24"/>
              </w:rPr>
              <w:tab/>
            </w:r>
            <w:r w:rsidRPr="00083758" w:rsidDel="00083758">
              <w:rPr>
                <w:rPrChange w:id="791" w:author="松山 ファミリー" w:date="2023-02-09T15:56:00Z">
                  <w:rPr>
                    <w:rStyle w:val="a9"/>
                    <w:rFonts w:ascii="Times New Roman" w:eastAsia="ＭＳ 明朝" w:hAnsi="Times New Roman" w:cs="Times New Roman"/>
                    <w:iCs w:val="0"/>
                    <w:noProof/>
                  </w:rPr>
                </w:rPrChange>
              </w:rPr>
              <w:delText>220415Cast_2 CA</w:delText>
            </w:r>
            <w:r w:rsidRPr="00083758" w:rsidDel="00083758">
              <w:rPr>
                <w:rFonts w:hint="eastAsia"/>
                <w:rPrChange w:id="792" w:author="松山 ファミリー" w:date="2023-02-09T15:56:00Z">
                  <w:rPr>
                    <w:rStyle w:val="a9"/>
                    <w:rFonts w:ascii="Times New Roman" w:eastAsia="ＭＳ 明朝" w:hAnsi="Times New Roman" w:cs="Times New Roman" w:hint="eastAsia"/>
                    <w:iCs w:val="0"/>
                    <w:noProof/>
                  </w:rPr>
                </w:rPrChange>
              </w:rPr>
              <w:delText>結果</w:delText>
            </w:r>
            <w:r w:rsidDel="00083758">
              <w:rPr>
                <w:noProof/>
                <w:webHidden/>
              </w:rPr>
              <w:tab/>
              <w:delText>64</w:delText>
            </w:r>
          </w:del>
        </w:p>
        <w:p w14:paraId="1868E8F0" w14:textId="2D649C9D" w:rsidR="005109E7" w:rsidDel="00083758" w:rsidRDefault="005109E7">
          <w:pPr>
            <w:pStyle w:val="31"/>
            <w:tabs>
              <w:tab w:val="left" w:pos="1260"/>
              <w:tab w:val="right" w:leader="dot" w:pos="8494"/>
            </w:tabs>
            <w:rPr>
              <w:del w:id="793" w:author="松山 ファミリー" w:date="2023-02-09T15:56:00Z"/>
              <w:rFonts w:eastAsiaTheme="minorEastAsia"/>
              <w:iCs w:val="0"/>
              <w:noProof/>
              <w:sz w:val="21"/>
              <w:szCs w:val="24"/>
            </w:rPr>
          </w:pPr>
          <w:del w:id="794" w:author="松山 ファミリー" w:date="2023-02-09T15:56:00Z">
            <w:r w:rsidRPr="00083758" w:rsidDel="00083758">
              <w:rPr>
                <w:rPrChange w:id="795" w:author="松山 ファミリー" w:date="2023-02-09T15:56:00Z">
                  <w:rPr>
                    <w:rStyle w:val="a9"/>
                    <w:rFonts w:ascii="Times New Roman" w:eastAsia="ＭＳ 明朝" w:hAnsi="Times New Roman" w:cs="Times New Roman"/>
                    <w:iCs w:val="0"/>
                    <w:noProof/>
                  </w:rPr>
                </w:rPrChange>
              </w:rPr>
              <w:delText>4.4.3.</w:delText>
            </w:r>
            <w:r w:rsidDel="00083758">
              <w:rPr>
                <w:rFonts w:eastAsiaTheme="minorEastAsia"/>
                <w:iCs w:val="0"/>
                <w:noProof/>
                <w:sz w:val="21"/>
                <w:szCs w:val="24"/>
              </w:rPr>
              <w:tab/>
            </w:r>
            <w:r w:rsidRPr="00083758" w:rsidDel="00083758">
              <w:rPr>
                <w:rPrChange w:id="796" w:author="松山 ファミリー" w:date="2023-02-09T15:56:00Z">
                  <w:rPr>
                    <w:rStyle w:val="a9"/>
                    <w:rFonts w:ascii="Times New Roman" w:eastAsia="ＭＳ 明朝" w:hAnsi="Times New Roman" w:cs="Times New Roman"/>
                    <w:iCs w:val="0"/>
                    <w:noProof/>
                  </w:rPr>
                </w:rPrChange>
              </w:rPr>
              <w:delText>220415CP_cell0.02g CA</w:delText>
            </w:r>
            <w:r w:rsidRPr="00083758" w:rsidDel="00083758">
              <w:rPr>
                <w:rFonts w:hint="eastAsia"/>
                <w:rPrChange w:id="797" w:author="松山 ファミリー" w:date="2023-02-09T15:56:00Z">
                  <w:rPr>
                    <w:rStyle w:val="a9"/>
                    <w:rFonts w:ascii="Times New Roman" w:eastAsia="ＭＳ 明朝" w:hAnsi="Times New Roman" w:cs="Times New Roman" w:hint="eastAsia"/>
                    <w:iCs w:val="0"/>
                    <w:noProof/>
                  </w:rPr>
                </w:rPrChange>
              </w:rPr>
              <w:delText>結果</w:delText>
            </w:r>
            <w:r w:rsidDel="00083758">
              <w:rPr>
                <w:noProof/>
                <w:webHidden/>
              </w:rPr>
              <w:tab/>
              <w:delText>65</w:delText>
            </w:r>
          </w:del>
        </w:p>
        <w:p w14:paraId="0BBD0F84" w14:textId="53F40766" w:rsidR="005109E7" w:rsidDel="00083758" w:rsidRDefault="005109E7">
          <w:pPr>
            <w:pStyle w:val="31"/>
            <w:tabs>
              <w:tab w:val="left" w:pos="1260"/>
              <w:tab w:val="right" w:leader="dot" w:pos="8494"/>
            </w:tabs>
            <w:rPr>
              <w:del w:id="798" w:author="松山 ファミリー" w:date="2023-02-09T15:56:00Z"/>
              <w:rFonts w:eastAsiaTheme="minorEastAsia"/>
              <w:iCs w:val="0"/>
              <w:noProof/>
              <w:sz w:val="21"/>
              <w:szCs w:val="24"/>
            </w:rPr>
          </w:pPr>
          <w:del w:id="799" w:author="松山 ファミリー" w:date="2023-02-09T15:56:00Z">
            <w:r w:rsidRPr="00083758" w:rsidDel="00083758">
              <w:rPr>
                <w:rPrChange w:id="800" w:author="松山 ファミリー" w:date="2023-02-09T15:56:00Z">
                  <w:rPr>
                    <w:rStyle w:val="a9"/>
                    <w:rFonts w:ascii="Times New Roman" w:eastAsia="ＭＳ 明朝" w:hAnsi="Times New Roman" w:cs="Times New Roman"/>
                    <w:iCs w:val="0"/>
                    <w:noProof/>
                  </w:rPr>
                </w:rPrChange>
              </w:rPr>
              <w:delText>4.4.4.</w:delText>
            </w:r>
            <w:r w:rsidDel="00083758">
              <w:rPr>
                <w:rFonts w:eastAsiaTheme="minorEastAsia"/>
                <w:iCs w:val="0"/>
                <w:noProof/>
                <w:sz w:val="21"/>
                <w:szCs w:val="24"/>
              </w:rPr>
              <w:tab/>
            </w:r>
            <w:r w:rsidRPr="00083758" w:rsidDel="00083758">
              <w:rPr>
                <w:rPrChange w:id="801" w:author="松山 ファミリー" w:date="2023-02-09T15:56:00Z">
                  <w:rPr>
                    <w:rStyle w:val="a9"/>
                    <w:rFonts w:ascii="Times New Roman" w:eastAsia="ＭＳ 明朝" w:hAnsi="Times New Roman" w:cs="Times New Roman"/>
                    <w:iCs w:val="0"/>
                    <w:noProof/>
                  </w:rPr>
                </w:rPrChange>
              </w:rPr>
              <w:delText>220415CP_cell0.2g_1</w:delText>
            </w:r>
            <w:r w:rsidRPr="00083758" w:rsidDel="00083758">
              <w:rPr>
                <w:rFonts w:hint="eastAsia"/>
                <w:rPrChange w:id="802" w:author="松山 ファミリー" w:date="2023-02-09T15:56:00Z">
                  <w:rPr>
                    <w:rStyle w:val="a9"/>
                    <w:rFonts w:ascii="Times New Roman" w:eastAsia="ＭＳ 明朝" w:hAnsi="Times New Roman" w:cs="Times New Roman" w:hint="eastAsia"/>
                    <w:iCs w:val="0"/>
                    <w:noProof/>
                  </w:rPr>
                </w:rPrChange>
              </w:rPr>
              <w:delText>回目</w:delText>
            </w:r>
            <w:r w:rsidRPr="00083758" w:rsidDel="00083758">
              <w:rPr>
                <w:rPrChange w:id="803" w:author="松山 ファミリー" w:date="2023-02-09T15:56:00Z">
                  <w:rPr>
                    <w:rStyle w:val="a9"/>
                    <w:rFonts w:ascii="Times New Roman" w:eastAsia="ＭＳ 明朝" w:hAnsi="Times New Roman" w:cs="Times New Roman"/>
                    <w:iCs w:val="0"/>
                    <w:noProof/>
                  </w:rPr>
                </w:rPrChange>
              </w:rPr>
              <w:delText xml:space="preserve"> CA</w:delText>
            </w:r>
            <w:r w:rsidRPr="00083758" w:rsidDel="00083758">
              <w:rPr>
                <w:rFonts w:hint="eastAsia"/>
                <w:rPrChange w:id="804" w:author="松山 ファミリー" w:date="2023-02-09T15:56:00Z">
                  <w:rPr>
                    <w:rStyle w:val="a9"/>
                    <w:rFonts w:ascii="Times New Roman" w:eastAsia="ＭＳ 明朝" w:hAnsi="Times New Roman" w:cs="Times New Roman" w:hint="eastAsia"/>
                    <w:iCs w:val="0"/>
                    <w:noProof/>
                  </w:rPr>
                </w:rPrChange>
              </w:rPr>
              <w:delText>結果</w:delText>
            </w:r>
            <w:r w:rsidDel="00083758">
              <w:rPr>
                <w:noProof/>
                <w:webHidden/>
              </w:rPr>
              <w:tab/>
              <w:delText>66</w:delText>
            </w:r>
          </w:del>
        </w:p>
        <w:p w14:paraId="6F08E3A3" w14:textId="4B6FBE31" w:rsidR="005109E7" w:rsidDel="00083758" w:rsidRDefault="005109E7">
          <w:pPr>
            <w:pStyle w:val="31"/>
            <w:tabs>
              <w:tab w:val="left" w:pos="1260"/>
              <w:tab w:val="right" w:leader="dot" w:pos="8494"/>
            </w:tabs>
            <w:rPr>
              <w:del w:id="805" w:author="松山 ファミリー" w:date="2023-02-09T15:56:00Z"/>
              <w:rFonts w:eastAsiaTheme="minorEastAsia"/>
              <w:iCs w:val="0"/>
              <w:noProof/>
              <w:sz w:val="21"/>
              <w:szCs w:val="24"/>
            </w:rPr>
          </w:pPr>
          <w:del w:id="806" w:author="松山 ファミリー" w:date="2023-02-09T15:56:00Z">
            <w:r w:rsidRPr="00083758" w:rsidDel="00083758">
              <w:rPr>
                <w:rPrChange w:id="807" w:author="松山 ファミリー" w:date="2023-02-09T15:56:00Z">
                  <w:rPr>
                    <w:rStyle w:val="a9"/>
                    <w:rFonts w:ascii="Times New Roman" w:eastAsia="ＭＳ 明朝" w:hAnsi="Times New Roman" w:cs="Times New Roman"/>
                    <w:iCs w:val="0"/>
                    <w:noProof/>
                  </w:rPr>
                </w:rPrChange>
              </w:rPr>
              <w:delText>4.4.5.</w:delText>
            </w:r>
            <w:r w:rsidDel="00083758">
              <w:rPr>
                <w:rFonts w:eastAsiaTheme="minorEastAsia"/>
                <w:iCs w:val="0"/>
                <w:noProof/>
                <w:sz w:val="21"/>
                <w:szCs w:val="24"/>
              </w:rPr>
              <w:tab/>
            </w:r>
            <w:r w:rsidRPr="00083758" w:rsidDel="00083758">
              <w:rPr>
                <w:rPrChange w:id="808" w:author="松山 ファミリー" w:date="2023-02-09T15:56:00Z">
                  <w:rPr>
                    <w:rStyle w:val="a9"/>
                    <w:rFonts w:ascii="Times New Roman" w:eastAsia="ＭＳ 明朝" w:hAnsi="Times New Roman" w:cs="Times New Roman"/>
                    <w:iCs w:val="0"/>
                    <w:noProof/>
                  </w:rPr>
                </w:rPrChange>
              </w:rPr>
              <w:delText>220415CP_cell0.2g_2</w:delText>
            </w:r>
            <w:r w:rsidRPr="00083758" w:rsidDel="00083758">
              <w:rPr>
                <w:rFonts w:hint="eastAsia"/>
                <w:rPrChange w:id="809" w:author="松山 ファミリー" w:date="2023-02-09T15:56:00Z">
                  <w:rPr>
                    <w:rStyle w:val="a9"/>
                    <w:rFonts w:ascii="Times New Roman" w:eastAsia="ＭＳ 明朝" w:hAnsi="Times New Roman" w:cs="Times New Roman" w:hint="eastAsia"/>
                    <w:iCs w:val="0"/>
                    <w:noProof/>
                  </w:rPr>
                </w:rPrChange>
              </w:rPr>
              <w:delText>回目</w:delText>
            </w:r>
            <w:r w:rsidRPr="00083758" w:rsidDel="00083758">
              <w:rPr>
                <w:rPrChange w:id="810" w:author="松山 ファミリー" w:date="2023-02-09T15:56:00Z">
                  <w:rPr>
                    <w:rStyle w:val="a9"/>
                    <w:rFonts w:ascii="Times New Roman" w:eastAsia="ＭＳ 明朝" w:hAnsi="Times New Roman" w:cs="Times New Roman"/>
                    <w:iCs w:val="0"/>
                    <w:noProof/>
                  </w:rPr>
                </w:rPrChange>
              </w:rPr>
              <w:delText xml:space="preserve"> CA</w:delText>
            </w:r>
            <w:r w:rsidRPr="00083758" w:rsidDel="00083758">
              <w:rPr>
                <w:rFonts w:hint="eastAsia"/>
                <w:rPrChange w:id="811" w:author="松山 ファミリー" w:date="2023-02-09T15:56:00Z">
                  <w:rPr>
                    <w:rStyle w:val="a9"/>
                    <w:rFonts w:ascii="Times New Roman" w:eastAsia="ＭＳ 明朝" w:hAnsi="Times New Roman" w:cs="Times New Roman" w:hint="eastAsia"/>
                    <w:iCs w:val="0"/>
                    <w:noProof/>
                  </w:rPr>
                </w:rPrChange>
              </w:rPr>
              <w:delText>結果</w:delText>
            </w:r>
            <w:r w:rsidDel="00083758">
              <w:rPr>
                <w:noProof/>
                <w:webHidden/>
              </w:rPr>
              <w:tab/>
              <w:delText>67</w:delText>
            </w:r>
          </w:del>
        </w:p>
        <w:p w14:paraId="4311D641" w14:textId="3F25AC89" w:rsidR="005109E7" w:rsidDel="00083758" w:rsidRDefault="005109E7">
          <w:pPr>
            <w:pStyle w:val="31"/>
            <w:tabs>
              <w:tab w:val="left" w:pos="1260"/>
              <w:tab w:val="right" w:leader="dot" w:pos="8494"/>
            </w:tabs>
            <w:rPr>
              <w:del w:id="812" w:author="松山 ファミリー" w:date="2023-02-09T15:56:00Z"/>
              <w:rFonts w:eastAsiaTheme="minorEastAsia"/>
              <w:iCs w:val="0"/>
              <w:noProof/>
              <w:sz w:val="21"/>
              <w:szCs w:val="24"/>
            </w:rPr>
          </w:pPr>
          <w:del w:id="813" w:author="松山 ファミリー" w:date="2023-02-09T15:56:00Z">
            <w:r w:rsidRPr="00083758" w:rsidDel="00083758">
              <w:rPr>
                <w:rPrChange w:id="814" w:author="松山 ファミリー" w:date="2023-02-09T15:56:00Z">
                  <w:rPr>
                    <w:rStyle w:val="a9"/>
                    <w:rFonts w:ascii="Times New Roman" w:eastAsia="ＭＳ 明朝" w:hAnsi="Times New Roman" w:cs="Times New Roman"/>
                    <w:iCs w:val="0"/>
                    <w:noProof/>
                  </w:rPr>
                </w:rPrChange>
              </w:rPr>
              <w:delText>4.4.6.</w:delText>
            </w:r>
            <w:r w:rsidDel="00083758">
              <w:rPr>
                <w:rFonts w:eastAsiaTheme="minorEastAsia"/>
                <w:iCs w:val="0"/>
                <w:noProof/>
                <w:sz w:val="21"/>
                <w:szCs w:val="24"/>
              </w:rPr>
              <w:tab/>
            </w:r>
            <w:r w:rsidRPr="00083758" w:rsidDel="00083758">
              <w:rPr>
                <w:rPrChange w:id="815" w:author="松山 ファミリー" w:date="2023-02-09T15:56:00Z">
                  <w:rPr>
                    <w:rStyle w:val="a9"/>
                    <w:rFonts w:ascii="Times New Roman" w:eastAsia="ＭＳ 明朝" w:hAnsi="Times New Roman" w:cs="Times New Roman"/>
                    <w:iCs w:val="0"/>
                    <w:noProof/>
                  </w:rPr>
                </w:rPrChange>
              </w:rPr>
              <w:delText>220415CP_cell0.2g_3</w:delText>
            </w:r>
            <w:r w:rsidRPr="00083758" w:rsidDel="00083758">
              <w:rPr>
                <w:rFonts w:hint="eastAsia"/>
                <w:rPrChange w:id="816" w:author="松山 ファミリー" w:date="2023-02-09T15:56:00Z">
                  <w:rPr>
                    <w:rStyle w:val="a9"/>
                    <w:rFonts w:ascii="Times New Roman" w:eastAsia="ＭＳ 明朝" w:hAnsi="Times New Roman" w:cs="Times New Roman" w:hint="eastAsia"/>
                    <w:iCs w:val="0"/>
                    <w:noProof/>
                  </w:rPr>
                </w:rPrChange>
              </w:rPr>
              <w:delText>回目</w:delText>
            </w:r>
            <w:r w:rsidRPr="00083758" w:rsidDel="00083758">
              <w:rPr>
                <w:rPrChange w:id="817" w:author="松山 ファミリー" w:date="2023-02-09T15:56:00Z">
                  <w:rPr>
                    <w:rStyle w:val="a9"/>
                    <w:rFonts w:ascii="Times New Roman" w:eastAsia="ＭＳ 明朝" w:hAnsi="Times New Roman" w:cs="Times New Roman"/>
                    <w:iCs w:val="0"/>
                    <w:noProof/>
                  </w:rPr>
                </w:rPrChange>
              </w:rPr>
              <w:delText xml:space="preserve"> CA</w:delText>
            </w:r>
            <w:r w:rsidRPr="00083758" w:rsidDel="00083758">
              <w:rPr>
                <w:rFonts w:hint="eastAsia"/>
                <w:rPrChange w:id="818" w:author="松山 ファミリー" w:date="2023-02-09T15:56:00Z">
                  <w:rPr>
                    <w:rStyle w:val="a9"/>
                    <w:rFonts w:ascii="Times New Roman" w:eastAsia="ＭＳ 明朝" w:hAnsi="Times New Roman" w:cs="Times New Roman" w:hint="eastAsia"/>
                    <w:iCs w:val="0"/>
                    <w:noProof/>
                  </w:rPr>
                </w:rPrChange>
              </w:rPr>
              <w:delText>結果</w:delText>
            </w:r>
            <w:r w:rsidDel="00083758">
              <w:rPr>
                <w:noProof/>
                <w:webHidden/>
              </w:rPr>
              <w:tab/>
              <w:delText>68</w:delText>
            </w:r>
          </w:del>
        </w:p>
        <w:p w14:paraId="1E556723" w14:textId="6B25DC32" w:rsidR="005109E7" w:rsidDel="00083758" w:rsidRDefault="005109E7">
          <w:pPr>
            <w:pStyle w:val="31"/>
            <w:tabs>
              <w:tab w:val="left" w:pos="1260"/>
              <w:tab w:val="right" w:leader="dot" w:pos="8494"/>
            </w:tabs>
            <w:rPr>
              <w:del w:id="819" w:author="松山 ファミリー" w:date="2023-02-09T15:56:00Z"/>
              <w:rFonts w:eastAsiaTheme="minorEastAsia"/>
              <w:iCs w:val="0"/>
              <w:noProof/>
              <w:sz w:val="21"/>
              <w:szCs w:val="24"/>
            </w:rPr>
          </w:pPr>
          <w:del w:id="820" w:author="松山 ファミリー" w:date="2023-02-09T15:56:00Z">
            <w:r w:rsidRPr="00083758" w:rsidDel="00083758">
              <w:rPr>
                <w:rPrChange w:id="821" w:author="松山 ファミリー" w:date="2023-02-09T15:56:00Z">
                  <w:rPr>
                    <w:rStyle w:val="a9"/>
                    <w:rFonts w:ascii="Times New Roman" w:eastAsia="ＭＳ 明朝" w:hAnsi="Times New Roman" w:cs="Times New Roman"/>
                    <w:iCs w:val="0"/>
                    <w:noProof/>
                  </w:rPr>
                </w:rPrChange>
              </w:rPr>
              <w:delText>4.4.7.</w:delText>
            </w:r>
            <w:r w:rsidDel="00083758">
              <w:rPr>
                <w:rFonts w:eastAsiaTheme="minorEastAsia"/>
                <w:iCs w:val="0"/>
                <w:noProof/>
                <w:sz w:val="21"/>
                <w:szCs w:val="24"/>
              </w:rPr>
              <w:tab/>
            </w:r>
            <w:r w:rsidRPr="00083758" w:rsidDel="00083758">
              <w:rPr>
                <w:rPrChange w:id="822" w:author="松山 ファミリー" w:date="2023-02-09T15:56:00Z">
                  <w:rPr>
                    <w:rStyle w:val="a9"/>
                    <w:rFonts w:ascii="Times New Roman" w:eastAsia="ＭＳ 明朝" w:hAnsi="Times New Roman" w:cs="Times New Roman"/>
                    <w:iCs w:val="0"/>
                    <w:noProof/>
                  </w:rPr>
                </w:rPrChange>
              </w:rPr>
              <w:delText>220906CP_cell0.02g CA</w:delText>
            </w:r>
            <w:r w:rsidRPr="00083758" w:rsidDel="00083758">
              <w:rPr>
                <w:rFonts w:hint="eastAsia"/>
                <w:rPrChange w:id="823" w:author="松山 ファミリー" w:date="2023-02-09T15:56:00Z">
                  <w:rPr>
                    <w:rStyle w:val="a9"/>
                    <w:rFonts w:ascii="Times New Roman" w:eastAsia="ＭＳ 明朝" w:hAnsi="Times New Roman" w:cs="Times New Roman" w:hint="eastAsia"/>
                    <w:iCs w:val="0"/>
                    <w:noProof/>
                  </w:rPr>
                </w:rPrChange>
              </w:rPr>
              <w:delText>結果</w:delText>
            </w:r>
            <w:r w:rsidDel="00083758">
              <w:rPr>
                <w:noProof/>
                <w:webHidden/>
              </w:rPr>
              <w:tab/>
              <w:delText>69</w:delText>
            </w:r>
          </w:del>
        </w:p>
        <w:p w14:paraId="4D62764B" w14:textId="724CEA39" w:rsidR="005109E7" w:rsidDel="00083758" w:rsidRDefault="005109E7">
          <w:pPr>
            <w:pStyle w:val="31"/>
            <w:tabs>
              <w:tab w:val="left" w:pos="1260"/>
              <w:tab w:val="right" w:leader="dot" w:pos="8494"/>
            </w:tabs>
            <w:rPr>
              <w:del w:id="824" w:author="松山 ファミリー" w:date="2023-02-09T15:56:00Z"/>
              <w:rFonts w:eastAsiaTheme="minorEastAsia"/>
              <w:iCs w:val="0"/>
              <w:noProof/>
              <w:sz w:val="21"/>
              <w:szCs w:val="24"/>
            </w:rPr>
          </w:pPr>
          <w:del w:id="825" w:author="松山 ファミリー" w:date="2023-02-09T15:56:00Z">
            <w:r w:rsidRPr="00083758" w:rsidDel="00083758">
              <w:rPr>
                <w:rPrChange w:id="826" w:author="松山 ファミリー" w:date="2023-02-09T15:56:00Z">
                  <w:rPr>
                    <w:rStyle w:val="a9"/>
                    <w:rFonts w:ascii="Times New Roman" w:eastAsia="ＭＳ 明朝" w:hAnsi="Times New Roman" w:cs="Times New Roman"/>
                    <w:iCs w:val="0"/>
                    <w:noProof/>
                  </w:rPr>
                </w:rPrChange>
              </w:rPr>
              <w:delText>4.4.8.</w:delText>
            </w:r>
            <w:r w:rsidDel="00083758">
              <w:rPr>
                <w:rFonts w:eastAsiaTheme="minorEastAsia"/>
                <w:iCs w:val="0"/>
                <w:noProof/>
                <w:sz w:val="21"/>
                <w:szCs w:val="24"/>
              </w:rPr>
              <w:tab/>
            </w:r>
            <w:r w:rsidRPr="00083758" w:rsidDel="00083758">
              <w:rPr>
                <w:rPrChange w:id="827" w:author="松山 ファミリー" w:date="2023-02-09T15:56:00Z">
                  <w:rPr>
                    <w:rStyle w:val="a9"/>
                    <w:rFonts w:ascii="Times New Roman" w:eastAsia="ＭＳ 明朝" w:hAnsi="Times New Roman" w:cs="Times New Roman"/>
                    <w:iCs w:val="0"/>
                    <w:noProof/>
                  </w:rPr>
                </w:rPrChange>
              </w:rPr>
              <w:delText>220906CP_cell0.2g_1 CA</w:delText>
            </w:r>
            <w:r w:rsidRPr="00083758" w:rsidDel="00083758">
              <w:rPr>
                <w:rFonts w:hint="eastAsia"/>
                <w:rPrChange w:id="828" w:author="松山 ファミリー" w:date="2023-02-09T15:56:00Z">
                  <w:rPr>
                    <w:rStyle w:val="a9"/>
                    <w:rFonts w:ascii="Times New Roman" w:eastAsia="ＭＳ 明朝" w:hAnsi="Times New Roman" w:cs="Times New Roman" w:hint="eastAsia"/>
                    <w:iCs w:val="0"/>
                    <w:noProof/>
                  </w:rPr>
                </w:rPrChange>
              </w:rPr>
              <w:delText>結果</w:delText>
            </w:r>
            <w:r w:rsidDel="00083758">
              <w:rPr>
                <w:noProof/>
                <w:webHidden/>
              </w:rPr>
              <w:tab/>
              <w:delText>70</w:delText>
            </w:r>
          </w:del>
        </w:p>
        <w:p w14:paraId="5560E726" w14:textId="50119CB8" w:rsidR="005109E7" w:rsidDel="00083758" w:rsidRDefault="005109E7">
          <w:pPr>
            <w:pStyle w:val="31"/>
            <w:tabs>
              <w:tab w:val="left" w:pos="1260"/>
              <w:tab w:val="right" w:leader="dot" w:pos="8494"/>
            </w:tabs>
            <w:rPr>
              <w:del w:id="829" w:author="松山 ファミリー" w:date="2023-02-09T15:56:00Z"/>
              <w:rFonts w:eastAsiaTheme="minorEastAsia"/>
              <w:iCs w:val="0"/>
              <w:noProof/>
              <w:sz w:val="21"/>
              <w:szCs w:val="24"/>
            </w:rPr>
          </w:pPr>
          <w:del w:id="830" w:author="松山 ファミリー" w:date="2023-02-09T15:56:00Z">
            <w:r w:rsidRPr="00083758" w:rsidDel="00083758">
              <w:rPr>
                <w:rPrChange w:id="831" w:author="松山 ファミリー" w:date="2023-02-09T15:56:00Z">
                  <w:rPr>
                    <w:rStyle w:val="a9"/>
                    <w:rFonts w:ascii="Times New Roman" w:eastAsia="ＭＳ 明朝" w:hAnsi="Times New Roman" w:cs="Times New Roman"/>
                    <w:iCs w:val="0"/>
                    <w:noProof/>
                  </w:rPr>
                </w:rPrChange>
              </w:rPr>
              <w:delText>4.4.9.</w:delText>
            </w:r>
            <w:r w:rsidDel="00083758">
              <w:rPr>
                <w:rFonts w:eastAsiaTheme="minorEastAsia"/>
                <w:iCs w:val="0"/>
                <w:noProof/>
                <w:sz w:val="21"/>
                <w:szCs w:val="24"/>
              </w:rPr>
              <w:tab/>
            </w:r>
            <w:r w:rsidRPr="00083758" w:rsidDel="00083758">
              <w:rPr>
                <w:rPrChange w:id="832" w:author="松山 ファミリー" w:date="2023-02-09T15:56:00Z">
                  <w:rPr>
                    <w:rStyle w:val="a9"/>
                    <w:rFonts w:ascii="Times New Roman" w:eastAsia="ＭＳ 明朝" w:hAnsi="Times New Roman" w:cs="Times New Roman"/>
                    <w:iCs w:val="0"/>
                    <w:noProof/>
                  </w:rPr>
                </w:rPrChange>
              </w:rPr>
              <w:delText>220906CP_cell0.2g_2_2</w:delText>
            </w:r>
            <w:r w:rsidRPr="00083758" w:rsidDel="00083758">
              <w:rPr>
                <w:rFonts w:hint="eastAsia"/>
                <w:rPrChange w:id="833" w:author="松山 ファミリー" w:date="2023-02-09T15:56:00Z">
                  <w:rPr>
                    <w:rStyle w:val="a9"/>
                    <w:rFonts w:ascii="Times New Roman" w:eastAsia="ＭＳ 明朝" w:hAnsi="Times New Roman" w:cs="Times New Roman" w:hint="eastAsia"/>
                    <w:iCs w:val="0"/>
                    <w:noProof/>
                  </w:rPr>
                </w:rPrChange>
              </w:rPr>
              <w:delText>回目</w:delText>
            </w:r>
            <w:r w:rsidRPr="00083758" w:rsidDel="00083758">
              <w:rPr>
                <w:rPrChange w:id="834" w:author="松山 ファミリー" w:date="2023-02-09T15:56:00Z">
                  <w:rPr>
                    <w:rStyle w:val="a9"/>
                    <w:rFonts w:ascii="Times New Roman" w:eastAsia="ＭＳ 明朝" w:hAnsi="Times New Roman" w:cs="Times New Roman"/>
                    <w:iCs w:val="0"/>
                    <w:noProof/>
                  </w:rPr>
                </w:rPrChange>
              </w:rPr>
              <w:delText xml:space="preserve"> CA</w:delText>
            </w:r>
            <w:r w:rsidRPr="00083758" w:rsidDel="00083758">
              <w:rPr>
                <w:rFonts w:hint="eastAsia"/>
                <w:rPrChange w:id="835" w:author="松山 ファミリー" w:date="2023-02-09T15:56:00Z">
                  <w:rPr>
                    <w:rStyle w:val="a9"/>
                    <w:rFonts w:ascii="Times New Roman" w:eastAsia="ＭＳ 明朝" w:hAnsi="Times New Roman" w:cs="Times New Roman" w:hint="eastAsia"/>
                    <w:iCs w:val="0"/>
                    <w:noProof/>
                  </w:rPr>
                </w:rPrChange>
              </w:rPr>
              <w:delText>結果</w:delText>
            </w:r>
            <w:r w:rsidDel="00083758">
              <w:rPr>
                <w:noProof/>
                <w:webHidden/>
              </w:rPr>
              <w:tab/>
              <w:delText>71</w:delText>
            </w:r>
          </w:del>
        </w:p>
        <w:p w14:paraId="019076B9" w14:textId="236C1B19" w:rsidR="005109E7" w:rsidDel="00083758" w:rsidRDefault="005109E7">
          <w:pPr>
            <w:pStyle w:val="31"/>
            <w:tabs>
              <w:tab w:val="left" w:pos="1260"/>
              <w:tab w:val="right" w:leader="dot" w:pos="8494"/>
            </w:tabs>
            <w:rPr>
              <w:del w:id="836" w:author="松山 ファミリー" w:date="2023-02-09T15:56:00Z"/>
              <w:rFonts w:eastAsiaTheme="minorEastAsia"/>
              <w:iCs w:val="0"/>
              <w:noProof/>
              <w:sz w:val="21"/>
              <w:szCs w:val="24"/>
            </w:rPr>
          </w:pPr>
          <w:del w:id="837" w:author="松山 ファミリー" w:date="2023-02-09T15:56:00Z">
            <w:r w:rsidRPr="00083758" w:rsidDel="00083758">
              <w:rPr>
                <w:rPrChange w:id="838" w:author="松山 ファミリー" w:date="2023-02-09T15:56:00Z">
                  <w:rPr>
                    <w:rStyle w:val="a9"/>
                    <w:rFonts w:ascii="Times New Roman" w:eastAsia="ＭＳ 明朝" w:hAnsi="Times New Roman" w:cs="Times New Roman"/>
                    <w:iCs w:val="0"/>
                    <w:noProof/>
                  </w:rPr>
                </w:rPrChange>
              </w:rPr>
              <w:delText>4.4.12.</w:delText>
            </w:r>
            <w:r w:rsidDel="00083758">
              <w:rPr>
                <w:rFonts w:eastAsiaTheme="minorEastAsia"/>
                <w:iCs w:val="0"/>
                <w:noProof/>
                <w:sz w:val="21"/>
                <w:szCs w:val="24"/>
              </w:rPr>
              <w:tab/>
            </w:r>
            <w:r w:rsidRPr="00083758" w:rsidDel="00083758">
              <w:rPr>
                <w:rPrChange w:id="839" w:author="松山 ファミリー" w:date="2023-02-09T15:56:00Z">
                  <w:rPr>
                    <w:rStyle w:val="a9"/>
                    <w:rFonts w:ascii="Times New Roman" w:eastAsia="ＭＳ 明朝" w:hAnsi="Times New Roman" w:cs="Times New Roman"/>
                    <w:iCs w:val="0"/>
                    <w:noProof/>
                  </w:rPr>
                </w:rPrChange>
              </w:rPr>
              <w:delText>220906CP_cell0.8g CA</w:delText>
            </w:r>
            <w:r w:rsidRPr="00083758" w:rsidDel="00083758">
              <w:rPr>
                <w:rFonts w:hint="eastAsia"/>
                <w:rPrChange w:id="840" w:author="松山 ファミリー" w:date="2023-02-09T15:56:00Z">
                  <w:rPr>
                    <w:rStyle w:val="a9"/>
                    <w:rFonts w:ascii="Times New Roman" w:eastAsia="ＭＳ 明朝" w:hAnsi="Times New Roman" w:cs="Times New Roman" w:hint="eastAsia"/>
                    <w:iCs w:val="0"/>
                    <w:noProof/>
                  </w:rPr>
                </w:rPrChange>
              </w:rPr>
              <w:delText>結果</w:delText>
            </w:r>
            <w:r w:rsidDel="00083758">
              <w:rPr>
                <w:noProof/>
                <w:webHidden/>
              </w:rPr>
              <w:tab/>
              <w:delText>74</w:delText>
            </w:r>
          </w:del>
        </w:p>
        <w:p w14:paraId="1E27497C" w14:textId="4339E349" w:rsidR="005109E7" w:rsidDel="00083758" w:rsidRDefault="005109E7">
          <w:pPr>
            <w:pStyle w:val="31"/>
            <w:tabs>
              <w:tab w:val="left" w:pos="1260"/>
              <w:tab w:val="right" w:leader="dot" w:pos="8494"/>
            </w:tabs>
            <w:rPr>
              <w:del w:id="841" w:author="松山 ファミリー" w:date="2023-02-09T15:56:00Z"/>
              <w:rFonts w:eastAsiaTheme="minorEastAsia"/>
              <w:iCs w:val="0"/>
              <w:noProof/>
              <w:sz w:val="21"/>
              <w:szCs w:val="24"/>
            </w:rPr>
          </w:pPr>
          <w:del w:id="842" w:author="松山 ファミリー" w:date="2023-02-09T15:56:00Z">
            <w:r w:rsidRPr="00083758" w:rsidDel="00083758">
              <w:rPr>
                <w:rPrChange w:id="843" w:author="松山 ファミリー" w:date="2023-02-09T15:56:00Z">
                  <w:rPr>
                    <w:rStyle w:val="a9"/>
                    <w:rFonts w:ascii="Times New Roman" w:eastAsia="ＭＳ 明朝" w:hAnsi="Times New Roman" w:cs="Times New Roman"/>
                    <w:iCs w:val="0"/>
                    <w:noProof/>
                  </w:rPr>
                </w:rPrChange>
              </w:rPr>
              <w:delText>4.4.13.</w:delText>
            </w:r>
            <w:r w:rsidDel="00083758">
              <w:rPr>
                <w:rFonts w:eastAsiaTheme="minorEastAsia"/>
                <w:iCs w:val="0"/>
                <w:noProof/>
                <w:sz w:val="21"/>
                <w:szCs w:val="24"/>
              </w:rPr>
              <w:tab/>
            </w:r>
            <w:r w:rsidRPr="00083758" w:rsidDel="00083758">
              <w:rPr>
                <w:rPrChange w:id="844" w:author="松山 ファミリー" w:date="2023-02-09T15:56:00Z">
                  <w:rPr>
                    <w:rStyle w:val="a9"/>
                    <w:rFonts w:ascii="Times New Roman" w:eastAsia="ＭＳ 明朝" w:hAnsi="Times New Roman" w:cs="Times New Roman"/>
                    <w:iCs w:val="0"/>
                    <w:noProof/>
                  </w:rPr>
                </w:rPrChange>
              </w:rPr>
              <w:delText>220906CP_naf5μL_2 CA</w:delText>
            </w:r>
            <w:r w:rsidRPr="00083758" w:rsidDel="00083758">
              <w:rPr>
                <w:rFonts w:hint="eastAsia"/>
                <w:rPrChange w:id="845" w:author="松山 ファミリー" w:date="2023-02-09T15:56:00Z">
                  <w:rPr>
                    <w:rStyle w:val="a9"/>
                    <w:rFonts w:ascii="Times New Roman" w:eastAsia="ＭＳ 明朝" w:hAnsi="Times New Roman" w:cs="Times New Roman" w:hint="eastAsia"/>
                    <w:iCs w:val="0"/>
                    <w:noProof/>
                  </w:rPr>
                </w:rPrChange>
              </w:rPr>
              <w:delText>結果</w:delText>
            </w:r>
            <w:r w:rsidDel="00083758">
              <w:rPr>
                <w:noProof/>
                <w:webHidden/>
              </w:rPr>
              <w:tab/>
              <w:delText>75</w:delText>
            </w:r>
          </w:del>
        </w:p>
        <w:p w14:paraId="643AEF51" w14:textId="5B706CAD" w:rsidR="005109E7" w:rsidDel="00083758" w:rsidRDefault="005109E7">
          <w:pPr>
            <w:pStyle w:val="31"/>
            <w:tabs>
              <w:tab w:val="left" w:pos="1260"/>
              <w:tab w:val="right" w:leader="dot" w:pos="8494"/>
            </w:tabs>
            <w:rPr>
              <w:del w:id="846" w:author="松山 ファミリー" w:date="2023-02-09T15:56:00Z"/>
              <w:rFonts w:eastAsiaTheme="minorEastAsia"/>
              <w:iCs w:val="0"/>
              <w:noProof/>
              <w:sz w:val="21"/>
              <w:szCs w:val="24"/>
            </w:rPr>
          </w:pPr>
          <w:del w:id="847" w:author="松山 ファミリー" w:date="2023-02-09T15:56:00Z">
            <w:r w:rsidRPr="00083758" w:rsidDel="00083758">
              <w:rPr>
                <w:rPrChange w:id="848" w:author="松山 ファミリー" w:date="2023-02-09T15:56:00Z">
                  <w:rPr>
                    <w:rStyle w:val="a9"/>
                    <w:rFonts w:ascii="Times New Roman" w:eastAsia="ＭＳ 明朝" w:hAnsi="Times New Roman" w:cs="Times New Roman"/>
                    <w:iCs w:val="0"/>
                    <w:noProof/>
                  </w:rPr>
                </w:rPrChange>
              </w:rPr>
              <w:delText>4.4.15.</w:delText>
            </w:r>
            <w:r w:rsidDel="00083758">
              <w:rPr>
                <w:rFonts w:eastAsiaTheme="minorEastAsia"/>
                <w:iCs w:val="0"/>
                <w:noProof/>
                <w:sz w:val="21"/>
                <w:szCs w:val="24"/>
              </w:rPr>
              <w:tab/>
            </w:r>
            <w:r w:rsidRPr="00083758" w:rsidDel="00083758">
              <w:rPr>
                <w:rPrChange w:id="849" w:author="松山 ファミリー" w:date="2023-02-09T15:56:00Z">
                  <w:rPr>
                    <w:rStyle w:val="a9"/>
                    <w:rFonts w:ascii="Times New Roman" w:eastAsia="ＭＳ 明朝" w:hAnsi="Times New Roman" w:cs="Times New Roman"/>
                    <w:iCs w:val="0"/>
                    <w:noProof/>
                  </w:rPr>
                </w:rPrChange>
              </w:rPr>
              <w:delText>220906CP_naf10μL_1 CA</w:delText>
            </w:r>
            <w:r w:rsidRPr="00083758" w:rsidDel="00083758">
              <w:rPr>
                <w:rFonts w:hint="eastAsia"/>
                <w:rPrChange w:id="850" w:author="松山 ファミリー" w:date="2023-02-09T15:56:00Z">
                  <w:rPr>
                    <w:rStyle w:val="a9"/>
                    <w:rFonts w:ascii="Times New Roman" w:eastAsia="ＭＳ 明朝" w:hAnsi="Times New Roman" w:cs="Times New Roman" w:hint="eastAsia"/>
                    <w:iCs w:val="0"/>
                    <w:noProof/>
                  </w:rPr>
                </w:rPrChange>
              </w:rPr>
              <w:delText>結果</w:delText>
            </w:r>
            <w:r w:rsidDel="00083758">
              <w:rPr>
                <w:noProof/>
                <w:webHidden/>
              </w:rPr>
              <w:tab/>
              <w:delText>77</w:delText>
            </w:r>
          </w:del>
        </w:p>
        <w:p w14:paraId="43FBD087" w14:textId="3AB1A43A" w:rsidR="005109E7" w:rsidDel="00083758" w:rsidRDefault="005109E7">
          <w:pPr>
            <w:pStyle w:val="31"/>
            <w:tabs>
              <w:tab w:val="left" w:pos="1260"/>
              <w:tab w:val="right" w:leader="dot" w:pos="8494"/>
            </w:tabs>
            <w:rPr>
              <w:del w:id="851" w:author="松山 ファミリー" w:date="2023-02-09T15:56:00Z"/>
              <w:rFonts w:eastAsiaTheme="minorEastAsia"/>
              <w:iCs w:val="0"/>
              <w:noProof/>
              <w:sz w:val="21"/>
              <w:szCs w:val="24"/>
            </w:rPr>
          </w:pPr>
          <w:del w:id="852" w:author="松山 ファミリー" w:date="2023-02-09T15:56:00Z">
            <w:r w:rsidRPr="00083758" w:rsidDel="00083758">
              <w:rPr>
                <w:rPrChange w:id="853" w:author="松山 ファミリー" w:date="2023-02-09T15:56:00Z">
                  <w:rPr>
                    <w:rStyle w:val="a9"/>
                    <w:rFonts w:ascii="Times New Roman" w:eastAsia="ＭＳ 明朝" w:hAnsi="Times New Roman" w:cs="Times New Roman"/>
                    <w:iCs w:val="0"/>
                    <w:noProof/>
                  </w:rPr>
                </w:rPrChange>
              </w:rPr>
              <w:delText>4.4.16.</w:delText>
            </w:r>
            <w:r w:rsidDel="00083758">
              <w:rPr>
                <w:rFonts w:eastAsiaTheme="minorEastAsia"/>
                <w:iCs w:val="0"/>
                <w:noProof/>
                <w:sz w:val="21"/>
                <w:szCs w:val="24"/>
              </w:rPr>
              <w:tab/>
            </w:r>
            <w:r w:rsidRPr="00083758" w:rsidDel="00083758">
              <w:rPr>
                <w:rPrChange w:id="854" w:author="松山 ファミリー" w:date="2023-02-09T15:56:00Z">
                  <w:rPr>
                    <w:rStyle w:val="a9"/>
                    <w:rFonts w:ascii="Times New Roman" w:eastAsia="ＭＳ 明朝" w:hAnsi="Times New Roman" w:cs="Times New Roman"/>
                    <w:iCs w:val="0"/>
                    <w:noProof/>
                  </w:rPr>
                </w:rPrChange>
              </w:rPr>
              <w:delText>220906CP_naf10μL_2_1</w:delText>
            </w:r>
            <w:r w:rsidRPr="00083758" w:rsidDel="00083758">
              <w:rPr>
                <w:rFonts w:hint="eastAsia"/>
                <w:rPrChange w:id="855" w:author="松山 ファミリー" w:date="2023-02-09T15:56:00Z">
                  <w:rPr>
                    <w:rStyle w:val="a9"/>
                    <w:rFonts w:ascii="Times New Roman" w:eastAsia="ＭＳ 明朝" w:hAnsi="Times New Roman" w:cs="Times New Roman" w:hint="eastAsia"/>
                    <w:iCs w:val="0"/>
                    <w:noProof/>
                  </w:rPr>
                </w:rPrChange>
              </w:rPr>
              <w:delText>回目</w:delText>
            </w:r>
            <w:r w:rsidRPr="00083758" w:rsidDel="00083758">
              <w:rPr>
                <w:rPrChange w:id="856" w:author="松山 ファミリー" w:date="2023-02-09T15:56:00Z">
                  <w:rPr>
                    <w:rStyle w:val="a9"/>
                    <w:rFonts w:ascii="Times New Roman" w:eastAsia="ＭＳ 明朝" w:hAnsi="Times New Roman" w:cs="Times New Roman"/>
                    <w:iCs w:val="0"/>
                    <w:noProof/>
                  </w:rPr>
                </w:rPrChange>
              </w:rPr>
              <w:delText xml:space="preserve"> CA</w:delText>
            </w:r>
            <w:r w:rsidRPr="00083758" w:rsidDel="00083758">
              <w:rPr>
                <w:rFonts w:hint="eastAsia"/>
                <w:rPrChange w:id="857" w:author="松山 ファミリー" w:date="2023-02-09T15:56:00Z">
                  <w:rPr>
                    <w:rStyle w:val="a9"/>
                    <w:rFonts w:ascii="Times New Roman" w:eastAsia="ＭＳ 明朝" w:hAnsi="Times New Roman" w:cs="Times New Roman" w:hint="eastAsia"/>
                    <w:iCs w:val="0"/>
                    <w:noProof/>
                  </w:rPr>
                </w:rPrChange>
              </w:rPr>
              <w:delText>結果</w:delText>
            </w:r>
            <w:r w:rsidDel="00083758">
              <w:rPr>
                <w:noProof/>
                <w:webHidden/>
              </w:rPr>
              <w:tab/>
              <w:delText>78</w:delText>
            </w:r>
          </w:del>
        </w:p>
        <w:p w14:paraId="2E7BA1F6" w14:textId="19E433FC" w:rsidR="005109E7" w:rsidDel="00083758" w:rsidRDefault="005109E7">
          <w:pPr>
            <w:pStyle w:val="31"/>
            <w:tabs>
              <w:tab w:val="left" w:pos="1260"/>
              <w:tab w:val="right" w:leader="dot" w:pos="8494"/>
            </w:tabs>
            <w:rPr>
              <w:del w:id="858" w:author="松山 ファミリー" w:date="2023-02-09T15:56:00Z"/>
              <w:rFonts w:eastAsiaTheme="minorEastAsia"/>
              <w:iCs w:val="0"/>
              <w:noProof/>
              <w:sz w:val="21"/>
              <w:szCs w:val="24"/>
            </w:rPr>
          </w:pPr>
          <w:del w:id="859" w:author="松山 ファミリー" w:date="2023-02-09T15:56:00Z">
            <w:r w:rsidRPr="00083758" w:rsidDel="00083758">
              <w:rPr>
                <w:rPrChange w:id="860" w:author="松山 ファミリー" w:date="2023-02-09T15:56:00Z">
                  <w:rPr>
                    <w:rStyle w:val="a9"/>
                    <w:rFonts w:ascii="Times New Roman" w:eastAsia="ＭＳ 明朝" w:hAnsi="Times New Roman" w:cs="Times New Roman"/>
                    <w:iCs w:val="0"/>
                    <w:noProof/>
                  </w:rPr>
                </w:rPrChange>
              </w:rPr>
              <w:delText>4.4.17.</w:delText>
            </w:r>
            <w:r w:rsidDel="00083758">
              <w:rPr>
                <w:rFonts w:eastAsiaTheme="minorEastAsia"/>
                <w:iCs w:val="0"/>
                <w:noProof/>
                <w:sz w:val="21"/>
                <w:szCs w:val="24"/>
              </w:rPr>
              <w:tab/>
            </w:r>
            <w:r w:rsidRPr="00083758" w:rsidDel="00083758">
              <w:rPr>
                <w:rPrChange w:id="861" w:author="松山 ファミリー" w:date="2023-02-09T15:56:00Z">
                  <w:rPr>
                    <w:rStyle w:val="a9"/>
                    <w:rFonts w:ascii="Times New Roman" w:eastAsia="ＭＳ 明朝" w:hAnsi="Times New Roman" w:cs="Times New Roman"/>
                    <w:iCs w:val="0"/>
                    <w:noProof/>
                  </w:rPr>
                </w:rPrChange>
              </w:rPr>
              <w:delText>220906CP_naf10μL_2_2</w:delText>
            </w:r>
            <w:r w:rsidRPr="00083758" w:rsidDel="00083758">
              <w:rPr>
                <w:rFonts w:hint="eastAsia"/>
                <w:rPrChange w:id="862" w:author="松山 ファミリー" w:date="2023-02-09T15:56:00Z">
                  <w:rPr>
                    <w:rStyle w:val="a9"/>
                    <w:rFonts w:ascii="Times New Roman" w:eastAsia="ＭＳ 明朝" w:hAnsi="Times New Roman" w:cs="Times New Roman" w:hint="eastAsia"/>
                    <w:iCs w:val="0"/>
                    <w:noProof/>
                  </w:rPr>
                </w:rPrChange>
              </w:rPr>
              <w:delText>回目</w:delText>
            </w:r>
            <w:r w:rsidRPr="00083758" w:rsidDel="00083758">
              <w:rPr>
                <w:rPrChange w:id="863" w:author="松山 ファミリー" w:date="2023-02-09T15:56:00Z">
                  <w:rPr>
                    <w:rStyle w:val="a9"/>
                    <w:rFonts w:ascii="Times New Roman" w:eastAsia="ＭＳ 明朝" w:hAnsi="Times New Roman" w:cs="Times New Roman"/>
                    <w:iCs w:val="0"/>
                    <w:noProof/>
                  </w:rPr>
                </w:rPrChange>
              </w:rPr>
              <w:delText xml:space="preserve"> CA</w:delText>
            </w:r>
            <w:r w:rsidRPr="00083758" w:rsidDel="00083758">
              <w:rPr>
                <w:rFonts w:hint="eastAsia"/>
                <w:rPrChange w:id="864" w:author="松山 ファミリー" w:date="2023-02-09T15:56:00Z">
                  <w:rPr>
                    <w:rStyle w:val="a9"/>
                    <w:rFonts w:ascii="Times New Roman" w:eastAsia="ＭＳ 明朝" w:hAnsi="Times New Roman" w:cs="Times New Roman" w:hint="eastAsia"/>
                    <w:iCs w:val="0"/>
                    <w:noProof/>
                  </w:rPr>
                </w:rPrChange>
              </w:rPr>
              <w:delText>結果</w:delText>
            </w:r>
            <w:r w:rsidDel="00083758">
              <w:rPr>
                <w:noProof/>
                <w:webHidden/>
              </w:rPr>
              <w:tab/>
              <w:delText>79</w:delText>
            </w:r>
          </w:del>
        </w:p>
        <w:p w14:paraId="580128D1" w14:textId="400DECDA" w:rsidR="005109E7" w:rsidDel="00083758" w:rsidRDefault="005109E7">
          <w:pPr>
            <w:pStyle w:val="31"/>
            <w:tabs>
              <w:tab w:val="left" w:pos="1260"/>
              <w:tab w:val="right" w:leader="dot" w:pos="8494"/>
            </w:tabs>
            <w:rPr>
              <w:del w:id="865" w:author="松山 ファミリー" w:date="2023-02-09T15:56:00Z"/>
              <w:rFonts w:eastAsiaTheme="minorEastAsia"/>
              <w:iCs w:val="0"/>
              <w:noProof/>
              <w:sz w:val="21"/>
              <w:szCs w:val="24"/>
            </w:rPr>
          </w:pPr>
          <w:del w:id="866" w:author="松山 ファミリー" w:date="2023-02-09T15:56:00Z">
            <w:r w:rsidRPr="00083758" w:rsidDel="00083758">
              <w:rPr>
                <w:rPrChange w:id="867" w:author="松山 ファミリー" w:date="2023-02-09T15:56:00Z">
                  <w:rPr>
                    <w:rStyle w:val="a9"/>
                    <w:rFonts w:ascii="Times New Roman" w:eastAsia="ＭＳ 明朝" w:hAnsi="Times New Roman" w:cs="Times New Roman"/>
                    <w:iCs w:val="0"/>
                    <w:noProof/>
                  </w:rPr>
                </w:rPrChange>
              </w:rPr>
              <w:delText>4.4.18.</w:delText>
            </w:r>
            <w:r w:rsidDel="00083758">
              <w:rPr>
                <w:rFonts w:eastAsiaTheme="minorEastAsia"/>
                <w:iCs w:val="0"/>
                <w:noProof/>
                <w:sz w:val="21"/>
                <w:szCs w:val="24"/>
              </w:rPr>
              <w:tab/>
            </w:r>
            <w:r w:rsidRPr="00083758" w:rsidDel="00083758">
              <w:rPr>
                <w:rPrChange w:id="868" w:author="松山 ファミリー" w:date="2023-02-09T15:56:00Z">
                  <w:rPr>
                    <w:rStyle w:val="a9"/>
                    <w:rFonts w:ascii="Times New Roman" w:eastAsia="ＭＳ 明朝" w:hAnsi="Times New Roman" w:cs="Times New Roman"/>
                    <w:iCs w:val="0"/>
                    <w:noProof/>
                  </w:rPr>
                </w:rPrChange>
              </w:rPr>
              <w:delText>220906CP_naf10μL_2_3</w:delText>
            </w:r>
            <w:r w:rsidRPr="00083758" w:rsidDel="00083758">
              <w:rPr>
                <w:rFonts w:hint="eastAsia"/>
                <w:rPrChange w:id="869" w:author="松山 ファミリー" w:date="2023-02-09T15:56:00Z">
                  <w:rPr>
                    <w:rStyle w:val="a9"/>
                    <w:rFonts w:ascii="Times New Roman" w:eastAsia="ＭＳ 明朝" w:hAnsi="Times New Roman" w:cs="Times New Roman" w:hint="eastAsia"/>
                    <w:iCs w:val="0"/>
                    <w:noProof/>
                  </w:rPr>
                </w:rPrChange>
              </w:rPr>
              <w:delText>回目</w:delText>
            </w:r>
            <w:r w:rsidRPr="00083758" w:rsidDel="00083758">
              <w:rPr>
                <w:rPrChange w:id="870" w:author="松山 ファミリー" w:date="2023-02-09T15:56:00Z">
                  <w:rPr>
                    <w:rStyle w:val="a9"/>
                    <w:rFonts w:ascii="Times New Roman" w:eastAsia="ＭＳ 明朝" w:hAnsi="Times New Roman" w:cs="Times New Roman"/>
                    <w:iCs w:val="0"/>
                    <w:noProof/>
                  </w:rPr>
                </w:rPrChange>
              </w:rPr>
              <w:delText xml:space="preserve"> CA</w:delText>
            </w:r>
            <w:r w:rsidRPr="00083758" w:rsidDel="00083758">
              <w:rPr>
                <w:rFonts w:hint="eastAsia"/>
                <w:rPrChange w:id="871" w:author="松山 ファミリー" w:date="2023-02-09T15:56:00Z">
                  <w:rPr>
                    <w:rStyle w:val="a9"/>
                    <w:rFonts w:ascii="Times New Roman" w:eastAsia="ＭＳ 明朝" w:hAnsi="Times New Roman" w:cs="Times New Roman" w:hint="eastAsia"/>
                    <w:iCs w:val="0"/>
                    <w:noProof/>
                  </w:rPr>
                </w:rPrChange>
              </w:rPr>
              <w:delText>結果</w:delText>
            </w:r>
            <w:r w:rsidDel="00083758">
              <w:rPr>
                <w:noProof/>
                <w:webHidden/>
              </w:rPr>
              <w:tab/>
              <w:delText>80</w:delText>
            </w:r>
          </w:del>
        </w:p>
        <w:p w14:paraId="3F87BA95" w14:textId="5A3D2BF8" w:rsidR="005109E7" w:rsidDel="00083758" w:rsidRDefault="005109E7">
          <w:pPr>
            <w:pStyle w:val="31"/>
            <w:tabs>
              <w:tab w:val="left" w:pos="1260"/>
              <w:tab w:val="right" w:leader="dot" w:pos="8494"/>
            </w:tabs>
            <w:rPr>
              <w:del w:id="872" w:author="松山 ファミリー" w:date="2023-02-09T15:56:00Z"/>
              <w:rFonts w:eastAsiaTheme="minorEastAsia"/>
              <w:iCs w:val="0"/>
              <w:noProof/>
              <w:sz w:val="21"/>
              <w:szCs w:val="24"/>
            </w:rPr>
          </w:pPr>
          <w:del w:id="873" w:author="松山 ファミリー" w:date="2023-02-09T15:56:00Z">
            <w:r w:rsidRPr="00083758" w:rsidDel="00083758">
              <w:rPr>
                <w:rPrChange w:id="874" w:author="松山 ファミリー" w:date="2023-02-09T15:56:00Z">
                  <w:rPr>
                    <w:rStyle w:val="a9"/>
                    <w:rFonts w:ascii="Times New Roman" w:eastAsia="ＭＳ 明朝" w:hAnsi="Times New Roman" w:cs="Times New Roman"/>
                    <w:iCs w:val="0"/>
                    <w:noProof/>
                  </w:rPr>
                </w:rPrChange>
              </w:rPr>
              <w:delText>4.4.19.</w:delText>
            </w:r>
            <w:r w:rsidDel="00083758">
              <w:rPr>
                <w:rFonts w:eastAsiaTheme="minorEastAsia"/>
                <w:iCs w:val="0"/>
                <w:noProof/>
                <w:sz w:val="21"/>
                <w:szCs w:val="24"/>
              </w:rPr>
              <w:tab/>
            </w:r>
            <w:r w:rsidRPr="00083758" w:rsidDel="00083758">
              <w:rPr>
                <w:rPrChange w:id="875" w:author="松山 ファミリー" w:date="2023-02-09T15:56:00Z">
                  <w:rPr>
                    <w:rStyle w:val="a9"/>
                    <w:rFonts w:ascii="Times New Roman" w:eastAsia="ＭＳ 明朝" w:hAnsi="Times New Roman" w:cs="Times New Roman"/>
                    <w:iCs w:val="0"/>
                    <w:noProof/>
                  </w:rPr>
                </w:rPrChange>
              </w:rPr>
              <w:delText>220906CP_naf15μL CA</w:delText>
            </w:r>
            <w:r w:rsidRPr="00083758" w:rsidDel="00083758">
              <w:rPr>
                <w:rFonts w:hint="eastAsia"/>
                <w:rPrChange w:id="876" w:author="松山 ファミリー" w:date="2023-02-09T15:56:00Z">
                  <w:rPr>
                    <w:rStyle w:val="a9"/>
                    <w:rFonts w:ascii="Times New Roman" w:eastAsia="ＭＳ 明朝" w:hAnsi="Times New Roman" w:cs="Times New Roman" w:hint="eastAsia"/>
                    <w:iCs w:val="0"/>
                    <w:noProof/>
                  </w:rPr>
                </w:rPrChange>
              </w:rPr>
              <w:delText>結果</w:delText>
            </w:r>
            <w:r w:rsidDel="00083758">
              <w:rPr>
                <w:noProof/>
                <w:webHidden/>
              </w:rPr>
              <w:tab/>
              <w:delText>81</w:delText>
            </w:r>
          </w:del>
        </w:p>
        <w:p w14:paraId="550DCC1B" w14:textId="28D48052" w:rsidR="005109E7" w:rsidDel="00083758" w:rsidRDefault="005109E7">
          <w:pPr>
            <w:pStyle w:val="31"/>
            <w:tabs>
              <w:tab w:val="left" w:pos="1260"/>
              <w:tab w:val="right" w:leader="dot" w:pos="8494"/>
            </w:tabs>
            <w:rPr>
              <w:del w:id="877" w:author="松山 ファミリー" w:date="2023-02-09T15:56:00Z"/>
              <w:rFonts w:eastAsiaTheme="minorEastAsia"/>
              <w:iCs w:val="0"/>
              <w:noProof/>
              <w:sz w:val="21"/>
              <w:szCs w:val="24"/>
            </w:rPr>
          </w:pPr>
          <w:del w:id="878" w:author="松山 ファミリー" w:date="2023-02-09T15:56:00Z">
            <w:r w:rsidRPr="00083758" w:rsidDel="00083758">
              <w:rPr>
                <w:rPrChange w:id="879" w:author="松山 ファミリー" w:date="2023-02-09T15:56:00Z">
                  <w:rPr>
                    <w:rStyle w:val="a9"/>
                    <w:rFonts w:ascii="Times New Roman" w:eastAsia="ＭＳ 明朝" w:hAnsi="Times New Roman" w:cs="Times New Roman"/>
                    <w:iCs w:val="0"/>
                    <w:noProof/>
                  </w:rPr>
                </w:rPrChange>
              </w:rPr>
              <w:delText>4.4.20.</w:delText>
            </w:r>
            <w:r w:rsidDel="00083758">
              <w:rPr>
                <w:rFonts w:eastAsiaTheme="minorEastAsia"/>
                <w:iCs w:val="0"/>
                <w:noProof/>
                <w:sz w:val="21"/>
                <w:szCs w:val="24"/>
              </w:rPr>
              <w:tab/>
            </w:r>
            <w:r w:rsidRPr="00083758" w:rsidDel="00083758">
              <w:rPr>
                <w:rPrChange w:id="880" w:author="松山 ファミリー" w:date="2023-02-09T15:56:00Z">
                  <w:rPr>
                    <w:rStyle w:val="a9"/>
                    <w:rFonts w:ascii="Times New Roman" w:eastAsia="ＭＳ 明朝" w:hAnsi="Times New Roman" w:cs="Times New Roman"/>
                    <w:iCs w:val="0"/>
                    <w:noProof/>
                  </w:rPr>
                </w:rPrChange>
              </w:rPr>
              <w:delText>220906CP_naf20μL CA</w:delText>
            </w:r>
            <w:r w:rsidRPr="00083758" w:rsidDel="00083758">
              <w:rPr>
                <w:rFonts w:hint="eastAsia"/>
                <w:rPrChange w:id="881" w:author="松山 ファミリー" w:date="2023-02-09T15:56:00Z">
                  <w:rPr>
                    <w:rStyle w:val="a9"/>
                    <w:rFonts w:ascii="Times New Roman" w:eastAsia="ＭＳ 明朝" w:hAnsi="Times New Roman" w:cs="Times New Roman" w:hint="eastAsia"/>
                    <w:iCs w:val="0"/>
                    <w:noProof/>
                  </w:rPr>
                </w:rPrChange>
              </w:rPr>
              <w:delText>結果</w:delText>
            </w:r>
            <w:r w:rsidDel="00083758">
              <w:rPr>
                <w:noProof/>
                <w:webHidden/>
              </w:rPr>
              <w:tab/>
              <w:delText>82</w:delText>
            </w:r>
          </w:del>
        </w:p>
        <w:p w14:paraId="0D5C09D1" w14:textId="452A4E0E" w:rsidR="005109E7" w:rsidDel="00083758" w:rsidRDefault="005109E7">
          <w:pPr>
            <w:pStyle w:val="13"/>
            <w:rPr>
              <w:del w:id="882" w:author="松山 ファミリー" w:date="2023-02-09T15:56:00Z"/>
              <w:rFonts w:eastAsiaTheme="minorEastAsia"/>
              <w:bCs w:val="0"/>
              <w:caps w:val="0"/>
              <w:noProof/>
              <w:sz w:val="21"/>
              <w:szCs w:val="24"/>
            </w:rPr>
          </w:pPr>
          <w:del w:id="883" w:author="松山 ファミリー" w:date="2023-02-09T15:56:00Z">
            <w:r w:rsidRPr="00083758" w:rsidDel="00083758">
              <w:rPr>
                <w:rPrChange w:id="884" w:author="松山 ファミリー" w:date="2023-02-09T15:56:00Z">
                  <w:rPr>
                    <w:rStyle w:val="a9"/>
                    <w:rFonts w:ascii="Times New Roman" w:eastAsia="ＭＳ 明朝" w:hAnsi="Times New Roman" w:cs="Times New Roman"/>
                    <w:bCs w:val="0"/>
                    <w:caps w:val="0"/>
                    <w:noProof/>
                  </w:rPr>
                </w:rPrChange>
              </w:rPr>
              <w:delText>5.</w:delText>
            </w:r>
            <w:r w:rsidDel="00083758">
              <w:rPr>
                <w:rFonts w:eastAsiaTheme="minorEastAsia"/>
                <w:bCs w:val="0"/>
                <w:caps w:val="0"/>
                <w:noProof/>
                <w:sz w:val="21"/>
                <w:szCs w:val="24"/>
              </w:rPr>
              <w:tab/>
            </w:r>
            <w:r w:rsidRPr="00083758" w:rsidDel="00083758">
              <w:rPr>
                <w:rFonts w:hint="eastAsia"/>
                <w:rPrChange w:id="885" w:author="松山 ファミリー" w:date="2023-02-09T15:56:00Z">
                  <w:rPr>
                    <w:rStyle w:val="a9"/>
                    <w:rFonts w:ascii="Times New Roman" w:eastAsia="ＭＳ 明朝" w:hAnsi="Times New Roman" w:cs="Times New Roman" w:hint="eastAsia"/>
                    <w:bCs w:val="0"/>
                    <w:caps w:val="0"/>
                    <w:noProof/>
                  </w:rPr>
                </w:rPrChange>
              </w:rPr>
              <w:delText>結言</w:delText>
            </w:r>
            <w:r w:rsidDel="00083758">
              <w:rPr>
                <w:noProof/>
                <w:webHidden/>
              </w:rPr>
              <w:tab/>
              <w:delText>85</w:delText>
            </w:r>
          </w:del>
        </w:p>
        <w:p w14:paraId="1EF160E2" w14:textId="1FF722D6" w:rsidR="005109E7" w:rsidDel="00083758" w:rsidRDefault="005109E7">
          <w:pPr>
            <w:pStyle w:val="13"/>
            <w:rPr>
              <w:del w:id="886" w:author="松山 ファミリー" w:date="2023-02-09T15:56:00Z"/>
              <w:rFonts w:eastAsiaTheme="minorEastAsia"/>
              <w:bCs w:val="0"/>
              <w:caps w:val="0"/>
              <w:noProof/>
              <w:sz w:val="21"/>
              <w:szCs w:val="24"/>
            </w:rPr>
          </w:pPr>
          <w:del w:id="887" w:author="松山 ファミリー" w:date="2023-02-09T15:56:00Z">
            <w:r w:rsidRPr="00083758" w:rsidDel="00083758">
              <w:rPr>
                <w:rPrChange w:id="888" w:author="松山 ファミリー" w:date="2023-02-09T15:56:00Z">
                  <w:rPr>
                    <w:rStyle w:val="a9"/>
                    <w:rFonts w:ascii="Times New Roman" w:eastAsia="ＭＳ 明朝" w:hAnsi="Times New Roman" w:cs="Times New Roman"/>
                    <w:bCs w:val="0"/>
                    <w:caps w:val="0"/>
                    <w:noProof/>
                  </w:rPr>
                </w:rPrChange>
              </w:rPr>
              <w:delText>6.</w:delText>
            </w:r>
            <w:r w:rsidDel="00083758">
              <w:rPr>
                <w:rFonts w:eastAsiaTheme="minorEastAsia"/>
                <w:bCs w:val="0"/>
                <w:caps w:val="0"/>
                <w:noProof/>
                <w:sz w:val="21"/>
                <w:szCs w:val="24"/>
              </w:rPr>
              <w:tab/>
            </w:r>
            <w:r w:rsidRPr="00083758" w:rsidDel="00083758">
              <w:rPr>
                <w:rFonts w:hint="eastAsia"/>
                <w:rPrChange w:id="889" w:author="松山 ファミリー" w:date="2023-02-09T15:56:00Z">
                  <w:rPr>
                    <w:rStyle w:val="a9"/>
                    <w:rFonts w:ascii="Times New Roman" w:eastAsia="ＭＳ 明朝" w:hAnsi="Times New Roman" w:cs="Times New Roman" w:hint="eastAsia"/>
                    <w:bCs w:val="0"/>
                    <w:caps w:val="0"/>
                    <w:noProof/>
                  </w:rPr>
                </w:rPrChange>
              </w:rPr>
              <w:delText>謝辞</w:delText>
            </w:r>
            <w:r w:rsidDel="00083758">
              <w:rPr>
                <w:noProof/>
                <w:webHidden/>
              </w:rPr>
              <w:tab/>
              <w:delText>85</w:delText>
            </w:r>
          </w:del>
        </w:p>
        <w:p w14:paraId="2D1E7C4B" w14:textId="0CBCCEE0" w:rsidR="005109E7" w:rsidDel="00083758" w:rsidRDefault="005109E7">
          <w:pPr>
            <w:pStyle w:val="13"/>
            <w:rPr>
              <w:del w:id="890" w:author="松山 ファミリー" w:date="2023-02-09T15:56:00Z"/>
              <w:rFonts w:eastAsiaTheme="minorEastAsia"/>
              <w:bCs w:val="0"/>
              <w:caps w:val="0"/>
              <w:noProof/>
              <w:sz w:val="21"/>
              <w:szCs w:val="24"/>
            </w:rPr>
          </w:pPr>
          <w:del w:id="891" w:author="松山 ファミリー" w:date="2023-02-09T15:56:00Z">
            <w:r w:rsidRPr="00083758" w:rsidDel="00083758">
              <w:rPr>
                <w:rPrChange w:id="892" w:author="松山 ファミリー" w:date="2023-02-09T15:56:00Z">
                  <w:rPr>
                    <w:rStyle w:val="a9"/>
                    <w:rFonts w:ascii="Times New Roman" w:eastAsia="ＭＳ 明朝" w:hAnsi="Times New Roman" w:cs="Times New Roman"/>
                    <w:bCs w:val="0"/>
                    <w:caps w:val="0"/>
                    <w:noProof/>
                  </w:rPr>
                </w:rPrChange>
              </w:rPr>
              <w:delText>7.</w:delText>
            </w:r>
            <w:r w:rsidDel="00083758">
              <w:rPr>
                <w:rFonts w:eastAsiaTheme="minorEastAsia"/>
                <w:bCs w:val="0"/>
                <w:caps w:val="0"/>
                <w:noProof/>
                <w:sz w:val="21"/>
                <w:szCs w:val="24"/>
              </w:rPr>
              <w:tab/>
            </w:r>
            <w:r w:rsidRPr="00083758" w:rsidDel="00083758">
              <w:rPr>
                <w:rFonts w:hint="eastAsia"/>
                <w:rPrChange w:id="893" w:author="松山 ファミリー" w:date="2023-02-09T15:56:00Z">
                  <w:rPr>
                    <w:rStyle w:val="a9"/>
                    <w:rFonts w:ascii="Times New Roman" w:eastAsia="ＭＳ 明朝" w:hAnsi="Times New Roman" w:cs="Times New Roman" w:hint="eastAsia"/>
                    <w:bCs w:val="0"/>
                    <w:caps w:val="0"/>
                    <w:noProof/>
                  </w:rPr>
                </w:rPrChange>
              </w:rPr>
              <w:delText>参考文献</w:delText>
            </w:r>
            <w:r w:rsidDel="00083758">
              <w:rPr>
                <w:noProof/>
                <w:webHidden/>
              </w:rPr>
              <w:tab/>
              <w:delText>86</w:delText>
            </w:r>
          </w:del>
        </w:p>
        <w:p w14:paraId="0344180B" w14:textId="78AEF405" w:rsidR="001D55E1" w:rsidRPr="0048090B" w:rsidDel="00B27D01" w:rsidRDefault="00F015D3" w:rsidP="00B54022">
          <w:pPr>
            <w:rPr>
              <w:del w:id="894" w:author="松山 ファミリー" w:date="2023-02-09T16:00:00Z"/>
              <w:rFonts w:ascii="Times New Roman" w:eastAsia="ＭＳ 明朝" w:hAnsi="Times New Roman" w:cs="Times New Roman"/>
              <w:szCs w:val="21"/>
            </w:rPr>
          </w:pPr>
          <w:r w:rsidRPr="0048090B">
            <w:rPr>
              <w:rFonts w:ascii="Times New Roman" w:eastAsia="ＭＳ 明朝" w:hAnsi="Times New Roman" w:cs="Times New Roman"/>
              <w:caps/>
              <w:szCs w:val="21"/>
            </w:rPr>
            <w:fldChar w:fldCharType="end"/>
          </w:r>
        </w:p>
      </w:sdtContent>
    </w:sdt>
    <w:p w14:paraId="1729577A" w14:textId="77777777" w:rsidR="001D55E1" w:rsidRPr="0048090B" w:rsidRDefault="001D55E1">
      <w:pPr>
        <w:rPr>
          <w:rFonts w:ascii="Times New Roman" w:eastAsia="ＭＳ 明朝" w:hAnsi="Times New Roman" w:cs="Times New Roman"/>
          <w:szCs w:val="21"/>
        </w:rPr>
        <w:sectPr w:rsidR="001D55E1" w:rsidRPr="0048090B" w:rsidSect="001D55E1">
          <w:pgSz w:w="11906" w:h="16838"/>
          <w:pgMar w:top="1985" w:right="1701" w:bottom="1701" w:left="1701" w:header="851" w:footer="992" w:gutter="0"/>
          <w:cols w:space="425"/>
          <w:docGrid w:type="lines" w:linePitch="360"/>
        </w:sectPr>
        <w:pPrChange w:id="895" w:author="松山 ファミリー" w:date="2023-02-09T16:00:00Z">
          <w:pPr>
            <w:jc w:val="left"/>
          </w:pPr>
        </w:pPrChange>
      </w:pPr>
    </w:p>
    <w:p w14:paraId="18B8B0E5" w14:textId="75BE1379" w:rsidR="00FE18B3" w:rsidRPr="0048090B" w:rsidRDefault="00854F27" w:rsidP="002555E7">
      <w:pPr>
        <w:pStyle w:val="a4"/>
        <w:numPr>
          <w:ilvl w:val="0"/>
          <w:numId w:val="62"/>
        </w:numPr>
        <w:ind w:leftChars="0"/>
        <w:jc w:val="left"/>
        <w:outlineLvl w:val="0"/>
        <w:rPr>
          <w:rFonts w:ascii="Times New Roman" w:eastAsia="ＭＳ 明朝" w:hAnsi="Times New Roman" w:cs="Times New Roman"/>
          <w:szCs w:val="21"/>
        </w:rPr>
      </w:pPr>
      <w:bookmarkStart w:id="896" w:name="_Toc124154835"/>
      <w:bookmarkStart w:id="897" w:name="_Toc126850956"/>
      <w:r w:rsidRPr="0048090B">
        <w:rPr>
          <w:rFonts w:ascii="Times New Roman" w:eastAsia="ＭＳ 明朝" w:hAnsi="Times New Roman" w:cs="Times New Roman"/>
          <w:szCs w:val="21"/>
        </w:rPr>
        <w:lastRenderedPageBreak/>
        <w:t>緒言</w:t>
      </w:r>
      <w:bookmarkEnd w:id="896"/>
      <w:bookmarkEnd w:id="897"/>
    </w:p>
    <w:p w14:paraId="12418EC3" w14:textId="38EE6A82" w:rsidR="00761F00" w:rsidRPr="0048090B" w:rsidRDefault="00527BC9" w:rsidP="00500D5F">
      <w:pPr>
        <w:rPr>
          <w:rFonts w:ascii="Times New Roman" w:eastAsia="ＭＳ 明朝" w:hAnsi="Times New Roman" w:cs="Times New Roman"/>
          <w:szCs w:val="21"/>
        </w:rPr>
      </w:pPr>
      <w:r w:rsidRPr="0048090B">
        <w:rPr>
          <w:rFonts w:ascii="Times New Roman" w:eastAsia="ＭＳ 明朝" w:hAnsi="Times New Roman" w:cs="Times New Roman"/>
          <w:szCs w:val="21"/>
        </w:rPr>
        <w:t>グルコースの定量分析は</w:t>
      </w:r>
      <w:r w:rsidR="007D48A7" w:rsidRPr="0048090B">
        <w:rPr>
          <w:rFonts w:ascii="Times New Roman" w:eastAsia="ＭＳ 明朝" w:hAnsi="Times New Roman" w:cs="Times New Roman"/>
          <w:szCs w:val="21"/>
        </w:rPr>
        <w:t>食品加工、臨床診断、環境モニタリングなど</w:t>
      </w:r>
      <w:r w:rsidRPr="0048090B">
        <w:rPr>
          <w:rFonts w:ascii="Times New Roman" w:eastAsia="ＭＳ 明朝" w:hAnsi="Times New Roman" w:cs="Times New Roman"/>
          <w:szCs w:val="21"/>
        </w:rPr>
        <w:t>多くの分野で利用されて</w:t>
      </w:r>
      <w:r w:rsidR="000422B1" w:rsidRPr="0048090B">
        <w:rPr>
          <w:rFonts w:ascii="Times New Roman" w:eastAsia="ＭＳ 明朝" w:hAnsi="Times New Roman" w:cs="Times New Roman"/>
          <w:szCs w:val="21"/>
        </w:rPr>
        <w:t>いる。</w:t>
      </w:r>
      <w:r w:rsidR="001E0482" w:rsidRPr="0048090B">
        <w:rPr>
          <w:rFonts w:ascii="Times New Roman" w:eastAsia="ＭＳ 明朝" w:hAnsi="Times New Roman" w:cs="Times New Roman"/>
          <w:szCs w:val="21"/>
        </w:rPr>
        <w:t>酵素を用い</w:t>
      </w:r>
      <w:r w:rsidR="000422B1" w:rsidRPr="0048090B">
        <w:rPr>
          <w:rFonts w:ascii="Times New Roman" w:eastAsia="ＭＳ 明朝" w:hAnsi="Times New Roman" w:cs="Times New Roman"/>
          <w:szCs w:val="21"/>
        </w:rPr>
        <w:t>てグルコースを測定する</w:t>
      </w:r>
      <w:r w:rsidR="001E0482" w:rsidRPr="0048090B">
        <w:rPr>
          <w:rFonts w:ascii="Times New Roman" w:eastAsia="ＭＳ 明朝" w:hAnsi="Times New Roman" w:cs="Times New Roman"/>
          <w:szCs w:val="21"/>
        </w:rPr>
        <w:t>手法</w:t>
      </w:r>
      <w:r w:rsidR="000422B1" w:rsidRPr="0048090B">
        <w:rPr>
          <w:rFonts w:ascii="Times New Roman" w:eastAsia="ＭＳ 明朝" w:hAnsi="Times New Roman" w:cs="Times New Roman"/>
          <w:szCs w:val="21"/>
        </w:rPr>
        <w:t>では</w:t>
      </w:r>
      <w:r w:rsidR="001E0482" w:rsidRPr="0048090B">
        <w:rPr>
          <w:rFonts w:ascii="Times New Roman" w:eastAsia="ＭＳ 明朝" w:hAnsi="Times New Roman" w:cs="Times New Roman"/>
          <w:szCs w:val="21"/>
        </w:rPr>
        <w:t>高い感度と選択性をもたらすが、複雑な固定化手順、高価、化学的に不安定という欠点がある。</w:t>
      </w:r>
      <w:r w:rsidR="006A4FC3" w:rsidRPr="0048090B">
        <w:rPr>
          <w:rFonts w:ascii="Times New Roman" w:eastAsia="ＭＳ 明朝" w:hAnsi="Times New Roman" w:cs="Times New Roman"/>
          <w:szCs w:val="21"/>
        </w:rPr>
        <w:t>したがって、高い安定性、選択性、感度を有する</w:t>
      </w:r>
      <w:r w:rsidR="00205714" w:rsidRPr="0048090B">
        <w:rPr>
          <w:rFonts w:ascii="Times New Roman" w:eastAsia="ＭＳ 明朝" w:hAnsi="Times New Roman" w:cs="Times New Roman"/>
          <w:szCs w:val="21"/>
        </w:rPr>
        <w:t>酵素</w:t>
      </w:r>
      <w:r w:rsidRPr="0048090B">
        <w:rPr>
          <w:rFonts w:ascii="Times New Roman" w:eastAsia="ＭＳ 明朝" w:hAnsi="Times New Roman" w:cs="Times New Roman"/>
          <w:szCs w:val="21"/>
        </w:rPr>
        <w:t>を用いない非酵素型グルコース酸化触媒の開発が期待されている。ナノ構造を持たせたニッケル化合物では既にグルコースを酸化するいくつかの例が報告されており、高い電極触媒活性を有する</w:t>
      </w:r>
      <w:r w:rsidRPr="0048090B">
        <w:rPr>
          <w:rFonts w:ascii="Times New Roman" w:eastAsia="ＭＳ 明朝" w:hAnsi="Times New Roman" w:cs="Times New Roman"/>
          <w:szCs w:val="21"/>
          <w:vertAlign w:val="superscript"/>
        </w:rPr>
        <w:t>[1]</w:t>
      </w:r>
      <w:r w:rsidRPr="0048090B">
        <w:rPr>
          <w:rFonts w:ascii="Times New Roman" w:eastAsia="ＭＳ 明朝" w:hAnsi="Times New Roman" w:cs="Times New Roman"/>
          <w:szCs w:val="21"/>
        </w:rPr>
        <w:t>。本研究室では、以前の研究よりニッケル層状水酸化物を</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ブタノール中で層剥離してナノシートを得ており</w:t>
      </w:r>
      <w:r w:rsidRPr="0048090B">
        <w:rPr>
          <w:rFonts w:ascii="Times New Roman" w:eastAsia="ＭＳ 明朝" w:hAnsi="Times New Roman" w:cs="Times New Roman"/>
          <w:szCs w:val="21"/>
          <w:vertAlign w:val="superscript"/>
        </w:rPr>
        <w:t>[2]</w:t>
      </w:r>
      <w:r w:rsidRPr="0048090B">
        <w:rPr>
          <w:rFonts w:ascii="Times New Roman" w:eastAsia="ＭＳ 明朝" w:hAnsi="Times New Roman" w:cs="Times New Roman"/>
          <w:szCs w:val="21"/>
        </w:rPr>
        <w:t>、この構造が</w:t>
      </w:r>
      <w:r w:rsidR="00A85325" w:rsidRPr="0048090B">
        <w:rPr>
          <w:rFonts w:ascii="Times New Roman" w:eastAsia="ＭＳ 明朝" w:hAnsi="Times New Roman" w:cs="Times New Roman"/>
          <w:szCs w:val="21"/>
        </w:rPr>
        <w:t>表面積の拡大により</w:t>
      </w:r>
      <w:r w:rsidRPr="0048090B">
        <w:rPr>
          <w:rFonts w:ascii="Times New Roman" w:eastAsia="ＭＳ 明朝" w:hAnsi="Times New Roman" w:cs="Times New Roman"/>
          <w:szCs w:val="21"/>
        </w:rPr>
        <w:t>グルコース酸化の触媒に有用であると考えた。そこで本研究ではニッケル水酸化物ナノシート固定電極を作成し、電気化学的なグルコース酸化を検討した。</w:t>
      </w:r>
    </w:p>
    <w:p w14:paraId="24EED484" w14:textId="780E82C3" w:rsidR="00262F2A" w:rsidRPr="0048090B" w:rsidRDefault="00262F2A" w:rsidP="00BB5374">
      <w:pPr>
        <w:jc w:val="left"/>
        <w:rPr>
          <w:rFonts w:ascii="Times New Roman" w:eastAsia="ＭＳ 明朝" w:hAnsi="Times New Roman" w:cs="Times New Roman"/>
          <w:szCs w:val="21"/>
        </w:rPr>
      </w:pPr>
    </w:p>
    <w:p w14:paraId="3E0D581F" w14:textId="047DF38F" w:rsidR="007C661B" w:rsidRPr="0048090B" w:rsidRDefault="00122631" w:rsidP="00F87523">
      <w:pPr>
        <w:pStyle w:val="a4"/>
        <w:numPr>
          <w:ilvl w:val="0"/>
          <w:numId w:val="62"/>
        </w:numPr>
        <w:ind w:leftChars="0"/>
        <w:jc w:val="left"/>
        <w:outlineLvl w:val="0"/>
        <w:rPr>
          <w:rFonts w:ascii="Times New Roman" w:eastAsia="ＭＳ 明朝" w:hAnsi="Times New Roman" w:cs="Times New Roman"/>
          <w:szCs w:val="21"/>
        </w:rPr>
      </w:pPr>
      <w:bookmarkStart w:id="898" w:name="_Toc124154836"/>
      <w:bookmarkStart w:id="899" w:name="_Toc126850957"/>
      <w:r w:rsidRPr="0048090B">
        <w:rPr>
          <w:rFonts w:ascii="Times New Roman" w:eastAsia="ＭＳ 明朝" w:hAnsi="Times New Roman" w:cs="Times New Roman"/>
          <w:szCs w:val="21"/>
        </w:rPr>
        <w:t>使用試薬・装置</w:t>
      </w:r>
      <w:bookmarkEnd w:id="898"/>
      <w:bookmarkEnd w:id="899"/>
    </w:p>
    <w:p w14:paraId="3369AAA9" w14:textId="30CDD945" w:rsidR="00122631" w:rsidRPr="0048090B" w:rsidRDefault="00A251CF" w:rsidP="00BB5374">
      <w:pPr>
        <w:pStyle w:val="a4"/>
        <w:numPr>
          <w:ilvl w:val="1"/>
          <w:numId w:val="62"/>
        </w:numPr>
        <w:ind w:leftChars="0"/>
        <w:jc w:val="left"/>
        <w:outlineLvl w:val="1"/>
        <w:rPr>
          <w:rFonts w:ascii="Times New Roman" w:eastAsia="ＭＳ 明朝" w:hAnsi="Times New Roman" w:cs="Times New Roman"/>
          <w:szCs w:val="21"/>
        </w:rPr>
      </w:pPr>
      <w:bookmarkStart w:id="900" w:name="_Toc124154837"/>
      <w:bookmarkStart w:id="901" w:name="_Toc126850958"/>
      <w:r w:rsidRPr="0048090B">
        <w:rPr>
          <w:rFonts w:ascii="Times New Roman" w:eastAsia="ＭＳ 明朝" w:hAnsi="Times New Roman" w:cs="Times New Roman"/>
          <w:szCs w:val="21"/>
        </w:rPr>
        <w:t>使用試薬</w:t>
      </w:r>
      <w:bookmarkEnd w:id="900"/>
      <w:bookmarkEnd w:id="901"/>
    </w:p>
    <w:tbl>
      <w:tblPr>
        <w:tblStyle w:val="a5"/>
        <w:tblW w:w="0" w:type="auto"/>
        <w:tblLook w:val="04A0" w:firstRow="1" w:lastRow="0" w:firstColumn="1" w:lastColumn="0" w:noHBand="0" w:noVBand="1"/>
      </w:tblPr>
      <w:tblGrid>
        <w:gridCol w:w="2317"/>
        <w:gridCol w:w="2498"/>
        <w:gridCol w:w="850"/>
        <w:gridCol w:w="851"/>
        <w:gridCol w:w="1978"/>
      </w:tblGrid>
      <w:tr w:rsidR="009F5C9E" w:rsidRPr="0048090B" w14:paraId="05944D00" w14:textId="77777777" w:rsidTr="00751AA7">
        <w:tc>
          <w:tcPr>
            <w:tcW w:w="2317" w:type="dxa"/>
          </w:tcPr>
          <w:p w14:paraId="7C8B5F7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試薬名</w:t>
            </w:r>
          </w:p>
        </w:tc>
        <w:tc>
          <w:tcPr>
            <w:tcW w:w="2498" w:type="dxa"/>
          </w:tcPr>
          <w:p w14:paraId="09D9AD2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示性式</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分子量</w:t>
            </w:r>
            <w:r w:rsidRPr="0048090B">
              <w:rPr>
                <w:rFonts w:ascii="Times New Roman" w:eastAsia="ＭＳ 明朝" w:hAnsi="Times New Roman" w:cs="Times New Roman"/>
                <w:sz w:val="21"/>
                <w:szCs w:val="21"/>
              </w:rPr>
              <w:t>)</w:t>
            </w:r>
          </w:p>
        </w:tc>
        <w:tc>
          <w:tcPr>
            <w:tcW w:w="850" w:type="dxa"/>
          </w:tcPr>
          <w:p w14:paraId="7ED453B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純度</w:t>
            </w:r>
          </w:p>
        </w:tc>
        <w:tc>
          <w:tcPr>
            <w:tcW w:w="851" w:type="dxa"/>
          </w:tcPr>
          <w:p w14:paraId="329C3CD8"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級</w:t>
            </w:r>
          </w:p>
        </w:tc>
        <w:tc>
          <w:tcPr>
            <w:tcW w:w="1978" w:type="dxa"/>
          </w:tcPr>
          <w:p w14:paraId="2ED6E82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会社名</w:t>
            </w:r>
          </w:p>
        </w:tc>
      </w:tr>
      <w:tr w:rsidR="009F5C9E" w:rsidRPr="0048090B" w14:paraId="16EC9E21" w14:textId="77777777" w:rsidTr="00751AA7">
        <w:tc>
          <w:tcPr>
            <w:tcW w:w="2317" w:type="dxa"/>
          </w:tcPr>
          <w:p w14:paraId="7DFCEF98" w14:textId="77777777" w:rsidR="00E33A26"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酢酸ニッケル</w:t>
            </w:r>
            <w:r w:rsidR="00EE16C9" w:rsidRPr="0048090B">
              <w:rPr>
                <w:rFonts w:ascii="Times New Roman" w:eastAsia="ＭＳ 明朝" w:hAnsi="Times New Roman" w:cs="Times New Roman"/>
                <w:sz w:val="21"/>
                <w:szCs w:val="21"/>
              </w:rPr>
              <w:t>(II)</w:t>
            </w:r>
          </w:p>
          <w:p w14:paraId="255ABB04" w14:textId="579B5AF3"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四水和物</w:t>
            </w:r>
          </w:p>
        </w:tc>
        <w:tc>
          <w:tcPr>
            <w:tcW w:w="2498" w:type="dxa"/>
          </w:tcPr>
          <w:p w14:paraId="2609E583" w14:textId="376EF7C6" w:rsidR="009F5C9E" w:rsidRPr="0048090B" w:rsidRDefault="004E64F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Ni</w:t>
            </w:r>
            <w:r w:rsidR="008F1F24" w:rsidRPr="0048090B">
              <w:rPr>
                <w:rFonts w:ascii="Times New Roman" w:eastAsia="ＭＳ 明朝" w:hAnsi="Times New Roman" w:cs="Times New Roman"/>
                <w:sz w:val="21"/>
                <w:szCs w:val="21"/>
              </w:rPr>
              <w:t>(CH</w:t>
            </w:r>
            <w:r w:rsidR="008F1F24" w:rsidRPr="0048090B">
              <w:rPr>
                <w:rFonts w:ascii="Times New Roman" w:eastAsia="ＭＳ 明朝" w:hAnsi="Times New Roman" w:cs="Times New Roman"/>
                <w:sz w:val="21"/>
                <w:szCs w:val="21"/>
                <w:vertAlign w:val="subscript"/>
              </w:rPr>
              <w:t>3</w:t>
            </w:r>
            <w:r w:rsidR="008F1F24" w:rsidRPr="0048090B">
              <w:rPr>
                <w:rFonts w:ascii="Times New Roman" w:eastAsia="ＭＳ 明朝" w:hAnsi="Times New Roman" w:cs="Times New Roman"/>
                <w:sz w:val="21"/>
                <w:szCs w:val="21"/>
              </w:rPr>
              <w:t>COO)</w:t>
            </w:r>
            <w:r w:rsidR="008F1F24" w:rsidRPr="0048090B">
              <w:rPr>
                <w:rFonts w:ascii="Times New Roman" w:eastAsia="ＭＳ 明朝" w:hAnsi="Times New Roman" w:cs="Times New Roman"/>
                <w:sz w:val="21"/>
                <w:szCs w:val="21"/>
                <w:vertAlign w:val="subscript"/>
              </w:rPr>
              <w:t>2</w:t>
            </w:r>
            <w:r w:rsidR="008F1F24" w:rsidRPr="0048090B">
              <w:rPr>
                <w:rFonts w:ascii="Times New Roman" w:eastAsia="ＭＳ 明朝" w:hAnsi="Times New Roman" w:cs="Times New Roman"/>
                <w:sz w:val="21"/>
                <w:szCs w:val="21"/>
              </w:rPr>
              <w:t>・</w:t>
            </w:r>
            <w:r w:rsidR="008F1F24" w:rsidRPr="0048090B">
              <w:rPr>
                <w:rFonts w:ascii="Times New Roman" w:eastAsia="ＭＳ 明朝" w:hAnsi="Times New Roman" w:cs="Times New Roman"/>
                <w:sz w:val="21"/>
                <w:szCs w:val="21"/>
              </w:rPr>
              <w:t>4H</w:t>
            </w:r>
            <w:r w:rsidR="008F1F24" w:rsidRPr="0048090B">
              <w:rPr>
                <w:rFonts w:ascii="Times New Roman" w:eastAsia="ＭＳ 明朝" w:hAnsi="Times New Roman" w:cs="Times New Roman"/>
                <w:sz w:val="21"/>
                <w:szCs w:val="21"/>
                <w:vertAlign w:val="subscript"/>
              </w:rPr>
              <w:t>2</w:t>
            </w:r>
            <w:r w:rsidR="008F1F24" w:rsidRPr="0048090B">
              <w:rPr>
                <w:rFonts w:ascii="Times New Roman" w:eastAsia="ＭＳ 明朝" w:hAnsi="Times New Roman" w:cs="Times New Roman"/>
                <w:sz w:val="21"/>
                <w:szCs w:val="21"/>
              </w:rPr>
              <w:t>O</w:t>
            </w:r>
          </w:p>
          <w:p w14:paraId="24C53CE8" w14:textId="21861C22" w:rsidR="008F1F24" w:rsidRPr="0048090B" w:rsidRDefault="008F1F24"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4E64F7" w:rsidRPr="0048090B">
              <w:rPr>
                <w:rFonts w:ascii="Times New Roman" w:eastAsia="ＭＳ 明朝" w:hAnsi="Times New Roman" w:cs="Times New Roman"/>
                <w:sz w:val="21"/>
                <w:szCs w:val="21"/>
              </w:rPr>
              <w:t>FW:</w:t>
            </w:r>
            <w:r w:rsidR="008551FB" w:rsidRPr="0048090B">
              <w:rPr>
                <w:rFonts w:ascii="Times New Roman" w:eastAsia="ＭＳ 明朝" w:hAnsi="Times New Roman" w:cs="Times New Roman"/>
                <w:sz w:val="21"/>
                <w:szCs w:val="21"/>
              </w:rPr>
              <w:t>248.84</w:t>
            </w:r>
            <w:r w:rsidRPr="0048090B">
              <w:rPr>
                <w:rFonts w:ascii="Times New Roman" w:eastAsia="ＭＳ 明朝" w:hAnsi="Times New Roman" w:cs="Times New Roman"/>
                <w:sz w:val="21"/>
                <w:szCs w:val="21"/>
              </w:rPr>
              <w:t>)</w:t>
            </w:r>
          </w:p>
        </w:tc>
        <w:tc>
          <w:tcPr>
            <w:tcW w:w="850" w:type="dxa"/>
          </w:tcPr>
          <w:p w14:paraId="3DBE4974" w14:textId="4D59BECE" w:rsidR="009F5C9E" w:rsidRPr="0048090B" w:rsidRDefault="004E64F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98%</w:t>
            </w:r>
          </w:p>
        </w:tc>
        <w:tc>
          <w:tcPr>
            <w:tcW w:w="851" w:type="dxa"/>
          </w:tcPr>
          <w:p w14:paraId="4814B152" w14:textId="0129BF59" w:rsidR="009F5C9E" w:rsidRPr="0048090B" w:rsidRDefault="007B51D6"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鹿特級</w:t>
            </w:r>
          </w:p>
        </w:tc>
        <w:tc>
          <w:tcPr>
            <w:tcW w:w="1978" w:type="dxa"/>
          </w:tcPr>
          <w:p w14:paraId="5CE369E2"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1B61EDCD"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21710881" w14:textId="77777777" w:rsidTr="00751AA7">
        <w:tc>
          <w:tcPr>
            <w:tcW w:w="2317" w:type="dxa"/>
          </w:tcPr>
          <w:p w14:paraId="0E7B0480"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エタノール</w:t>
            </w:r>
          </w:p>
        </w:tc>
        <w:tc>
          <w:tcPr>
            <w:tcW w:w="2498" w:type="dxa"/>
          </w:tcPr>
          <w:p w14:paraId="6CA0D3B8" w14:textId="77777777" w:rsidR="009F5C9E" w:rsidRPr="0048090B" w:rsidRDefault="00FC5E29"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5</w:t>
            </w:r>
            <w:r w:rsidRPr="0048090B">
              <w:rPr>
                <w:rFonts w:ascii="Times New Roman" w:eastAsia="ＭＳ 明朝" w:hAnsi="Times New Roman" w:cs="Times New Roman"/>
                <w:sz w:val="21"/>
                <w:szCs w:val="21"/>
              </w:rPr>
              <w:t>OH</w:t>
            </w:r>
          </w:p>
          <w:p w14:paraId="206851EF" w14:textId="43BBFC2D" w:rsidR="009F5C9E" w:rsidRPr="0048090B" w:rsidRDefault="009A0130"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2C334E"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46.07)</w:t>
            </w:r>
          </w:p>
        </w:tc>
        <w:tc>
          <w:tcPr>
            <w:tcW w:w="850" w:type="dxa"/>
          </w:tcPr>
          <w:p w14:paraId="5D1BF079" w14:textId="606A2359" w:rsidR="009F5C9E"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99.5%</w:t>
            </w:r>
          </w:p>
        </w:tc>
        <w:tc>
          <w:tcPr>
            <w:tcW w:w="851" w:type="dxa"/>
          </w:tcPr>
          <w:p w14:paraId="13E54A12" w14:textId="338ED9F2" w:rsidR="009F5C9E"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391709F0" w14:textId="77777777" w:rsidR="00F514CD"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566CA7DF" w14:textId="43E51A86" w:rsidR="009F5C9E"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589EE003" w14:textId="77777777" w:rsidTr="00751AA7">
        <w:tc>
          <w:tcPr>
            <w:tcW w:w="2317" w:type="dxa"/>
          </w:tcPr>
          <w:p w14:paraId="2E64A98E" w14:textId="77777777" w:rsidR="008C48A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ドデシルベンゼン</w:t>
            </w:r>
          </w:p>
          <w:p w14:paraId="08600553" w14:textId="1069300A"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スルホン酸ナトリウム</w:t>
            </w:r>
            <w:r w:rsidR="0074213F" w:rsidRPr="0048090B">
              <w:rPr>
                <w:rFonts w:ascii="Times New Roman" w:eastAsia="ＭＳ 明朝" w:hAnsi="Times New Roman" w:cs="Times New Roman"/>
                <w:sz w:val="21"/>
                <w:szCs w:val="21"/>
              </w:rPr>
              <w:t>(DBS-Na)</w:t>
            </w:r>
          </w:p>
        </w:tc>
        <w:tc>
          <w:tcPr>
            <w:tcW w:w="2498" w:type="dxa"/>
          </w:tcPr>
          <w:p w14:paraId="66B8E710"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12</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25</w:t>
            </w: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6</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4</w:t>
            </w:r>
            <w:r w:rsidRPr="0048090B">
              <w:rPr>
                <w:rFonts w:ascii="Times New Roman" w:eastAsia="ＭＳ 明朝" w:hAnsi="Times New Roman" w:cs="Times New Roman"/>
                <w:sz w:val="21"/>
                <w:szCs w:val="21"/>
              </w:rPr>
              <w:t>SO</w:t>
            </w:r>
            <w:r w:rsidRPr="0048090B">
              <w:rPr>
                <w:rFonts w:ascii="Times New Roman" w:eastAsia="ＭＳ 明朝" w:hAnsi="Times New Roman" w:cs="Times New Roman"/>
                <w:sz w:val="21"/>
                <w:szCs w:val="21"/>
                <w:vertAlign w:val="subscript"/>
              </w:rPr>
              <w:t>3</w:t>
            </w:r>
            <w:r w:rsidRPr="0048090B">
              <w:rPr>
                <w:rFonts w:ascii="Times New Roman" w:eastAsia="ＭＳ 明朝" w:hAnsi="Times New Roman" w:cs="Times New Roman"/>
                <w:sz w:val="21"/>
                <w:szCs w:val="21"/>
              </w:rPr>
              <w:t>Na</w:t>
            </w:r>
          </w:p>
          <w:p w14:paraId="5E854D91" w14:textId="10B8E8EF"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2C334E"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348.48)</w:t>
            </w:r>
          </w:p>
        </w:tc>
        <w:tc>
          <w:tcPr>
            <w:tcW w:w="850" w:type="dxa"/>
          </w:tcPr>
          <w:p w14:paraId="3AFD9E1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90%</w:t>
            </w:r>
          </w:p>
        </w:tc>
        <w:tc>
          <w:tcPr>
            <w:tcW w:w="851" w:type="dxa"/>
          </w:tcPr>
          <w:p w14:paraId="2EA6160C"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鹿</w:t>
            </w:r>
            <w:r w:rsidRPr="0048090B">
              <w:rPr>
                <w:rFonts w:ascii="Times New Roman" w:eastAsia="ＭＳ 明朝" w:hAnsi="Times New Roman" w:cs="Times New Roman"/>
                <w:sz w:val="21"/>
                <w:szCs w:val="21"/>
              </w:rPr>
              <w:t>1</w:t>
            </w:r>
            <w:r w:rsidRPr="0048090B">
              <w:rPr>
                <w:rFonts w:ascii="Times New Roman" w:eastAsia="ＭＳ 明朝" w:hAnsi="Times New Roman" w:cs="Times New Roman"/>
                <w:sz w:val="21"/>
                <w:szCs w:val="21"/>
              </w:rPr>
              <w:t>級</w:t>
            </w:r>
          </w:p>
        </w:tc>
        <w:tc>
          <w:tcPr>
            <w:tcW w:w="1978" w:type="dxa"/>
          </w:tcPr>
          <w:p w14:paraId="34A8875A"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405D5BFD"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08BA3178" w14:textId="77777777" w:rsidTr="00751AA7">
        <w:tc>
          <w:tcPr>
            <w:tcW w:w="2317" w:type="dxa"/>
          </w:tcPr>
          <w:p w14:paraId="6204AA88"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1-</w:t>
            </w:r>
            <w:r w:rsidRPr="0048090B">
              <w:rPr>
                <w:rFonts w:ascii="Times New Roman" w:eastAsia="ＭＳ 明朝" w:hAnsi="Times New Roman" w:cs="Times New Roman"/>
                <w:sz w:val="21"/>
                <w:szCs w:val="21"/>
              </w:rPr>
              <w:t>ブタノール</w:t>
            </w:r>
          </w:p>
        </w:tc>
        <w:tc>
          <w:tcPr>
            <w:tcW w:w="2498" w:type="dxa"/>
          </w:tcPr>
          <w:p w14:paraId="680EFC4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3</w:t>
            </w: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OH</w:t>
            </w:r>
          </w:p>
          <w:p w14:paraId="21F0CD3E" w14:textId="307938D3"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7B51D6"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74.12)</w:t>
            </w:r>
          </w:p>
        </w:tc>
        <w:tc>
          <w:tcPr>
            <w:tcW w:w="850" w:type="dxa"/>
          </w:tcPr>
          <w:p w14:paraId="2DFE85C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99%</w:t>
            </w:r>
          </w:p>
        </w:tc>
        <w:tc>
          <w:tcPr>
            <w:tcW w:w="851" w:type="dxa"/>
          </w:tcPr>
          <w:p w14:paraId="185E533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75AA785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27D7468C"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0E7DF0AB" w14:textId="77777777" w:rsidTr="00751AA7">
        <w:tc>
          <w:tcPr>
            <w:tcW w:w="2317" w:type="dxa"/>
          </w:tcPr>
          <w:p w14:paraId="6A087C71"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ケッチェンブラック</w:t>
            </w:r>
          </w:p>
        </w:tc>
        <w:tc>
          <w:tcPr>
            <w:tcW w:w="2498" w:type="dxa"/>
          </w:tcPr>
          <w:p w14:paraId="629AEF90"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6CE5527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349948F7"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1978" w:type="dxa"/>
          </w:tcPr>
          <w:p w14:paraId="4631DB0E" w14:textId="77777777" w:rsidR="00751AA7" w:rsidRPr="0048090B" w:rsidRDefault="00887A12"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ライオンケミカル</w:t>
            </w:r>
          </w:p>
          <w:p w14:paraId="12923813" w14:textId="3ED32B53" w:rsidR="009F5C9E" w:rsidRPr="0048090B" w:rsidRDefault="00887A12"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33489FD4" w14:textId="77777777" w:rsidTr="00751AA7">
        <w:tc>
          <w:tcPr>
            <w:tcW w:w="2317" w:type="dxa"/>
          </w:tcPr>
          <w:p w14:paraId="108699B4"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流動パラフィン</w:t>
            </w:r>
          </w:p>
        </w:tc>
        <w:tc>
          <w:tcPr>
            <w:tcW w:w="2498" w:type="dxa"/>
          </w:tcPr>
          <w:p w14:paraId="16C3501B"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5DE4DABF"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2FA8C168" w14:textId="111D6834" w:rsidR="009F5C9E" w:rsidRPr="0048090B" w:rsidRDefault="00751AA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477BC5DD" w14:textId="77777777" w:rsidR="00751AA7" w:rsidRPr="0048090B" w:rsidRDefault="00751AA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2B5D3F0D" w14:textId="5ABAB342" w:rsidR="009F5C9E" w:rsidRPr="0048090B" w:rsidRDefault="00751AA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ED7735" w:rsidRPr="0048090B" w14:paraId="71994773" w14:textId="77777777" w:rsidTr="00751AA7">
        <w:tc>
          <w:tcPr>
            <w:tcW w:w="2317" w:type="dxa"/>
          </w:tcPr>
          <w:p w14:paraId="60232FA6" w14:textId="03C81FD4" w:rsidR="00ED7735" w:rsidRPr="0048090B" w:rsidRDefault="00ED7735"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ナフィオン</w:t>
            </w:r>
          </w:p>
        </w:tc>
        <w:tc>
          <w:tcPr>
            <w:tcW w:w="2498" w:type="dxa"/>
          </w:tcPr>
          <w:p w14:paraId="40E7CFB1" w14:textId="77777777" w:rsidR="00ED7735" w:rsidRPr="0048090B" w:rsidRDefault="00ED7735"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181791B8" w14:textId="77777777" w:rsidR="00ED7735" w:rsidRPr="0048090B" w:rsidRDefault="00ED7735"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5B3E0035" w14:textId="77777777" w:rsidR="00ED7735" w:rsidRPr="0048090B" w:rsidRDefault="00ED7735"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1978" w:type="dxa"/>
          </w:tcPr>
          <w:p w14:paraId="749ACC37" w14:textId="5319CD8E" w:rsidR="00ED7735" w:rsidRPr="0048090B" w:rsidRDefault="003232B1"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S</w:t>
            </w:r>
            <w:r w:rsidR="0038069B" w:rsidRPr="0048090B">
              <w:rPr>
                <w:rStyle w:val="eop"/>
                <w:rFonts w:ascii="Times New Roman" w:eastAsia="ＭＳ 明朝" w:hAnsi="Times New Roman" w:cs="Times New Roman"/>
                <w:sz w:val="21"/>
                <w:szCs w:val="21"/>
              </w:rPr>
              <w:t>igma</w:t>
            </w:r>
            <w:r w:rsidRPr="0048090B">
              <w:rPr>
                <w:rStyle w:val="eop"/>
                <w:rFonts w:ascii="Times New Roman" w:eastAsia="ＭＳ 明朝" w:hAnsi="Times New Roman" w:cs="Times New Roman"/>
                <w:sz w:val="21"/>
                <w:szCs w:val="21"/>
              </w:rPr>
              <w:t>-</w:t>
            </w:r>
            <w:r w:rsidR="0038069B" w:rsidRPr="0048090B">
              <w:rPr>
                <w:rStyle w:val="eop"/>
                <w:rFonts w:ascii="Times New Roman" w:eastAsia="ＭＳ 明朝" w:hAnsi="Times New Roman" w:cs="Times New Roman"/>
                <w:sz w:val="21"/>
                <w:szCs w:val="21"/>
              </w:rPr>
              <w:t>Ald</w:t>
            </w:r>
            <w:r w:rsidR="0080003D" w:rsidRPr="0048090B">
              <w:rPr>
                <w:rStyle w:val="eop"/>
                <w:rFonts w:ascii="Times New Roman" w:eastAsia="ＭＳ 明朝" w:hAnsi="Times New Roman" w:cs="Times New Roman"/>
                <w:sz w:val="21"/>
                <w:szCs w:val="21"/>
              </w:rPr>
              <w:t>rich</w:t>
            </w:r>
            <w:r w:rsidR="0040182B" w:rsidRPr="0048090B">
              <w:rPr>
                <w:rStyle w:val="eop"/>
                <w:rFonts w:ascii="Times New Roman" w:eastAsia="ＭＳ 明朝" w:hAnsi="Times New Roman" w:cs="Times New Roman"/>
                <w:sz w:val="21"/>
                <w:szCs w:val="21"/>
              </w:rPr>
              <w:t>社</w:t>
            </w:r>
          </w:p>
        </w:tc>
      </w:tr>
      <w:tr w:rsidR="00FA5347" w:rsidRPr="0048090B" w14:paraId="0E0047BA" w14:textId="77777777" w:rsidTr="00751AA7">
        <w:tc>
          <w:tcPr>
            <w:tcW w:w="2317" w:type="dxa"/>
          </w:tcPr>
          <w:p w14:paraId="03EB1C8C" w14:textId="77777777" w:rsidR="00FA5347" w:rsidRPr="0048090B" w:rsidRDefault="00FA5347"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セルロース</w:t>
            </w:r>
          </w:p>
          <w:p w14:paraId="5FD3009E" w14:textId="494F57E1" w:rsidR="00FA5347" w:rsidRPr="0048090B" w:rsidRDefault="00FA5347"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ナノファイバー</w:t>
            </w:r>
          </w:p>
        </w:tc>
        <w:tc>
          <w:tcPr>
            <w:tcW w:w="2498" w:type="dxa"/>
          </w:tcPr>
          <w:p w14:paraId="3CCB9D6B" w14:textId="77777777" w:rsidR="00FA5347" w:rsidRPr="0048090B" w:rsidRDefault="00FA534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6A62DA8D" w14:textId="77777777" w:rsidR="00FA5347" w:rsidRPr="0048090B" w:rsidRDefault="00FA534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6D673467" w14:textId="77777777" w:rsidR="00FA5347" w:rsidRPr="0048090B" w:rsidRDefault="00FA534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1978" w:type="dxa"/>
          </w:tcPr>
          <w:p w14:paraId="2B5243D0" w14:textId="77777777" w:rsidR="00FA5347" w:rsidRPr="0048090B" w:rsidRDefault="00FA5347"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p>
        </w:tc>
      </w:tr>
      <w:tr w:rsidR="009F5C9E" w:rsidRPr="0048090B" w14:paraId="7FBE2C70" w14:textId="77777777" w:rsidTr="00751AA7">
        <w:tc>
          <w:tcPr>
            <w:tcW w:w="2317" w:type="dxa"/>
          </w:tcPr>
          <w:p w14:paraId="0428542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水酸化ナトリウム</w:t>
            </w:r>
          </w:p>
        </w:tc>
        <w:tc>
          <w:tcPr>
            <w:tcW w:w="2498" w:type="dxa"/>
          </w:tcPr>
          <w:p w14:paraId="1A30D7E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NaOH</w:t>
            </w:r>
          </w:p>
          <w:p w14:paraId="5ED75ED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(40.00)</w:t>
            </w:r>
          </w:p>
        </w:tc>
        <w:tc>
          <w:tcPr>
            <w:tcW w:w="850" w:type="dxa"/>
          </w:tcPr>
          <w:p w14:paraId="075DE7C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97%</w:t>
            </w:r>
          </w:p>
        </w:tc>
        <w:tc>
          <w:tcPr>
            <w:tcW w:w="851" w:type="dxa"/>
          </w:tcPr>
          <w:p w14:paraId="38915AF7"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3B5B8CDF"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42382A5E"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37F03F80" w14:textId="77777777" w:rsidTr="00751AA7">
        <w:tc>
          <w:tcPr>
            <w:tcW w:w="2317" w:type="dxa"/>
          </w:tcPr>
          <w:p w14:paraId="3DBBD227" w14:textId="586AD12C"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D</w:t>
            </w:r>
            <w:r w:rsidR="00311132" w:rsidRPr="0048090B">
              <w:rPr>
                <w:rFonts w:ascii="Times New Roman" w:eastAsia="ＭＳ 明朝" w:hAnsi="Times New Roman" w:cs="Times New Roman"/>
                <w:sz w:val="21"/>
                <w:szCs w:val="21"/>
              </w:rPr>
              <w:t>(</w:t>
            </w:r>
            <w:r w:rsidR="00311132" w:rsidRPr="0048090B">
              <w:rPr>
                <w:rFonts w:ascii="Times New Roman" w:eastAsia="ＭＳ 明朝" w:hAnsi="Times New Roman" w:cs="Times New Roman"/>
                <w:sz w:val="21"/>
                <w:szCs w:val="21"/>
              </w:rPr>
              <w:t>＋</w:t>
            </w:r>
            <w:r w:rsidR="00311132"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グルコース</w:t>
            </w:r>
          </w:p>
        </w:tc>
        <w:tc>
          <w:tcPr>
            <w:tcW w:w="2498" w:type="dxa"/>
          </w:tcPr>
          <w:p w14:paraId="6979F99B"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vertAlign w:val="subscript"/>
              </w:rPr>
            </w:pP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6</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12</w:t>
            </w:r>
            <w:r w:rsidRPr="0048090B">
              <w:rPr>
                <w:rFonts w:ascii="Times New Roman" w:eastAsia="ＭＳ 明朝" w:hAnsi="Times New Roman" w:cs="Times New Roman"/>
                <w:sz w:val="21"/>
                <w:szCs w:val="21"/>
              </w:rPr>
              <w:t>O</w:t>
            </w:r>
            <w:r w:rsidRPr="0048090B">
              <w:rPr>
                <w:rFonts w:ascii="Times New Roman" w:eastAsia="ＭＳ 明朝" w:hAnsi="Times New Roman" w:cs="Times New Roman"/>
                <w:sz w:val="21"/>
                <w:szCs w:val="21"/>
                <w:vertAlign w:val="subscript"/>
              </w:rPr>
              <w:t>6</w:t>
            </w:r>
          </w:p>
          <w:p w14:paraId="0769AE8A" w14:textId="3BA6E94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311132"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180.16)</w:t>
            </w:r>
          </w:p>
        </w:tc>
        <w:tc>
          <w:tcPr>
            <w:tcW w:w="850" w:type="dxa"/>
          </w:tcPr>
          <w:p w14:paraId="7C59A7F1"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98%</w:t>
            </w:r>
          </w:p>
        </w:tc>
        <w:tc>
          <w:tcPr>
            <w:tcW w:w="851" w:type="dxa"/>
          </w:tcPr>
          <w:p w14:paraId="168CB127"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2E74EE8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56EF5DD9"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bl>
    <w:p w14:paraId="16C0DA09" w14:textId="77777777" w:rsidR="009F5C9E" w:rsidRPr="0048090B" w:rsidRDefault="009F5C9E" w:rsidP="008C48AB">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7F793826" w14:textId="40D1CE8D" w:rsidR="009F5C9E" w:rsidRPr="0048090B" w:rsidRDefault="009F5C9E" w:rsidP="008C48AB">
      <w:pPr>
        <w:pStyle w:val="paragraph"/>
        <w:numPr>
          <w:ilvl w:val="1"/>
          <w:numId w:val="62"/>
        </w:numPr>
        <w:spacing w:before="0" w:beforeAutospacing="0" w:after="0" w:afterAutospacing="0"/>
        <w:jc w:val="both"/>
        <w:textAlignment w:val="baseline"/>
        <w:outlineLvl w:val="1"/>
        <w:rPr>
          <w:rFonts w:ascii="Times New Roman" w:eastAsia="ＭＳ 明朝" w:hAnsi="Times New Roman" w:cs="Times New Roman"/>
          <w:sz w:val="21"/>
          <w:szCs w:val="21"/>
        </w:rPr>
      </w:pPr>
      <w:bookmarkStart w:id="902" w:name="_Toc126850959"/>
      <w:r w:rsidRPr="0048090B">
        <w:rPr>
          <w:rFonts w:ascii="Times New Roman" w:eastAsia="ＭＳ 明朝" w:hAnsi="Times New Roman" w:cs="Times New Roman"/>
          <w:sz w:val="21"/>
          <w:szCs w:val="21"/>
        </w:rPr>
        <w:t>使用装置</w:t>
      </w:r>
      <w:bookmarkEnd w:id="902"/>
    </w:p>
    <w:p w14:paraId="686C0270"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lastRenderedPageBreak/>
        <w:t>ミリ</w:t>
      </w:r>
      <w:r w:rsidRPr="0048090B">
        <w:rPr>
          <w:rFonts w:ascii="Times New Roman" w:eastAsia="ＭＳ 明朝" w:hAnsi="Times New Roman" w:cs="Times New Roman"/>
          <w:sz w:val="21"/>
          <w:szCs w:val="21"/>
        </w:rPr>
        <w:t>Q</w:t>
      </w:r>
      <w:r w:rsidRPr="0048090B">
        <w:rPr>
          <w:rFonts w:ascii="Times New Roman" w:eastAsia="ＭＳ 明朝" w:hAnsi="Times New Roman" w:cs="Times New Roman"/>
          <w:sz w:val="21"/>
          <w:szCs w:val="21"/>
        </w:rPr>
        <w:t>水</w:t>
      </w:r>
    </w:p>
    <w:p w14:paraId="12A66D9D"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日本ミリポア株式会社製の超純水製造装置</w:t>
      </w:r>
      <w:r w:rsidRPr="0048090B">
        <w:rPr>
          <w:rFonts w:ascii="Times New Roman" w:eastAsia="ＭＳ 明朝" w:hAnsi="Times New Roman" w:cs="Times New Roman"/>
          <w:sz w:val="21"/>
          <w:szCs w:val="21"/>
        </w:rPr>
        <w:t xml:space="preserve"> Direct-Q UV </w:t>
      </w:r>
      <w:r w:rsidRPr="0048090B">
        <w:rPr>
          <w:rFonts w:ascii="Times New Roman" w:eastAsia="ＭＳ 明朝" w:hAnsi="Times New Roman" w:cs="Times New Roman"/>
          <w:sz w:val="21"/>
          <w:szCs w:val="21"/>
        </w:rPr>
        <w:t>より得られたものを使用。</w:t>
      </w:r>
    </w:p>
    <w:p w14:paraId="15C7DB3B"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オイルバス</w:t>
      </w:r>
    </w:p>
    <w:p w14:paraId="2F322CF1"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アズワン株式会社製のオイルバススターラー</w:t>
      </w:r>
      <w:r w:rsidRPr="0048090B">
        <w:rPr>
          <w:rFonts w:ascii="Times New Roman" w:eastAsia="ＭＳ 明朝" w:hAnsi="Times New Roman" w:cs="Times New Roman"/>
          <w:sz w:val="21"/>
          <w:szCs w:val="21"/>
        </w:rPr>
        <w:t xml:space="preserve"> OBS-200AN</w:t>
      </w:r>
      <w:r w:rsidRPr="0048090B">
        <w:rPr>
          <w:rFonts w:ascii="Times New Roman" w:eastAsia="ＭＳ 明朝" w:hAnsi="Times New Roman" w:cs="Times New Roman"/>
          <w:sz w:val="21"/>
          <w:szCs w:val="21"/>
        </w:rPr>
        <w:t>を使用。</w:t>
      </w:r>
    </w:p>
    <w:p w14:paraId="32F2F078"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超音波洗浄機</w:t>
      </w:r>
    </w:p>
    <w:p w14:paraId="6DDDE4A5" w14:textId="5F00BFF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株式会社エヌエヌディ</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製の卓上型超音波洗浄機</w:t>
      </w:r>
      <w:r w:rsidRPr="0048090B">
        <w:rPr>
          <w:rFonts w:ascii="Times New Roman" w:eastAsia="ＭＳ 明朝" w:hAnsi="Times New Roman" w:cs="Times New Roman"/>
          <w:sz w:val="21"/>
          <w:szCs w:val="21"/>
        </w:rPr>
        <w:t xml:space="preserve"> US-103</w:t>
      </w:r>
      <w:r w:rsidRPr="0048090B">
        <w:rPr>
          <w:rFonts w:ascii="Times New Roman" w:eastAsia="ＭＳ 明朝" w:hAnsi="Times New Roman" w:cs="Times New Roman"/>
          <w:sz w:val="21"/>
          <w:szCs w:val="21"/>
        </w:rPr>
        <w:t>を使用。</w:t>
      </w:r>
    </w:p>
    <w:p w14:paraId="74997005"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遠心分離機</w:t>
      </w:r>
    </w:p>
    <w:p w14:paraId="3D6B672D"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久保田商事株式会社製のテーブルトップ遠心機</w:t>
      </w:r>
      <w:r w:rsidRPr="0048090B">
        <w:rPr>
          <w:rFonts w:ascii="Times New Roman" w:eastAsia="ＭＳ 明朝" w:hAnsi="Times New Roman" w:cs="Times New Roman"/>
          <w:sz w:val="21"/>
          <w:szCs w:val="21"/>
        </w:rPr>
        <w:t>5400</w:t>
      </w:r>
      <w:r w:rsidRPr="0048090B">
        <w:rPr>
          <w:rFonts w:ascii="Times New Roman" w:eastAsia="ＭＳ 明朝" w:hAnsi="Times New Roman" w:cs="Times New Roman"/>
          <w:sz w:val="21"/>
          <w:szCs w:val="21"/>
        </w:rPr>
        <w:t>を使用。</w:t>
      </w:r>
    </w:p>
    <w:p w14:paraId="5C6210D2"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エバポレーター</w:t>
      </w:r>
    </w:p>
    <w:p w14:paraId="392C4293"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 xml:space="preserve">EYELA </w:t>
      </w:r>
      <w:r w:rsidRPr="0048090B">
        <w:rPr>
          <w:rFonts w:ascii="Times New Roman" w:eastAsia="ＭＳ 明朝" w:hAnsi="Times New Roman" w:cs="Times New Roman"/>
          <w:sz w:val="21"/>
          <w:szCs w:val="21"/>
        </w:rPr>
        <w:t>東京理化器械株式会社製のロータリーエバポレーター</w:t>
      </w:r>
      <w:r w:rsidRPr="0048090B">
        <w:rPr>
          <w:rFonts w:ascii="Times New Roman" w:eastAsia="ＭＳ 明朝" w:hAnsi="Times New Roman" w:cs="Times New Roman"/>
          <w:sz w:val="21"/>
          <w:szCs w:val="21"/>
        </w:rPr>
        <w:t xml:space="preserve"> N-1000-S</w:t>
      </w:r>
      <w:r w:rsidRPr="0048090B">
        <w:rPr>
          <w:rFonts w:ascii="Times New Roman" w:eastAsia="ＭＳ 明朝" w:hAnsi="Times New Roman" w:cs="Times New Roman"/>
          <w:sz w:val="21"/>
          <w:szCs w:val="21"/>
        </w:rPr>
        <w:t>を使用。</w:t>
      </w:r>
    </w:p>
    <w:p w14:paraId="7202C5A9"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ダイヤフラムポンプ</w:t>
      </w:r>
    </w:p>
    <w:p w14:paraId="6F65D070"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r w:rsidRPr="0048090B">
        <w:rPr>
          <w:rFonts w:ascii="Times New Roman" w:eastAsia="ＭＳ 明朝" w:hAnsi="Times New Roman" w:cs="Times New Roman"/>
          <w:sz w:val="21"/>
          <w:szCs w:val="21"/>
        </w:rPr>
        <w:t xml:space="preserve"> </w:t>
      </w:r>
      <w:r w:rsidRPr="0048090B">
        <w:rPr>
          <w:rFonts w:ascii="Times New Roman" w:eastAsia="ＭＳ 明朝" w:hAnsi="Times New Roman" w:cs="Times New Roman"/>
          <w:sz w:val="21"/>
          <w:szCs w:val="21"/>
        </w:rPr>
        <w:t>アルバック製のダイヤフラム型ドライ真空ポンプ</w:t>
      </w:r>
      <w:r w:rsidRPr="0048090B">
        <w:rPr>
          <w:rFonts w:ascii="Times New Roman" w:eastAsia="ＭＳ 明朝" w:hAnsi="Times New Roman" w:cs="Times New Roman"/>
          <w:sz w:val="21"/>
          <w:szCs w:val="21"/>
        </w:rPr>
        <w:t xml:space="preserve"> DTC-41</w:t>
      </w:r>
      <w:r w:rsidRPr="0048090B">
        <w:rPr>
          <w:rFonts w:ascii="Times New Roman" w:eastAsia="ＭＳ 明朝" w:hAnsi="Times New Roman" w:cs="Times New Roman"/>
          <w:sz w:val="21"/>
          <w:szCs w:val="21"/>
        </w:rPr>
        <w:t>を使用。</w:t>
      </w:r>
    </w:p>
    <w:p w14:paraId="31C9793B" w14:textId="67A9F84B" w:rsidR="009F5C9E" w:rsidRPr="0048090B" w:rsidRDefault="00262F2A"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オイルポンプ</w:t>
      </w:r>
    </w:p>
    <w:p w14:paraId="7EA7323B" w14:textId="6A1DBE0D" w:rsidR="00262F2A" w:rsidRPr="0048090B" w:rsidRDefault="00262F2A"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p w14:paraId="4AAC7D29" w14:textId="77777777" w:rsidR="00262F2A" w:rsidRPr="0048090B" w:rsidRDefault="00262F2A" w:rsidP="008C48AB">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193CA7B3" w14:textId="15A067AA" w:rsidR="009F5C9E" w:rsidRPr="0048090B" w:rsidRDefault="009F5C9E" w:rsidP="008C48AB">
      <w:pPr>
        <w:pStyle w:val="paragraph"/>
        <w:numPr>
          <w:ilvl w:val="1"/>
          <w:numId w:val="62"/>
        </w:numPr>
        <w:spacing w:before="0" w:beforeAutospacing="0" w:after="0" w:afterAutospacing="0"/>
        <w:jc w:val="both"/>
        <w:textAlignment w:val="baseline"/>
        <w:outlineLvl w:val="1"/>
        <w:rPr>
          <w:rFonts w:ascii="Times New Roman" w:eastAsia="ＭＳ 明朝" w:hAnsi="Times New Roman" w:cs="Times New Roman"/>
          <w:sz w:val="21"/>
          <w:szCs w:val="21"/>
        </w:rPr>
      </w:pPr>
      <w:bookmarkStart w:id="903" w:name="_Toc126850960"/>
      <w:r w:rsidRPr="0048090B">
        <w:rPr>
          <w:rFonts w:ascii="Times New Roman" w:eastAsia="ＭＳ 明朝" w:hAnsi="Times New Roman" w:cs="Times New Roman"/>
          <w:sz w:val="21"/>
          <w:szCs w:val="21"/>
        </w:rPr>
        <w:t>測定装置</w:t>
      </w:r>
      <w:bookmarkEnd w:id="903"/>
    </w:p>
    <w:p w14:paraId="46FA3AA5"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粉末</w:t>
      </w:r>
      <w:r w:rsidRPr="0048090B">
        <w:rPr>
          <w:rFonts w:ascii="Times New Roman" w:eastAsia="ＭＳ 明朝" w:hAnsi="Times New Roman" w:cs="Times New Roman"/>
          <w:sz w:val="21"/>
          <w:szCs w:val="21"/>
        </w:rPr>
        <w:t>X</w:t>
      </w:r>
      <w:r w:rsidRPr="0048090B">
        <w:rPr>
          <w:rFonts w:ascii="Times New Roman" w:eastAsia="ＭＳ 明朝" w:hAnsi="Times New Roman" w:cs="Times New Roman"/>
          <w:sz w:val="21"/>
          <w:szCs w:val="21"/>
        </w:rPr>
        <w:t>線回折</w:t>
      </w:r>
      <w:r w:rsidRPr="0048090B">
        <w:rPr>
          <w:rFonts w:ascii="Times New Roman" w:eastAsia="ＭＳ 明朝" w:hAnsi="Times New Roman" w:cs="Times New Roman"/>
          <w:sz w:val="21"/>
          <w:szCs w:val="21"/>
        </w:rPr>
        <w:t>(XRD)</w:t>
      </w:r>
    </w:p>
    <w:p w14:paraId="2B08697E" w14:textId="7D6B3AC9" w:rsidR="003F6017"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株式会社リガク製の</w:t>
      </w:r>
      <w:r w:rsidRPr="0048090B">
        <w:rPr>
          <w:rFonts w:ascii="Times New Roman" w:eastAsia="ＭＳ 明朝" w:hAnsi="Times New Roman" w:cs="Times New Roman"/>
          <w:sz w:val="21"/>
          <w:szCs w:val="21"/>
        </w:rPr>
        <w:t>SmartLab X-RAY DIFFRACTO METER</w:t>
      </w:r>
      <w:r w:rsidRPr="0048090B">
        <w:rPr>
          <w:rFonts w:ascii="Times New Roman" w:eastAsia="ＭＳ 明朝" w:hAnsi="Times New Roman" w:cs="Times New Roman"/>
          <w:sz w:val="21"/>
          <w:szCs w:val="21"/>
        </w:rPr>
        <w:t>を使用</w:t>
      </w:r>
    </w:p>
    <w:p w14:paraId="489F1ED2" w14:textId="6D789871" w:rsidR="009F5C9E" w:rsidRPr="0048090B" w:rsidRDefault="003F6017"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電気化学測定</w:t>
      </w:r>
    </w:p>
    <w:p w14:paraId="46DF8266" w14:textId="03437CE0" w:rsidR="003F6017" w:rsidRPr="0048090B" w:rsidRDefault="00766A82"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bookmarkStart w:id="904" w:name="OLE_LINK5"/>
      <w:bookmarkStart w:id="905" w:name="OLE_LINK6"/>
      <w:r w:rsidRPr="0048090B">
        <w:rPr>
          <w:rFonts w:ascii="Times New Roman" w:eastAsia="ＭＳ 明朝" w:hAnsi="Times New Roman" w:cs="Times New Roman"/>
          <w:sz w:val="21"/>
          <w:szCs w:val="21"/>
        </w:rPr>
        <w:t>ビー・エー・エス株式会社</w:t>
      </w:r>
      <w:bookmarkEnd w:id="904"/>
      <w:bookmarkEnd w:id="905"/>
      <w:r w:rsidRPr="0048090B">
        <w:rPr>
          <w:rFonts w:ascii="Times New Roman" w:eastAsia="ＭＳ 明朝" w:hAnsi="Times New Roman" w:cs="Times New Roman"/>
          <w:sz w:val="21"/>
          <w:szCs w:val="21"/>
        </w:rPr>
        <w:t>のモデル</w:t>
      </w:r>
      <w:r w:rsidRPr="0048090B">
        <w:rPr>
          <w:rFonts w:ascii="Times New Roman" w:eastAsia="ＭＳ 明朝" w:hAnsi="Times New Roman" w:cs="Times New Roman"/>
          <w:sz w:val="21"/>
          <w:szCs w:val="21"/>
        </w:rPr>
        <w:t>2323</w:t>
      </w:r>
      <w:r w:rsidR="009862A3" w:rsidRPr="0048090B">
        <w:rPr>
          <w:rFonts w:ascii="Times New Roman" w:eastAsia="ＭＳ 明朝" w:hAnsi="Times New Roman" w:cs="Times New Roman"/>
          <w:sz w:val="21"/>
          <w:szCs w:val="21"/>
        </w:rPr>
        <w:t>バイポテンショスタットを使用。</w:t>
      </w:r>
    </w:p>
    <w:p w14:paraId="29A3E539" w14:textId="4D90C8A5" w:rsidR="009862A3" w:rsidRPr="0048090B" w:rsidRDefault="0050355C"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作用</w:t>
      </w:r>
      <w:r w:rsidR="009862A3" w:rsidRPr="0048090B">
        <w:rPr>
          <w:rFonts w:ascii="Times New Roman" w:eastAsia="ＭＳ 明朝" w:hAnsi="Times New Roman" w:cs="Times New Roman"/>
          <w:sz w:val="21"/>
          <w:szCs w:val="21"/>
        </w:rPr>
        <w:t>極にはビー・エー・エス株式会社の</w:t>
      </w:r>
      <w:r w:rsidR="00063A0E" w:rsidRPr="0048090B">
        <w:rPr>
          <w:rFonts w:ascii="Times New Roman" w:eastAsia="ＭＳ 明朝" w:hAnsi="Times New Roman" w:cs="Times New Roman"/>
          <w:sz w:val="21"/>
          <w:szCs w:val="21"/>
        </w:rPr>
        <w:t>グラッシーカーボン電極もしくは</w:t>
      </w:r>
      <w:r w:rsidR="009862A3" w:rsidRPr="0048090B">
        <w:rPr>
          <w:rFonts w:ascii="Times New Roman" w:eastAsia="ＭＳ 明朝" w:hAnsi="Times New Roman" w:cs="Times New Roman"/>
          <w:sz w:val="21"/>
          <w:szCs w:val="21"/>
        </w:rPr>
        <w:t>カーボンペースト電極</w:t>
      </w:r>
      <w:r w:rsidR="009862A3"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φ 1.6 mm</w:t>
      </w:r>
      <w:r w:rsidR="009862A3"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を使用</w:t>
      </w:r>
      <w:r w:rsidR="00295585" w:rsidRPr="0048090B">
        <w:rPr>
          <w:rFonts w:ascii="Times New Roman" w:eastAsia="ＭＳ 明朝" w:hAnsi="Times New Roman" w:cs="Times New Roman"/>
          <w:sz w:val="21"/>
          <w:szCs w:val="21"/>
        </w:rPr>
        <w:t>。</w:t>
      </w:r>
    </w:p>
    <w:p w14:paraId="1D60EB88" w14:textId="2D101E76" w:rsidR="0050355C" w:rsidRPr="0048090B" w:rsidRDefault="00295585"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参照極にはビー・エー・エス株式会社の飽和</w:t>
      </w:r>
      <w:r w:rsidRPr="0048090B">
        <w:rPr>
          <w:rFonts w:ascii="Times New Roman" w:eastAsia="ＭＳ 明朝" w:hAnsi="Times New Roman" w:cs="Times New Roman"/>
          <w:sz w:val="21"/>
          <w:szCs w:val="21"/>
        </w:rPr>
        <w:t>KCl</w:t>
      </w:r>
      <w:r w:rsidRPr="0048090B">
        <w:rPr>
          <w:rFonts w:ascii="Times New Roman" w:eastAsia="ＭＳ 明朝" w:hAnsi="Times New Roman" w:cs="Times New Roman"/>
          <w:sz w:val="21"/>
          <w:szCs w:val="21"/>
        </w:rPr>
        <w:t>銀塩化銀参照電極を使用。</w:t>
      </w:r>
    </w:p>
    <w:p w14:paraId="734D51BB" w14:textId="0D0D7056" w:rsidR="00A251CF" w:rsidRPr="0048090B" w:rsidRDefault="00295585"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対極には白金線を使用。</w:t>
      </w:r>
    </w:p>
    <w:p w14:paraId="633B8557" w14:textId="37FC0200" w:rsidR="00B92E45" w:rsidRPr="0048090B" w:rsidRDefault="00E15103" w:rsidP="008C48AB">
      <w:pPr>
        <w:rPr>
          <w:rFonts w:ascii="Times New Roman" w:eastAsia="ＭＳ 明朝" w:hAnsi="Times New Roman" w:cs="Times New Roman"/>
          <w:szCs w:val="21"/>
        </w:rPr>
      </w:pPr>
      <w:r w:rsidRPr="0048090B">
        <w:rPr>
          <w:rFonts w:ascii="Times New Roman" w:eastAsia="ＭＳ 明朝" w:hAnsi="Times New Roman" w:cs="Times New Roman"/>
          <w:szCs w:val="21"/>
        </w:rPr>
        <w:br w:type="page"/>
      </w:r>
    </w:p>
    <w:p w14:paraId="444FD9A1" w14:textId="38FFF6C7" w:rsidR="00B92E45" w:rsidRPr="0048090B" w:rsidRDefault="00BD4A04" w:rsidP="003F08CA">
      <w:pPr>
        <w:pStyle w:val="a4"/>
        <w:numPr>
          <w:ilvl w:val="0"/>
          <w:numId w:val="62"/>
        </w:numPr>
        <w:ind w:leftChars="0"/>
        <w:outlineLvl w:val="0"/>
        <w:rPr>
          <w:rFonts w:ascii="Times New Roman" w:eastAsia="ＭＳ 明朝" w:hAnsi="Times New Roman" w:cs="Times New Roman"/>
          <w:szCs w:val="21"/>
        </w:rPr>
      </w:pPr>
      <w:bookmarkStart w:id="906" w:name="_Toc126850961"/>
      <w:r w:rsidRPr="0048090B">
        <w:rPr>
          <w:rFonts w:ascii="Times New Roman" w:eastAsia="ＭＳ 明朝" w:hAnsi="Times New Roman" w:cs="Times New Roman"/>
          <w:szCs w:val="21"/>
        </w:rPr>
        <w:lastRenderedPageBreak/>
        <w:t>実験操作</w:t>
      </w:r>
      <w:bookmarkEnd w:id="906"/>
    </w:p>
    <w:p w14:paraId="019C0421" w14:textId="591E5D07" w:rsidR="00BD4A04" w:rsidRPr="0048090B" w:rsidRDefault="00BD4A04" w:rsidP="003F08CA">
      <w:pPr>
        <w:pStyle w:val="a4"/>
        <w:numPr>
          <w:ilvl w:val="1"/>
          <w:numId w:val="62"/>
        </w:numPr>
        <w:ind w:leftChars="0"/>
        <w:outlineLvl w:val="1"/>
        <w:rPr>
          <w:rFonts w:ascii="Times New Roman" w:eastAsia="ＭＳ 明朝" w:hAnsi="Times New Roman" w:cs="Times New Roman"/>
          <w:szCs w:val="21"/>
        </w:rPr>
      </w:pPr>
      <w:bookmarkStart w:id="907" w:name="_Toc126850962"/>
      <w:r w:rsidRPr="0048090B">
        <w:rPr>
          <w:rFonts w:ascii="Times New Roman" w:eastAsia="ＭＳ 明朝" w:hAnsi="Times New Roman" w:cs="Times New Roman"/>
          <w:szCs w:val="21"/>
        </w:rPr>
        <w:t>塩基性酢酸ニッケルの合成</w:t>
      </w:r>
      <w:bookmarkEnd w:id="907"/>
    </w:p>
    <w:p w14:paraId="3474F2D4" w14:textId="1BC9783C" w:rsidR="0084002D" w:rsidRPr="0048090B" w:rsidRDefault="007967A9" w:rsidP="003F08CA">
      <w:pPr>
        <w:rPr>
          <w:rStyle w:val="normaltextrun"/>
          <w:rFonts w:ascii="Times New Roman" w:eastAsia="ＭＳ 明朝" w:hAnsi="Times New Roman" w:cs="Times New Roman"/>
          <w:szCs w:val="21"/>
        </w:rPr>
      </w:pPr>
      <w:r w:rsidRPr="0048090B">
        <w:rPr>
          <w:rFonts w:ascii="Times New Roman" w:eastAsia="ＭＳ 明朝" w:hAnsi="Times New Roman" w:cs="Times New Roman"/>
          <w:szCs w:val="21"/>
        </w:rPr>
        <w:t>既に当研究室で成された方法</w:t>
      </w:r>
      <w:r w:rsidRPr="0048090B">
        <w:rPr>
          <w:rFonts w:ascii="Times New Roman" w:eastAsia="ＭＳ 明朝" w:hAnsi="Times New Roman" w:cs="Times New Roman"/>
          <w:szCs w:val="21"/>
          <w:vertAlign w:val="superscript"/>
        </w:rPr>
        <w:t>[3</w:t>
      </w:r>
      <w:r w:rsidR="00EC5FA8" w:rsidRPr="0048090B">
        <w:rPr>
          <w:rFonts w:ascii="Times New Roman" w:eastAsia="ＭＳ 明朝" w:hAnsi="Times New Roman" w:cs="Times New Roman"/>
          <w:szCs w:val="21"/>
          <w:vertAlign w:val="superscript"/>
        </w:rPr>
        <w:t>]</w:t>
      </w:r>
      <w:r w:rsidR="00D133AA" w:rsidRPr="0048090B">
        <w:rPr>
          <w:rFonts w:ascii="Times New Roman" w:eastAsia="ＭＳ 明朝" w:hAnsi="Times New Roman" w:cs="Times New Roman"/>
          <w:szCs w:val="21"/>
        </w:rPr>
        <w:t>を参考にして</w:t>
      </w:r>
      <w:r w:rsidR="00801E00">
        <w:rPr>
          <w:rFonts w:ascii="Times New Roman" w:eastAsia="ＭＳ 明朝" w:hAnsi="Times New Roman" w:cs="Times New Roman" w:hint="eastAsia"/>
          <w:szCs w:val="21"/>
        </w:rPr>
        <w:t>、</w:t>
      </w:r>
      <w:r w:rsidR="00FC5C2F" w:rsidRPr="0048090B">
        <w:rPr>
          <w:rFonts w:ascii="Times New Roman" w:eastAsia="ＭＳ 明朝" w:hAnsi="Times New Roman" w:cs="Times New Roman"/>
          <w:szCs w:val="21"/>
        </w:rPr>
        <w:t>酢酸ニッケル四水和物</w:t>
      </w:r>
      <w:r w:rsidR="00C36AF5" w:rsidRPr="0048090B">
        <w:rPr>
          <w:rFonts w:ascii="Times New Roman" w:eastAsia="ＭＳ 明朝" w:hAnsi="Times New Roman" w:cs="Times New Roman"/>
          <w:szCs w:val="21"/>
        </w:rPr>
        <w:t>の加熱によって塩基性酢酸</w:t>
      </w:r>
      <w:r w:rsidR="00BC5F55" w:rsidRPr="0048090B">
        <w:rPr>
          <w:rStyle w:val="normaltextrun"/>
          <w:rFonts w:ascii="Times New Roman" w:eastAsia="ＭＳ 明朝" w:hAnsi="Times New Roman" w:cs="Times New Roman"/>
          <w:szCs w:val="21"/>
        </w:rPr>
        <w:t>を合成した</w:t>
      </w:r>
      <w:r w:rsidR="0084002D" w:rsidRPr="0048090B">
        <w:rPr>
          <w:rStyle w:val="normaltextrun"/>
          <w:rFonts w:ascii="Times New Roman" w:eastAsia="ＭＳ 明朝" w:hAnsi="Times New Roman" w:cs="Times New Roman"/>
          <w:szCs w:val="21"/>
        </w:rPr>
        <w:t>。</w:t>
      </w:r>
    </w:p>
    <w:p w14:paraId="40803D3A" w14:textId="23F66DAD" w:rsidR="00801E00" w:rsidRPr="0048090B" w:rsidRDefault="00262F2A" w:rsidP="003F08CA">
      <w:pPr>
        <w:rPr>
          <w:rFonts w:ascii="Times New Roman" w:eastAsia="ＭＳ 明朝" w:hAnsi="Times New Roman" w:cs="Times New Roman"/>
          <w:szCs w:val="21"/>
        </w:rPr>
      </w:pPr>
      <w:r w:rsidRPr="0048090B">
        <w:rPr>
          <w:rFonts w:ascii="Times New Roman" w:eastAsia="ＭＳ 明朝" w:hAnsi="Times New Roman" w:cs="Times New Roman"/>
          <w:szCs w:val="21"/>
        </w:rPr>
        <w:t>塩基性酢酸ニッケルの合成における反応は</w:t>
      </w:r>
    </w:p>
    <w:p w14:paraId="4EC0870A" w14:textId="0BADF8E6" w:rsidR="00801E00" w:rsidRPr="0048090B" w:rsidRDefault="00A079CC" w:rsidP="001121D6">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2</w:t>
      </w:r>
      <w:r w:rsidR="00A408E2" w:rsidRPr="0048090B">
        <w:rPr>
          <w:rFonts w:ascii="Times New Roman" w:eastAsia="ＭＳ 明朝" w:hAnsi="Times New Roman" w:cs="Times New Roman"/>
          <w:sz w:val="21"/>
          <w:szCs w:val="21"/>
        </w:rPr>
        <w:t>Ni</w:t>
      </w:r>
      <w:r w:rsidR="00DB45DD" w:rsidRPr="0048090B">
        <w:rPr>
          <w:rFonts w:ascii="Times New Roman" w:eastAsia="ＭＳ 明朝" w:hAnsi="Times New Roman" w:cs="Times New Roman"/>
          <w:sz w:val="21"/>
          <w:szCs w:val="21"/>
        </w:rPr>
        <w:t>(CH</w:t>
      </w:r>
      <w:r w:rsidR="00DB45DD" w:rsidRPr="0048090B">
        <w:rPr>
          <w:rFonts w:ascii="Times New Roman" w:eastAsia="ＭＳ 明朝" w:hAnsi="Times New Roman" w:cs="Times New Roman"/>
          <w:sz w:val="21"/>
          <w:szCs w:val="21"/>
          <w:vertAlign w:val="subscript"/>
        </w:rPr>
        <w:t>3</w:t>
      </w:r>
      <w:r w:rsidR="00DB45DD" w:rsidRPr="0048090B">
        <w:rPr>
          <w:rFonts w:ascii="Times New Roman" w:eastAsia="ＭＳ 明朝" w:hAnsi="Times New Roman" w:cs="Times New Roman"/>
          <w:sz w:val="21"/>
          <w:szCs w:val="21"/>
        </w:rPr>
        <w:t>COO)</w:t>
      </w:r>
      <w:r w:rsidR="00DB45DD" w:rsidRPr="0048090B">
        <w:rPr>
          <w:rFonts w:ascii="Times New Roman" w:eastAsia="ＭＳ 明朝" w:hAnsi="Times New Roman" w:cs="Times New Roman"/>
          <w:sz w:val="21"/>
          <w:szCs w:val="21"/>
          <w:vertAlign w:val="subscript"/>
        </w:rPr>
        <w:t>2</w:t>
      </w:r>
      <w:r w:rsidR="00DB45DD" w:rsidRPr="0048090B">
        <w:rPr>
          <w:rFonts w:ascii="Times New Roman" w:eastAsia="ＭＳ 明朝" w:hAnsi="Times New Roman" w:cs="Times New Roman"/>
          <w:sz w:val="21"/>
          <w:szCs w:val="21"/>
        </w:rPr>
        <w:t>・</w:t>
      </w:r>
      <w:r w:rsidR="00DB45DD" w:rsidRPr="0048090B">
        <w:rPr>
          <w:rFonts w:ascii="Times New Roman" w:eastAsia="ＭＳ 明朝" w:hAnsi="Times New Roman" w:cs="Times New Roman"/>
          <w:sz w:val="21"/>
          <w:szCs w:val="21"/>
        </w:rPr>
        <w:t>4H</w:t>
      </w:r>
      <w:r w:rsidR="00DB45DD" w:rsidRPr="0048090B">
        <w:rPr>
          <w:rFonts w:ascii="Times New Roman" w:eastAsia="ＭＳ 明朝" w:hAnsi="Times New Roman" w:cs="Times New Roman"/>
          <w:sz w:val="21"/>
          <w:szCs w:val="21"/>
          <w:vertAlign w:val="subscript"/>
        </w:rPr>
        <w:t>2</w:t>
      </w:r>
      <w:r w:rsidR="00DB45DD" w:rsidRPr="0048090B">
        <w:rPr>
          <w:rFonts w:ascii="Times New Roman" w:eastAsia="ＭＳ 明朝" w:hAnsi="Times New Roman" w:cs="Times New Roman"/>
          <w:sz w:val="21"/>
          <w:szCs w:val="21"/>
        </w:rPr>
        <w:t>O</w:t>
      </w:r>
      <w:r w:rsidR="00801E00">
        <w:rPr>
          <w:rStyle w:val="normaltextrun"/>
          <w:rFonts w:ascii="Times New Roman" w:eastAsia="ＭＳ 明朝" w:hAnsi="Times New Roman" w:cs="Times New Roman"/>
          <w:sz w:val="21"/>
          <w:szCs w:val="21"/>
        </w:rPr>
        <w:t xml:space="preserve"> </w:t>
      </w:r>
      <m:oMath>
        <m:acc>
          <m:accPr>
            <m:chr m:val="⃗"/>
            <m:ctrlPr>
              <w:rPr>
                <w:rStyle w:val="normaltextrun"/>
                <w:rFonts w:ascii="Cambria Math" w:eastAsia="ＭＳ 明朝" w:hAnsi="Cambria Math" w:cs="Times New Roman"/>
                <w:i/>
                <w:sz w:val="21"/>
                <w:szCs w:val="21"/>
              </w:rPr>
            </m:ctrlPr>
          </m:accPr>
          <m:e>
            <m:r>
              <w:rPr>
                <w:rStyle w:val="normaltextrun"/>
                <w:rFonts w:ascii="Cambria Math" w:eastAsia="ＭＳ 明朝" w:hAnsi="Cambria Math" w:cs="Times New Roman"/>
                <w:sz w:val="21"/>
                <w:szCs w:val="21"/>
              </w:rPr>
              <m:t xml:space="preserve">  EtOH  </m:t>
            </m:r>
          </m:e>
        </m:acc>
      </m:oMath>
      <w:r w:rsidR="009526D2" w:rsidRPr="0048090B">
        <w:rPr>
          <w:rStyle w:val="normaltextrun"/>
          <w:rFonts w:ascii="Times New Roman" w:eastAsia="ＭＳ 明朝" w:hAnsi="Times New Roman" w:cs="Times New Roman"/>
          <w:sz w:val="21"/>
          <w:szCs w:val="21"/>
        </w:rPr>
        <w:t xml:space="preserve"> </w:t>
      </w:r>
      <w:r w:rsidR="001F1FD1" w:rsidRPr="0048090B">
        <w:rPr>
          <w:rStyle w:val="normaltextrun"/>
          <w:rFonts w:ascii="Times New Roman" w:eastAsia="ＭＳ 明朝" w:hAnsi="Times New Roman" w:cs="Times New Roman"/>
          <w:sz w:val="21"/>
          <w:szCs w:val="21"/>
        </w:rPr>
        <w:t xml:space="preserve"> </w:t>
      </w:r>
      <w:r w:rsidR="00162BF8" w:rsidRPr="0048090B">
        <w:rPr>
          <w:rStyle w:val="normaltextrun"/>
          <w:rFonts w:ascii="Times New Roman" w:eastAsia="ＭＳ 明朝" w:hAnsi="Times New Roman" w:cs="Times New Roman"/>
          <w:sz w:val="21"/>
          <w:szCs w:val="21"/>
        </w:rPr>
        <w:t>Ni</w:t>
      </w:r>
      <w:r w:rsidR="00F91536" w:rsidRPr="0048090B">
        <w:rPr>
          <w:rStyle w:val="normaltextrun"/>
          <w:rFonts w:ascii="Times New Roman" w:eastAsia="ＭＳ 明朝" w:hAnsi="Times New Roman" w:cs="Times New Roman"/>
          <w:sz w:val="21"/>
          <w:szCs w:val="21"/>
          <w:vertAlign w:val="subscript"/>
        </w:rPr>
        <w:t>2</w:t>
      </w:r>
      <w:r w:rsidR="00162BF8" w:rsidRPr="0048090B">
        <w:rPr>
          <w:rStyle w:val="normaltextrun"/>
          <w:rFonts w:ascii="Times New Roman" w:eastAsia="ＭＳ 明朝" w:hAnsi="Times New Roman" w:cs="Times New Roman"/>
          <w:sz w:val="21"/>
          <w:szCs w:val="21"/>
        </w:rPr>
        <w:t>(OH)</w:t>
      </w:r>
      <w:r w:rsidR="00162BF8" w:rsidRPr="0048090B">
        <w:rPr>
          <w:rStyle w:val="normaltextrun"/>
          <w:rFonts w:ascii="Times New Roman" w:eastAsia="ＭＳ 明朝" w:hAnsi="Times New Roman" w:cs="Times New Roman"/>
          <w:sz w:val="21"/>
          <w:szCs w:val="21"/>
          <w:vertAlign w:val="subscript"/>
        </w:rPr>
        <w:t>3</w:t>
      </w:r>
      <w:r w:rsidR="00162BF8" w:rsidRPr="0048090B">
        <w:rPr>
          <w:rStyle w:val="normaltextrun"/>
          <w:rFonts w:ascii="Times New Roman" w:eastAsia="ＭＳ 明朝" w:hAnsi="Times New Roman" w:cs="Times New Roman"/>
          <w:sz w:val="21"/>
          <w:szCs w:val="21"/>
        </w:rPr>
        <w:t>(</w:t>
      </w:r>
      <w:r w:rsidR="00A408E2" w:rsidRPr="0048090B">
        <w:rPr>
          <w:rFonts w:ascii="Times New Roman" w:eastAsia="ＭＳ 明朝" w:hAnsi="Times New Roman" w:cs="Times New Roman"/>
          <w:sz w:val="21"/>
          <w:szCs w:val="21"/>
        </w:rPr>
        <w:t>CH</w:t>
      </w:r>
      <w:r w:rsidR="00A408E2" w:rsidRPr="0048090B">
        <w:rPr>
          <w:rFonts w:ascii="Times New Roman" w:eastAsia="ＭＳ 明朝" w:hAnsi="Times New Roman" w:cs="Times New Roman"/>
          <w:sz w:val="21"/>
          <w:szCs w:val="21"/>
          <w:vertAlign w:val="subscript"/>
        </w:rPr>
        <w:t>3</w:t>
      </w:r>
      <w:r w:rsidR="00A408E2" w:rsidRPr="0048090B">
        <w:rPr>
          <w:rFonts w:ascii="Times New Roman" w:eastAsia="ＭＳ 明朝" w:hAnsi="Times New Roman" w:cs="Times New Roman"/>
          <w:sz w:val="21"/>
          <w:szCs w:val="21"/>
        </w:rPr>
        <w:t>COO</w:t>
      </w:r>
      <w:r w:rsidR="00162BF8" w:rsidRPr="0048090B">
        <w:rPr>
          <w:rStyle w:val="normaltextrun"/>
          <w:rFonts w:ascii="Times New Roman" w:eastAsia="ＭＳ 明朝" w:hAnsi="Times New Roman" w:cs="Times New Roman"/>
          <w:sz w:val="21"/>
          <w:szCs w:val="21"/>
        </w:rPr>
        <w:t>)</w:t>
      </w:r>
      <w:r w:rsidR="00162BF8" w:rsidRPr="0048090B">
        <w:rPr>
          <w:rStyle w:val="normaltextrun"/>
          <w:rFonts w:ascii="Times New Roman" w:eastAsia="ＭＳ 明朝" w:hAnsi="Times New Roman" w:cs="Times New Roman"/>
          <w:sz w:val="21"/>
          <w:szCs w:val="21"/>
        </w:rPr>
        <w:t>・</w:t>
      </w:r>
      <w:r w:rsidR="00162BF8" w:rsidRPr="0048090B">
        <w:rPr>
          <w:rStyle w:val="normaltextrun"/>
          <w:rFonts w:ascii="Times New Roman" w:eastAsia="ＭＳ 明朝" w:hAnsi="Times New Roman" w:cs="Times New Roman"/>
          <w:sz w:val="21"/>
          <w:szCs w:val="21"/>
        </w:rPr>
        <w:t>H</w:t>
      </w:r>
      <w:r w:rsidR="00162BF8" w:rsidRPr="0048090B">
        <w:rPr>
          <w:rStyle w:val="normaltextrun"/>
          <w:rFonts w:ascii="Times New Roman" w:eastAsia="ＭＳ 明朝" w:hAnsi="Times New Roman" w:cs="Times New Roman"/>
          <w:sz w:val="21"/>
          <w:szCs w:val="21"/>
          <w:vertAlign w:val="subscript"/>
        </w:rPr>
        <w:t>2</w:t>
      </w:r>
      <w:r w:rsidR="00162BF8" w:rsidRPr="0048090B">
        <w:rPr>
          <w:rStyle w:val="normaltextrun"/>
          <w:rFonts w:ascii="Times New Roman" w:eastAsia="ＭＳ 明朝" w:hAnsi="Times New Roman" w:cs="Times New Roman"/>
          <w:sz w:val="21"/>
          <w:szCs w:val="21"/>
        </w:rPr>
        <w:t>O</w:t>
      </w:r>
      <w:r w:rsidR="0029768C" w:rsidRPr="0048090B">
        <w:rPr>
          <w:rStyle w:val="normaltextrun"/>
          <w:rFonts w:ascii="Times New Roman" w:eastAsia="ＭＳ 明朝" w:hAnsi="Times New Roman" w:cs="Times New Roman"/>
          <w:sz w:val="21"/>
          <w:szCs w:val="21"/>
        </w:rPr>
        <w:t xml:space="preserve"> + 3</w:t>
      </w:r>
      <w:r w:rsidR="0029768C" w:rsidRPr="0048090B">
        <w:rPr>
          <w:rFonts w:ascii="Times New Roman" w:eastAsia="ＭＳ 明朝" w:hAnsi="Times New Roman" w:cs="Times New Roman"/>
          <w:sz w:val="21"/>
          <w:szCs w:val="21"/>
        </w:rPr>
        <w:t>CH</w:t>
      </w:r>
      <w:r w:rsidR="0029768C" w:rsidRPr="0048090B">
        <w:rPr>
          <w:rFonts w:ascii="Times New Roman" w:eastAsia="ＭＳ 明朝" w:hAnsi="Times New Roman" w:cs="Times New Roman"/>
          <w:sz w:val="21"/>
          <w:szCs w:val="21"/>
          <w:vertAlign w:val="subscript"/>
        </w:rPr>
        <w:t>3</w:t>
      </w:r>
      <w:r w:rsidR="0029768C" w:rsidRPr="0048090B">
        <w:rPr>
          <w:rFonts w:ascii="Times New Roman" w:eastAsia="ＭＳ 明朝" w:hAnsi="Times New Roman" w:cs="Times New Roman"/>
          <w:sz w:val="21"/>
          <w:szCs w:val="21"/>
        </w:rPr>
        <w:t>COOH</w:t>
      </w:r>
      <w:r w:rsidRPr="0048090B">
        <w:rPr>
          <w:rFonts w:ascii="Times New Roman" w:eastAsia="ＭＳ 明朝" w:hAnsi="Times New Roman" w:cs="Times New Roman"/>
          <w:sz w:val="21"/>
          <w:szCs w:val="21"/>
        </w:rPr>
        <w:t xml:space="preserve"> (</w:t>
      </w:r>
      <w:r w:rsidRPr="0048090B">
        <w:rPr>
          <w:rFonts w:ascii="Times New Roman" w:eastAsia="ＭＳ 明朝" w:hAnsi="Times New Roman" w:cs="Times New Roman"/>
          <w:sz w:val="21"/>
          <w:szCs w:val="21"/>
        </w:rPr>
        <w:t>式</w:t>
      </w:r>
      <w:r w:rsidRPr="0048090B">
        <w:rPr>
          <w:rFonts w:ascii="Times New Roman" w:eastAsia="ＭＳ 明朝" w:hAnsi="Times New Roman" w:cs="Times New Roman"/>
          <w:sz w:val="21"/>
          <w:szCs w:val="21"/>
        </w:rPr>
        <w:t>1)</w:t>
      </w:r>
    </w:p>
    <w:p w14:paraId="6EC0ABB9" w14:textId="5B249A5A" w:rsidR="007F2F5E" w:rsidRPr="0048090B" w:rsidRDefault="007F2F5E" w:rsidP="001121D6">
      <w:pPr>
        <w:rPr>
          <w:rFonts w:ascii="Times New Roman" w:eastAsia="ＭＳ 明朝" w:hAnsi="Times New Roman" w:cs="Times New Roman"/>
          <w:szCs w:val="21"/>
        </w:rPr>
      </w:pPr>
      <w:r w:rsidRPr="0048090B">
        <w:rPr>
          <w:rFonts w:ascii="Times New Roman" w:eastAsia="ＭＳ 明朝" w:hAnsi="Times New Roman" w:cs="Times New Roman"/>
          <w:szCs w:val="21"/>
        </w:rPr>
        <w:t>酢酸ニッケル四水和物の式量</w:t>
      </w:r>
      <w:r w:rsidR="008B4988"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248.84</w:t>
      </w:r>
      <w:r w:rsidR="008B4988" w:rsidRPr="0048090B">
        <w:rPr>
          <w:rFonts w:ascii="Times New Roman" w:eastAsia="ＭＳ 明朝" w:hAnsi="Times New Roman" w:cs="Times New Roman"/>
          <w:szCs w:val="21"/>
        </w:rPr>
        <w:t>、</w:t>
      </w:r>
      <w:r w:rsidR="008B4988" w:rsidRPr="0048090B">
        <w:rPr>
          <w:rStyle w:val="normaltextrun"/>
          <w:rFonts w:ascii="Times New Roman" w:eastAsia="ＭＳ 明朝" w:hAnsi="Times New Roman" w:cs="Times New Roman"/>
          <w:szCs w:val="21"/>
        </w:rPr>
        <w:t>Ni</w:t>
      </w:r>
      <w:r w:rsidR="008B4988" w:rsidRPr="0048090B">
        <w:rPr>
          <w:rStyle w:val="normaltextrun"/>
          <w:rFonts w:ascii="Times New Roman" w:eastAsia="ＭＳ 明朝" w:hAnsi="Times New Roman" w:cs="Times New Roman"/>
          <w:szCs w:val="21"/>
          <w:vertAlign w:val="subscript"/>
        </w:rPr>
        <w:t>2</w:t>
      </w:r>
      <w:r w:rsidR="008B4988" w:rsidRPr="0048090B">
        <w:rPr>
          <w:rStyle w:val="normaltextrun"/>
          <w:rFonts w:ascii="Times New Roman" w:eastAsia="ＭＳ 明朝" w:hAnsi="Times New Roman" w:cs="Times New Roman"/>
          <w:szCs w:val="21"/>
        </w:rPr>
        <w:t>(OH)</w:t>
      </w:r>
      <w:r w:rsidR="008B4988" w:rsidRPr="0048090B">
        <w:rPr>
          <w:rStyle w:val="normaltextrun"/>
          <w:rFonts w:ascii="Times New Roman" w:eastAsia="ＭＳ 明朝" w:hAnsi="Times New Roman" w:cs="Times New Roman"/>
          <w:szCs w:val="21"/>
          <w:vertAlign w:val="subscript"/>
        </w:rPr>
        <w:t>3</w:t>
      </w:r>
      <w:r w:rsidR="008B4988" w:rsidRPr="0048090B">
        <w:rPr>
          <w:rStyle w:val="normaltextrun"/>
          <w:rFonts w:ascii="Times New Roman" w:eastAsia="ＭＳ 明朝" w:hAnsi="Times New Roman" w:cs="Times New Roman"/>
          <w:szCs w:val="21"/>
        </w:rPr>
        <w:t>(</w:t>
      </w:r>
      <w:r w:rsidR="008B4988" w:rsidRPr="0048090B">
        <w:rPr>
          <w:rFonts w:ascii="Times New Roman" w:eastAsia="ＭＳ 明朝" w:hAnsi="Times New Roman" w:cs="Times New Roman"/>
          <w:szCs w:val="21"/>
        </w:rPr>
        <w:t>CH</w:t>
      </w:r>
      <w:r w:rsidR="008B4988" w:rsidRPr="0048090B">
        <w:rPr>
          <w:rFonts w:ascii="Times New Roman" w:eastAsia="ＭＳ 明朝" w:hAnsi="Times New Roman" w:cs="Times New Roman"/>
          <w:szCs w:val="21"/>
          <w:vertAlign w:val="subscript"/>
        </w:rPr>
        <w:t>3</w:t>
      </w:r>
      <w:r w:rsidR="008B4988" w:rsidRPr="0048090B">
        <w:rPr>
          <w:rFonts w:ascii="Times New Roman" w:eastAsia="ＭＳ 明朝" w:hAnsi="Times New Roman" w:cs="Times New Roman"/>
          <w:szCs w:val="21"/>
        </w:rPr>
        <w:t>COO</w:t>
      </w:r>
      <w:r w:rsidR="008B4988" w:rsidRPr="0048090B">
        <w:rPr>
          <w:rStyle w:val="normaltextrun"/>
          <w:rFonts w:ascii="Times New Roman" w:eastAsia="ＭＳ 明朝" w:hAnsi="Times New Roman" w:cs="Times New Roman"/>
          <w:szCs w:val="21"/>
        </w:rPr>
        <w:t>)</w:t>
      </w:r>
      <w:r w:rsidR="008B4988" w:rsidRPr="0048090B">
        <w:rPr>
          <w:rStyle w:val="normaltextrun"/>
          <w:rFonts w:ascii="Times New Roman" w:eastAsia="ＭＳ 明朝" w:hAnsi="Times New Roman" w:cs="Times New Roman"/>
          <w:szCs w:val="21"/>
        </w:rPr>
        <w:t>・</w:t>
      </w:r>
      <w:r w:rsidR="008B4988" w:rsidRPr="0048090B">
        <w:rPr>
          <w:rStyle w:val="normaltextrun"/>
          <w:rFonts w:ascii="Times New Roman" w:eastAsia="ＭＳ 明朝" w:hAnsi="Times New Roman" w:cs="Times New Roman"/>
          <w:szCs w:val="21"/>
        </w:rPr>
        <w:t>H</w:t>
      </w:r>
      <w:r w:rsidR="008B4988" w:rsidRPr="0048090B">
        <w:rPr>
          <w:rStyle w:val="normaltextrun"/>
          <w:rFonts w:ascii="Times New Roman" w:eastAsia="ＭＳ 明朝" w:hAnsi="Times New Roman" w:cs="Times New Roman"/>
          <w:szCs w:val="21"/>
          <w:vertAlign w:val="subscript"/>
        </w:rPr>
        <w:t>2</w:t>
      </w:r>
      <w:r w:rsidR="008B4988" w:rsidRPr="0048090B">
        <w:rPr>
          <w:rStyle w:val="normaltextrun"/>
          <w:rFonts w:ascii="Times New Roman" w:eastAsia="ＭＳ 明朝" w:hAnsi="Times New Roman" w:cs="Times New Roman"/>
          <w:szCs w:val="21"/>
        </w:rPr>
        <w:t>O</w:t>
      </w:r>
      <w:r w:rsidR="008B4988" w:rsidRPr="0048090B">
        <w:rPr>
          <w:rStyle w:val="normaltextrun"/>
          <w:rFonts w:ascii="Times New Roman" w:eastAsia="ＭＳ 明朝" w:hAnsi="Times New Roman" w:cs="Times New Roman"/>
          <w:szCs w:val="21"/>
        </w:rPr>
        <w:t>の式量：</w:t>
      </w:r>
      <w:r w:rsidR="000E681F" w:rsidRPr="0048090B">
        <w:rPr>
          <w:rStyle w:val="normaltextrun"/>
          <w:rFonts w:ascii="Times New Roman" w:eastAsia="ＭＳ 明朝" w:hAnsi="Times New Roman" w:cs="Times New Roman"/>
          <w:szCs w:val="21"/>
        </w:rPr>
        <w:t>245.47</w:t>
      </w:r>
    </w:p>
    <w:p w14:paraId="1FF26795" w14:textId="798497CE" w:rsidR="00262F2A" w:rsidRDefault="00262F2A" w:rsidP="003F08CA">
      <w:pPr>
        <w:rPr>
          <w:rFonts w:ascii="Times New Roman" w:eastAsia="ＭＳ 明朝" w:hAnsi="Times New Roman" w:cs="Times New Roman"/>
          <w:szCs w:val="21"/>
        </w:rPr>
      </w:pPr>
      <w:r w:rsidRPr="0048090B">
        <w:rPr>
          <w:rFonts w:ascii="Times New Roman" w:eastAsia="ＭＳ 明朝" w:hAnsi="Times New Roman" w:cs="Times New Roman"/>
          <w:szCs w:val="21"/>
        </w:rPr>
        <w:t>だと考えられる</w:t>
      </w:r>
      <w:r w:rsidR="007F2F5E" w:rsidRPr="0048090B">
        <w:rPr>
          <w:rFonts w:ascii="Times New Roman" w:eastAsia="ＭＳ 明朝" w:hAnsi="Times New Roman" w:cs="Times New Roman"/>
          <w:szCs w:val="21"/>
        </w:rPr>
        <w:t>。</w:t>
      </w:r>
    </w:p>
    <w:p w14:paraId="12E873D6" w14:textId="77777777" w:rsidR="002E2657" w:rsidRDefault="002E2657" w:rsidP="002E2657">
      <w:pPr>
        <w:widowControl/>
        <w:rPr>
          <w:rStyle w:val="normaltextrun"/>
          <w:rFonts w:ascii="Times New Roman" w:eastAsia="ＭＳ 明朝" w:hAnsi="Times New Roman" w:cs="Times New Roman"/>
          <w:szCs w:val="21"/>
        </w:rPr>
      </w:pPr>
    </w:p>
    <w:p w14:paraId="12B07252" w14:textId="42F02C83" w:rsidR="002E2657" w:rsidRPr="0048090B" w:rsidRDefault="002E2657" w:rsidP="002E2657">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hint="eastAsia"/>
          <w:szCs w:val="21"/>
        </w:rPr>
        <w:t>生</w:t>
      </w:r>
      <w:r w:rsidRPr="0048090B">
        <w:rPr>
          <w:rStyle w:val="normaltextrun"/>
          <w:rFonts w:ascii="Times New Roman" w:eastAsia="ＭＳ 明朝" w:hAnsi="Times New Roman" w:cs="Times New Roman"/>
          <w:szCs w:val="21"/>
        </w:rPr>
        <w:t>成物が全て</w:t>
      </w: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であると仮定すると</w:t>
      </w:r>
    </w:p>
    <w:p w14:paraId="161E6146" w14:textId="52EB4918" w:rsidR="002E2657" w:rsidRPr="0048090B" w:rsidRDefault="002E2657" w:rsidP="002E2657">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w:t>
      </w:r>
      <w:r w:rsidR="00D408BC">
        <w:rPr>
          <w:rStyle w:val="normaltextrun"/>
          <w:rFonts w:ascii="Times New Roman" w:eastAsia="ＭＳ 明朝" w:hAnsi="Times New Roman" w:cs="Times New Roman" w:hint="eastAsia"/>
          <w:szCs w:val="21"/>
        </w:rPr>
        <w:t>の式は</w:t>
      </w:r>
    </w:p>
    <w:p w14:paraId="268677B9" w14:textId="63B7CD5F" w:rsidR="002E2657" w:rsidRPr="0048090B" w:rsidRDefault="00757650" w:rsidP="002E2657">
      <w:pPr>
        <w:widowControl/>
        <w:rPr>
          <w:rStyle w:val="normaltextrun"/>
          <w:rFonts w:ascii="Times New Roman" w:eastAsia="ＭＳ 明朝" w:hAnsi="Times New Roman" w:cs="Times New Roman"/>
          <w:szCs w:val="21"/>
        </w:rPr>
      </w:pPr>
      <m:oMathPara>
        <m:oMath>
          <m:r>
            <w:rPr>
              <w:rStyle w:val="normaltextrun"/>
              <w:rFonts w:ascii="Cambria Math" w:eastAsia="ＭＳ 明朝" w:hAnsi="Cambria Math" w:cs="Times New Roman"/>
              <w:szCs w:val="21"/>
            </w:rPr>
            <m:t>x=</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y</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m:t>
          </m:r>
        </m:oMath>
      </m:oMathPara>
    </w:p>
    <w:p w14:paraId="2D0E7AC6" w14:textId="07CF6C94" w:rsidR="00C21C9A" w:rsidRDefault="00D408BC" w:rsidP="003F08CA">
      <w:pPr>
        <w:rPr>
          <w:rFonts w:ascii="Times New Roman" w:eastAsia="ＭＳ 明朝" w:hAnsi="Times New Roman" w:cs="Times New Roman"/>
          <w:szCs w:val="21"/>
        </w:rPr>
      </w:pPr>
      <w:r>
        <w:rPr>
          <w:rFonts w:ascii="Times New Roman" w:eastAsia="ＭＳ 明朝" w:hAnsi="Times New Roman" w:cs="Times New Roman" w:hint="eastAsia"/>
          <w:szCs w:val="21"/>
        </w:rPr>
        <w:t>x</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(mmol)</w:t>
      </w:r>
    </w:p>
    <w:p w14:paraId="7F3AE89C" w14:textId="119B87F2" w:rsidR="00D408BC" w:rsidRDefault="00D408BC" w:rsidP="003F08CA">
      <w:pPr>
        <w:rPr>
          <w:rFonts w:ascii="Times New Roman" w:eastAsia="ＭＳ 明朝" w:hAnsi="Times New Roman" w:cs="Times New Roman"/>
          <w:szCs w:val="21"/>
        </w:rPr>
      </w:pPr>
      <w:r>
        <w:rPr>
          <w:rFonts w:ascii="Times New Roman" w:eastAsia="ＭＳ 明朝" w:hAnsi="Times New Roman" w:cs="Times New Roman" w:hint="eastAsia"/>
          <w:szCs w:val="21"/>
        </w:rPr>
        <w:t>y</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(g)</w:t>
      </w:r>
    </w:p>
    <w:p w14:paraId="5195CC1C" w14:textId="03EC09AB" w:rsidR="007412B9" w:rsidRDefault="00A67E76" w:rsidP="003F08CA">
      <w:pPr>
        <w:rPr>
          <w:rFonts w:ascii="Times New Roman" w:eastAsia="ＭＳ 明朝" w:hAnsi="Times New Roman" w:cs="Times New Roman"/>
          <w:szCs w:val="21"/>
        </w:rPr>
      </w:pPr>
      <w:r>
        <w:rPr>
          <w:rFonts w:ascii="Times New Roman" w:eastAsia="ＭＳ 明朝" w:hAnsi="Times New Roman" w:cs="Times New Roman" w:hint="eastAsia"/>
          <w:szCs w:val="21"/>
        </w:rPr>
        <w:t>となる。</w:t>
      </w:r>
    </w:p>
    <w:p w14:paraId="21EB8605" w14:textId="77777777" w:rsidR="00A67E76" w:rsidRDefault="00A67E76" w:rsidP="003F08CA">
      <w:pPr>
        <w:rPr>
          <w:rFonts w:ascii="Times New Roman" w:eastAsia="ＭＳ 明朝" w:hAnsi="Times New Roman" w:cs="Times New Roman"/>
          <w:szCs w:val="21"/>
        </w:rPr>
      </w:pPr>
    </w:p>
    <w:p w14:paraId="4172CBDD" w14:textId="77777777" w:rsidR="00390BE4" w:rsidRPr="0048090B" w:rsidRDefault="00390BE4" w:rsidP="00390BE4">
      <w:pPr>
        <w:widowControl/>
        <w:rPr>
          <w:rStyle w:val="normaltextrun"/>
          <w:rFonts w:ascii="Times New Roman" w:eastAsia="ＭＳ 明朝" w:hAnsi="Times New Roman" w:cs="Times New Roman"/>
          <w:szCs w:val="21"/>
        </w:rPr>
      </w:pPr>
      <w:r>
        <w:rPr>
          <w:rFonts w:ascii="Times New Roman" w:eastAsia="ＭＳ 明朝" w:hAnsi="Times New Roman" w:cs="Times New Roman" w:hint="eastAsia"/>
          <w:szCs w:val="21"/>
        </w:rPr>
        <w:t>また収率は</w:t>
      </w:r>
      <w:r w:rsidRPr="0048090B">
        <w:rPr>
          <w:rStyle w:val="normaltextrun"/>
          <w:rFonts w:ascii="Times New Roman" w:eastAsia="ＭＳ 明朝" w:hAnsi="Times New Roman" w:cs="Times New Roman"/>
          <w:szCs w:val="21"/>
        </w:rPr>
        <w:t>式</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より、</w:t>
      </w:r>
    </w:p>
    <w:p w14:paraId="6C03BBB1" w14:textId="28B3B1D1" w:rsidR="00390BE4" w:rsidRPr="0048090B" w:rsidRDefault="00D55C31" w:rsidP="00390BE4">
      <w:pPr>
        <w:widowControl/>
        <w:rPr>
          <w:rStyle w:val="normaltextrun"/>
          <w:rFonts w:ascii="Times New Roman" w:eastAsia="ＭＳ 明朝" w:hAnsi="Times New Roman" w:cs="Times New Roman"/>
          <w:i/>
          <w:szCs w:val="21"/>
        </w:rPr>
      </w:pPr>
      <m:oMathPara>
        <m:oMath>
          <m:r>
            <w:rPr>
              <w:rStyle w:val="normaltextrun"/>
              <w:rFonts w:ascii="Cambria Math" w:eastAsia="ＭＳ 明朝" w:hAnsi="Cambria Math" w:cs="Times New Roman"/>
              <w:szCs w:val="21"/>
            </w:rPr>
            <m:t xml:space="preserve">α =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β</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γ</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m:t>
          </m:r>
        </m:oMath>
      </m:oMathPara>
    </w:p>
    <w:p w14:paraId="66447068" w14:textId="3340CE90" w:rsidR="00390BE4" w:rsidRDefault="00D55C31" w:rsidP="00390BE4">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α = </w:t>
      </w:r>
      <w:r>
        <w:rPr>
          <w:rStyle w:val="normaltextrun"/>
          <w:rFonts w:ascii="Times New Roman" w:eastAsia="ＭＳ 明朝" w:hAnsi="Times New Roman" w:cs="Times New Roman" w:hint="eastAsia"/>
          <w:szCs w:val="21"/>
        </w:rPr>
        <w:t>収率</w:t>
      </w:r>
      <w:r>
        <w:rPr>
          <w:rStyle w:val="normaltextrun"/>
          <w:rFonts w:ascii="Times New Roman" w:eastAsia="ＭＳ 明朝" w:hAnsi="Times New Roman" w:cs="Times New Roman"/>
          <w:szCs w:val="21"/>
        </w:rPr>
        <w:t>(%)</w:t>
      </w:r>
    </w:p>
    <w:p w14:paraId="584E1B74" w14:textId="5AC6C0FA" w:rsidR="00D55C31" w:rsidRDefault="00D55C31" w:rsidP="00390BE4">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β = </w:t>
      </w:r>
      <w:r w:rsidR="00B60A43">
        <w:rPr>
          <w:rStyle w:val="normaltextrun"/>
          <w:rFonts w:ascii="Times New Roman" w:eastAsia="ＭＳ 明朝" w:hAnsi="Times New Roman" w:cs="Times New Roman" w:hint="eastAsia"/>
          <w:szCs w:val="21"/>
        </w:rPr>
        <w:t>生成物の収量</w:t>
      </w:r>
      <w:r w:rsidR="00B60A43">
        <w:rPr>
          <w:rStyle w:val="normaltextrun"/>
          <w:rFonts w:ascii="Times New Roman" w:eastAsia="ＭＳ 明朝" w:hAnsi="Times New Roman" w:cs="Times New Roman"/>
          <w:szCs w:val="21"/>
        </w:rPr>
        <w:t>(g)</w:t>
      </w:r>
    </w:p>
    <w:p w14:paraId="3578FC4F" w14:textId="474E1423" w:rsidR="00B60A43" w:rsidRPr="0048090B" w:rsidRDefault="00B60A43" w:rsidP="00390BE4">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γ = </w:t>
      </w:r>
      <w:r>
        <w:rPr>
          <w:rStyle w:val="normaltextrun"/>
          <w:rFonts w:ascii="Times New Roman" w:eastAsia="ＭＳ 明朝" w:hAnsi="Times New Roman" w:cs="Times New Roman" w:hint="eastAsia"/>
          <w:szCs w:val="21"/>
        </w:rPr>
        <w:t>酢酸ニッケル四水和物の</w:t>
      </w:r>
      <w:r w:rsidR="000648C1">
        <w:rPr>
          <w:rStyle w:val="normaltextrun"/>
          <w:rFonts w:ascii="Times New Roman" w:eastAsia="ＭＳ 明朝" w:hAnsi="Times New Roman" w:cs="Times New Roman" w:hint="eastAsia"/>
          <w:szCs w:val="21"/>
        </w:rPr>
        <w:t>量</w:t>
      </w:r>
      <w:r w:rsidR="000648C1">
        <w:rPr>
          <w:rStyle w:val="normaltextrun"/>
          <w:rFonts w:ascii="Times New Roman" w:eastAsia="ＭＳ 明朝" w:hAnsi="Times New Roman" w:cs="Times New Roman"/>
          <w:szCs w:val="21"/>
        </w:rPr>
        <w:t>(g)</w:t>
      </w:r>
    </w:p>
    <w:p w14:paraId="05B38468" w14:textId="6D4B64BA" w:rsidR="00390BE4" w:rsidRDefault="000648C1" w:rsidP="003F08CA">
      <w:pPr>
        <w:rPr>
          <w:rFonts w:ascii="Times New Roman" w:eastAsia="ＭＳ 明朝" w:hAnsi="Times New Roman" w:cs="Times New Roman"/>
          <w:szCs w:val="21"/>
        </w:rPr>
      </w:pPr>
      <w:r>
        <w:rPr>
          <w:rFonts w:ascii="Times New Roman" w:eastAsia="ＭＳ 明朝" w:hAnsi="Times New Roman" w:cs="Times New Roman" w:hint="eastAsia"/>
          <w:szCs w:val="21"/>
        </w:rPr>
        <w:t>となる。</w:t>
      </w:r>
    </w:p>
    <w:p w14:paraId="13016860" w14:textId="77777777" w:rsidR="00390BE4" w:rsidRPr="0048090B" w:rsidRDefault="00390BE4" w:rsidP="003F08CA">
      <w:pPr>
        <w:rPr>
          <w:rFonts w:ascii="Times New Roman" w:eastAsia="ＭＳ 明朝" w:hAnsi="Times New Roman" w:cs="Times New Roman"/>
          <w:szCs w:val="21"/>
        </w:rPr>
      </w:pPr>
    </w:p>
    <w:p w14:paraId="0D252121" w14:textId="48D42583" w:rsidR="00640093" w:rsidRPr="0048090B" w:rsidRDefault="006F1597" w:rsidP="003F08CA">
      <w:pPr>
        <w:rPr>
          <w:rFonts w:ascii="Times New Roman" w:eastAsia="ＭＳ 明朝" w:hAnsi="Times New Roman" w:cs="Times New Roman"/>
          <w:szCs w:val="21"/>
        </w:rPr>
      </w:pPr>
      <w:r>
        <w:rPr>
          <w:rFonts w:ascii="Times New Roman" w:eastAsia="ＭＳ 明朝" w:hAnsi="Times New Roman" w:cs="Times New Roman" w:hint="eastAsia"/>
          <w:szCs w:val="21"/>
        </w:rPr>
        <w:t>合成により</w:t>
      </w:r>
      <w:r w:rsidR="00640093" w:rsidRPr="0048090B">
        <w:rPr>
          <w:rFonts w:ascii="Times New Roman" w:eastAsia="ＭＳ 明朝" w:hAnsi="Times New Roman" w:cs="Times New Roman"/>
          <w:szCs w:val="21"/>
        </w:rPr>
        <w:t>薄緑色の結晶が得られ、</w:t>
      </w:r>
      <w:r w:rsidR="00640093" w:rsidRPr="0048090B">
        <w:rPr>
          <w:rFonts w:ascii="Times New Roman" w:eastAsia="ＭＳ 明朝" w:hAnsi="Times New Roman" w:cs="Times New Roman"/>
          <w:szCs w:val="21"/>
        </w:rPr>
        <w:t>XRD</w:t>
      </w:r>
      <w:r w:rsidR="00640093" w:rsidRPr="0048090B">
        <w:rPr>
          <w:rFonts w:ascii="Times New Roman" w:eastAsia="ＭＳ 明朝" w:hAnsi="Times New Roman" w:cs="Times New Roman"/>
          <w:szCs w:val="21"/>
        </w:rPr>
        <w:t>測定により塩基性酢酸ニッケル</w:t>
      </w:r>
      <w:r>
        <w:rPr>
          <w:rFonts w:ascii="Times New Roman" w:eastAsia="ＭＳ 明朝" w:hAnsi="Times New Roman" w:cs="Times New Roman" w:hint="eastAsia"/>
          <w:szCs w:val="21"/>
        </w:rPr>
        <w:t>の</w:t>
      </w:r>
      <w:r w:rsidR="00640093" w:rsidRPr="0048090B">
        <w:rPr>
          <w:rFonts w:ascii="Times New Roman" w:eastAsia="ＭＳ 明朝" w:hAnsi="Times New Roman" w:cs="Times New Roman"/>
          <w:szCs w:val="21"/>
        </w:rPr>
        <w:t>同定</w:t>
      </w:r>
      <w:r>
        <w:rPr>
          <w:rFonts w:ascii="Times New Roman" w:eastAsia="ＭＳ 明朝" w:hAnsi="Times New Roman" w:cs="Times New Roman" w:hint="eastAsia"/>
          <w:szCs w:val="21"/>
        </w:rPr>
        <w:t>を行なった</w:t>
      </w:r>
      <w:r w:rsidR="00640093" w:rsidRPr="0048090B">
        <w:rPr>
          <w:rFonts w:ascii="Times New Roman" w:eastAsia="ＭＳ 明朝" w:hAnsi="Times New Roman" w:cs="Times New Roman"/>
          <w:szCs w:val="21"/>
        </w:rPr>
        <w:t>。</w:t>
      </w:r>
    </w:p>
    <w:p w14:paraId="51A574EB" w14:textId="6221603E" w:rsidR="00640093" w:rsidRPr="0048090B" w:rsidRDefault="00640093" w:rsidP="003F08CA">
      <w:pPr>
        <w:rPr>
          <w:rFonts w:ascii="Times New Roman" w:eastAsia="ＭＳ 明朝" w:hAnsi="Times New Roman" w:cs="Times New Roman"/>
          <w:szCs w:val="21"/>
        </w:rPr>
      </w:pPr>
      <w:r w:rsidRPr="0048090B">
        <w:rPr>
          <w:rFonts w:ascii="Times New Roman" w:eastAsia="ＭＳ 明朝" w:hAnsi="Times New Roman" w:cs="Times New Roman"/>
          <w:szCs w:val="21"/>
        </w:rPr>
        <w:t>XRD</w:t>
      </w:r>
      <w:r w:rsidRPr="0048090B">
        <w:rPr>
          <w:rFonts w:ascii="Times New Roman" w:eastAsia="ＭＳ 明朝" w:hAnsi="Times New Roman" w:cs="Times New Roman"/>
          <w:szCs w:val="21"/>
        </w:rPr>
        <w:t>測定の条件は以下の通りで行なった。</w:t>
      </w:r>
    </w:p>
    <w:p w14:paraId="6F771DED" w14:textId="027FD901" w:rsidR="00640093" w:rsidRPr="0048090B"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X</w:t>
      </w:r>
      <w:r w:rsidRPr="0048090B">
        <w:rPr>
          <w:rFonts w:ascii="Times New Roman" w:eastAsia="ＭＳ 明朝" w:hAnsi="Times New Roman" w:cs="Times New Roman"/>
          <w:szCs w:val="21"/>
        </w:rPr>
        <w:t>線：</w:t>
      </w:r>
      <w:r w:rsidRPr="0048090B">
        <w:rPr>
          <w:rFonts w:ascii="Times New Roman" w:eastAsia="ＭＳ 明朝" w:hAnsi="Times New Roman" w:cs="Times New Roman"/>
          <w:szCs w:val="21"/>
        </w:rPr>
        <w:t>CuKα(λ=1.54 Å)</w:t>
      </w:r>
    </w:p>
    <w:p w14:paraId="652F5271" w14:textId="77777777" w:rsidR="006F1597"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スキャンスピード：</w:t>
      </w:r>
      <w:r w:rsidRPr="0048090B">
        <w:rPr>
          <w:rFonts w:ascii="Times New Roman" w:eastAsia="ＭＳ 明朝" w:hAnsi="Times New Roman" w:cs="Times New Roman"/>
          <w:szCs w:val="21"/>
        </w:rPr>
        <w:t>40°/ min</w:t>
      </w:r>
    </w:p>
    <w:p w14:paraId="33AC41ED" w14:textId="6B7E3E77" w:rsidR="00640093" w:rsidRPr="0048090B"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スキャンステップ：</w:t>
      </w:r>
      <w:r w:rsidRPr="0048090B">
        <w:rPr>
          <w:rFonts w:ascii="Times New Roman" w:eastAsia="ＭＳ 明朝" w:hAnsi="Times New Roman" w:cs="Times New Roman"/>
          <w:szCs w:val="21"/>
        </w:rPr>
        <w:t>0.02°</w:t>
      </w:r>
    </w:p>
    <w:p w14:paraId="42FCE332" w14:textId="12B120DF" w:rsidR="00640093"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走査範囲：</w:t>
      </w: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 xml:space="preserve"> 90°</w:t>
      </w:r>
    </w:p>
    <w:p w14:paraId="495304A6" w14:textId="0D89B27F" w:rsidR="006F1597" w:rsidRPr="0048090B" w:rsidRDefault="004B68E3" w:rsidP="006F1597">
      <w:pPr>
        <w:rPr>
          <w:rFonts w:ascii="Times New Roman" w:eastAsia="ＭＳ 明朝" w:hAnsi="Times New Roman" w:cs="Times New Roman"/>
          <w:szCs w:val="21"/>
        </w:rPr>
      </w:pPr>
      <w:r>
        <w:rPr>
          <w:rFonts w:ascii="Times New Roman" w:eastAsia="ＭＳ 明朝" w:hAnsi="Times New Roman" w:cs="Times New Roman"/>
          <w:szCs w:val="21"/>
        </w:rPr>
        <w:br w:type="page"/>
      </w:r>
    </w:p>
    <w:p w14:paraId="05DE6C54" w14:textId="303625AD" w:rsidR="004036AF" w:rsidRPr="0048090B" w:rsidRDefault="004036AF" w:rsidP="003F08CA">
      <w:pPr>
        <w:pStyle w:val="a4"/>
        <w:widowControl/>
        <w:numPr>
          <w:ilvl w:val="2"/>
          <w:numId w:val="62"/>
        </w:numPr>
        <w:ind w:leftChars="0"/>
        <w:outlineLvl w:val="2"/>
        <w:rPr>
          <w:rStyle w:val="normaltextrun"/>
          <w:rFonts w:ascii="Times New Roman" w:eastAsia="ＭＳ 明朝" w:hAnsi="Times New Roman" w:cs="Times New Roman"/>
          <w:color w:val="000000"/>
          <w:kern w:val="0"/>
          <w:szCs w:val="21"/>
          <w:shd w:val="clear" w:color="auto" w:fill="FFFFFF"/>
        </w:rPr>
      </w:pPr>
      <w:bookmarkStart w:id="908" w:name="_Toc126850963"/>
      <w:r w:rsidRPr="0048090B">
        <w:rPr>
          <w:rStyle w:val="normaltextrun"/>
          <w:rFonts w:ascii="Times New Roman" w:eastAsia="ＭＳ 明朝" w:hAnsi="Times New Roman" w:cs="Times New Roman"/>
          <w:color w:val="000000"/>
          <w:kern w:val="0"/>
          <w:szCs w:val="21"/>
          <w:shd w:val="clear" w:color="auto" w:fill="FFFFFF"/>
        </w:rPr>
        <w:lastRenderedPageBreak/>
        <w:t>22041</w:t>
      </w:r>
      <w:r w:rsidR="001D1AF9" w:rsidRPr="0048090B">
        <w:rPr>
          <w:rStyle w:val="normaltextrun"/>
          <w:rFonts w:ascii="Times New Roman" w:eastAsia="ＭＳ 明朝" w:hAnsi="Times New Roman" w:cs="Times New Roman"/>
          <w:color w:val="000000"/>
          <w:kern w:val="0"/>
          <w:szCs w:val="21"/>
          <w:shd w:val="clear" w:color="auto" w:fill="FFFFFF"/>
        </w:rPr>
        <w:t>5</w:t>
      </w:r>
      <w:r w:rsidR="009F035F" w:rsidRPr="0048090B">
        <w:rPr>
          <w:rStyle w:val="normaltextrun"/>
          <w:rFonts w:ascii="Times New Roman" w:eastAsia="ＭＳ 明朝" w:hAnsi="Times New Roman" w:cs="Times New Roman"/>
          <w:color w:val="000000"/>
          <w:kern w:val="0"/>
          <w:szCs w:val="21"/>
          <w:shd w:val="clear" w:color="auto" w:fill="FFFFFF"/>
        </w:rPr>
        <w:t>Ni_OH_OAc</w:t>
      </w:r>
      <w:bookmarkEnd w:id="908"/>
    </w:p>
    <w:p w14:paraId="40EE8DC9" w14:textId="5987F96F"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酢酸ニッケル四水和物を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ナスフラスコに</w:t>
      </w:r>
      <w:r w:rsidRPr="0048090B">
        <w:rPr>
          <w:rStyle w:val="normaltextrun"/>
          <w:rFonts w:ascii="Times New Roman" w:eastAsia="ＭＳ 明朝" w:hAnsi="Times New Roman" w:cs="Times New Roman"/>
          <w:szCs w:val="21"/>
        </w:rPr>
        <w:t xml:space="preserve">1.2465 </w:t>
      </w:r>
      <w:r w:rsidR="00603ACA" w:rsidRPr="0048090B">
        <w:rPr>
          <w:rStyle w:val="normaltextrun"/>
          <w:rFonts w:ascii="Times New Roman" w:eastAsia="ＭＳ 明朝" w:hAnsi="Times New Roman" w:cs="Times New Roman"/>
          <w:szCs w:val="21"/>
        </w:rPr>
        <w:t>g</w:t>
      </w:r>
      <w:r w:rsidRPr="0048090B">
        <w:rPr>
          <w:rStyle w:val="normaltextrun"/>
          <w:rFonts w:ascii="Times New Roman" w:eastAsia="ＭＳ 明朝" w:hAnsi="Times New Roman" w:cs="Times New Roman"/>
          <w:szCs w:val="21"/>
        </w:rPr>
        <w:t>量りとり、エタノール</w:t>
      </w:r>
      <w:r w:rsidRPr="0048090B">
        <w:rPr>
          <w:rStyle w:val="normaltextrun"/>
          <w:rFonts w:ascii="Times New Roman" w:eastAsia="ＭＳ 明朝" w:hAnsi="Times New Roman" w:cs="Times New Roman"/>
          <w:szCs w:val="21"/>
        </w:rPr>
        <w:t>100 ml</w:t>
      </w:r>
      <w:r w:rsidRPr="0048090B">
        <w:rPr>
          <w:rStyle w:val="normaltextrun"/>
          <w:rFonts w:ascii="Times New Roman" w:eastAsia="ＭＳ 明朝" w:hAnsi="Times New Roman" w:cs="Times New Roman"/>
          <w:szCs w:val="21"/>
        </w:rPr>
        <w:t>を加えた。</w:t>
      </w:r>
    </w:p>
    <w:p w14:paraId="1AC2257F" w14:textId="493AB5A6"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数秒放置した後、イオン交換水を約</w:t>
      </w:r>
      <w:r w:rsidRPr="0048090B">
        <w:rPr>
          <w:rStyle w:val="normaltextrun"/>
          <w:rFonts w:ascii="Times New Roman" w:eastAsia="ＭＳ 明朝" w:hAnsi="Times New Roman" w:cs="Times New Roman"/>
          <w:szCs w:val="21"/>
        </w:rPr>
        <w:t>4 g</w:t>
      </w:r>
      <w:r w:rsidRPr="0048090B">
        <w:rPr>
          <w:rStyle w:val="normaltextrun"/>
          <w:rFonts w:ascii="Times New Roman" w:eastAsia="ＭＳ 明朝" w:hAnsi="Times New Roman" w:cs="Times New Roman"/>
          <w:szCs w:val="21"/>
        </w:rPr>
        <w:t>量りとり入れた。</w:t>
      </w:r>
    </w:p>
    <w:p w14:paraId="25254BEF" w14:textId="7C5B6414"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110℃</w:t>
      </w:r>
      <w:r w:rsidRPr="0048090B">
        <w:rPr>
          <w:rStyle w:val="normaltextrun"/>
          <w:rFonts w:ascii="Times New Roman" w:eastAsia="ＭＳ 明朝" w:hAnsi="Times New Roman" w:cs="Times New Roman"/>
          <w:szCs w:val="21"/>
        </w:rPr>
        <w:t>のシリコンオイルに水を流した冷却感を取り付け</w:t>
      </w:r>
      <w:r w:rsidR="00424A41"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加熱還流を開始した。</w:t>
      </w:r>
    </w:p>
    <w:p w14:paraId="22DEDEA7" w14:textId="00943165"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一晩経過した</w:t>
      </w:r>
      <w:r w:rsidR="00424A41" w:rsidRPr="0048090B">
        <w:rPr>
          <w:rStyle w:val="normaltextrun"/>
          <w:rFonts w:ascii="Times New Roman" w:eastAsia="ＭＳ 明朝" w:hAnsi="Times New Roman" w:cs="Times New Roman"/>
          <w:szCs w:val="21"/>
        </w:rPr>
        <w:t>後に</w:t>
      </w:r>
      <w:r w:rsidRPr="0048090B">
        <w:rPr>
          <w:rStyle w:val="normaltextrun"/>
          <w:rFonts w:ascii="Times New Roman" w:eastAsia="ＭＳ 明朝" w:hAnsi="Times New Roman" w:cs="Times New Roman"/>
          <w:szCs w:val="21"/>
        </w:rPr>
        <w:t>還流させていた混合物の加熱をやめ、シリコンオイルから離し</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時間ほど冷ました。</w:t>
      </w:r>
    </w:p>
    <w:p w14:paraId="5B106370" w14:textId="751BE65F" w:rsidR="004036AF" w:rsidRPr="0048090B" w:rsidRDefault="002E0122"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④</w:t>
      </w:r>
      <w:r w:rsidR="004036AF" w:rsidRPr="0048090B">
        <w:rPr>
          <w:rStyle w:val="normaltextrun"/>
          <w:rFonts w:ascii="Times New Roman" w:eastAsia="ＭＳ 明朝" w:hAnsi="Times New Roman" w:cs="Times New Roman"/>
          <w:szCs w:val="21"/>
        </w:rPr>
        <w:t>を遠沈管に入れ</w:t>
      </w:r>
      <w:r w:rsidR="004036AF" w:rsidRPr="0048090B">
        <w:rPr>
          <w:rStyle w:val="normaltextrun"/>
          <w:rFonts w:ascii="Times New Roman" w:eastAsia="ＭＳ 明朝" w:hAnsi="Times New Roman" w:cs="Times New Roman"/>
          <w:szCs w:val="21"/>
        </w:rPr>
        <w:t>4000 rpm</w:t>
      </w:r>
      <w:r w:rsidR="004036AF" w:rsidRPr="0048090B">
        <w:rPr>
          <w:rStyle w:val="normaltextrun"/>
          <w:rFonts w:ascii="Times New Roman" w:eastAsia="ＭＳ 明朝" w:hAnsi="Times New Roman" w:cs="Times New Roman"/>
          <w:szCs w:val="21"/>
        </w:rPr>
        <w:t>で</w:t>
      </w:r>
      <w:r w:rsidR="004036AF" w:rsidRPr="0048090B">
        <w:rPr>
          <w:rStyle w:val="normaltextrun"/>
          <w:rFonts w:ascii="Times New Roman" w:eastAsia="ＭＳ 明朝" w:hAnsi="Times New Roman" w:cs="Times New Roman"/>
          <w:szCs w:val="21"/>
        </w:rPr>
        <w:t>20</w:t>
      </w:r>
      <w:r w:rsidR="004036AF" w:rsidRPr="0048090B">
        <w:rPr>
          <w:rStyle w:val="normaltextrun"/>
          <w:rFonts w:ascii="Times New Roman" w:eastAsia="ＭＳ 明朝" w:hAnsi="Times New Roman" w:cs="Times New Roman"/>
          <w:szCs w:val="21"/>
        </w:rPr>
        <w:t>分間遠心分離にかけ、デカンテーションで上澄みをのぞいた。これをナスフラスコの混合物がなくなるまで合計</w:t>
      </w:r>
      <w:r w:rsidR="004036AF" w:rsidRPr="0048090B">
        <w:rPr>
          <w:rStyle w:val="normaltextrun"/>
          <w:rFonts w:ascii="Times New Roman" w:eastAsia="ＭＳ 明朝" w:hAnsi="Times New Roman" w:cs="Times New Roman"/>
          <w:szCs w:val="21"/>
        </w:rPr>
        <w:t>2</w:t>
      </w:r>
      <w:r w:rsidR="004036AF" w:rsidRPr="0048090B">
        <w:rPr>
          <w:rStyle w:val="normaltextrun"/>
          <w:rFonts w:ascii="Times New Roman" w:eastAsia="ＭＳ 明朝" w:hAnsi="Times New Roman" w:cs="Times New Roman"/>
          <w:szCs w:val="21"/>
        </w:rPr>
        <w:t>回行なった。</w:t>
      </w:r>
    </w:p>
    <w:p w14:paraId="1EC3B76D" w14:textId="14288BD4"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その後、遠沈管の沈殿物を洗浄するためエタノールを入れ超音波装置で攪拌させたのち、再度</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w:t>
      </w:r>
      <w:r w:rsidR="002E0122" w:rsidRPr="0048090B">
        <w:rPr>
          <w:rStyle w:val="normaltextrun"/>
          <w:rFonts w:ascii="Times New Roman" w:eastAsia="ＭＳ 明朝" w:hAnsi="Times New Roman" w:cs="Times New Roman"/>
          <w:szCs w:val="21"/>
        </w:rPr>
        <w:t>を行い</w:t>
      </w:r>
      <w:r w:rsidRPr="0048090B">
        <w:rPr>
          <w:rStyle w:val="normaltextrun"/>
          <w:rFonts w:ascii="Times New Roman" w:eastAsia="ＭＳ 明朝" w:hAnsi="Times New Roman" w:cs="Times New Roman"/>
          <w:szCs w:val="21"/>
        </w:rPr>
        <w:t>デカンテーションで上澄みをのぞいた。これを合計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55608E1D" w14:textId="4F0C6ABD" w:rsidR="004036AF" w:rsidRPr="004B68E3"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遠沈管の沈殿物を乾燥させるために濾紙を折り畳み</w:t>
      </w:r>
      <w:r w:rsidR="00196DFA"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遠沈管を上下逆さに置き一晩乾燥さ</w:t>
      </w:r>
      <w:r w:rsidRPr="004B68E3">
        <w:rPr>
          <w:rStyle w:val="normaltextrun"/>
          <w:rFonts w:ascii="Times New Roman" w:eastAsia="ＭＳ 明朝" w:hAnsi="Times New Roman" w:cs="Times New Roman"/>
          <w:szCs w:val="21"/>
        </w:rPr>
        <w:t>せた。</w:t>
      </w:r>
      <w:r w:rsidR="00196DFA" w:rsidRPr="004B68E3">
        <w:rPr>
          <w:rStyle w:val="normaltextrun"/>
          <w:rFonts w:ascii="Times New Roman" w:eastAsia="ＭＳ 明朝" w:hAnsi="Times New Roman" w:cs="Times New Roman"/>
          <w:szCs w:val="21"/>
        </w:rPr>
        <w:t>収量は</w:t>
      </w:r>
      <w:r w:rsidR="00196DFA" w:rsidRPr="004B68E3">
        <w:rPr>
          <w:rStyle w:val="normaltextrun"/>
          <w:rFonts w:ascii="Times New Roman" w:eastAsia="ＭＳ 明朝" w:hAnsi="Times New Roman" w:cs="Times New Roman"/>
          <w:szCs w:val="21"/>
        </w:rPr>
        <w:t>0.4293 g</w:t>
      </w:r>
      <w:r w:rsidR="00196DFA" w:rsidRPr="004B68E3">
        <w:rPr>
          <w:rStyle w:val="normaltextrun"/>
          <w:rFonts w:ascii="Times New Roman" w:eastAsia="ＭＳ 明朝" w:hAnsi="Times New Roman" w:cs="Times New Roman"/>
          <w:szCs w:val="21"/>
        </w:rPr>
        <w:t>であった。</w:t>
      </w:r>
    </w:p>
    <w:p w14:paraId="0BD995E8" w14:textId="582F43A8" w:rsidR="00787185" w:rsidRPr="004B68E3" w:rsidRDefault="00787185" w:rsidP="00787185">
      <w:pPr>
        <w:pStyle w:val="a4"/>
        <w:numPr>
          <w:ilvl w:val="0"/>
          <w:numId w:val="6"/>
        </w:numPr>
        <w:ind w:leftChars="0"/>
        <w:rPr>
          <w:rStyle w:val="normaltextrun"/>
          <w:rFonts w:ascii="Times New Roman" w:eastAsia="ＭＳ 明朝" w:hAnsi="Times New Roman" w:cs="Times New Roman"/>
          <w:szCs w:val="21"/>
        </w:rPr>
      </w:pPr>
      <w:r w:rsidRPr="004B68E3">
        <w:rPr>
          <w:rStyle w:val="normaltextrun"/>
          <w:rFonts w:ascii="Times New Roman" w:eastAsia="ＭＳ 明朝" w:hAnsi="Times New Roman" w:cs="Times New Roman"/>
          <w:szCs w:val="21"/>
        </w:rPr>
        <w:t>この結晶の</w:t>
      </w:r>
      <w:r w:rsidRPr="004B68E3">
        <w:rPr>
          <w:rStyle w:val="normaltextrun"/>
          <w:rFonts w:ascii="Times New Roman" w:eastAsia="ＭＳ 明朝" w:hAnsi="Times New Roman" w:cs="Times New Roman"/>
          <w:szCs w:val="21"/>
        </w:rPr>
        <w:t>XRD</w:t>
      </w:r>
      <w:r w:rsidRPr="004B68E3">
        <w:rPr>
          <w:rStyle w:val="normaltextrun"/>
          <w:rFonts w:ascii="Times New Roman" w:eastAsia="ＭＳ 明朝" w:hAnsi="Times New Roman" w:cs="Times New Roman"/>
          <w:szCs w:val="21"/>
        </w:rPr>
        <w:t>測定を行なった。</w:t>
      </w:r>
    </w:p>
    <w:p w14:paraId="21B1DC77" w14:textId="3BA87D8D" w:rsidR="006B4C73" w:rsidRPr="004B68E3" w:rsidRDefault="005E41D9" w:rsidP="00223354">
      <w:pPr>
        <w:widowControl/>
        <w:ind w:leftChars="200" w:left="420"/>
        <w:jc w:val="left"/>
        <w:rPr>
          <w:rStyle w:val="normaltextrun"/>
          <w:rFonts w:ascii="Times New Roman" w:eastAsia="ＭＳ 明朝" w:hAnsi="Times New Roman" w:cs="Times New Roman"/>
          <w:szCs w:val="21"/>
        </w:rPr>
      </w:pPr>
      <w:r w:rsidRPr="004B68E3">
        <w:rPr>
          <w:rStyle w:val="normaltextrun"/>
          <w:rFonts w:ascii="Times New Roman" w:eastAsia="ＭＳ 明朝" w:hAnsi="Times New Roman" w:cs="Times New Roman"/>
          <w:szCs w:val="21"/>
        </w:rPr>
        <w:t>収量は</w:t>
      </w:r>
      <w:r w:rsidR="004C329B" w:rsidRPr="004B68E3">
        <w:rPr>
          <w:rStyle w:val="normaltextrun"/>
          <w:rFonts w:ascii="Times New Roman" w:eastAsia="ＭＳ 明朝" w:hAnsi="Times New Roman" w:cs="Times New Roman"/>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0.4293</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1.7488 mmol</m:t>
        </m:r>
      </m:oMath>
    </w:p>
    <w:p w14:paraId="70147AAF" w14:textId="4A6AF19D" w:rsidR="003A5394" w:rsidRPr="004B68E3" w:rsidRDefault="00253C75" w:rsidP="00223354">
      <w:pPr>
        <w:widowControl/>
        <w:ind w:leftChars="200" w:left="420"/>
        <w:jc w:val="left"/>
        <w:rPr>
          <w:rStyle w:val="normaltextrun"/>
          <w:rFonts w:ascii="Times New Roman" w:eastAsia="ＭＳ 明朝" w:hAnsi="Times New Roman" w:cs="Times New Roman"/>
          <w:szCs w:val="21"/>
        </w:rPr>
      </w:pPr>
      <w:r w:rsidRPr="004B68E3">
        <w:rPr>
          <w:rStyle w:val="normaltextrun"/>
          <w:rFonts w:ascii="Times New Roman" w:eastAsia="ＭＳ 明朝" w:hAnsi="Times New Roman" w:cs="Times New Roman"/>
          <w:szCs w:val="21"/>
        </w:rPr>
        <w:t>収率は</w:t>
      </w:r>
      <w:r w:rsidR="00223354" w:rsidRPr="004B68E3">
        <w:rPr>
          <w:rStyle w:val="normaltextrun"/>
          <w:rFonts w:ascii="Times New Roman" w:eastAsia="ＭＳ 明朝" w:hAnsi="Times New Roman" w:cs="Times New Roman"/>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0.4293</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1.2465</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69.83 %</m:t>
        </m:r>
      </m:oMath>
    </w:p>
    <w:p w14:paraId="2A13C2C4" w14:textId="651A15BC" w:rsidR="00C11351" w:rsidRPr="004B68E3" w:rsidRDefault="00C11351" w:rsidP="00C11351">
      <w:pPr>
        <w:widowControl/>
        <w:ind w:leftChars="200" w:left="420"/>
        <w:rPr>
          <w:rStyle w:val="normaltextrun"/>
          <w:rFonts w:ascii="Times New Roman" w:eastAsia="ＭＳ 明朝" w:hAnsi="Times New Roman" w:cs="Times New Roman"/>
          <w:iCs/>
          <w:szCs w:val="21"/>
        </w:rPr>
      </w:pPr>
      <w:r w:rsidRPr="004B68E3">
        <w:rPr>
          <w:rStyle w:val="normaltextrun"/>
          <w:rFonts w:ascii="Times New Roman" w:eastAsia="ＭＳ 明朝" w:hAnsi="Times New Roman" w:cs="Times New Roman"/>
          <w:iCs/>
          <w:szCs w:val="21"/>
        </w:rPr>
        <w:t>であった。</w:t>
      </w:r>
    </w:p>
    <w:p w14:paraId="4BD48AFB" w14:textId="77777777" w:rsidR="00C11351" w:rsidRPr="0048090B" w:rsidRDefault="00C11351" w:rsidP="003F08CA">
      <w:pPr>
        <w:rPr>
          <w:rStyle w:val="normaltextrun"/>
          <w:rFonts w:ascii="Times New Roman" w:eastAsia="ＭＳ 明朝" w:hAnsi="Times New Roman" w:cs="Times New Roman"/>
          <w:szCs w:val="21"/>
        </w:rPr>
      </w:pPr>
    </w:p>
    <w:p w14:paraId="1C1547A7" w14:textId="7D40A308" w:rsidR="00952772" w:rsidRPr="0048090B" w:rsidRDefault="007C41A4" w:rsidP="003F08CA">
      <w:pPr>
        <w:pStyle w:val="a4"/>
        <w:numPr>
          <w:ilvl w:val="2"/>
          <w:numId w:val="62"/>
        </w:numPr>
        <w:ind w:leftChars="0"/>
        <w:outlineLvl w:val="2"/>
        <w:rPr>
          <w:rStyle w:val="normaltextrun"/>
          <w:rFonts w:ascii="Times New Roman" w:eastAsia="ＭＳ 明朝" w:hAnsi="Times New Roman" w:cs="Times New Roman"/>
          <w:szCs w:val="21"/>
        </w:rPr>
      </w:pPr>
      <w:bookmarkStart w:id="909" w:name="_Toc126850964"/>
      <w:r w:rsidRPr="0048090B">
        <w:rPr>
          <w:rStyle w:val="normaltextrun"/>
          <w:rFonts w:ascii="Times New Roman" w:eastAsia="ＭＳ 明朝" w:hAnsi="Times New Roman" w:cs="Times New Roman"/>
          <w:szCs w:val="21"/>
        </w:rPr>
        <w:t>220906Ni_OH_OAc</w:t>
      </w:r>
      <w:bookmarkEnd w:id="909"/>
    </w:p>
    <w:p w14:paraId="03A473E5"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酢酸ニッケル四水和物を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ナスフラスコに</w:t>
      </w:r>
      <w:r w:rsidRPr="0048090B">
        <w:rPr>
          <w:rStyle w:val="normaltextrun"/>
          <w:rFonts w:ascii="Times New Roman" w:eastAsia="ＭＳ 明朝" w:hAnsi="Times New Roman" w:cs="Times New Roman"/>
          <w:szCs w:val="21"/>
        </w:rPr>
        <w:t xml:space="preserve"> 1.2519 g (5.031 mmol)</w:t>
      </w:r>
      <w:r w:rsidRPr="0048090B">
        <w:rPr>
          <w:rStyle w:val="normaltextrun"/>
          <w:rFonts w:ascii="Times New Roman" w:eastAsia="ＭＳ 明朝" w:hAnsi="Times New Roman" w:cs="Times New Roman"/>
          <w:szCs w:val="21"/>
        </w:rPr>
        <w:t>量りとり、エタノール</w:t>
      </w:r>
      <w:r w:rsidRPr="0048090B">
        <w:rPr>
          <w:rStyle w:val="normaltextrun"/>
          <w:rFonts w:ascii="Times New Roman" w:eastAsia="ＭＳ 明朝" w:hAnsi="Times New Roman" w:cs="Times New Roman"/>
          <w:szCs w:val="21"/>
        </w:rPr>
        <w:t>100 ml</w:t>
      </w:r>
      <w:r w:rsidRPr="0048090B">
        <w:rPr>
          <w:rStyle w:val="normaltextrun"/>
          <w:rFonts w:ascii="Times New Roman" w:eastAsia="ＭＳ 明朝" w:hAnsi="Times New Roman" w:cs="Times New Roman"/>
          <w:szCs w:val="21"/>
        </w:rPr>
        <w:t>を加えた。</w:t>
      </w:r>
    </w:p>
    <w:p w14:paraId="56FED0E9" w14:textId="18F8325C"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攪拌子をいれ攪拌機で</w:t>
      </w:r>
      <w:r w:rsidR="00DD54F0" w:rsidRPr="0048090B">
        <w:rPr>
          <w:rStyle w:val="normaltextrun"/>
          <w:rFonts w:ascii="Times New Roman" w:eastAsia="ＭＳ 明朝" w:hAnsi="Times New Roman" w:cs="Times New Roman"/>
          <w:szCs w:val="21"/>
        </w:rPr>
        <w:t>30</w:t>
      </w:r>
      <w:r w:rsidRPr="0048090B">
        <w:rPr>
          <w:rStyle w:val="normaltextrun"/>
          <w:rFonts w:ascii="Times New Roman" w:eastAsia="ＭＳ 明朝" w:hAnsi="Times New Roman" w:cs="Times New Roman"/>
          <w:szCs w:val="21"/>
        </w:rPr>
        <w:t>分ほど放置した後、ミリ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水を約</w:t>
      </w:r>
      <w:r w:rsidRPr="0048090B">
        <w:rPr>
          <w:rStyle w:val="normaltextrun"/>
          <w:rFonts w:ascii="Times New Roman" w:eastAsia="ＭＳ 明朝" w:hAnsi="Times New Roman" w:cs="Times New Roman"/>
          <w:szCs w:val="21"/>
        </w:rPr>
        <w:t>4 g</w:t>
      </w:r>
      <w:r w:rsidRPr="0048090B">
        <w:rPr>
          <w:rStyle w:val="normaltextrun"/>
          <w:rFonts w:ascii="Times New Roman" w:eastAsia="ＭＳ 明朝" w:hAnsi="Times New Roman" w:cs="Times New Roman"/>
          <w:szCs w:val="21"/>
        </w:rPr>
        <w:t>量りとり入れた。</w:t>
      </w:r>
    </w:p>
    <w:p w14:paraId="08A167BE"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113 ℃</w:t>
      </w:r>
      <w:r w:rsidRPr="0048090B">
        <w:rPr>
          <w:rStyle w:val="normaltextrun"/>
          <w:rFonts w:ascii="Times New Roman" w:eastAsia="ＭＳ 明朝" w:hAnsi="Times New Roman" w:cs="Times New Roman"/>
          <w:szCs w:val="21"/>
        </w:rPr>
        <w:t>のシリコンオイルに水を流した冷却管を取り付け、攪拌子を入れた</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をいれて加熱還流を開始した。</w:t>
      </w:r>
    </w:p>
    <w:p w14:paraId="3315A97C" w14:textId="3A361AC4" w:rsidR="007C41A4" w:rsidRPr="0048090B" w:rsidRDefault="00042B03"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約</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時間</w:t>
      </w:r>
      <w:r w:rsidR="007C41A4" w:rsidRPr="0048090B">
        <w:rPr>
          <w:rStyle w:val="normaltextrun"/>
          <w:rFonts w:ascii="Times New Roman" w:eastAsia="ＭＳ 明朝" w:hAnsi="Times New Roman" w:cs="Times New Roman"/>
          <w:szCs w:val="21"/>
        </w:rPr>
        <w:t>経過したのち、還流させていた混合物の加熱をやめ、シリコンオイルから離し</w:t>
      </w:r>
      <w:r w:rsidR="007C41A4" w:rsidRPr="0048090B">
        <w:rPr>
          <w:rStyle w:val="normaltextrun"/>
          <w:rFonts w:ascii="Times New Roman" w:eastAsia="ＭＳ 明朝" w:hAnsi="Times New Roman" w:cs="Times New Roman"/>
          <w:szCs w:val="21"/>
        </w:rPr>
        <w:t>1</w:t>
      </w:r>
      <w:r w:rsidR="007C41A4" w:rsidRPr="0048090B">
        <w:rPr>
          <w:rStyle w:val="normaltextrun"/>
          <w:rFonts w:ascii="Times New Roman" w:eastAsia="ＭＳ 明朝" w:hAnsi="Times New Roman" w:cs="Times New Roman"/>
          <w:szCs w:val="21"/>
        </w:rPr>
        <w:t>時間ほど冷ました。</w:t>
      </w:r>
    </w:p>
    <w:p w14:paraId="6113BC22"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超音波機を用いてフラスコ壁面についた生成物を分散させた。</w:t>
      </w:r>
    </w:p>
    <w:p w14:paraId="4D254622"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遠沈管に入れ</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2A0061C4"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分間遠心分離にかけデカンテーションで上澄みをのぞいた。これを合計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6BB366C1" w14:textId="44B83AED" w:rsidR="007C41A4"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lastRenderedPageBreak/>
        <w:t>遠沈管の沈殿物を乾燥させるために濾紙を折り畳み、遠沈管を上下逆さに置き</w:t>
      </w:r>
      <w:r w:rsidR="007A4154" w:rsidRPr="0048090B">
        <w:rPr>
          <w:rStyle w:val="normaltextrun"/>
          <w:rFonts w:ascii="Times New Roman" w:eastAsia="ＭＳ 明朝" w:hAnsi="Times New Roman" w:cs="Times New Roman"/>
          <w:szCs w:val="21"/>
        </w:rPr>
        <w:t>5</w:t>
      </w:r>
      <w:r w:rsidR="007A4154" w:rsidRPr="0048090B">
        <w:rPr>
          <w:rStyle w:val="normaltextrun"/>
          <w:rFonts w:ascii="Times New Roman" w:eastAsia="ＭＳ 明朝" w:hAnsi="Times New Roman" w:cs="Times New Roman"/>
          <w:szCs w:val="21"/>
        </w:rPr>
        <w:t>日間</w:t>
      </w:r>
      <w:r w:rsidRPr="0048090B">
        <w:rPr>
          <w:rStyle w:val="normaltextrun"/>
          <w:rFonts w:ascii="Times New Roman" w:eastAsia="ＭＳ 明朝" w:hAnsi="Times New Roman" w:cs="Times New Roman"/>
          <w:szCs w:val="21"/>
        </w:rPr>
        <w:t>乾燥させた。</w:t>
      </w:r>
      <w:r w:rsidR="00D41BB7" w:rsidRPr="0048090B">
        <w:rPr>
          <w:rStyle w:val="normaltextrun"/>
          <w:rFonts w:ascii="Times New Roman" w:eastAsia="ＭＳ 明朝" w:hAnsi="Times New Roman" w:cs="Times New Roman"/>
          <w:szCs w:val="21"/>
        </w:rPr>
        <w:t>収量は</w:t>
      </w:r>
      <w:r w:rsidR="00D41BB7" w:rsidRPr="0048090B">
        <w:rPr>
          <w:rStyle w:val="normaltextrun"/>
          <w:rFonts w:ascii="Times New Roman" w:eastAsia="ＭＳ 明朝" w:hAnsi="Times New Roman" w:cs="Times New Roman"/>
          <w:szCs w:val="21"/>
        </w:rPr>
        <w:t>0.3727 g</w:t>
      </w:r>
      <w:r w:rsidR="00D41BB7" w:rsidRPr="0048090B">
        <w:rPr>
          <w:rStyle w:val="normaltextrun"/>
          <w:rFonts w:ascii="Times New Roman" w:eastAsia="ＭＳ 明朝" w:hAnsi="Times New Roman" w:cs="Times New Roman"/>
          <w:szCs w:val="21"/>
        </w:rPr>
        <w:t>であった。</w:t>
      </w:r>
    </w:p>
    <w:p w14:paraId="37AD157F" w14:textId="77777777" w:rsidR="00B569F9" w:rsidRPr="0048090B" w:rsidRDefault="00B569F9" w:rsidP="00B569F9">
      <w:pPr>
        <w:pStyle w:val="a4"/>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14940899" w14:textId="2B998356" w:rsidR="003447C2" w:rsidRPr="0048090B" w:rsidRDefault="003447C2" w:rsidP="00B569F9">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r w:rsidR="00B569F9">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0.3727</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1.5183 mmol</m:t>
        </m:r>
      </m:oMath>
    </w:p>
    <w:p w14:paraId="019B1A6E" w14:textId="26CBD8BE" w:rsidR="00D41BB7" w:rsidRPr="00B569F9" w:rsidRDefault="003447C2" w:rsidP="00B569F9">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B569F9">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0.3727</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1.2519</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60.36 %</m:t>
        </m:r>
      </m:oMath>
    </w:p>
    <w:p w14:paraId="7D9189D6" w14:textId="17B9129C" w:rsidR="003A5394" w:rsidRPr="0048090B" w:rsidRDefault="00D41BB7" w:rsidP="00B569F9">
      <w:pPr>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4E939AB2" w14:textId="77777777" w:rsidR="003A5394" w:rsidRPr="0048090B" w:rsidRDefault="003A5394" w:rsidP="003F08CA">
      <w:pPr>
        <w:rPr>
          <w:rStyle w:val="normaltextrun"/>
          <w:rFonts w:ascii="Times New Roman" w:eastAsia="ＭＳ 明朝" w:hAnsi="Times New Roman" w:cs="Times New Roman"/>
          <w:szCs w:val="21"/>
        </w:rPr>
      </w:pPr>
    </w:p>
    <w:p w14:paraId="089DFEC2" w14:textId="2D727C6D" w:rsidR="001008C8" w:rsidRPr="0048090B" w:rsidRDefault="001326C7" w:rsidP="003F08CA">
      <w:pPr>
        <w:pStyle w:val="a4"/>
        <w:numPr>
          <w:ilvl w:val="2"/>
          <w:numId w:val="62"/>
        </w:numPr>
        <w:ind w:leftChars="0"/>
        <w:outlineLvl w:val="2"/>
        <w:rPr>
          <w:rStyle w:val="normaltextrun"/>
          <w:rFonts w:ascii="Times New Roman" w:eastAsia="ＭＳ 明朝" w:hAnsi="Times New Roman" w:cs="Times New Roman"/>
          <w:szCs w:val="21"/>
        </w:rPr>
      </w:pPr>
      <w:bookmarkStart w:id="910" w:name="_Toc126850965"/>
      <w:r w:rsidRPr="0048090B">
        <w:rPr>
          <w:rStyle w:val="normaltextrun"/>
          <w:rFonts w:ascii="Times New Roman" w:eastAsia="ＭＳ 明朝" w:hAnsi="Times New Roman" w:cs="Times New Roman"/>
          <w:szCs w:val="21"/>
        </w:rPr>
        <w:t>220914Ni_OH_OAc</w:t>
      </w:r>
      <w:bookmarkEnd w:id="910"/>
    </w:p>
    <w:p w14:paraId="61DC5FC7"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1.2415 g (4.989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5E534BE7" w14:textId="65B7B24E"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B11D46" w:rsidRPr="0048090B">
        <w:rPr>
          <w:rStyle w:val="normaltextrun"/>
          <w:rFonts w:ascii="Times New Roman" w:eastAsia="ＭＳ 明朝" w:hAnsi="Times New Roman" w:cs="Times New Roman"/>
          <w:color w:val="000000" w:themeColor="text1"/>
          <w:szCs w:val="21"/>
        </w:rPr>
        <w:t>1</w:t>
      </w:r>
      <w:r w:rsidR="00B11D46"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3C93CB5D"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113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0CED7E96" w14:textId="60EAE366" w:rsidR="008C1029" w:rsidRPr="0048090B" w:rsidRDefault="00042B03"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24</w:t>
      </w:r>
      <w:r w:rsidRPr="0048090B">
        <w:rPr>
          <w:rStyle w:val="normaltextrun"/>
          <w:rFonts w:ascii="Times New Roman" w:eastAsia="ＭＳ 明朝" w:hAnsi="Times New Roman" w:cs="Times New Roman"/>
          <w:color w:val="000000" w:themeColor="text1"/>
          <w:szCs w:val="21"/>
        </w:rPr>
        <w:t>時間</w:t>
      </w:r>
      <w:r w:rsidR="008C1029" w:rsidRPr="0048090B">
        <w:rPr>
          <w:rStyle w:val="normaltextrun"/>
          <w:rFonts w:ascii="Times New Roman" w:eastAsia="ＭＳ 明朝" w:hAnsi="Times New Roman" w:cs="Times New Roman"/>
          <w:color w:val="000000" w:themeColor="text1"/>
          <w:szCs w:val="21"/>
        </w:rPr>
        <w:t>経過したのち、還流させていた混合物の加熱をやめ、シリコンオイルから離し</w:t>
      </w:r>
      <w:r w:rsidR="008C1029" w:rsidRPr="0048090B">
        <w:rPr>
          <w:rStyle w:val="normaltextrun"/>
          <w:rFonts w:ascii="Times New Roman" w:eastAsia="ＭＳ 明朝" w:hAnsi="Times New Roman" w:cs="Times New Roman"/>
          <w:color w:val="000000" w:themeColor="text1"/>
          <w:szCs w:val="21"/>
        </w:rPr>
        <w:t>1</w:t>
      </w:r>
      <w:r w:rsidR="008C1029" w:rsidRPr="0048090B">
        <w:rPr>
          <w:rStyle w:val="normaltextrun"/>
          <w:rFonts w:ascii="Times New Roman" w:eastAsia="ＭＳ 明朝" w:hAnsi="Times New Roman" w:cs="Times New Roman"/>
          <w:color w:val="000000" w:themeColor="text1"/>
          <w:szCs w:val="21"/>
        </w:rPr>
        <w:t>時間ほど冷ました。</w:t>
      </w:r>
    </w:p>
    <w:p w14:paraId="0E1E0521"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30B78527"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0B7BEB8F"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4A35C2A8" w14:textId="1EA5067A" w:rsidR="006C29E0" w:rsidRPr="00D570D0"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遠沈管の沈殿物を乾燥させるために濾紙を折り畳み、遠沈管を上下逆さに置き</w:t>
      </w:r>
      <w:r w:rsidR="007A4154" w:rsidRPr="0048090B">
        <w:rPr>
          <w:rStyle w:val="normaltextrun"/>
          <w:rFonts w:ascii="Times New Roman" w:eastAsia="ＭＳ 明朝" w:hAnsi="Times New Roman" w:cs="Times New Roman"/>
          <w:color w:val="000000" w:themeColor="text1"/>
          <w:szCs w:val="21"/>
        </w:rPr>
        <w:t>5</w:t>
      </w:r>
      <w:r w:rsidR="007A4154" w:rsidRPr="0048090B">
        <w:rPr>
          <w:rStyle w:val="normaltextrun"/>
          <w:rFonts w:ascii="Times New Roman" w:eastAsia="ＭＳ 明朝" w:hAnsi="Times New Roman" w:cs="Times New Roman"/>
          <w:color w:val="000000" w:themeColor="text1"/>
          <w:szCs w:val="21"/>
        </w:rPr>
        <w:t>日間</w:t>
      </w:r>
      <w:r w:rsidRPr="0048090B">
        <w:rPr>
          <w:rStyle w:val="normaltextrun"/>
          <w:rFonts w:ascii="Times New Roman" w:eastAsia="ＭＳ 明朝" w:hAnsi="Times New Roman" w:cs="Times New Roman"/>
          <w:color w:val="000000" w:themeColor="text1"/>
          <w:szCs w:val="21"/>
        </w:rPr>
        <w:t>乾燥させた。</w:t>
      </w:r>
      <w:r w:rsidR="006C29E0" w:rsidRPr="0048090B">
        <w:rPr>
          <w:rStyle w:val="normaltextrun"/>
          <w:rFonts w:ascii="Times New Roman" w:eastAsia="ＭＳ 明朝" w:hAnsi="Times New Roman" w:cs="Times New Roman"/>
          <w:szCs w:val="21"/>
        </w:rPr>
        <w:t>収量は</w:t>
      </w:r>
      <w:r w:rsidR="006C29E0" w:rsidRPr="0048090B">
        <w:rPr>
          <w:rStyle w:val="normaltextrun"/>
          <w:rFonts w:ascii="Times New Roman" w:eastAsia="ＭＳ 明朝" w:hAnsi="Times New Roman" w:cs="Times New Roman"/>
          <w:color w:val="000000" w:themeColor="text1"/>
          <w:szCs w:val="21"/>
        </w:rPr>
        <w:t>0.3390 g</w:t>
      </w:r>
      <w:r w:rsidR="006C29E0" w:rsidRPr="0048090B">
        <w:rPr>
          <w:rStyle w:val="normaltextrun"/>
          <w:rFonts w:ascii="Times New Roman" w:eastAsia="ＭＳ 明朝" w:hAnsi="Times New Roman" w:cs="Times New Roman"/>
          <w:szCs w:val="21"/>
        </w:rPr>
        <w:t>であった。</w:t>
      </w:r>
    </w:p>
    <w:p w14:paraId="196BEBD7" w14:textId="05191842" w:rsidR="00D570D0" w:rsidRPr="00D570D0" w:rsidRDefault="00D570D0" w:rsidP="00D570D0">
      <w:pPr>
        <w:pStyle w:val="a4"/>
        <w:numPr>
          <w:ilvl w:val="0"/>
          <w:numId w:val="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38128A84" w14:textId="5422B36A" w:rsidR="00E14ADF" w:rsidRPr="0048090B" w:rsidRDefault="00E14ADF" w:rsidP="00D570D0">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r w:rsidR="00D828A5">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0.3390</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1.3810 mmol</m:t>
        </m:r>
      </m:oMath>
    </w:p>
    <w:p w14:paraId="2997FAEE" w14:textId="7CE4E2B3" w:rsidR="006C29E0" w:rsidRPr="00D828A5" w:rsidRDefault="00E14ADF" w:rsidP="00D570D0">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D828A5">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0.3390</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1.2415</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55.36 %</m:t>
        </m:r>
      </m:oMath>
    </w:p>
    <w:p w14:paraId="46823A5A" w14:textId="01BEF652" w:rsidR="006C29E0" w:rsidRPr="0048090B" w:rsidRDefault="006C29E0" w:rsidP="00D570D0">
      <w:pPr>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1E1A5C25" w14:textId="77777777" w:rsidR="006C29E0" w:rsidRPr="0048090B" w:rsidRDefault="006C29E0" w:rsidP="003F08CA">
      <w:pPr>
        <w:rPr>
          <w:rStyle w:val="normaltextrun"/>
          <w:rFonts w:ascii="Times New Roman" w:eastAsia="ＭＳ 明朝" w:hAnsi="Times New Roman" w:cs="Times New Roman"/>
          <w:color w:val="000000" w:themeColor="text1"/>
          <w:szCs w:val="21"/>
        </w:rPr>
      </w:pPr>
    </w:p>
    <w:p w14:paraId="01911B8B" w14:textId="308BF242" w:rsidR="004875E0" w:rsidRPr="0048090B" w:rsidRDefault="004875E0" w:rsidP="003F08CA">
      <w:pPr>
        <w:pStyle w:val="a4"/>
        <w:numPr>
          <w:ilvl w:val="2"/>
          <w:numId w:val="62"/>
        </w:numPr>
        <w:ind w:leftChars="0"/>
        <w:outlineLvl w:val="2"/>
        <w:rPr>
          <w:rStyle w:val="normaltextrun"/>
          <w:rFonts w:ascii="Times New Roman" w:eastAsia="ＭＳ 明朝" w:hAnsi="Times New Roman" w:cs="Times New Roman"/>
          <w:color w:val="000000" w:themeColor="text1"/>
          <w:szCs w:val="21"/>
        </w:rPr>
      </w:pPr>
      <w:bookmarkStart w:id="911" w:name="_Toc126850966"/>
      <w:r w:rsidRPr="0048090B">
        <w:rPr>
          <w:rStyle w:val="normaltextrun"/>
          <w:rFonts w:ascii="Times New Roman" w:eastAsia="ＭＳ 明朝" w:hAnsi="Times New Roman" w:cs="Times New Roman"/>
          <w:szCs w:val="21"/>
        </w:rPr>
        <w:t>221003Ni_OH_OAc</w:t>
      </w:r>
      <w:bookmarkEnd w:id="911"/>
    </w:p>
    <w:p w14:paraId="6775772C"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酢酸ニッケル四水和物を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ナスフラスコに</w:t>
      </w:r>
      <w:r w:rsidRPr="0048090B">
        <w:rPr>
          <w:rStyle w:val="normaltextrun"/>
          <w:rFonts w:ascii="Times New Roman" w:eastAsia="ＭＳ 明朝" w:hAnsi="Times New Roman" w:cs="Times New Roman"/>
          <w:szCs w:val="21"/>
        </w:rPr>
        <w:t>1.2459 g (5.007 mmol)</w:t>
      </w:r>
      <w:r w:rsidRPr="0048090B">
        <w:rPr>
          <w:rStyle w:val="normaltextrun"/>
          <w:rFonts w:ascii="Times New Roman" w:eastAsia="ＭＳ 明朝" w:hAnsi="Times New Roman" w:cs="Times New Roman"/>
          <w:szCs w:val="21"/>
        </w:rPr>
        <w:t>量りとり、エタノール</w:t>
      </w:r>
      <w:r w:rsidRPr="0048090B">
        <w:rPr>
          <w:rStyle w:val="normaltextrun"/>
          <w:rFonts w:ascii="Times New Roman" w:eastAsia="ＭＳ 明朝" w:hAnsi="Times New Roman" w:cs="Times New Roman"/>
          <w:szCs w:val="21"/>
        </w:rPr>
        <w:t>100 ml</w:t>
      </w:r>
      <w:r w:rsidRPr="0048090B">
        <w:rPr>
          <w:rStyle w:val="normaltextrun"/>
          <w:rFonts w:ascii="Times New Roman" w:eastAsia="ＭＳ 明朝" w:hAnsi="Times New Roman" w:cs="Times New Roman"/>
          <w:szCs w:val="21"/>
        </w:rPr>
        <w:t>を加えた。</w:t>
      </w:r>
    </w:p>
    <w:p w14:paraId="2069CBEC" w14:textId="063309FD"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攪拌子をいれ攪拌機で</w:t>
      </w:r>
      <w:r w:rsidR="00B11D46" w:rsidRPr="0048090B">
        <w:rPr>
          <w:rStyle w:val="normaltextrun"/>
          <w:rFonts w:ascii="Times New Roman" w:eastAsia="ＭＳ 明朝" w:hAnsi="Times New Roman" w:cs="Times New Roman"/>
          <w:szCs w:val="21"/>
        </w:rPr>
        <w:t>1</w:t>
      </w:r>
      <w:r w:rsidR="00B11D46" w:rsidRPr="0048090B">
        <w:rPr>
          <w:rStyle w:val="normaltextrun"/>
          <w:rFonts w:ascii="Times New Roman" w:eastAsia="ＭＳ 明朝" w:hAnsi="Times New Roman" w:cs="Times New Roman"/>
          <w:szCs w:val="21"/>
        </w:rPr>
        <w:t>時間</w:t>
      </w:r>
      <w:r w:rsidRPr="0048090B">
        <w:rPr>
          <w:rStyle w:val="normaltextrun"/>
          <w:rFonts w:ascii="Times New Roman" w:eastAsia="ＭＳ 明朝" w:hAnsi="Times New Roman" w:cs="Times New Roman"/>
          <w:szCs w:val="21"/>
        </w:rPr>
        <w:t>ほど放置した後、ミリ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水を約</w:t>
      </w:r>
      <w:r w:rsidRPr="0048090B">
        <w:rPr>
          <w:rStyle w:val="normaltextrun"/>
          <w:rFonts w:ascii="Times New Roman" w:eastAsia="ＭＳ 明朝" w:hAnsi="Times New Roman" w:cs="Times New Roman"/>
          <w:szCs w:val="21"/>
        </w:rPr>
        <w:t>4 g</w:t>
      </w:r>
      <w:r w:rsidRPr="0048090B">
        <w:rPr>
          <w:rStyle w:val="normaltextrun"/>
          <w:rFonts w:ascii="Times New Roman" w:eastAsia="ＭＳ 明朝" w:hAnsi="Times New Roman" w:cs="Times New Roman"/>
          <w:szCs w:val="21"/>
        </w:rPr>
        <w:t>量りとり入れた。</w:t>
      </w:r>
    </w:p>
    <w:p w14:paraId="15C0D6A8"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lastRenderedPageBreak/>
        <w:t>130 ℃</w:t>
      </w:r>
      <w:r w:rsidRPr="0048090B">
        <w:rPr>
          <w:rStyle w:val="normaltextrun"/>
          <w:rFonts w:ascii="Times New Roman" w:eastAsia="ＭＳ 明朝" w:hAnsi="Times New Roman" w:cs="Times New Roman"/>
          <w:szCs w:val="21"/>
        </w:rPr>
        <w:t>のシリコンオイルに水を流した冷却管を取り付け、攪拌子を入れて加熱還流を開始した。</w:t>
      </w:r>
    </w:p>
    <w:p w14:paraId="21F7AE2B" w14:textId="2E68DE43" w:rsidR="004875E0" w:rsidRPr="0048090B" w:rsidRDefault="00DF0726"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約</w:t>
      </w:r>
      <w:r w:rsidRPr="0048090B">
        <w:rPr>
          <w:rStyle w:val="normaltextrun"/>
          <w:rFonts w:ascii="Times New Roman" w:eastAsia="ＭＳ 明朝" w:hAnsi="Times New Roman" w:cs="Times New Roman"/>
          <w:szCs w:val="21"/>
        </w:rPr>
        <w:t>18</w:t>
      </w:r>
      <w:r w:rsidRPr="0048090B">
        <w:rPr>
          <w:rStyle w:val="normaltextrun"/>
          <w:rFonts w:ascii="Times New Roman" w:eastAsia="ＭＳ 明朝" w:hAnsi="Times New Roman" w:cs="Times New Roman"/>
          <w:szCs w:val="21"/>
        </w:rPr>
        <w:t>時間</w:t>
      </w:r>
      <w:r w:rsidR="004875E0" w:rsidRPr="0048090B">
        <w:rPr>
          <w:rStyle w:val="normaltextrun"/>
          <w:rFonts w:ascii="Times New Roman" w:eastAsia="ＭＳ 明朝" w:hAnsi="Times New Roman" w:cs="Times New Roman"/>
          <w:szCs w:val="21"/>
        </w:rPr>
        <w:t>経過したのち、還流させていた混合物の加熱をやめ、シリコンオイルから離し</w:t>
      </w:r>
      <w:r w:rsidR="004875E0" w:rsidRPr="0048090B">
        <w:rPr>
          <w:rStyle w:val="normaltextrun"/>
          <w:rFonts w:ascii="Times New Roman" w:eastAsia="ＭＳ 明朝" w:hAnsi="Times New Roman" w:cs="Times New Roman"/>
          <w:szCs w:val="21"/>
        </w:rPr>
        <w:t>1</w:t>
      </w:r>
      <w:r w:rsidR="004875E0" w:rsidRPr="0048090B">
        <w:rPr>
          <w:rStyle w:val="normaltextrun"/>
          <w:rFonts w:ascii="Times New Roman" w:eastAsia="ＭＳ 明朝" w:hAnsi="Times New Roman" w:cs="Times New Roman"/>
          <w:szCs w:val="21"/>
        </w:rPr>
        <w:t>時間ほど冷ました。</w:t>
      </w:r>
    </w:p>
    <w:p w14:paraId="35E177DF"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超音波機を用いてフラスコ壁面についた生成物を分散させた。</w:t>
      </w:r>
    </w:p>
    <w:p w14:paraId="25C06E18"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遠沈管に入れ</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624C5E84"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分間遠心分離にかけデカンテーションで上澄みをのぞいた。これを合計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1293EC65" w14:textId="69054712" w:rsidR="00973C5D" w:rsidRPr="00EB62E0" w:rsidRDefault="004875E0" w:rsidP="003F08CA">
      <w:pPr>
        <w:pStyle w:val="a4"/>
        <w:widowControl/>
        <w:numPr>
          <w:ilvl w:val="0"/>
          <w:numId w:val="9"/>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w:t>
      </w:r>
      <w:r w:rsidR="00FE2B33" w:rsidRPr="0048090B">
        <w:rPr>
          <w:rStyle w:val="normaltextrun"/>
          <w:rFonts w:ascii="Times New Roman" w:eastAsia="ＭＳ 明朝" w:hAnsi="Times New Roman" w:cs="Times New Roman"/>
          <w:szCs w:val="21"/>
        </w:rPr>
        <w:t>デシケータに入れ、一晩減圧</w:t>
      </w:r>
      <w:r w:rsidRPr="0048090B">
        <w:rPr>
          <w:rStyle w:val="normaltextrun"/>
          <w:rFonts w:ascii="Times New Roman" w:eastAsia="ＭＳ 明朝" w:hAnsi="Times New Roman" w:cs="Times New Roman"/>
          <w:szCs w:val="21"/>
        </w:rPr>
        <w:t>乾燥させた。</w:t>
      </w:r>
      <w:r w:rsidR="00973C5D" w:rsidRPr="0048090B">
        <w:rPr>
          <w:rStyle w:val="normaltextrun"/>
          <w:rFonts w:ascii="Times New Roman" w:eastAsia="ＭＳ 明朝" w:hAnsi="Times New Roman" w:cs="Times New Roman"/>
          <w:szCs w:val="21"/>
        </w:rPr>
        <w:t>収量は</w:t>
      </w:r>
      <w:r w:rsidR="00973C5D" w:rsidRPr="0048090B">
        <w:rPr>
          <w:rStyle w:val="normaltextrun"/>
          <w:rFonts w:ascii="Times New Roman" w:eastAsia="ＭＳ 明朝" w:hAnsi="Times New Roman" w:cs="Times New Roman"/>
          <w:szCs w:val="21"/>
        </w:rPr>
        <w:t>0.5572</w:t>
      </w:r>
      <w:r w:rsidR="00973C5D" w:rsidRPr="0048090B">
        <w:rPr>
          <w:rStyle w:val="normaltextrun"/>
          <w:rFonts w:ascii="Times New Roman" w:eastAsia="ＭＳ 明朝" w:hAnsi="Times New Roman" w:cs="Times New Roman"/>
          <w:color w:val="FF0000"/>
          <w:szCs w:val="21"/>
        </w:rPr>
        <w:t xml:space="preserve"> </w:t>
      </w:r>
      <w:r w:rsidR="00973C5D" w:rsidRPr="0048090B">
        <w:rPr>
          <w:rStyle w:val="normaltextrun"/>
          <w:rFonts w:ascii="Times New Roman" w:eastAsia="ＭＳ 明朝" w:hAnsi="Times New Roman" w:cs="Times New Roman"/>
          <w:szCs w:val="21"/>
        </w:rPr>
        <w:t>g</w:t>
      </w:r>
      <w:r w:rsidR="00973C5D" w:rsidRPr="0048090B">
        <w:rPr>
          <w:rStyle w:val="normaltextrun"/>
          <w:rFonts w:ascii="Times New Roman" w:eastAsia="ＭＳ 明朝" w:hAnsi="Times New Roman" w:cs="Times New Roman"/>
          <w:szCs w:val="21"/>
        </w:rPr>
        <w:t>であった。</w:t>
      </w:r>
    </w:p>
    <w:p w14:paraId="37E47C8B" w14:textId="7F4BB7A4" w:rsidR="00EB62E0" w:rsidRPr="00EB62E0" w:rsidRDefault="00EB62E0" w:rsidP="00EB62E0">
      <w:pPr>
        <w:pStyle w:val="a4"/>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694B05F3" w14:textId="08160472" w:rsidR="00CC2335" w:rsidRPr="0048090B" w:rsidRDefault="00CC2335" w:rsidP="00EB62E0">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r w:rsidR="00EB62E0">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0.5572</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2.2699 mmol</m:t>
        </m:r>
      </m:oMath>
    </w:p>
    <w:p w14:paraId="188DC524" w14:textId="5DA6FA2D" w:rsidR="00973C5D" w:rsidRPr="00EB62E0" w:rsidRDefault="00CC2335" w:rsidP="00EB62E0">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EB62E0">
        <w:rPr>
          <w:rStyle w:val="normaltextrun"/>
          <w:rFonts w:ascii="Times New Roman" w:eastAsia="ＭＳ 明朝" w:hAnsi="Times New Roman" w:cs="Times New Roman" w:hint="eastAsia"/>
          <w:szCs w:val="21"/>
        </w:rPr>
        <w:t xml:space="preserve"> </w:t>
      </w:r>
      <w:commentRangeStart w:id="912"/>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0.5572</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1.2469</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90.6</m:t>
        </m:r>
        <w:commentRangeEnd w:id="912"/>
        <m:r>
          <w:rPr>
            <w:rStyle w:val="normaltextrun"/>
            <w:rFonts w:ascii="Cambria Math" w:eastAsia="ＭＳ 明朝" w:hAnsi="Cambria Math" w:cs="Times New Roman"/>
            <w:szCs w:val="21"/>
          </w:rPr>
          <m:t>0</m:t>
        </m:r>
        <m:r>
          <m:rPr>
            <m:sty m:val="p"/>
          </m:rPr>
          <w:rPr>
            <w:rStyle w:val="ad"/>
            <w:rFonts w:ascii="Cambria Math" w:eastAsia="ＭＳ 明朝" w:hAnsi="Cambria Math" w:cs="Times New Roman"/>
            <w:sz w:val="21"/>
            <w:szCs w:val="21"/>
          </w:rPr>
          <w:commentReference w:id="912"/>
        </m:r>
        <m:r>
          <w:rPr>
            <w:rStyle w:val="normaltextrun"/>
            <w:rFonts w:ascii="Cambria Math" w:eastAsia="ＭＳ 明朝" w:hAnsi="Cambria Math" w:cs="Times New Roman"/>
            <w:szCs w:val="21"/>
          </w:rPr>
          <m:t xml:space="preserve"> %</m:t>
        </m:r>
      </m:oMath>
    </w:p>
    <w:p w14:paraId="371BB96D" w14:textId="11F45785" w:rsidR="00973C5D" w:rsidRDefault="00973C5D" w:rsidP="00EB62E0">
      <w:pPr>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r w:rsidR="00EB62E0">
        <w:rPr>
          <w:rStyle w:val="normaltextrun"/>
          <w:rFonts w:ascii="Times New Roman" w:eastAsia="ＭＳ 明朝" w:hAnsi="Times New Roman" w:cs="Times New Roman" w:hint="eastAsia"/>
          <w:szCs w:val="21"/>
        </w:rPr>
        <w:t>。</w:t>
      </w:r>
    </w:p>
    <w:p w14:paraId="31368193" w14:textId="77777777" w:rsidR="00EB62E0" w:rsidRPr="00EB62E0" w:rsidRDefault="00EB62E0" w:rsidP="00EB62E0">
      <w:pPr>
        <w:rPr>
          <w:rFonts w:ascii="Times New Roman" w:eastAsia="ＭＳ 明朝" w:hAnsi="Times New Roman" w:cs="Times New Roman"/>
          <w:szCs w:val="21"/>
        </w:rPr>
      </w:pPr>
    </w:p>
    <w:p w14:paraId="22FC216E" w14:textId="0C3C0223" w:rsidR="00033617" w:rsidRPr="0048090B" w:rsidRDefault="00033617" w:rsidP="003F08CA">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913" w:name="_Toc126850967"/>
      <w:r w:rsidRPr="0048090B">
        <w:rPr>
          <w:rFonts w:ascii="Times New Roman" w:eastAsia="ＭＳ 明朝" w:hAnsi="Times New Roman" w:cs="Times New Roman"/>
          <w:color w:val="000000" w:themeColor="text1"/>
          <w:szCs w:val="21"/>
        </w:rPr>
        <w:t>221006Ni_OH_O</w:t>
      </w:r>
      <w:r w:rsidR="00C121CA" w:rsidRPr="0048090B">
        <w:rPr>
          <w:rFonts w:ascii="Times New Roman" w:eastAsia="ＭＳ 明朝" w:hAnsi="Times New Roman" w:cs="Times New Roman"/>
          <w:color w:val="000000" w:themeColor="text1"/>
          <w:szCs w:val="21"/>
        </w:rPr>
        <w:t>A</w:t>
      </w:r>
      <w:r w:rsidRPr="0048090B">
        <w:rPr>
          <w:rFonts w:ascii="Times New Roman" w:eastAsia="ＭＳ 明朝" w:hAnsi="Times New Roman" w:cs="Times New Roman"/>
          <w:color w:val="000000" w:themeColor="text1"/>
          <w:szCs w:val="21"/>
        </w:rPr>
        <w:t>c</w:t>
      </w:r>
      <w:bookmarkEnd w:id="913"/>
    </w:p>
    <w:p w14:paraId="28161771"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酢酸ニッケ</w:t>
      </w:r>
      <w:r w:rsidRPr="0048090B">
        <w:rPr>
          <w:rStyle w:val="normaltextrun"/>
          <w:rFonts w:ascii="Times New Roman" w:eastAsia="ＭＳ 明朝" w:hAnsi="Times New Roman" w:cs="Times New Roman"/>
          <w:color w:val="000000" w:themeColor="text1"/>
          <w:szCs w:val="21"/>
        </w:rPr>
        <w:t>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1.2476 g (5.014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728E1714" w14:textId="2F46A10C"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B11D46" w:rsidRPr="0048090B">
        <w:rPr>
          <w:rStyle w:val="normaltextrun"/>
          <w:rFonts w:ascii="Times New Roman" w:eastAsia="ＭＳ 明朝" w:hAnsi="Times New Roman" w:cs="Times New Roman"/>
          <w:color w:val="000000" w:themeColor="text1"/>
          <w:szCs w:val="21"/>
        </w:rPr>
        <w:t>1</w:t>
      </w:r>
      <w:r w:rsidR="00B11D46"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5018409E"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117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4D73CC08" w14:textId="1A0F9D5C" w:rsidR="00033617" w:rsidRPr="0048090B" w:rsidRDefault="00DF0726"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12</w:t>
      </w:r>
      <w:r w:rsidRPr="0048090B">
        <w:rPr>
          <w:rStyle w:val="normaltextrun"/>
          <w:rFonts w:ascii="Times New Roman" w:eastAsia="ＭＳ 明朝" w:hAnsi="Times New Roman" w:cs="Times New Roman"/>
          <w:color w:val="000000" w:themeColor="text1"/>
          <w:szCs w:val="21"/>
        </w:rPr>
        <w:t>時間</w:t>
      </w:r>
      <w:r w:rsidR="00033617" w:rsidRPr="0048090B">
        <w:rPr>
          <w:rStyle w:val="normaltextrun"/>
          <w:rFonts w:ascii="Times New Roman" w:eastAsia="ＭＳ 明朝" w:hAnsi="Times New Roman" w:cs="Times New Roman"/>
          <w:color w:val="000000" w:themeColor="text1"/>
          <w:szCs w:val="21"/>
        </w:rPr>
        <w:t>経過したのち、還流させていた混合物の加熱をやめ、シリコンオイルから離し</w:t>
      </w:r>
      <w:r w:rsidR="00033617" w:rsidRPr="0048090B">
        <w:rPr>
          <w:rStyle w:val="normaltextrun"/>
          <w:rFonts w:ascii="Times New Roman" w:eastAsia="ＭＳ 明朝" w:hAnsi="Times New Roman" w:cs="Times New Roman"/>
          <w:color w:val="000000" w:themeColor="text1"/>
          <w:szCs w:val="21"/>
        </w:rPr>
        <w:t>1</w:t>
      </w:r>
      <w:r w:rsidR="00033617" w:rsidRPr="0048090B">
        <w:rPr>
          <w:rStyle w:val="normaltextrun"/>
          <w:rFonts w:ascii="Times New Roman" w:eastAsia="ＭＳ 明朝" w:hAnsi="Times New Roman" w:cs="Times New Roman"/>
          <w:color w:val="000000" w:themeColor="text1"/>
          <w:szCs w:val="21"/>
        </w:rPr>
        <w:t>時間ほど冷ました。</w:t>
      </w:r>
    </w:p>
    <w:p w14:paraId="6E67388D"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08F17DC6"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3372D4D8"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3B09197C" w14:textId="312D7978" w:rsidR="008A077A" w:rsidRPr="00AB35F7" w:rsidRDefault="00FE2B33"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8A077A" w:rsidRPr="0048090B">
        <w:rPr>
          <w:rStyle w:val="normaltextrun"/>
          <w:rFonts w:ascii="Times New Roman" w:eastAsia="ＭＳ 明朝" w:hAnsi="Times New Roman" w:cs="Times New Roman"/>
          <w:szCs w:val="21"/>
        </w:rPr>
        <w:t>収量は</w:t>
      </w:r>
      <w:r w:rsidR="001C5C21" w:rsidRPr="0048090B">
        <w:rPr>
          <w:rStyle w:val="normaltextrun"/>
          <w:rFonts w:ascii="Times New Roman" w:eastAsia="ＭＳ 明朝" w:hAnsi="Times New Roman" w:cs="Times New Roman"/>
          <w:color w:val="000000" w:themeColor="text1"/>
          <w:szCs w:val="21"/>
        </w:rPr>
        <w:t>0.4025 g</w:t>
      </w:r>
      <w:r w:rsidR="008A077A" w:rsidRPr="0048090B">
        <w:rPr>
          <w:rStyle w:val="normaltextrun"/>
          <w:rFonts w:ascii="Times New Roman" w:eastAsia="ＭＳ 明朝" w:hAnsi="Times New Roman" w:cs="Times New Roman"/>
          <w:szCs w:val="21"/>
        </w:rPr>
        <w:t>であった。</w:t>
      </w:r>
    </w:p>
    <w:p w14:paraId="4403AE0D" w14:textId="4D2F204A" w:rsidR="00AB35F7" w:rsidRPr="00AB35F7" w:rsidRDefault="00AB35F7" w:rsidP="00AB35F7">
      <w:pPr>
        <w:pStyle w:val="a4"/>
        <w:numPr>
          <w:ilvl w:val="0"/>
          <w:numId w:val="1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352700D0" w14:textId="4CCE5748" w:rsidR="004E4AFC" w:rsidRPr="0048090B" w:rsidRDefault="004E4AFC" w:rsidP="00AB35F7">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lastRenderedPageBreak/>
        <w:t>収量は</w:t>
      </w:r>
      <w:r w:rsidR="00AB35F7">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0.4025</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1.6397 mmol</m:t>
        </m:r>
      </m:oMath>
    </w:p>
    <w:p w14:paraId="5A397309" w14:textId="25132784" w:rsidR="008A077A" w:rsidRPr="00AB35F7" w:rsidRDefault="004E4AFC" w:rsidP="00AB35F7">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AB35F7">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0.4025</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1.2476</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65.40 %</m:t>
        </m:r>
      </m:oMath>
    </w:p>
    <w:p w14:paraId="4128A806" w14:textId="09622016" w:rsidR="006B570B" w:rsidRPr="00AB35F7" w:rsidRDefault="008A077A" w:rsidP="00AB35F7">
      <w:pPr>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0259152F" w14:textId="308CAB02" w:rsidR="006D6BF1" w:rsidRPr="0048090B" w:rsidRDefault="006D6BF1" w:rsidP="003F08CA">
      <w:pPr>
        <w:widowControl/>
        <w:rPr>
          <w:rStyle w:val="normaltextrun"/>
          <w:rFonts w:ascii="Times New Roman" w:eastAsia="ＭＳ 明朝" w:hAnsi="Times New Roman" w:cs="Times New Roman"/>
          <w:color w:val="000000" w:themeColor="text1"/>
          <w:szCs w:val="21"/>
        </w:rPr>
      </w:pPr>
    </w:p>
    <w:p w14:paraId="605EC5CE" w14:textId="23FB90C0" w:rsidR="004733AF" w:rsidRPr="0048090B" w:rsidRDefault="004733AF"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914" w:name="_Toc126850968"/>
      <w:r w:rsidRPr="0048090B">
        <w:rPr>
          <w:rFonts w:ascii="Times New Roman" w:eastAsia="ＭＳ 明朝" w:hAnsi="Times New Roman" w:cs="Times New Roman"/>
          <w:color w:val="000000" w:themeColor="text1"/>
          <w:szCs w:val="21"/>
        </w:rPr>
        <w:t>221128Ni_OH_O</w:t>
      </w:r>
      <w:r w:rsidR="00C121CA" w:rsidRPr="0048090B">
        <w:rPr>
          <w:rFonts w:ascii="Times New Roman" w:eastAsia="ＭＳ 明朝" w:hAnsi="Times New Roman" w:cs="Times New Roman"/>
          <w:color w:val="000000" w:themeColor="text1"/>
          <w:szCs w:val="21"/>
        </w:rPr>
        <w:t>A</w:t>
      </w:r>
      <w:r w:rsidRPr="0048090B">
        <w:rPr>
          <w:rFonts w:ascii="Times New Roman" w:eastAsia="ＭＳ 明朝" w:hAnsi="Times New Roman" w:cs="Times New Roman"/>
          <w:color w:val="000000" w:themeColor="text1"/>
          <w:szCs w:val="21"/>
        </w:rPr>
        <w:t>c</w:t>
      </w:r>
      <w:bookmarkEnd w:id="914"/>
    </w:p>
    <w:p w14:paraId="772FD2D5"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1.2447 g (5.002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00B83D9A" w14:textId="07199E7E"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F629FA" w:rsidRPr="0048090B">
        <w:rPr>
          <w:rStyle w:val="normaltextrun"/>
          <w:rFonts w:ascii="Times New Roman" w:eastAsia="ＭＳ 明朝" w:hAnsi="Times New Roman" w:cs="Times New Roman"/>
          <w:color w:val="000000" w:themeColor="text1"/>
          <w:szCs w:val="21"/>
        </w:rPr>
        <w:t>1</w:t>
      </w:r>
      <w:r w:rsidR="00F629FA"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371FF91D"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125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60A4A1E7" w14:textId="6F1528E3" w:rsidR="004733AF" w:rsidRPr="0048090B" w:rsidRDefault="00760222"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16</w:t>
      </w:r>
      <w:r w:rsidRPr="0048090B">
        <w:rPr>
          <w:rStyle w:val="normaltextrun"/>
          <w:rFonts w:ascii="Times New Roman" w:eastAsia="ＭＳ 明朝" w:hAnsi="Times New Roman" w:cs="Times New Roman"/>
          <w:color w:val="000000" w:themeColor="text1"/>
          <w:szCs w:val="21"/>
        </w:rPr>
        <w:t>時間</w:t>
      </w:r>
      <w:r w:rsidR="004733AF" w:rsidRPr="0048090B">
        <w:rPr>
          <w:rStyle w:val="normaltextrun"/>
          <w:rFonts w:ascii="Times New Roman" w:eastAsia="ＭＳ 明朝" w:hAnsi="Times New Roman" w:cs="Times New Roman"/>
          <w:color w:val="000000" w:themeColor="text1"/>
          <w:szCs w:val="21"/>
        </w:rPr>
        <w:t>経過したのち、還流させていた混合物の加熱をやめ、シリコンオイルから離し</w:t>
      </w:r>
      <w:r w:rsidR="004733AF" w:rsidRPr="0048090B">
        <w:rPr>
          <w:rStyle w:val="normaltextrun"/>
          <w:rFonts w:ascii="Times New Roman" w:eastAsia="ＭＳ 明朝" w:hAnsi="Times New Roman" w:cs="Times New Roman"/>
          <w:color w:val="000000" w:themeColor="text1"/>
          <w:szCs w:val="21"/>
        </w:rPr>
        <w:t>1</w:t>
      </w:r>
      <w:r w:rsidR="004733AF" w:rsidRPr="0048090B">
        <w:rPr>
          <w:rStyle w:val="normaltextrun"/>
          <w:rFonts w:ascii="Times New Roman" w:eastAsia="ＭＳ 明朝" w:hAnsi="Times New Roman" w:cs="Times New Roman"/>
          <w:color w:val="000000" w:themeColor="text1"/>
          <w:szCs w:val="21"/>
        </w:rPr>
        <w:t>時間ほど冷ました。</w:t>
      </w:r>
    </w:p>
    <w:p w14:paraId="26E41474"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16F17172"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4799EAF2"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173716D1" w14:textId="5F37E878" w:rsidR="00760222" w:rsidRPr="00B9362F" w:rsidRDefault="00EF5F64"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760222" w:rsidRPr="0048090B">
        <w:rPr>
          <w:rStyle w:val="normaltextrun"/>
          <w:rFonts w:ascii="Times New Roman" w:eastAsia="ＭＳ 明朝" w:hAnsi="Times New Roman" w:cs="Times New Roman"/>
          <w:szCs w:val="21"/>
        </w:rPr>
        <w:t>収量は</w:t>
      </w:r>
      <w:r w:rsidR="00760222" w:rsidRPr="0048090B">
        <w:rPr>
          <w:rStyle w:val="normaltextrun"/>
          <w:rFonts w:ascii="Times New Roman" w:eastAsia="ＭＳ 明朝" w:hAnsi="Times New Roman" w:cs="Times New Roman"/>
          <w:color w:val="000000" w:themeColor="text1"/>
          <w:szCs w:val="21"/>
        </w:rPr>
        <w:t>0.</w:t>
      </w:r>
      <w:r w:rsidR="00C407D2" w:rsidRPr="0048090B">
        <w:rPr>
          <w:rStyle w:val="normaltextrun"/>
          <w:rFonts w:ascii="Times New Roman" w:eastAsia="ＭＳ 明朝" w:hAnsi="Times New Roman" w:cs="Times New Roman"/>
          <w:color w:val="000000" w:themeColor="text1"/>
          <w:szCs w:val="21"/>
        </w:rPr>
        <w:t>5505</w:t>
      </w:r>
      <w:r w:rsidR="00760222" w:rsidRPr="0048090B">
        <w:rPr>
          <w:rStyle w:val="normaltextrun"/>
          <w:rFonts w:ascii="Times New Roman" w:eastAsia="ＭＳ 明朝" w:hAnsi="Times New Roman" w:cs="Times New Roman"/>
          <w:color w:val="000000" w:themeColor="text1"/>
          <w:szCs w:val="21"/>
        </w:rPr>
        <w:t xml:space="preserve"> g</w:t>
      </w:r>
      <w:r w:rsidR="00760222" w:rsidRPr="0048090B">
        <w:rPr>
          <w:rStyle w:val="normaltextrun"/>
          <w:rFonts w:ascii="Times New Roman" w:eastAsia="ＭＳ 明朝" w:hAnsi="Times New Roman" w:cs="Times New Roman"/>
          <w:szCs w:val="21"/>
        </w:rPr>
        <w:t>であった。</w:t>
      </w:r>
    </w:p>
    <w:p w14:paraId="5F1B9744" w14:textId="2CB1603F" w:rsidR="00655B96" w:rsidRPr="00B9362F" w:rsidRDefault="00655B96" w:rsidP="00B9362F">
      <w:pPr>
        <w:pStyle w:val="a4"/>
        <w:numPr>
          <w:ilvl w:val="0"/>
          <w:numId w:val="1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6073F8BD" w14:textId="5BD01FC7" w:rsidR="00A51455" w:rsidRPr="0048090B" w:rsidRDefault="00A51455"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m:oMath>
        <m:r>
          <w:rPr>
            <w:rStyle w:val="normaltextrun"/>
            <w:rFonts w:ascii="Cambria Math" w:eastAsia="ＭＳ 明朝" w:hAnsi="Cambria Math" w:cs="Times New Roman" w:hint="eastAsia"/>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0.5505</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2.2426 mmol</m:t>
        </m:r>
      </m:oMath>
    </w:p>
    <w:p w14:paraId="31ADC035" w14:textId="4B494A85" w:rsidR="00760222" w:rsidRPr="002D7059" w:rsidRDefault="00A51455" w:rsidP="00B9362F">
      <w:pPr>
        <w:widowControl/>
        <w:ind w:leftChars="200" w:left="420"/>
        <w:rPr>
          <w:rStyle w:val="normaltextrun"/>
          <w:rFonts w:ascii="Times New Roman" w:eastAsia="ＭＳ 明朝" w:hAnsi="Times New Roman" w:cs="Times New Roman"/>
          <w:i/>
          <w:szCs w:val="21"/>
        </w:rPr>
      </w:pPr>
      <w:r w:rsidRPr="0048090B">
        <w:rPr>
          <w:rStyle w:val="normaltextrun"/>
          <w:rFonts w:ascii="Times New Roman" w:eastAsia="ＭＳ 明朝" w:hAnsi="Times New Roman" w:cs="Times New Roman"/>
          <w:szCs w:val="21"/>
        </w:rPr>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0.5505</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1.2447</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89.67 %</m:t>
        </m:r>
      </m:oMath>
    </w:p>
    <w:p w14:paraId="0729FDE0" w14:textId="3D4FAB63" w:rsidR="006B570B" w:rsidRPr="002D7059" w:rsidRDefault="00760222"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7F851236" w14:textId="77777777" w:rsidR="00744E70" w:rsidRPr="0048090B" w:rsidRDefault="00744E70" w:rsidP="003F08CA">
      <w:pPr>
        <w:widowControl/>
        <w:rPr>
          <w:rStyle w:val="normaltextrun"/>
          <w:rFonts w:ascii="Times New Roman" w:eastAsia="ＭＳ 明朝" w:hAnsi="Times New Roman" w:cs="Times New Roman"/>
          <w:szCs w:val="21"/>
        </w:rPr>
      </w:pPr>
    </w:p>
    <w:p w14:paraId="6A018DDD" w14:textId="5C928382" w:rsidR="00E72193" w:rsidRPr="0048090B" w:rsidRDefault="00E72193"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915" w:name="_Toc126850969"/>
      <w:r w:rsidRPr="0048090B">
        <w:rPr>
          <w:rFonts w:ascii="Times New Roman" w:eastAsia="ＭＳ 明朝" w:hAnsi="Times New Roman" w:cs="Times New Roman"/>
          <w:color w:val="000000" w:themeColor="text1"/>
          <w:szCs w:val="21"/>
        </w:rPr>
        <w:t>221</w:t>
      </w:r>
      <w:r w:rsidR="00730A4B" w:rsidRPr="0048090B">
        <w:rPr>
          <w:rFonts w:ascii="Times New Roman" w:eastAsia="ＭＳ 明朝" w:hAnsi="Times New Roman" w:cs="Times New Roman"/>
          <w:color w:val="000000" w:themeColor="text1"/>
          <w:szCs w:val="21"/>
        </w:rPr>
        <w:t>219</w:t>
      </w:r>
      <w:r w:rsidRPr="0048090B">
        <w:rPr>
          <w:rFonts w:ascii="Times New Roman" w:eastAsia="ＭＳ 明朝" w:hAnsi="Times New Roman" w:cs="Times New Roman"/>
          <w:color w:val="000000" w:themeColor="text1"/>
          <w:szCs w:val="21"/>
        </w:rPr>
        <w:t>Ni_OH_OAc</w:t>
      </w:r>
      <w:bookmarkEnd w:id="915"/>
    </w:p>
    <w:p w14:paraId="58AC44E7" w14:textId="070C71D8"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w:t>
      </w:r>
      <w:r w:rsidR="00730A4B" w:rsidRPr="0048090B">
        <w:rPr>
          <w:rStyle w:val="normaltextrun"/>
          <w:rFonts w:ascii="Times New Roman" w:eastAsia="ＭＳ 明朝" w:hAnsi="Times New Roman" w:cs="Times New Roman"/>
          <w:color w:val="000000" w:themeColor="text1"/>
          <w:szCs w:val="21"/>
        </w:rPr>
        <w:t>1.2456</w:t>
      </w:r>
      <w:r w:rsidRPr="0048090B">
        <w:rPr>
          <w:rStyle w:val="normaltextrun"/>
          <w:rFonts w:ascii="Times New Roman" w:eastAsia="ＭＳ 明朝" w:hAnsi="Times New Roman" w:cs="Times New Roman"/>
          <w:color w:val="000000" w:themeColor="text1"/>
          <w:szCs w:val="21"/>
        </w:rPr>
        <w:t xml:space="preserve"> g (5.00</w:t>
      </w:r>
      <w:r w:rsidR="00730A4B" w:rsidRPr="0048090B">
        <w:rPr>
          <w:rStyle w:val="normaltextrun"/>
          <w:rFonts w:ascii="Times New Roman" w:eastAsia="ＭＳ 明朝" w:hAnsi="Times New Roman" w:cs="Times New Roman"/>
          <w:color w:val="000000" w:themeColor="text1"/>
          <w:szCs w:val="21"/>
        </w:rPr>
        <w:t>6</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14C8F223" w14:textId="67A13E44"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F629FA" w:rsidRPr="0048090B">
        <w:rPr>
          <w:rStyle w:val="normaltextrun"/>
          <w:rFonts w:ascii="Times New Roman" w:eastAsia="ＭＳ 明朝" w:hAnsi="Times New Roman" w:cs="Times New Roman"/>
          <w:color w:val="000000" w:themeColor="text1"/>
          <w:szCs w:val="21"/>
        </w:rPr>
        <w:t>1</w:t>
      </w:r>
      <w:r w:rsidR="00F629FA"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w:t>
      </w:r>
      <w:r w:rsidRPr="0048090B">
        <w:rPr>
          <w:rStyle w:val="normaltextrun"/>
          <w:rFonts w:ascii="Times New Roman" w:eastAsia="ＭＳ 明朝" w:hAnsi="Times New Roman" w:cs="Times New Roman"/>
          <w:color w:val="000000" w:themeColor="text1"/>
          <w:szCs w:val="21"/>
        </w:rPr>
        <w:t>1</w:t>
      </w:r>
      <w:r w:rsidR="00730A4B"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 xml:space="preserve">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488784FE" w14:textId="4114F64F" w:rsidR="00DE5EC8" w:rsidRPr="0048090B" w:rsidRDefault="00DE5EC8"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加熱開始</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時間後にミリ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7BFDE6C1" w14:textId="418122D6"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lastRenderedPageBreak/>
        <w:t>約</w:t>
      </w:r>
      <w:r w:rsidR="00730A4B"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時間経過したのち、還流させていた混合物の加熱をやめ、シリコンオイルから離し</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時間ほど冷ました。</w:t>
      </w:r>
    </w:p>
    <w:p w14:paraId="568A633D" w14:textId="77777777"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160DEF02" w14:textId="77777777"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2F96DD05" w14:textId="77777777"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49A9D29F" w14:textId="0AD50700" w:rsidR="00E72193" w:rsidRPr="00B9362F" w:rsidRDefault="00AB21D7"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E72193" w:rsidRPr="0048090B">
        <w:rPr>
          <w:rStyle w:val="normaltextrun"/>
          <w:rFonts w:ascii="Times New Roman" w:eastAsia="ＭＳ 明朝" w:hAnsi="Times New Roman" w:cs="Times New Roman"/>
          <w:color w:val="000000" w:themeColor="text1"/>
          <w:szCs w:val="21"/>
        </w:rPr>
        <w:t>。</w:t>
      </w:r>
      <w:r w:rsidR="00E72193" w:rsidRPr="0048090B">
        <w:rPr>
          <w:rStyle w:val="normaltextrun"/>
          <w:rFonts w:ascii="Times New Roman" w:eastAsia="ＭＳ 明朝" w:hAnsi="Times New Roman" w:cs="Times New Roman"/>
          <w:szCs w:val="21"/>
        </w:rPr>
        <w:t>収量は</w:t>
      </w:r>
      <w:r w:rsidR="00E72193" w:rsidRPr="0048090B">
        <w:rPr>
          <w:rStyle w:val="normaltextrun"/>
          <w:rFonts w:ascii="Times New Roman" w:eastAsia="ＭＳ 明朝" w:hAnsi="Times New Roman" w:cs="Times New Roman"/>
          <w:color w:val="000000" w:themeColor="text1"/>
          <w:szCs w:val="21"/>
        </w:rPr>
        <w:t>0.</w:t>
      </w:r>
      <w:r w:rsidR="00730A4B" w:rsidRPr="0048090B">
        <w:rPr>
          <w:rStyle w:val="normaltextrun"/>
          <w:rFonts w:ascii="Times New Roman" w:eastAsia="ＭＳ 明朝" w:hAnsi="Times New Roman" w:cs="Times New Roman"/>
          <w:color w:val="000000" w:themeColor="text1"/>
          <w:szCs w:val="21"/>
        </w:rPr>
        <w:t>6592</w:t>
      </w:r>
      <w:r w:rsidR="00E72193" w:rsidRPr="0048090B">
        <w:rPr>
          <w:rStyle w:val="normaltextrun"/>
          <w:rFonts w:ascii="Times New Roman" w:eastAsia="ＭＳ 明朝" w:hAnsi="Times New Roman" w:cs="Times New Roman"/>
          <w:color w:val="000000" w:themeColor="text1"/>
          <w:szCs w:val="21"/>
        </w:rPr>
        <w:t xml:space="preserve"> g</w:t>
      </w:r>
      <w:r w:rsidR="00E72193" w:rsidRPr="0048090B">
        <w:rPr>
          <w:rStyle w:val="normaltextrun"/>
          <w:rFonts w:ascii="Times New Roman" w:eastAsia="ＭＳ 明朝" w:hAnsi="Times New Roman" w:cs="Times New Roman"/>
          <w:szCs w:val="21"/>
        </w:rPr>
        <w:t>であった。</w:t>
      </w:r>
    </w:p>
    <w:p w14:paraId="6C966CED" w14:textId="77777777" w:rsidR="00394328" w:rsidRPr="0048090B" w:rsidRDefault="00394328" w:rsidP="00394328">
      <w:pPr>
        <w:pStyle w:val="a4"/>
        <w:numPr>
          <w:ilvl w:val="0"/>
          <w:numId w:val="1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6841B885" w14:textId="20D49AED" w:rsidR="00593F77" w:rsidRPr="0048090B" w:rsidRDefault="00593F77"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0.6592</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2.6854 mmol</m:t>
        </m:r>
      </m:oMath>
    </w:p>
    <w:p w14:paraId="6E3EDD7D" w14:textId="487A6E2C" w:rsidR="00E72193" w:rsidRPr="00394328" w:rsidRDefault="00593F77" w:rsidP="00B9362F">
      <w:pPr>
        <w:widowControl/>
        <w:ind w:leftChars="200" w:left="420"/>
        <w:rPr>
          <w:rStyle w:val="normaltextrun"/>
          <w:rFonts w:ascii="Times New Roman" w:eastAsia="ＭＳ 明朝" w:hAnsi="Times New Roman" w:cs="Times New Roman"/>
          <w:i/>
          <w:szCs w:val="21"/>
        </w:rPr>
      </w:pPr>
      <w:r w:rsidRPr="0048090B">
        <w:rPr>
          <w:rStyle w:val="normaltextrun"/>
          <w:rFonts w:ascii="Times New Roman" w:eastAsia="ＭＳ 明朝" w:hAnsi="Times New Roman" w:cs="Times New Roman"/>
          <w:szCs w:val="21"/>
        </w:rPr>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0.6592</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1.2456</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107.29 %</m:t>
        </m:r>
      </m:oMath>
    </w:p>
    <w:p w14:paraId="0EEEB8AF" w14:textId="6EF96AF5" w:rsidR="004733AF" w:rsidRPr="0048090B" w:rsidRDefault="00E72193"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740E5A58" w14:textId="77777777" w:rsidR="00E72193" w:rsidRPr="0048090B" w:rsidRDefault="00E72193" w:rsidP="003F08CA">
      <w:pPr>
        <w:widowControl/>
        <w:rPr>
          <w:rStyle w:val="normaltextrun"/>
          <w:rFonts w:ascii="Times New Roman" w:eastAsia="ＭＳ 明朝" w:hAnsi="Times New Roman" w:cs="Times New Roman"/>
          <w:color w:val="000000" w:themeColor="text1"/>
          <w:szCs w:val="21"/>
        </w:rPr>
      </w:pPr>
    </w:p>
    <w:p w14:paraId="0E6E2C31" w14:textId="40B1F8F2" w:rsidR="00744E70" w:rsidRPr="0048090B" w:rsidRDefault="00744E70"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916" w:name="_Toc126850970"/>
      <w:r w:rsidRPr="0048090B">
        <w:rPr>
          <w:rFonts w:ascii="Times New Roman" w:eastAsia="ＭＳ 明朝" w:hAnsi="Times New Roman" w:cs="Times New Roman"/>
          <w:color w:val="000000" w:themeColor="text1"/>
          <w:szCs w:val="21"/>
        </w:rPr>
        <w:t>221222Ni_OH_OAc</w:t>
      </w:r>
      <w:bookmarkEnd w:id="916"/>
    </w:p>
    <w:p w14:paraId="33A21F68" w14:textId="392DD0C0"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w:t>
      </w:r>
      <w:r w:rsidR="009D2C25" w:rsidRPr="0048090B">
        <w:rPr>
          <w:rStyle w:val="normaltextrun"/>
          <w:rFonts w:ascii="Times New Roman" w:eastAsia="ＭＳ 明朝" w:hAnsi="Times New Roman" w:cs="Times New Roman"/>
          <w:color w:val="000000" w:themeColor="text1"/>
          <w:szCs w:val="21"/>
        </w:rPr>
        <w:t>2251</w:t>
      </w:r>
      <w:r w:rsidRPr="0048090B">
        <w:rPr>
          <w:rStyle w:val="normaltextrun"/>
          <w:rFonts w:ascii="Times New Roman" w:eastAsia="ＭＳ 明朝" w:hAnsi="Times New Roman" w:cs="Times New Roman"/>
          <w:color w:val="000000" w:themeColor="text1"/>
          <w:szCs w:val="21"/>
        </w:rPr>
        <w:t xml:space="preserve"> g (</w:t>
      </w:r>
      <w:r w:rsidR="009D2C25" w:rsidRPr="0048090B">
        <w:rPr>
          <w:rStyle w:val="normaltextrun"/>
          <w:rFonts w:ascii="Times New Roman" w:eastAsia="ＭＳ 明朝" w:hAnsi="Times New Roman" w:cs="Times New Roman"/>
          <w:color w:val="000000" w:themeColor="text1"/>
          <w:szCs w:val="21"/>
        </w:rPr>
        <w:t>4.923</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6D9B96D2" w14:textId="79C48B7A"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F629FA" w:rsidRPr="0048090B">
        <w:rPr>
          <w:rStyle w:val="normaltextrun"/>
          <w:rFonts w:ascii="Times New Roman" w:eastAsia="ＭＳ 明朝" w:hAnsi="Times New Roman" w:cs="Times New Roman"/>
          <w:color w:val="000000" w:themeColor="text1"/>
          <w:szCs w:val="21"/>
        </w:rPr>
        <w:t>1</w:t>
      </w:r>
      <w:r w:rsidR="00F629FA"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04F5DF6B" w14:textId="73C2B764"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w:t>
      </w:r>
      <w:r w:rsidR="009D2C25"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 xml:space="preserve">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6788B95A" w14:textId="46AB3104"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w:t>
      </w:r>
      <w:r w:rsidR="009D2C25"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時間経過したのち、還流させていた混合物の加熱をやめ、シリコンオイルから離し</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時間ほど冷ました。</w:t>
      </w:r>
    </w:p>
    <w:p w14:paraId="033B955B" w14:textId="77777777"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1FDD6781" w14:textId="77777777"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0BD8701F" w14:textId="77777777"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09521ED8" w14:textId="29EB8585" w:rsidR="00744E70" w:rsidRPr="00B9362F" w:rsidRDefault="00EA1BCA"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744E70" w:rsidRPr="0048090B">
        <w:rPr>
          <w:rStyle w:val="normaltextrun"/>
          <w:rFonts w:ascii="Times New Roman" w:eastAsia="ＭＳ 明朝" w:hAnsi="Times New Roman" w:cs="Times New Roman"/>
          <w:szCs w:val="21"/>
        </w:rPr>
        <w:t>収量は</w:t>
      </w:r>
      <w:r w:rsidR="00744E70" w:rsidRPr="0048090B">
        <w:rPr>
          <w:rStyle w:val="normaltextrun"/>
          <w:rFonts w:ascii="Times New Roman" w:eastAsia="ＭＳ 明朝" w:hAnsi="Times New Roman" w:cs="Times New Roman"/>
          <w:color w:val="000000" w:themeColor="text1"/>
          <w:szCs w:val="21"/>
        </w:rPr>
        <w:t>0.</w:t>
      </w:r>
      <w:r w:rsidR="009D2C25" w:rsidRPr="0048090B">
        <w:rPr>
          <w:rStyle w:val="normaltextrun"/>
          <w:rFonts w:ascii="Times New Roman" w:eastAsia="ＭＳ 明朝" w:hAnsi="Times New Roman" w:cs="Times New Roman"/>
          <w:color w:val="000000" w:themeColor="text1"/>
          <w:szCs w:val="21"/>
        </w:rPr>
        <w:t>2651</w:t>
      </w:r>
      <w:r w:rsidR="00744E70" w:rsidRPr="0048090B">
        <w:rPr>
          <w:rStyle w:val="normaltextrun"/>
          <w:rFonts w:ascii="Times New Roman" w:eastAsia="ＭＳ 明朝" w:hAnsi="Times New Roman" w:cs="Times New Roman"/>
          <w:color w:val="000000" w:themeColor="text1"/>
          <w:szCs w:val="21"/>
        </w:rPr>
        <w:t xml:space="preserve"> g</w:t>
      </w:r>
      <w:r w:rsidR="00744E70" w:rsidRPr="0048090B">
        <w:rPr>
          <w:rStyle w:val="normaltextrun"/>
          <w:rFonts w:ascii="Times New Roman" w:eastAsia="ＭＳ 明朝" w:hAnsi="Times New Roman" w:cs="Times New Roman"/>
          <w:szCs w:val="21"/>
        </w:rPr>
        <w:t>であった。</w:t>
      </w:r>
    </w:p>
    <w:p w14:paraId="2E76062F" w14:textId="2D4ED1C5" w:rsidR="00744E70" w:rsidRPr="00AF29AD" w:rsidRDefault="00AF29AD" w:rsidP="00B9362F">
      <w:pPr>
        <w:pStyle w:val="a4"/>
        <w:widowControl/>
        <w:numPr>
          <w:ilvl w:val="0"/>
          <w:numId w:val="13"/>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6BA16605" w14:textId="699629C7" w:rsidR="00A23582" w:rsidRPr="0048090B" w:rsidRDefault="00A23582"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0.2651</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1.0799 mmol</m:t>
        </m:r>
      </m:oMath>
    </w:p>
    <w:p w14:paraId="78527B1B" w14:textId="09D5247B" w:rsidR="00744E70" w:rsidRPr="00AF29AD" w:rsidRDefault="00A23582" w:rsidP="00B9362F">
      <w:pPr>
        <w:widowControl/>
        <w:ind w:leftChars="200" w:left="420"/>
        <w:rPr>
          <w:rStyle w:val="normaltextrun"/>
          <w:rFonts w:ascii="Times New Roman" w:eastAsia="ＭＳ 明朝" w:hAnsi="Times New Roman" w:cs="Times New Roman"/>
          <w:i/>
          <w:szCs w:val="21"/>
        </w:rPr>
      </w:pPr>
      <w:r w:rsidRPr="0048090B">
        <w:rPr>
          <w:rStyle w:val="normaltextrun"/>
          <w:rFonts w:ascii="Times New Roman" w:eastAsia="ＭＳ 明朝" w:hAnsi="Times New Roman" w:cs="Times New Roman"/>
          <w:szCs w:val="21"/>
        </w:rPr>
        <w:lastRenderedPageBreak/>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0.2651</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1.2251</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43.87 %</m:t>
        </m:r>
      </m:oMath>
    </w:p>
    <w:p w14:paraId="30A7AF30" w14:textId="4BBA3CB8" w:rsidR="00E72193" w:rsidRPr="00AF29AD" w:rsidRDefault="00744E70"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72C143A2" w14:textId="77777777" w:rsidR="00846039" w:rsidRPr="0048090B" w:rsidRDefault="00846039" w:rsidP="003F08CA">
      <w:pPr>
        <w:widowControl/>
        <w:rPr>
          <w:rStyle w:val="normaltextrun"/>
          <w:rFonts w:ascii="Times New Roman" w:eastAsia="ＭＳ 明朝" w:hAnsi="Times New Roman" w:cs="Times New Roman"/>
          <w:color w:val="000000" w:themeColor="text1"/>
          <w:szCs w:val="21"/>
        </w:rPr>
      </w:pPr>
    </w:p>
    <w:p w14:paraId="2177B33C" w14:textId="3B62ECC7" w:rsidR="00846039" w:rsidRPr="0048090B" w:rsidRDefault="00846039"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917" w:name="_Toc126850971"/>
      <w:r w:rsidRPr="0048090B">
        <w:rPr>
          <w:rFonts w:ascii="Times New Roman" w:eastAsia="ＭＳ 明朝" w:hAnsi="Times New Roman" w:cs="Times New Roman"/>
          <w:color w:val="000000" w:themeColor="text1"/>
          <w:szCs w:val="21"/>
        </w:rPr>
        <w:t>230109Ni_OH_OAc</w:t>
      </w:r>
      <w:bookmarkEnd w:id="917"/>
    </w:p>
    <w:p w14:paraId="0823DB1E" w14:textId="5374942C"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w:t>
      </w:r>
      <w:r w:rsidR="000938C1" w:rsidRPr="0048090B">
        <w:rPr>
          <w:rStyle w:val="normaltextrun"/>
          <w:rFonts w:ascii="Times New Roman" w:eastAsia="ＭＳ 明朝" w:hAnsi="Times New Roman" w:cs="Times New Roman"/>
          <w:color w:val="000000" w:themeColor="text1"/>
          <w:szCs w:val="21"/>
        </w:rPr>
        <w:t>243</w:t>
      </w:r>
      <w:r w:rsidRPr="0048090B">
        <w:rPr>
          <w:rStyle w:val="normaltextrun"/>
          <w:rFonts w:ascii="Times New Roman" w:eastAsia="ＭＳ 明朝" w:hAnsi="Times New Roman" w:cs="Times New Roman"/>
          <w:color w:val="000000" w:themeColor="text1"/>
          <w:szCs w:val="21"/>
        </w:rPr>
        <w:t xml:space="preserve"> g (</w:t>
      </w:r>
      <w:r w:rsidR="000938C1" w:rsidRPr="0048090B">
        <w:rPr>
          <w:rStyle w:val="normaltextrun"/>
          <w:rFonts w:ascii="Times New Roman" w:eastAsia="ＭＳ 明朝" w:hAnsi="Times New Roman" w:cs="Times New Roman"/>
          <w:color w:val="000000" w:themeColor="text1"/>
          <w:szCs w:val="21"/>
        </w:rPr>
        <w:t>4.92</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6299CAF7"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攪拌子をいれ攪拌機で数分ほど放置した後、ミリ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410C40FE" w14:textId="6F2D79E6"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w:t>
      </w:r>
      <w:r w:rsidR="000938C1"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 xml:space="preserve">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0E263342" w14:textId="29A5710A"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w:t>
      </w:r>
      <w:r w:rsidR="000938C1" w:rsidRPr="0048090B">
        <w:rPr>
          <w:rStyle w:val="normaltextrun"/>
          <w:rFonts w:ascii="Times New Roman" w:eastAsia="ＭＳ 明朝" w:hAnsi="Times New Roman" w:cs="Times New Roman"/>
          <w:color w:val="000000" w:themeColor="text1"/>
          <w:szCs w:val="21"/>
        </w:rPr>
        <w:t>9</w:t>
      </w:r>
      <w:r w:rsidRPr="0048090B">
        <w:rPr>
          <w:rStyle w:val="normaltextrun"/>
          <w:rFonts w:ascii="Times New Roman" w:eastAsia="ＭＳ 明朝" w:hAnsi="Times New Roman" w:cs="Times New Roman"/>
          <w:color w:val="000000" w:themeColor="text1"/>
          <w:szCs w:val="21"/>
        </w:rPr>
        <w:t>時間経過したのち、還流させていた混合物の加熱をやめ、シリコンオイルから離し</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時間ほど冷ました。</w:t>
      </w:r>
    </w:p>
    <w:p w14:paraId="6A891C6D"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29147D4E"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1217EEE8"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3B34FE64" w14:textId="7A8E0BA1" w:rsidR="00846039" w:rsidRPr="00B9362F" w:rsidRDefault="00EA1BCA"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846039" w:rsidRPr="0048090B">
        <w:rPr>
          <w:rStyle w:val="normaltextrun"/>
          <w:rFonts w:ascii="Times New Roman" w:eastAsia="ＭＳ 明朝" w:hAnsi="Times New Roman" w:cs="Times New Roman"/>
          <w:szCs w:val="21"/>
        </w:rPr>
        <w:t>収量は</w:t>
      </w:r>
      <w:r w:rsidR="00846039" w:rsidRPr="0048090B">
        <w:rPr>
          <w:rStyle w:val="normaltextrun"/>
          <w:rFonts w:ascii="Times New Roman" w:eastAsia="ＭＳ 明朝" w:hAnsi="Times New Roman" w:cs="Times New Roman"/>
          <w:color w:val="000000" w:themeColor="text1"/>
          <w:szCs w:val="21"/>
        </w:rPr>
        <w:t>0.</w:t>
      </w:r>
      <w:r w:rsidR="00B60D4D" w:rsidRPr="0048090B">
        <w:rPr>
          <w:rStyle w:val="normaltextrun"/>
          <w:rFonts w:ascii="Times New Roman" w:eastAsia="ＭＳ 明朝" w:hAnsi="Times New Roman" w:cs="Times New Roman"/>
          <w:color w:val="000000" w:themeColor="text1"/>
          <w:szCs w:val="21"/>
        </w:rPr>
        <w:t>3139</w:t>
      </w:r>
      <w:r w:rsidR="00846039" w:rsidRPr="0048090B">
        <w:rPr>
          <w:rStyle w:val="normaltextrun"/>
          <w:rFonts w:ascii="Times New Roman" w:eastAsia="ＭＳ 明朝" w:hAnsi="Times New Roman" w:cs="Times New Roman"/>
          <w:color w:val="000000" w:themeColor="text1"/>
          <w:szCs w:val="21"/>
        </w:rPr>
        <w:t xml:space="preserve"> g</w:t>
      </w:r>
      <w:r w:rsidR="00846039" w:rsidRPr="0048090B">
        <w:rPr>
          <w:rStyle w:val="normaltextrun"/>
          <w:rFonts w:ascii="Times New Roman" w:eastAsia="ＭＳ 明朝" w:hAnsi="Times New Roman" w:cs="Times New Roman"/>
          <w:szCs w:val="21"/>
        </w:rPr>
        <w:t>であった。</w:t>
      </w:r>
    </w:p>
    <w:p w14:paraId="308B7908" w14:textId="70A5FEEC" w:rsidR="00AF29AD" w:rsidRPr="0048090B" w:rsidRDefault="00AF29AD"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46E00EE3" w14:textId="73F7F264" w:rsidR="00EE099F" w:rsidRPr="0048090B" w:rsidRDefault="00EE099F" w:rsidP="003F08CA">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r w:rsidR="0081480C">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0.3139</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1.2787 mmol</m:t>
        </m:r>
      </m:oMath>
    </w:p>
    <w:p w14:paraId="4308FD7A" w14:textId="1622BA54" w:rsidR="00846039" w:rsidRPr="0081480C" w:rsidRDefault="00EE099F" w:rsidP="00B9362F">
      <w:pPr>
        <w:widowControl/>
        <w:rPr>
          <w:rStyle w:val="normaltextrun"/>
          <w:rFonts w:ascii="Times New Roman" w:eastAsia="ＭＳ 明朝" w:hAnsi="Times New Roman" w:cs="Times New Roman"/>
          <w:i/>
          <w:szCs w:val="21"/>
        </w:rPr>
      </w:pPr>
      <w:r w:rsidRPr="0048090B">
        <w:rPr>
          <w:rStyle w:val="normaltextrun"/>
          <w:rFonts w:ascii="Times New Roman" w:eastAsia="ＭＳ 明朝" w:hAnsi="Times New Roman" w:cs="Times New Roman"/>
          <w:szCs w:val="21"/>
        </w:rPr>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0.3139</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1.2243</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51.98 %</m:t>
        </m:r>
      </m:oMath>
    </w:p>
    <w:p w14:paraId="2E74E8D6" w14:textId="7C03EFF9" w:rsidR="00B60D4D" w:rsidRPr="0048090B" w:rsidRDefault="00846039" w:rsidP="003F08CA">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579EE958" w14:textId="5EFAD3B0" w:rsidR="00B60D4D" w:rsidRPr="0048090B" w:rsidRDefault="00230890" w:rsidP="00846039">
      <w:pPr>
        <w:widowControl/>
        <w:jc w:val="left"/>
        <w:rPr>
          <w:rStyle w:val="normaltextrun"/>
          <w:rFonts w:ascii="Times New Roman" w:eastAsia="ＭＳ 明朝" w:hAnsi="Times New Roman" w:cs="Times New Roman"/>
          <w:color w:val="000000" w:themeColor="text1"/>
          <w:szCs w:val="21"/>
        </w:rPr>
      </w:pPr>
      <w:r>
        <w:rPr>
          <w:rStyle w:val="normaltextrun"/>
          <w:rFonts w:ascii="Times New Roman" w:eastAsia="ＭＳ 明朝" w:hAnsi="Times New Roman" w:cs="Times New Roman"/>
          <w:color w:val="000000" w:themeColor="text1"/>
          <w:szCs w:val="21"/>
        </w:rPr>
        <w:br w:type="page"/>
      </w:r>
    </w:p>
    <w:p w14:paraId="13F03A32" w14:textId="073A3190" w:rsidR="00BA5FC5" w:rsidRPr="0048090B" w:rsidRDefault="00F80717" w:rsidP="00B9362F">
      <w:pPr>
        <w:pStyle w:val="a4"/>
        <w:widowControl/>
        <w:numPr>
          <w:ilvl w:val="1"/>
          <w:numId w:val="62"/>
        </w:numPr>
        <w:ind w:leftChars="0"/>
        <w:outlineLvl w:val="1"/>
        <w:rPr>
          <w:rStyle w:val="normaltextrun"/>
          <w:rFonts w:ascii="Times New Roman" w:eastAsia="ＭＳ 明朝" w:hAnsi="Times New Roman" w:cs="Times New Roman"/>
          <w:color w:val="000000" w:themeColor="text1"/>
          <w:szCs w:val="21"/>
        </w:rPr>
      </w:pPr>
      <w:bookmarkStart w:id="918" w:name="_Toc126850972"/>
      <w:r w:rsidRPr="0048090B">
        <w:rPr>
          <w:rStyle w:val="normaltextrun"/>
          <w:rFonts w:ascii="Times New Roman" w:eastAsia="ＭＳ 明朝" w:hAnsi="Times New Roman" w:cs="Times New Roman"/>
          <w:color w:val="000000" w:themeColor="text1"/>
          <w:szCs w:val="21"/>
        </w:rPr>
        <w:lastRenderedPageBreak/>
        <w:t>イオン交換</w:t>
      </w:r>
      <w:bookmarkEnd w:id="918"/>
    </w:p>
    <w:p w14:paraId="19B105A6" w14:textId="2D241D07" w:rsidR="00BD4CD2" w:rsidRPr="0048090B" w:rsidRDefault="004E3E0B" w:rsidP="00B9362F">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color w:val="000000" w:themeColor="text1"/>
          <w:szCs w:val="21"/>
        </w:rPr>
        <w:t>合成した塩基性酢酸ニッケルを原料とし、ドデシルベンゼンスルホン酸イオン</w:t>
      </w:r>
      <w:r w:rsidRPr="0048090B">
        <w:rPr>
          <w:rStyle w:val="normaltextrun"/>
          <w:rFonts w:ascii="Times New Roman" w:eastAsia="ＭＳ 明朝" w:hAnsi="Times New Roman" w:cs="Times New Roman"/>
          <w:color w:val="000000" w:themeColor="text1"/>
          <w:szCs w:val="21"/>
        </w:rPr>
        <w:t>(DBS</w:t>
      </w:r>
      <w:r w:rsidRPr="0048090B">
        <w:rPr>
          <w:rStyle w:val="normaltextrun"/>
          <w:rFonts w:ascii="Times New Roman" w:eastAsia="ＭＳ 明朝" w:hAnsi="Times New Roman" w:cs="Times New Roman"/>
          <w:color w:val="000000" w:themeColor="text1"/>
          <w:szCs w:val="21"/>
          <w:vertAlign w:val="superscript"/>
        </w:rPr>
        <w:t>-</w:t>
      </w:r>
      <w:r w:rsidRPr="0048090B">
        <w:rPr>
          <w:rStyle w:val="normaltextrun"/>
          <w:rFonts w:ascii="Times New Roman" w:eastAsia="ＭＳ 明朝" w:hAnsi="Times New Roman" w:cs="Times New Roman"/>
          <w:color w:val="000000" w:themeColor="text1"/>
          <w:szCs w:val="21"/>
        </w:rPr>
        <w:t>)</w:t>
      </w:r>
      <w:r w:rsidR="00D42193" w:rsidRPr="0048090B">
        <w:rPr>
          <w:rStyle w:val="normaltextrun"/>
          <w:rFonts w:ascii="Times New Roman" w:eastAsia="ＭＳ 明朝" w:hAnsi="Times New Roman" w:cs="Times New Roman"/>
          <w:color w:val="000000" w:themeColor="text1"/>
          <w:szCs w:val="21"/>
        </w:rPr>
        <w:t>で層間の陰イオン交換を行い、ニッケル層状水酸化物を合成した。</w:t>
      </w:r>
    </w:p>
    <w:p w14:paraId="37327411" w14:textId="35CBA650" w:rsidR="00BD4CD2" w:rsidRPr="0048090B" w:rsidRDefault="00C45A82" w:rsidP="00B9362F">
      <w:pPr>
        <w:rPr>
          <w:rFonts w:ascii="Times New Roman" w:eastAsia="ＭＳ 明朝" w:hAnsi="Times New Roman" w:cs="Times New Roman"/>
          <w:szCs w:val="21"/>
        </w:rPr>
      </w:pPr>
      <w:r w:rsidRPr="0048090B">
        <w:rPr>
          <w:rStyle w:val="normaltextrun"/>
          <w:rFonts w:ascii="Times New Roman" w:eastAsia="ＭＳ 明朝" w:hAnsi="Times New Roman" w:cs="Times New Roman"/>
          <w:color w:val="000000" w:themeColor="text1"/>
          <w:szCs w:val="21"/>
        </w:rPr>
        <w:t>ニッケル層状水酸化物</w:t>
      </w:r>
      <w:r w:rsidR="00BD4CD2" w:rsidRPr="0048090B">
        <w:rPr>
          <w:rFonts w:ascii="Times New Roman" w:eastAsia="ＭＳ 明朝" w:hAnsi="Times New Roman" w:cs="Times New Roman"/>
          <w:szCs w:val="21"/>
        </w:rPr>
        <w:t>の合成における反応は</w:t>
      </w:r>
    </w:p>
    <w:p w14:paraId="259B83F3" w14:textId="53152E17" w:rsidR="00BD4CD2" w:rsidRPr="0048090B" w:rsidRDefault="00C45A82" w:rsidP="00B9362F">
      <w:pPr>
        <w:pStyle w:val="paragraph"/>
        <w:spacing w:before="0" w:beforeAutospacing="0" w:after="0" w:afterAutospacing="0"/>
        <w:jc w:val="both"/>
        <w:textAlignment w:val="baseline"/>
        <w:rPr>
          <w:rStyle w:val="normaltextrun"/>
          <w:rFonts w:ascii="Times New Roman" w:eastAsia="ＭＳ 明朝" w:hAnsi="Times New Roman" w:cs="Times New Roman"/>
          <w:kern w:val="2"/>
          <w:sz w:val="21"/>
          <w:szCs w:val="21"/>
        </w:rPr>
      </w:pPr>
      <w:r w:rsidRPr="0048090B">
        <w:rPr>
          <w:rStyle w:val="normaltextrun"/>
          <w:rFonts w:ascii="Times New Roman" w:eastAsia="ＭＳ 明朝" w:hAnsi="Times New Roman" w:cs="Times New Roman"/>
          <w:sz w:val="21"/>
          <w:szCs w:val="21"/>
        </w:rPr>
        <w:t>Ni</w:t>
      </w:r>
      <w:r w:rsidRPr="0048090B">
        <w:rPr>
          <w:rStyle w:val="normaltextrun"/>
          <w:rFonts w:ascii="Times New Roman" w:eastAsia="ＭＳ 明朝" w:hAnsi="Times New Roman" w:cs="Times New Roman"/>
          <w:sz w:val="21"/>
          <w:szCs w:val="21"/>
          <w:vertAlign w:val="subscript"/>
        </w:rPr>
        <w:t>2</w:t>
      </w:r>
      <w:r w:rsidRPr="0048090B">
        <w:rPr>
          <w:rStyle w:val="normaltextrun"/>
          <w:rFonts w:ascii="Times New Roman" w:eastAsia="ＭＳ 明朝" w:hAnsi="Times New Roman" w:cs="Times New Roman"/>
          <w:sz w:val="21"/>
          <w:szCs w:val="21"/>
        </w:rPr>
        <w:t>(OH)</w:t>
      </w:r>
      <w:r w:rsidRPr="0048090B">
        <w:rPr>
          <w:rStyle w:val="normaltextrun"/>
          <w:rFonts w:ascii="Times New Roman" w:eastAsia="ＭＳ 明朝" w:hAnsi="Times New Roman" w:cs="Times New Roman"/>
          <w:sz w:val="21"/>
          <w:szCs w:val="21"/>
          <w:vertAlign w:val="subscript"/>
        </w:rPr>
        <w:t>3</w:t>
      </w:r>
      <w:r w:rsidRPr="0048090B">
        <w:rPr>
          <w:rStyle w:val="normaltextrun"/>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3</w:t>
      </w:r>
      <w:r w:rsidRPr="0048090B">
        <w:rPr>
          <w:rFonts w:ascii="Times New Roman" w:eastAsia="ＭＳ 明朝" w:hAnsi="Times New Roman" w:cs="Times New Roman"/>
          <w:sz w:val="21"/>
          <w:szCs w:val="21"/>
        </w:rPr>
        <w:t>COO</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H</w:t>
      </w:r>
      <w:r w:rsidRPr="0048090B">
        <w:rPr>
          <w:rStyle w:val="normaltextrun"/>
          <w:rFonts w:ascii="Times New Roman" w:eastAsia="ＭＳ 明朝" w:hAnsi="Times New Roman" w:cs="Times New Roman"/>
          <w:sz w:val="21"/>
          <w:szCs w:val="21"/>
          <w:vertAlign w:val="subscript"/>
        </w:rPr>
        <w:t>2</w:t>
      </w:r>
      <w:r w:rsidRPr="0048090B">
        <w:rPr>
          <w:rStyle w:val="normaltextrun"/>
          <w:rFonts w:ascii="Times New Roman" w:eastAsia="ＭＳ 明朝" w:hAnsi="Times New Roman" w:cs="Times New Roman"/>
          <w:sz w:val="21"/>
          <w:szCs w:val="21"/>
        </w:rPr>
        <w:t>O</w:t>
      </w:r>
      <w:r w:rsidR="00AF4794" w:rsidRPr="0048090B">
        <w:rPr>
          <w:rStyle w:val="normaltextrun"/>
          <w:rFonts w:ascii="Times New Roman" w:eastAsia="ＭＳ 明朝" w:hAnsi="Times New Roman" w:cs="Times New Roman"/>
          <w:sz w:val="21"/>
          <w:szCs w:val="21"/>
        </w:rPr>
        <w:t xml:space="preserve"> + CH</w:t>
      </w:r>
      <w:r w:rsidR="00AF4794" w:rsidRPr="0048090B">
        <w:rPr>
          <w:rStyle w:val="normaltextrun"/>
          <w:rFonts w:ascii="Times New Roman" w:eastAsia="ＭＳ 明朝" w:hAnsi="Times New Roman" w:cs="Times New Roman"/>
          <w:sz w:val="21"/>
          <w:szCs w:val="21"/>
          <w:vertAlign w:val="subscript"/>
        </w:rPr>
        <w:t>3</w:t>
      </w:r>
      <w:r w:rsidR="00AF4794" w:rsidRPr="0048090B">
        <w:rPr>
          <w:rStyle w:val="normaltextrun"/>
          <w:rFonts w:ascii="Times New Roman" w:eastAsia="ＭＳ 明朝" w:hAnsi="Times New Roman" w:cs="Times New Roman"/>
          <w:sz w:val="21"/>
          <w:szCs w:val="21"/>
        </w:rPr>
        <w:t>(CH</w:t>
      </w:r>
      <w:r w:rsidR="00AF4794" w:rsidRPr="0048090B">
        <w:rPr>
          <w:rStyle w:val="normaltextrun"/>
          <w:rFonts w:ascii="Times New Roman" w:eastAsia="ＭＳ 明朝" w:hAnsi="Times New Roman" w:cs="Times New Roman"/>
          <w:sz w:val="21"/>
          <w:szCs w:val="21"/>
          <w:vertAlign w:val="subscript"/>
        </w:rPr>
        <w:t>2</w:t>
      </w:r>
      <w:r w:rsidR="00AF4794" w:rsidRPr="0048090B">
        <w:rPr>
          <w:rStyle w:val="normaltextrun"/>
          <w:rFonts w:ascii="Times New Roman" w:eastAsia="ＭＳ 明朝" w:hAnsi="Times New Roman" w:cs="Times New Roman"/>
          <w:sz w:val="21"/>
          <w:szCs w:val="21"/>
        </w:rPr>
        <w:t>)</w:t>
      </w:r>
      <w:r w:rsidR="00AF4794" w:rsidRPr="0048090B">
        <w:rPr>
          <w:rStyle w:val="normaltextrun"/>
          <w:rFonts w:ascii="Times New Roman" w:eastAsia="ＭＳ 明朝" w:hAnsi="Times New Roman" w:cs="Times New Roman"/>
          <w:sz w:val="21"/>
          <w:szCs w:val="21"/>
          <w:vertAlign w:val="subscript"/>
        </w:rPr>
        <w:t>11</w:t>
      </w:r>
      <w:r w:rsidR="00AF4794" w:rsidRPr="0048090B">
        <w:rPr>
          <w:rStyle w:val="normaltextrun"/>
          <w:rFonts w:ascii="Times New Roman" w:eastAsia="ＭＳ 明朝" w:hAnsi="Times New Roman" w:cs="Times New Roman"/>
          <w:sz w:val="21"/>
          <w:szCs w:val="21"/>
        </w:rPr>
        <w:t>C</w:t>
      </w:r>
      <w:r w:rsidR="00AF4794" w:rsidRPr="0048090B">
        <w:rPr>
          <w:rStyle w:val="normaltextrun"/>
          <w:rFonts w:ascii="Times New Roman" w:eastAsia="ＭＳ 明朝" w:hAnsi="Times New Roman" w:cs="Times New Roman"/>
          <w:sz w:val="21"/>
          <w:szCs w:val="21"/>
          <w:vertAlign w:val="subscript"/>
        </w:rPr>
        <w:t>6</w:t>
      </w:r>
      <w:r w:rsidR="00AF4794" w:rsidRPr="0048090B">
        <w:rPr>
          <w:rStyle w:val="normaltextrun"/>
          <w:rFonts w:ascii="Times New Roman" w:eastAsia="ＭＳ 明朝" w:hAnsi="Times New Roman" w:cs="Times New Roman"/>
          <w:sz w:val="21"/>
          <w:szCs w:val="21"/>
        </w:rPr>
        <w:t>H</w:t>
      </w:r>
      <w:r w:rsidR="00AF4794" w:rsidRPr="0048090B">
        <w:rPr>
          <w:rStyle w:val="normaltextrun"/>
          <w:rFonts w:ascii="Times New Roman" w:eastAsia="ＭＳ 明朝" w:hAnsi="Times New Roman" w:cs="Times New Roman"/>
          <w:sz w:val="21"/>
          <w:szCs w:val="21"/>
          <w:vertAlign w:val="subscript"/>
        </w:rPr>
        <w:t>4</w:t>
      </w:r>
      <w:r w:rsidR="00AF4794" w:rsidRPr="0048090B">
        <w:rPr>
          <w:rStyle w:val="normaltextrun"/>
          <w:rFonts w:ascii="Times New Roman" w:eastAsia="ＭＳ 明朝" w:hAnsi="Times New Roman" w:cs="Times New Roman"/>
          <w:sz w:val="21"/>
          <w:szCs w:val="21"/>
        </w:rPr>
        <w:t>SO</w:t>
      </w:r>
      <w:r w:rsidR="00AF4794" w:rsidRPr="0048090B">
        <w:rPr>
          <w:rStyle w:val="normaltextrun"/>
          <w:rFonts w:ascii="Times New Roman" w:eastAsia="ＭＳ 明朝" w:hAnsi="Times New Roman" w:cs="Times New Roman"/>
          <w:sz w:val="21"/>
          <w:szCs w:val="21"/>
          <w:vertAlign w:val="subscript"/>
        </w:rPr>
        <w:t>3</w:t>
      </w:r>
      <w:r w:rsidR="00AF4794" w:rsidRPr="0048090B">
        <w:rPr>
          <w:rStyle w:val="normaltextrun"/>
          <w:rFonts w:ascii="Times New Roman" w:eastAsia="ＭＳ 明朝" w:hAnsi="Times New Roman" w:cs="Times New Roman"/>
          <w:sz w:val="21"/>
          <w:szCs w:val="21"/>
        </w:rPr>
        <w:t>Na</w:t>
      </w:r>
    </w:p>
    <w:p w14:paraId="5A21B799" w14:textId="097E1740" w:rsidR="00BD4CD2" w:rsidRPr="0048090B" w:rsidRDefault="006028AD" w:rsidP="00B9362F">
      <w:pPr>
        <w:pStyle w:val="paragraph"/>
        <w:wordWrap w:val="0"/>
        <w:spacing w:before="0" w:beforeAutospacing="0" w:after="0" w:afterAutospacing="0"/>
        <w:jc w:val="both"/>
        <w:textAlignment w:val="baseline"/>
        <w:rPr>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w:t>
      </w:r>
      <w:r w:rsidR="00BD4CD2" w:rsidRPr="0048090B">
        <w:rPr>
          <w:rStyle w:val="normaltextrun"/>
          <w:rFonts w:ascii="Times New Roman" w:eastAsia="ＭＳ 明朝" w:hAnsi="Times New Roman" w:cs="Times New Roman"/>
          <w:sz w:val="21"/>
          <w:szCs w:val="21"/>
        </w:rPr>
        <w:t xml:space="preserve">  Ni</w:t>
      </w:r>
      <w:r w:rsidR="00BD4CD2" w:rsidRPr="0048090B">
        <w:rPr>
          <w:rStyle w:val="normaltextrun"/>
          <w:rFonts w:ascii="Times New Roman" w:eastAsia="ＭＳ 明朝" w:hAnsi="Times New Roman" w:cs="Times New Roman"/>
          <w:sz w:val="21"/>
          <w:szCs w:val="21"/>
          <w:vertAlign w:val="subscript"/>
        </w:rPr>
        <w:t>2</w:t>
      </w:r>
      <w:r w:rsidR="00BD4CD2" w:rsidRPr="0048090B">
        <w:rPr>
          <w:rStyle w:val="normaltextrun"/>
          <w:rFonts w:ascii="Times New Roman" w:eastAsia="ＭＳ 明朝" w:hAnsi="Times New Roman" w:cs="Times New Roman"/>
          <w:sz w:val="21"/>
          <w:szCs w:val="21"/>
        </w:rPr>
        <w:t>(OH)</w:t>
      </w:r>
      <w:r w:rsidR="00BD4CD2" w:rsidRPr="0048090B">
        <w:rPr>
          <w:rStyle w:val="normaltextrun"/>
          <w:rFonts w:ascii="Times New Roman" w:eastAsia="ＭＳ 明朝" w:hAnsi="Times New Roman" w:cs="Times New Roman"/>
          <w:sz w:val="21"/>
          <w:szCs w:val="21"/>
          <w:vertAlign w:val="subscript"/>
        </w:rPr>
        <w:t>3</w:t>
      </w:r>
      <w:r w:rsidR="00BD4CD2" w:rsidRPr="0048090B">
        <w:rPr>
          <w:rStyle w:val="normaltextrun"/>
          <w:rFonts w:ascii="Times New Roman" w:eastAsia="ＭＳ 明朝" w:hAnsi="Times New Roman" w:cs="Times New Roman"/>
          <w:sz w:val="21"/>
          <w:szCs w:val="21"/>
        </w:rPr>
        <w:t>(</w:t>
      </w:r>
      <w:r w:rsidR="00DD79E3" w:rsidRPr="0048090B">
        <w:rPr>
          <w:rStyle w:val="normaltextrun"/>
          <w:rFonts w:ascii="Times New Roman" w:eastAsia="ＭＳ 明朝" w:hAnsi="Times New Roman" w:cs="Times New Roman"/>
          <w:sz w:val="21"/>
          <w:szCs w:val="21"/>
        </w:rPr>
        <w:t>CH</w:t>
      </w:r>
      <w:r w:rsidR="00DD79E3" w:rsidRPr="0048090B">
        <w:rPr>
          <w:rStyle w:val="normaltextrun"/>
          <w:rFonts w:ascii="Times New Roman" w:eastAsia="ＭＳ 明朝" w:hAnsi="Times New Roman" w:cs="Times New Roman"/>
          <w:sz w:val="21"/>
          <w:szCs w:val="21"/>
          <w:vertAlign w:val="subscript"/>
        </w:rPr>
        <w:t>3</w:t>
      </w:r>
      <w:r w:rsidR="00DD79E3" w:rsidRPr="0048090B">
        <w:rPr>
          <w:rStyle w:val="normaltextrun"/>
          <w:rFonts w:ascii="Times New Roman" w:eastAsia="ＭＳ 明朝" w:hAnsi="Times New Roman" w:cs="Times New Roman"/>
          <w:sz w:val="21"/>
          <w:szCs w:val="21"/>
        </w:rPr>
        <w:t>(CH</w:t>
      </w:r>
      <w:r w:rsidR="00DD79E3" w:rsidRPr="0048090B">
        <w:rPr>
          <w:rStyle w:val="normaltextrun"/>
          <w:rFonts w:ascii="Times New Roman" w:eastAsia="ＭＳ 明朝" w:hAnsi="Times New Roman" w:cs="Times New Roman"/>
          <w:sz w:val="21"/>
          <w:szCs w:val="21"/>
          <w:vertAlign w:val="subscript"/>
        </w:rPr>
        <w:t>2</w:t>
      </w:r>
      <w:r w:rsidR="00DD79E3" w:rsidRPr="0048090B">
        <w:rPr>
          <w:rStyle w:val="normaltextrun"/>
          <w:rFonts w:ascii="Times New Roman" w:eastAsia="ＭＳ 明朝" w:hAnsi="Times New Roman" w:cs="Times New Roman"/>
          <w:sz w:val="21"/>
          <w:szCs w:val="21"/>
        </w:rPr>
        <w:t>)</w:t>
      </w:r>
      <w:r w:rsidR="00DD79E3" w:rsidRPr="0048090B">
        <w:rPr>
          <w:rStyle w:val="normaltextrun"/>
          <w:rFonts w:ascii="Times New Roman" w:eastAsia="ＭＳ 明朝" w:hAnsi="Times New Roman" w:cs="Times New Roman"/>
          <w:sz w:val="21"/>
          <w:szCs w:val="21"/>
          <w:vertAlign w:val="subscript"/>
        </w:rPr>
        <w:t>11</w:t>
      </w:r>
      <w:r w:rsidR="00DD79E3" w:rsidRPr="0048090B">
        <w:rPr>
          <w:rStyle w:val="normaltextrun"/>
          <w:rFonts w:ascii="Times New Roman" w:eastAsia="ＭＳ 明朝" w:hAnsi="Times New Roman" w:cs="Times New Roman"/>
          <w:sz w:val="21"/>
          <w:szCs w:val="21"/>
        </w:rPr>
        <w:t>C</w:t>
      </w:r>
      <w:r w:rsidR="00DD79E3" w:rsidRPr="0048090B">
        <w:rPr>
          <w:rStyle w:val="normaltextrun"/>
          <w:rFonts w:ascii="Times New Roman" w:eastAsia="ＭＳ 明朝" w:hAnsi="Times New Roman" w:cs="Times New Roman"/>
          <w:sz w:val="21"/>
          <w:szCs w:val="21"/>
          <w:vertAlign w:val="subscript"/>
        </w:rPr>
        <w:t>6</w:t>
      </w:r>
      <w:r w:rsidR="00DD79E3" w:rsidRPr="0048090B">
        <w:rPr>
          <w:rStyle w:val="normaltextrun"/>
          <w:rFonts w:ascii="Times New Roman" w:eastAsia="ＭＳ 明朝" w:hAnsi="Times New Roman" w:cs="Times New Roman"/>
          <w:sz w:val="21"/>
          <w:szCs w:val="21"/>
        </w:rPr>
        <w:t>H</w:t>
      </w:r>
      <w:r w:rsidR="00DD79E3" w:rsidRPr="0048090B">
        <w:rPr>
          <w:rStyle w:val="normaltextrun"/>
          <w:rFonts w:ascii="Times New Roman" w:eastAsia="ＭＳ 明朝" w:hAnsi="Times New Roman" w:cs="Times New Roman"/>
          <w:sz w:val="21"/>
          <w:szCs w:val="21"/>
          <w:vertAlign w:val="subscript"/>
        </w:rPr>
        <w:t>4</w:t>
      </w:r>
      <w:r w:rsidR="00DD79E3" w:rsidRPr="0048090B">
        <w:rPr>
          <w:rStyle w:val="normaltextrun"/>
          <w:rFonts w:ascii="Times New Roman" w:eastAsia="ＭＳ 明朝" w:hAnsi="Times New Roman" w:cs="Times New Roman"/>
          <w:sz w:val="21"/>
          <w:szCs w:val="21"/>
        </w:rPr>
        <w:t>SO</w:t>
      </w:r>
      <w:r w:rsidR="00DD79E3" w:rsidRPr="0048090B">
        <w:rPr>
          <w:rStyle w:val="normaltextrun"/>
          <w:rFonts w:ascii="Times New Roman" w:eastAsia="ＭＳ 明朝" w:hAnsi="Times New Roman" w:cs="Times New Roman"/>
          <w:sz w:val="21"/>
          <w:szCs w:val="21"/>
          <w:vertAlign w:val="subscript"/>
        </w:rPr>
        <w:t>3</w:t>
      </w:r>
      <w:r w:rsidR="00BD4CD2" w:rsidRPr="0048090B">
        <w:rPr>
          <w:rStyle w:val="normaltextrun"/>
          <w:rFonts w:ascii="Times New Roman" w:eastAsia="ＭＳ 明朝" w:hAnsi="Times New Roman" w:cs="Times New Roman"/>
          <w:sz w:val="21"/>
          <w:szCs w:val="21"/>
        </w:rPr>
        <w:t>)</w:t>
      </w:r>
      <w:r w:rsidR="00BD4CD2" w:rsidRPr="0048090B">
        <w:rPr>
          <w:rStyle w:val="normaltextrun"/>
          <w:rFonts w:ascii="Times New Roman" w:eastAsia="ＭＳ 明朝" w:hAnsi="Times New Roman" w:cs="Times New Roman"/>
          <w:sz w:val="21"/>
          <w:szCs w:val="21"/>
        </w:rPr>
        <w:t>・</w:t>
      </w:r>
      <w:r w:rsidR="00BD4CD2" w:rsidRPr="0048090B">
        <w:rPr>
          <w:rStyle w:val="normaltextrun"/>
          <w:rFonts w:ascii="Times New Roman" w:eastAsia="ＭＳ 明朝" w:hAnsi="Times New Roman" w:cs="Times New Roman"/>
          <w:sz w:val="21"/>
          <w:szCs w:val="21"/>
        </w:rPr>
        <w:t>H</w:t>
      </w:r>
      <w:r w:rsidR="00BD4CD2" w:rsidRPr="0048090B">
        <w:rPr>
          <w:rStyle w:val="normaltextrun"/>
          <w:rFonts w:ascii="Times New Roman" w:eastAsia="ＭＳ 明朝" w:hAnsi="Times New Roman" w:cs="Times New Roman"/>
          <w:sz w:val="21"/>
          <w:szCs w:val="21"/>
          <w:vertAlign w:val="subscript"/>
        </w:rPr>
        <w:t>2</w:t>
      </w:r>
      <w:r w:rsidR="00BD4CD2" w:rsidRPr="0048090B">
        <w:rPr>
          <w:rStyle w:val="normaltextrun"/>
          <w:rFonts w:ascii="Times New Roman" w:eastAsia="ＭＳ 明朝" w:hAnsi="Times New Roman" w:cs="Times New Roman"/>
          <w:sz w:val="21"/>
          <w:szCs w:val="21"/>
        </w:rPr>
        <w:t xml:space="preserve">O + </w:t>
      </w:r>
      <w:r w:rsidR="00BD4CD2" w:rsidRPr="0048090B">
        <w:rPr>
          <w:rFonts w:ascii="Times New Roman" w:eastAsia="ＭＳ 明朝" w:hAnsi="Times New Roman" w:cs="Times New Roman"/>
          <w:sz w:val="21"/>
          <w:szCs w:val="21"/>
        </w:rPr>
        <w:t>CH</w:t>
      </w:r>
      <w:r w:rsidR="00BD4CD2" w:rsidRPr="0048090B">
        <w:rPr>
          <w:rFonts w:ascii="Times New Roman" w:eastAsia="ＭＳ 明朝" w:hAnsi="Times New Roman" w:cs="Times New Roman"/>
          <w:sz w:val="21"/>
          <w:szCs w:val="21"/>
          <w:vertAlign w:val="subscript"/>
        </w:rPr>
        <w:t>3</w:t>
      </w:r>
      <w:r w:rsidR="00BD4CD2" w:rsidRPr="0048090B">
        <w:rPr>
          <w:rFonts w:ascii="Times New Roman" w:eastAsia="ＭＳ 明朝" w:hAnsi="Times New Roman" w:cs="Times New Roman"/>
          <w:sz w:val="21"/>
          <w:szCs w:val="21"/>
        </w:rPr>
        <w:t>COO</w:t>
      </w:r>
      <w:r w:rsidR="003B43D4" w:rsidRPr="0048090B">
        <w:rPr>
          <w:rFonts w:ascii="Times New Roman" w:eastAsia="ＭＳ 明朝" w:hAnsi="Times New Roman" w:cs="Times New Roman"/>
          <w:sz w:val="21"/>
          <w:szCs w:val="21"/>
        </w:rPr>
        <w:t>Na</w:t>
      </w:r>
      <w:r w:rsidR="00BD4CD2" w:rsidRPr="0048090B">
        <w:rPr>
          <w:rFonts w:ascii="Times New Roman" w:eastAsia="ＭＳ 明朝" w:hAnsi="Times New Roman" w:cs="Times New Roman"/>
          <w:sz w:val="21"/>
          <w:szCs w:val="21"/>
        </w:rPr>
        <w:t xml:space="preserve"> (</w:t>
      </w:r>
      <w:r w:rsidR="00BD4CD2" w:rsidRPr="0048090B">
        <w:rPr>
          <w:rFonts w:ascii="Times New Roman" w:eastAsia="ＭＳ 明朝" w:hAnsi="Times New Roman" w:cs="Times New Roman"/>
          <w:sz w:val="21"/>
          <w:szCs w:val="21"/>
        </w:rPr>
        <w:t>式</w:t>
      </w:r>
      <w:r w:rsidR="00BE07D9">
        <w:rPr>
          <w:rFonts w:ascii="Times New Roman" w:eastAsia="ＭＳ 明朝" w:hAnsi="Times New Roman" w:cs="Times New Roman" w:hint="eastAsia"/>
          <w:sz w:val="21"/>
          <w:szCs w:val="21"/>
        </w:rPr>
        <w:t>2</w:t>
      </w:r>
      <w:r w:rsidR="00BE07D9">
        <w:rPr>
          <w:rFonts w:ascii="Times New Roman" w:eastAsia="ＭＳ 明朝" w:hAnsi="Times New Roman" w:cs="Times New Roman"/>
          <w:sz w:val="21"/>
          <w:szCs w:val="21"/>
        </w:rPr>
        <w:t>)</w:t>
      </w:r>
    </w:p>
    <w:p w14:paraId="5A8D5CDF" w14:textId="7775C7F9" w:rsidR="00BD4CD2" w:rsidRPr="0048090B" w:rsidRDefault="003074B0" w:rsidP="00B9362F">
      <w:pPr>
        <w:rPr>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(CH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(CH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vertAlign w:val="subscript"/>
        </w:rPr>
        <w:t>11</w:t>
      </w:r>
      <w:r w:rsidRPr="0048090B">
        <w:rPr>
          <w:rStyle w:val="normaltextrun"/>
          <w:rFonts w:ascii="Times New Roman" w:eastAsia="ＭＳ 明朝" w:hAnsi="Times New Roman" w:cs="Times New Roman"/>
          <w:szCs w:val="21"/>
        </w:rPr>
        <w:t>C</w:t>
      </w:r>
      <w:r w:rsidRPr="0048090B">
        <w:rPr>
          <w:rStyle w:val="normaltextrun"/>
          <w:rFonts w:ascii="Times New Roman" w:eastAsia="ＭＳ 明朝" w:hAnsi="Times New Roman" w:cs="Times New Roman"/>
          <w:szCs w:val="21"/>
          <w:vertAlign w:val="subscript"/>
        </w:rPr>
        <w:t>6</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4</w:t>
      </w:r>
      <w:r w:rsidRPr="0048090B">
        <w:rPr>
          <w:rStyle w:val="normaltextrun"/>
          <w:rFonts w:ascii="Times New Roman" w:eastAsia="ＭＳ 明朝" w:hAnsi="Times New Roman" w:cs="Times New Roman"/>
          <w:szCs w:val="21"/>
        </w:rPr>
        <w:t>SO</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00BD4CD2" w:rsidRPr="0048090B">
        <w:rPr>
          <w:rFonts w:ascii="Times New Roman" w:eastAsia="ＭＳ 明朝" w:hAnsi="Times New Roman" w:cs="Times New Roman"/>
          <w:szCs w:val="21"/>
        </w:rPr>
        <w:t>の式量：</w:t>
      </w:r>
      <w:r w:rsidRPr="0048090B">
        <w:rPr>
          <w:rFonts w:ascii="Times New Roman" w:eastAsia="ＭＳ 明朝" w:hAnsi="Times New Roman" w:cs="Times New Roman"/>
          <w:szCs w:val="21"/>
        </w:rPr>
        <w:t>511.9</w:t>
      </w:r>
    </w:p>
    <w:p w14:paraId="7C30AD40" w14:textId="77777777" w:rsidR="00BD4CD2" w:rsidRPr="0048090B" w:rsidRDefault="00BD4CD2" w:rsidP="00B9362F">
      <w:pPr>
        <w:rPr>
          <w:rFonts w:ascii="Times New Roman" w:eastAsia="ＭＳ 明朝" w:hAnsi="Times New Roman" w:cs="Times New Roman"/>
          <w:szCs w:val="21"/>
        </w:rPr>
      </w:pPr>
      <w:r w:rsidRPr="0048090B">
        <w:rPr>
          <w:rFonts w:ascii="Times New Roman" w:eastAsia="ＭＳ 明朝" w:hAnsi="Times New Roman" w:cs="Times New Roman"/>
          <w:szCs w:val="21"/>
        </w:rPr>
        <w:t>だと考えられる。</w:t>
      </w:r>
    </w:p>
    <w:p w14:paraId="72737312" w14:textId="77777777" w:rsidR="00BD4CD2" w:rsidRDefault="00BD4CD2" w:rsidP="00B9362F">
      <w:pPr>
        <w:rPr>
          <w:rFonts w:ascii="Times New Roman" w:eastAsia="ＭＳ 明朝" w:hAnsi="Times New Roman" w:cs="Times New Roman"/>
          <w:szCs w:val="21"/>
        </w:rPr>
      </w:pPr>
    </w:p>
    <w:p w14:paraId="649F064E" w14:textId="1BF8CE54" w:rsidR="00230890" w:rsidRPr="0048090B" w:rsidRDefault="00230890" w:rsidP="00540A32">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hint="eastAsia"/>
          <w:szCs w:val="21"/>
        </w:rPr>
        <w:t>生</w:t>
      </w:r>
      <w:r w:rsidRPr="0048090B">
        <w:rPr>
          <w:rStyle w:val="normaltextrun"/>
          <w:rFonts w:ascii="Times New Roman" w:eastAsia="ＭＳ 明朝" w:hAnsi="Times New Roman" w:cs="Times New Roman"/>
          <w:szCs w:val="21"/>
        </w:rPr>
        <w:t>成物が全て</w:t>
      </w:r>
      <w:r w:rsidR="00053D86" w:rsidRPr="0048090B">
        <w:rPr>
          <w:rStyle w:val="normaltextrun"/>
          <w:rFonts w:ascii="Times New Roman" w:eastAsia="ＭＳ 明朝" w:hAnsi="Times New Roman" w:cs="Times New Roman"/>
          <w:szCs w:val="21"/>
        </w:rPr>
        <w:t>Ni</w:t>
      </w:r>
      <w:r w:rsidR="00053D86" w:rsidRPr="0048090B">
        <w:rPr>
          <w:rStyle w:val="normaltextrun"/>
          <w:rFonts w:ascii="Times New Roman" w:eastAsia="ＭＳ 明朝" w:hAnsi="Times New Roman" w:cs="Times New Roman"/>
          <w:szCs w:val="21"/>
          <w:vertAlign w:val="subscript"/>
        </w:rPr>
        <w:t>2</w:t>
      </w:r>
      <w:r w:rsidR="00053D86" w:rsidRPr="0048090B">
        <w:rPr>
          <w:rStyle w:val="normaltextrun"/>
          <w:rFonts w:ascii="Times New Roman" w:eastAsia="ＭＳ 明朝" w:hAnsi="Times New Roman" w:cs="Times New Roman"/>
          <w:szCs w:val="21"/>
        </w:rPr>
        <w:t>(OH)</w:t>
      </w:r>
      <w:r w:rsidR="00053D86" w:rsidRPr="0048090B">
        <w:rPr>
          <w:rStyle w:val="normaltextrun"/>
          <w:rFonts w:ascii="Times New Roman" w:eastAsia="ＭＳ 明朝" w:hAnsi="Times New Roman" w:cs="Times New Roman"/>
          <w:szCs w:val="21"/>
          <w:vertAlign w:val="subscript"/>
        </w:rPr>
        <w:t>3</w:t>
      </w:r>
      <w:r w:rsidR="00053D86" w:rsidRPr="0048090B">
        <w:rPr>
          <w:rStyle w:val="normaltextrun"/>
          <w:rFonts w:ascii="Times New Roman" w:eastAsia="ＭＳ 明朝" w:hAnsi="Times New Roman" w:cs="Times New Roman"/>
          <w:szCs w:val="21"/>
        </w:rPr>
        <w:t>(CH</w:t>
      </w:r>
      <w:r w:rsidR="00053D86" w:rsidRPr="0048090B">
        <w:rPr>
          <w:rStyle w:val="normaltextrun"/>
          <w:rFonts w:ascii="Times New Roman" w:eastAsia="ＭＳ 明朝" w:hAnsi="Times New Roman" w:cs="Times New Roman"/>
          <w:szCs w:val="21"/>
          <w:vertAlign w:val="subscript"/>
        </w:rPr>
        <w:t>3</w:t>
      </w:r>
      <w:r w:rsidR="00053D86" w:rsidRPr="0048090B">
        <w:rPr>
          <w:rStyle w:val="normaltextrun"/>
          <w:rFonts w:ascii="Times New Roman" w:eastAsia="ＭＳ 明朝" w:hAnsi="Times New Roman" w:cs="Times New Roman"/>
          <w:szCs w:val="21"/>
        </w:rPr>
        <w:t>(CH</w:t>
      </w:r>
      <w:r w:rsidR="00053D86" w:rsidRPr="0048090B">
        <w:rPr>
          <w:rStyle w:val="normaltextrun"/>
          <w:rFonts w:ascii="Times New Roman" w:eastAsia="ＭＳ 明朝" w:hAnsi="Times New Roman" w:cs="Times New Roman"/>
          <w:szCs w:val="21"/>
          <w:vertAlign w:val="subscript"/>
        </w:rPr>
        <w:t>2</w:t>
      </w:r>
      <w:r w:rsidR="00053D86" w:rsidRPr="0048090B">
        <w:rPr>
          <w:rStyle w:val="normaltextrun"/>
          <w:rFonts w:ascii="Times New Roman" w:eastAsia="ＭＳ 明朝" w:hAnsi="Times New Roman" w:cs="Times New Roman"/>
          <w:szCs w:val="21"/>
        </w:rPr>
        <w:t>)</w:t>
      </w:r>
      <w:r w:rsidR="00053D86" w:rsidRPr="0048090B">
        <w:rPr>
          <w:rStyle w:val="normaltextrun"/>
          <w:rFonts w:ascii="Times New Roman" w:eastAsia="ＭＳ 明朝" w:hAnsi="Times New Roman" w:cs="Times New Roman"/>
          <w:szCs w:val="21"/>
          <w:vertAlign w:val="subscript"/>
        </w:rPr>
        <w:t>11</w:t>
      </w:r>
      <w:r w:rsidR="00053D86" w:rsidRPr="0048090B">
        <w:rPr>
          <w:rStyle w:val="normaltextrun"/>
          <w:rFonts w:ascii="Times New Roman" w:eastAsia="ＭＳ 明朝" w:hAnsi="Times New Roman" w:cs="Times New Roman"/>
          <w:szCs w:val="21"/>
        </w:rPr>
        <w:t>C</w:t>
      </w:r>
      <w:r w:rsidR="00053D86" w:rsidRPr="0048090B">
        <w:rPr>
          <w:rStyle w:val="normaltextrun"/>
          <w:rFonts w:ascii="Times New Roman" w:eastAsia="ＭＳ 明朝" w:hAnsi="Times New Roman" w:cs="Times New Roman"/>
          <w:szCs w:val="21"/>
          <w:vertAlign w:val="subscript"/>
        </w:rPr>
        <w:t>6</w:t>
      </w:r>
      <w:r w:rsidR="00053D86" w:rsidRPr="0048090B">
        <w:rPr>
          <w:rStyle w:val="normaltextrun"/>
          <w:rFonts w:ascii="Times New Roman" w:eastAsia="ＭＳ 明朝" w:hAnsi="Times New Roman" w:cs="Times New Roman"/>
          <w:szCs w:val="21"/>
        </w:rPr>
        <w:t>H</w:t>
      </w:r>
      <w:r w:rsidR="00053D86" w:rsidRPr="0048090B">
        <w:rPr>
          <w:rStyle w:val="normaltextrun"/>
          <w:rFonts w:ascii="Times New Roman" w:eastAsia="ＭＳ 明朝" w:hAnsi="Times New Roman" w:cs="Times New Roman"/>
          <w:szCs w:val="21"/>
          <w:vertAlign w:val="subscript"/>
        </w:rPr>
        <w:t>4</w:t>
      </w:r>
      <w:r w:rsidR="00053D86" w:rsidRPr="0048090B">
        <w:rPr>
          <w:rStyle w:val="normaltextrun"/>
          <w:rFonts w:ascii="Times New Roman" w:eastAsia="ＭＳ 明朝" w:hAnsi="Times New Roman" w:cs="Times New Roman"/>
          <w:szCs w:val="21"/>
        </w:rPr>
        <w:t>SO</w:t>
      </w:r>
      <w:r w:rsidR="00053D86" w:rsidRPr="0048090B">
        <w:rPr>
          <w:rStyle w:val="normaltextrun"/>
          <w:rFonts w:ascii="Times New Roman" w:eastAsia="ＭＳ 明朝" w:hAnsi="Times New Roman" w:cs="Times New Roman"/>
          <w:szCs w:val="21"/>
          <w:vertAlign w:val="subscript"/>
        </w:rPr>
        <w:t>3</w:t>
      </w:r>
      <w:r w:rsidR="00053D86" w:rsidRPr="0048090B">
        <w:rPr>
          <w:rStyle w:val="normaltextrun"/>
          <w:rFonts w:ascii="Times New Roman" w:eastAsia="ＭＳ 明朝" w:hAnsi="Times New Roman" w:cs="Times New Roman"/>
          <w:szCs w:val="21"/>
        </w:rPr>
        <w:t>)</w:t>
      </w:r>
      <w:r w:rsidR="00053D86" w:rsidRPr="0048090B">
        <w:rPr>
          <w:rStyle w:val="normaltextrun"/>
          <w:rFonts w:ascii="Times New Roman" w:eastAsia="ＭＳ 明朝" w:hAnsi="Times New Roman" w:cs="Times New Roman"/>
          <w:szCs w:val="21"/>
        </w:rPr>
        <w:t>・</w:t>
      </w:r>
      <w:r w:rsidR="00053D86" w:rsidRPr="0048090B">
        <w:rPr>
          <w:rStyle w:val="normaltextrun"/>
          <w:rFonts w:ascii="Times New Roman" w:eastAsia="ＭＳ 明朝" w:hAnsi="Times New Roman" w:cs="Times New Roman"/>
          <w:szCs w:val="21"/>
        </w:rPr>
        <w:t>H</w:t>
      </w:r>
      <w:r w:rsidR="00053D86" w:rsidRPr="0048090B">
        <w:rPr>
          <w:rStyle w:val="normaltextrun"/>
          <w:rFonts w:ascii="Times New Roman" w:eastAsia="ＭＳ 明朝" w:hAnsi="Times New Roman" w:cs="Times New Roman"/>
          <w:szCs w:val="21"/>
          <w:vertAlign w:val="subscript"/>
        </w:rPr>
        <w:t>2</w:t>
      </w:r>
      <w:r w:rsidR="00053D86"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であると仮定すると</w:t>
      </w:r>
    </w:p>
    <w:p w14:paraId="43C1C390" w14:textId="77777777" w:rsidR="00230890" w:rsidRPr="0048090B" w:rsidRDefault="00230890" w:rsidP="00540A32">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w:t>
      </w:r>
      <w:r>
        <w:rPr>
          <w:rStyle w:val="normaltextrun"/>
          <w:rFonts w:ascii="Times New Roman" w:eastAsia="ＭＳ 明朝" w:hAnsi="Times New Roman" w:cs="Times New Roman" w:hint="eastAsia"/>
          <w:szCs w:val="21"/>
        </w:rPr>
        <w:t>の式は</w:t>
      </w:r>
    </w:p>
    <w:p w14:paraId="7B78545C" w14:textId="66BEC34F" w:rsidR="00230890" w:rsidRPr="00B9362F" w:rsidRDefault="00230890" w:rsidP="00540A32">
      <w:pPr>
        <w:widowControl/>
        <w:rPr>
          <w:rStyle w:val="normaltextrun"/>
          <w:rFonts w:ascii="Times New Roman" w:eastAsia="ＭＳ 明朝" w:hAnsi="Times New Roman" w:cs="Times New Roman"/>
          <w:i/>
          <w:szCs w:val="21"/>
        </w:rPr>
      </w:pPr>
      <m:oMathPara>
        <m:oMath>
          <m:r>
            <w:rPr>
              <w:rStyle w:val="normaltextrun"/>
              <w:rFonts w:ascii="Cambria Math" w:eastAsia="ＭＳ 明朝" w:hAnsi="Cambria Math" w:cs="Times New Roman"/>
              <w:szCs w:val="21"/>
            </w:rPr>
            <m:t>x=</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y</m:t>
                  </m:r>
                </m:num>
                <m:den>
                  <m:r>
                    <w:rPr>
                      <w:rStyle w:val="normaltextrun"/>
                      <w:rFonts w:ascii="Cambria Math" w:eastAsia="ＭＳ 明朝" w:hAnsi="Cambria Math" w:cs="Times New Roman"/>
                      <w:szCs w:val="21"/>
                    </w:rPr>
                    <m:t>511.9</m:t>
                  </m:r>
                </m:den>
              </m:f>
            </m:e>
          </m:d>
          <m:r>
            <w:rPr>
              <w:rStyle w:val="normaltextrun"/>
              <w:rFonts w:ascii="Cambria Math" w:eastAsia="ＭＳ 明朝" w:hAnsi="Cambria Math" w:cs="Times New Roman"/>
              <w:szCs w:val="21"/>
            </w:rPr>
            <m:t>× 1000</m:t>
          </m:r>
        </m:oMath>
      </m:oMathPara>
    </w:p>
    <w:p w14:paraId="52494096" w14:textId="77777777" w:rsidR="00230890" w:rsidRDefault="00230890" w:rsidP="00540A32">
      <w:pPr>
        <w:rPr>
          <w:rFonts w:ascii="Times New Roman" w:eastAsia="ＭＳ 明朝" w:hAnsi="Times New Roman" w:cs="Times New Roman"/>
          <w:szCs w:val="21"/>
        </w:rPr>
      </w:pPr>
      <w:r>
        <w:rPr>
          <w:rFonts w:ascii="Times New Roman" w:eastAsia="ＭＳ 明朝" w:hAnsi="Times New Roman" w:cs="Times New Roman" w:hint="eastAsia"/>
          <w:szCs w:val="21"/>
        </w:rPr>
        <w:t>x</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(mmol)</w:t>
      </w:r>
    </w:p>
    <w:p w14:paraId="5F3F9B5F" w14:textId="77777777" w:rsidR="00230890" w:rsidRDefault="00230890" w:rsidP="00540A32">
      <w:pPr>
        <w:rPr>
          <w:rFonts w:ascii="Times New Roman" w:eastAsia="ＭＳ 明朝" w:hAnsi="Times New Roman" w:cs="Times New Roman"/>
          <w:szCs w:val="21"/>
        </w:rPr>
      </w:pPr>
      <w:r>
        <w:rPr>
          <w:rFonts w:ascii="Times New Roman" w:eastAsia="ＭＳ 明朝" w:hAnsi="Times New Roman" w:cs="Times New Roman" w:hint="eastAsia"/>
          <w:szCs w:val="21"/>
        </w:rPr>
        <w:t>y</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(g)</w:t>
      </w:r>
    </w:p>
    <w:p w14:paraId="26388665" w14:textId="77777777" w:rsidR="00230890" w:rsidRDefault="00230890" w:rsidP="00540A32">
      <w:pPr>
        <w:rPr>
          <w:rFonts w:ascii="Times New Roman" w:eastAsia="ＭＳ 明朝" w:hAnsi="Times New Roman" w:cs="Times New Roman"/>
          <w:szCs w:val="21"/>
        </w:rPr>
      </w:pPr>
      <w:r>
        <w:rPr>
          <w:rFonts w:ascii="Times New Roman" w:eastAsia="ＭＳ 明朝" w:hAnsi="Times New Roman" w:cs="Times New Roman" w:hint="eastAsia"/>
          <w:szCs w:val="21"/>
        </w:rPr>
        <w:t>となる。</w:t>
      </w:r>
    </w:p>
    <w:p w14:paraId="6188A655" w14:textId="77777777" w:rsidR="00230890" w:rsidRDefault="00230890" w:rsidP="00540A32">
      <w:pPr>
        <w:rPr>
          <w:rFonts w:ascii="Times New Roman" w:eastAsia="ＭＳ 明朝" w:hAnsi="Times New Roman" w:cs="Times New Roman"/>
          <w:szCs w:val="21"/>
        </w:rPr>
      </w:pPr>
    </w:p>
    <w:p w14:paraId="5261FC52" w14:textId="3B4C19F8" w:rsidR="00230890" w:rsidRPr="0048090B" w:rsidRDefault="00230890" w:rsidP="00540A32">
      <w:pPr>
        <w:widowControl/>
        <w:rPr>
          <w:rStyle w:val="normaltextrun"/>
          <w:rFonts w:ascii="Times New Roman" w:eastAsia="ＭＳ 明朝" w:hAnsi="Times New Roman" w:cs="Times New Roman"/>
          <w:szCs w:val="21"/>
        </w:rPr>
      </w:pPr>
      <w:r>
        <w:rPr>
          <w:rFonts w:ascii="Times New Roman" w:eastAsia="ＭＳ 明朝" w:hAnsi="Times New Roman" w:cs="Times New Roman" w:hint="eastAsia"/>
          <w:szCs w:val="21"/>
        </w:rPr>
        <w:t>また収率は</w:t>
      </w:r>
      <w:r w:rsidRPr="0048090B">
        <w:rPr>
          <w:rStyle w:val="normaltextrun"/>
          <w:rFonts w:ascii="Times New Roman" w:eastAsia="ＭＳ 明朝" w:hAnsi="Times New Roman" w:cs="Times New Roman"/>
          <w:szCs w:val="21"/>
        </w:rPr>
        <w:t>式</w:t>
      </w:r>
      <w:r w:rsidR="00BE07D9">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より、</w:t>
      </w:r>
    </w:p>
    <w:p w14:paraId="1419AFC8" w14:textId="17FEE9BC" w:rsidR="00230890" w:rsidRPr="00BE07D9" w:rsidRDefault="00230890" w:rsidP="00540A32">
      <w:pPr>
        <w:widowControl/>
        <w:rPr>
          <w:rStyle w:val="normaltextrun"/>
          <w:rFonts w:ascii="Times New Roman" w:eastAsia="ＭＳ 明朝" w:hAnsi="Times New Roman" w:cs="Times New Roman"/>
          <w:i/>
          <w:szCs w:val="21"/>
        </w:rPr>
      </w:pPr>
      <m:oMathPara>
        <m:oMath>
          <m:r>
            <w:rPr>
              <w:rStyle w:val="normaltextrun"/>
              <w:rFonts w:ascii="Cambria Math" w:eastAsia="ＭＳ 明朝" w:hAnsi="Cambria Math" w:cs="Times New Roman"/>
              <w:szCs w:val="21"/>
            </w:rPr>
            <m:t xml:space="preserve">α =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β</m:t>
                  </m:r>
                </m:num>
                <m:den>
                  <m:r>
                    <w:rPr>
                      <w:rStyle w:val="normaltextrun"/>
                      <w:rFonts w:ascii="Cambria Math" w:eastAsia="ＭＳ 明朝" w:hAnsi="Cambria Math" w:cs="Times New Roman"/>
                      <w:szCs w:val="21"/>
                    </w:rPr>
                    <m:t>511.9</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γ</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m:t>
          </m:r>
        </m:oMath>
      </m:oMathPara>
    </w:p>
    <w:p w14:paraId="387944E7" w14:textId="77777777" w:rsidR="00230890" w:rsidRDefault="00230890" w:rsidP="00540A32">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α = </w:t>
      </w:r>
      <w:r>
        <w:rPr>
          <w:rStyle w:val="normaltextrun"/>
          <w:rFonts w:ascii="Times New Roman" w:eastAsia="ＭＳ 明朝" w:hAnsi="Times New Roman" w:cs="Times New Roman" w:hint="eastAsia"/>
          <w:szCs w:val="21"/>
        </w:rPr>
        <w:t>収率</w:t>
      </w:r>
      <w:r>
        <w:rPr>
          <w:rStyle w:val="normaltextrun"/>
          <w:rFonts w:ascii="Times New Roman" w:eastAsia="ＭＳ 明朝" w:hAnsi="Times New Roman" w:cs="Times New Roman"/>
          <w:szCs w:val="21"/>
        </w:rPr>
        <w:t>(%)</w:t>
      </w:r>
    </w:p>
    <w:p w14:paraId="1F552311" w14:textId="77777777" w:rsidR="00230890" w:rsidRDefault="00230890" w:rsidP="00540A32">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β = </w:t>
      </w:r>
      <w:r>
        <w:rPr>
          <w:rStyle w:val="normaltextrun"/>
          <w:rFonts w:ascii="Times New Roman" w:eastAsia="ＭＳ 明朝" w:hAnsi="Times New Roman" w:cs="Times New Roman" w:hint="eastAsia"/>
          <w:szCs w:val="21"/>
        </w:rPr>
        <w:t>生成物の収量</w:t>
      </w:r>
      <w:r>
        <w:rPr>
          <w:rStyle w:val="normaltextrun"/>
          <w:rFonts w:ascii="Times New Roman" w:eastAsia="ＭＳ 明朝" w:hAnsi="Times New Roman" w:cs="Times New Roman"/>
          <w:szCs w:val="21"/>
        </w:rPr>
        <w:t>(g)</w:t>
      </w:r>
    </w:p>
    <w:p w14:paraId="202F1227" w14:textId="0FCB40E0" w:rsidR="00230890" w:rsidRPr="0048090B" w:rsidRDefault="00230890" w:rsidP="00540A32">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γ = </w:t>
      </w:r>
      <w:r w:rsidR="00BB0A42">
        <w:rPr>
          <w:rStyle w:val="normaltextrun"/>
          <w:rFonts w:ascii="Times New Roman" w:eastAsia="ＭＳ 明朝" w:hAnsi="Times New Roman" w:cs="Times New Roman" w:hint="eastAsia"/>
          <w:szCs w:val="21"/>
        </w:rPr>
        <w:t>前駆体である</w:t>
      </w:r>
      <w:r w:rsidR="00BB0A42" w:rsidRPr="0048090B">
        <w:rPr>
          <w:rFonts w:ascii="Times New Roman" w:eastAsia="ＭＳ 明朝" w:hAnsi="Times New Roman" w:cs="Times New Roman"/>
          <w:szCs w:val="21"/>
        </w:rPr>
        <w:t>塩基性酢酸ニッケル</w:t>
      </w:r>
      <w:r>
        <w:rPr>
          <w:rStyle w:val="normaltextrun"/>
          <w:rFonts w:ascii="Times New Roman" w:eastAsia="ＭＳ 明朝" w:hAnsi="Times New Roman" w:cs="Times New Roman" w:hint="eastAsia"/>
          <w:szCs w:val="21"/>
        </w:rPr>
        <w:t>の</w:t>
      </w:r>
      <w:r w:rsidR="00BB0A42">
        <w:rPr>
          <w:rStyle w:val="normaltextrun"/>
          <w:rFonts w:ascii="Times New Roman" w:eastAsia="ＭＳ 明朝" w:hAnsi="Times New Roman" w:cs="Times New Roman" w:hint="eastAsia"/>
          <w:szCs w:val="21"/>
        </w:rPr>
        <w:t>使用</w:t>
      </w:r>
      <w:r>
        <w:rPr>
          <w:rStyle w:val="normaltextrun"/>
          <w:rFonts w:ascii="Times New Roman" w:eastAsia="ＭＳ 明朝" w:hAnsi="Times New Roman" w:cs="Times New Roman" w:hint="eastAsia"/>
          <w:szCs w:val="21"/>
        </w:rPr>
        <w:t>量</w:t>
      </w:r>
      <w:r>
        <w:rPr>
          <w:rStyle w:val="normaltextrun"/>
          <w:rFonts w:ascii="Times New Roman" w:eastAsia="ＭＳ 明朝" w:hAnsi="Times New Roman" w:cs="Times New Roman"/>
          <w:szCs w:val="21"/>
        </w:rPr>
        <w:t>(g)</w:t>
      </w:r>
    </w:p>
    <w:p w14:paraId="48D826E1" w14:textId="77777777" w:rsidR="00230890" w:rsidRDefault="00230890" w:rsidP="00540A32">
      <w:pPr>
        <w:rPr>
          <w:rFonts w:ascii="Times New Roman" w:eastAsia="ＭＳ 明朝" w:hAnsi="Times New Roman" w:cs="Times New Roman"/>
          <w:szCs w:val="21"/>
        </w:rPr>
      </w:pPr>
      <w:r>
        <w:rPr>
          <w:rFonts w:ascii="Times New Roman" w:eastAsia="ＭＳ 明朝" w:hAnsi="Times New Roman" w:cs="Times New Roman" w:hint="eastAsia"/>
          <w:szCs w:val="21"/>
        </w:rPr>
        <w:t>となる。</w:t>
      </w:r>
    </w:p>
    <w:p w14:paraId="27584EDF" w14:textId="77777777" w:rsidR="00230890" w:rsidRPr="0048090B" w:rsidRDefault="00230890" w:rsidP="00540A32">
      <w:pPr>
        <w:rPr>
          <w:rFonts w:ascii="Times New Roman" w:eastAsia="ＭＳ 明朝" w:hAnsi="Times New Roman" w:cs="Times New Roman"/>
          <w:szCs w:val="21"/>
        </w:rPr>
      </w:pPr>
    </w:p>
    <w:p w14:paraId="01D67F48" w14:textId="44862348" w:rsidR="00230890" w:rsidRPr="0048090B" w:rsidRDefault="00230890" w:rsidP="00540A32">
      <w:pPr>
        <w:rPr>
          <w:rFonts w:ascii="Times New Roman" w:eastAsia="ＭＳ 明朝" w:hAnsi="Times New Roman" w:cs="Times New Roman"/>
          <w:szCs w:val="21"/>
        </w:rPr>
      </w:pPr>
      <w:r>
        <w:rPr>
          <w:rFonts w:ascii="Times New Roman" w:eastAsia="ＭＳ 明朝" w:hAnsi="Times New Roman" w:cs="Times New Roman" w:hint="eastAsia"/>
          <w:szCs w:val="21"/>
        </w:rPr>
        <w:t>合成により</w:t>
      </w:r>
      <w:r w:rsidRPr="0048090B">
        <w:rPr>
          <w:rFonts w:ascii="Times New Roman" w:eastAsia="ＭＳ 明朝" w:hAnsi="Times New Roman" w:cs="Times New Roman"/>
          <w:szCs w:val="21"/>
        </w:rPr>
        <w:t>薄緑色の結晶が得られ、</w:t>
      </w:r>
      <w:r w:rsidRPr="0048090B">
        <w:rPr>
          <w:rFonts w:ascii="Times New Roman" w:eastAsia="ＭＳ 明朝" w:hAnsi="Times New Roman" w:cs="Times New Roman"/>
          <w:szCs w:val="21"/>
        </w:rPr>
        <w:t>XRD</w:t>
      </w:r>
      <w:r w:rsidRPr="0048090B">
        <w:rPr>
          <w:rFonts w:ascii="Times New Roman" w:eastAsia="ＭＳ 明朝" w:hAnsi="Times New Roman" w:cs="Times New Roman"/>
          <w:szCs w:val="21"/>
        </w:rPr>
        <w:t>測定により</w:t>
      </w:r>
      <w:r w:rsidR="00053D86">
        <w:rPr>
          <w:rFonts w:ascii="Times New Roman" w:eastAsia="ＭＳ 明朝" w:hAnsi="Times New Roman" w:cs="Times New Roman" w:hint="eastAsia"/>
          <w:szCs w:val="21"/>
        </w:rPr>
        <w:t>層間の拡大の確認</w:t>
      </w:r>
      <w:r>
        <w:rPr>
          <w:rFonts w:ascii="Times New Roman" w:eastAsia="ＭＳ 明朝" w:hAnsi="Times New Roman" w:cs="Times New Roman" w:hint="eastAsia"/>
          <w:szCs w:val="21"/>
        </w:rPr>
        <w:t>を行なった</w:t>
      </w:r>
      <w:r w:rsidRPr="0048090B">
        <w:rPr>
          <w:rFonts w:ascii="Times New Roman" w:eastAsia="ＭＳ 明朝" w:hAnsi="Times New Roman" w:cs="Times New Roman"/>
          <w:szCs w:val="21"/>
        </w:rPr>
        <w:t>。</w:t>
      </w:r>
    </w:p>
    <w:p w14:paraId="1CDD9E76" w14:textId="77777777" w:rsidR="00230890" w:rsidRPr="0048090B" w:rsidRDefault="00230890" w:rsidP="00540A32">
      <w:pPr>
        <w:rPr>
          <w:rFonts w:ascii="Times New Roman" w:eastAsia="ＭＳ 明朝" w:hAnsi="Times New Roman" w:cs="Times New Roman"/>
          <w:szCs w:val="21"/>
        </w:rPr>
      </w:pPr>
      <w:r w:rsidRPr="0048090B">
        <w:rPr>
          <w:rFonts w:ascii="Times New Roman" w:eastAsia="ＭＳ 明朝" w:hAnsi="Times New Roman" w:cs="Times New Roman"/>
          <w:szCs w:val="21"/>
        </w:rPr>
        <w:t>XRD</w:t>
      </w:r>
      <w:r w:rsidRPr="0048090B">
        <w:rPr>
          <w:rFonts w:ascii="Times New Roman" w:eastAsia="ＭＳ 明朝" w:hAnsi="Times New Roman" w:cs="Times New Roman"/>
          <w:szCs w:val="21"/>
        </w:rPr>
        <w:t>測定の条件は以下の通りで行なった。</w:t>
      </w:r>
    </w:p>
    <w:p w14:paraId="7D14DC46" w14:textId="77777777" w:rsidR="00230890" w:rsidRPr="0048090B" w:rsidRDefault="00230890" w:rsidP="00B9362F">
      <w:pPr>
        <w:ind w:leftChars="100" w:left="210"/>
        <w:rPr>
          <w:rFonts w:ascii="Times New Roman" w:eastAsia="ＭＳ 明朝" w:hAnsi="Times New Roman" w:cs="Times New Roman"/>
          <w:szCs w:val="21"/>
        </w:rPr>
      </w:pPr>
      <w:r w:rsidRPr="0048090B">
        <w:rPr>
          <w:rFonts w:ascii="Times New Roman" w:eastAsia="ＭＳ 明朝" w:hAnsi="Times New Roman" w:cs="Times New Roman"/>
          <w:szCs w:val="21"/>
        </w:rPr>
        <w:t>X</w:t>
      </w:r>
      <w:r w:rsidRPr="0048090B">
        <w:rPr>
          <w:rFonts w:ascii="Times New Roman" w:eastAsia="ＭＳ 明朝" w:hAnsi="Times New Roman" w:cs="Times New Roman"/>
          <w:szCs w:val="21"/>
        </w:rPr>
        <w:t>線：</w:t>
      </w:r>
      <w:r w:rsidRPr="0048090B">
        <w:rPr>
          <w:rFonts w:ascii="Times New Roman" w:eastAsia="ＭＳ 明朝" w:hAnsi="Times New Roman" w:cs="Times New Roman"/>
          <w:szCs w:val="21"/>
        </w:rPr>
        <w:t>CuKα(λ=1.54 Å)</w:t>
      </w:r>
    </w:p>
    <w:p w14:paraId="24535E3F" w14:textId="77777777" w:rsidR="00230890" w:rsidRDefault="00230890" w:rsidP="00B9362F">
      <w:pPr>
        <w:ind w:leftChars="100" w:left="210"/>
        <w:rPr>
          <w:rFonts w:ascii="Times New Roman" w:eastAsia="ＭＳ 明朝" w:hAnsi="Times New Roman" w:cs="Times New Roman"/>
          <w:szCs w:val="21"/>
        </w:rPr>
      </w:pPr>
      <w:r w:rsidRPr="0048090B">
        <w:rPr>
          <w:rFonts w:ascii="Times New Roman" w:eastAsia="ＭＳ 明朝" w:hAnsi="Times New Roman" w:cs="Times New Roman"/>
          <w:szCs w:val="21"/>
        </w:rPr>
        <w:t>スキャンスピード：</w:t>
      </w:r>
      <w:r w:rsidRPr="0048090B">
        <w:rPr>
          <w:rFonts w:ascii="Times New Roman" w:eastAsia="ＭＳ 明朝" w:hAnsi="Times New Roman" w:cs="Times New Roman"/>
          <w:szCs w:val="21"/>
        </w:rPr>
        <w:t>40°/ min</w:t>
      </w:r>
    </w:p>
    <w:p w14:paraId="2D535142" w14:textId="77777777" w:rsidR="00230890" w:rsidRPr="0048090B" w:rsidRDefault="00230890" w:rsidP="00B9362F">
      <w:pPr>
        <w:ind w:leftChars="100" w:left="210"/>
        <w:rPr>
          <w:rFonts w:ascii="Times New Roman" w:eastAsia="ＭＳ 明朝" w:hAnsi="Times New Roman" w:cs="Times New Roman"/>
          <w:szCs w:val="21"/>
        </w:rPr>
      </w:pPr>
      <w:r w:rsidRPr="0048090B">
        <w:rPr>
          <w:rFonts w:ascii="Times New Roman" w:eastAsia="ＭＳ 明朝" w:hAnsi="Times New Roman" w:cs="Times New Roman"/>
          <w:szCs w:val="21"/>
        </w:rPr>
        <w:t>スキャンステップ：</w:t>
      </w:r>
      <w:r w:rsidRPr="0048090B">
        <w:rPr>
          <w:rFonts w:ascii="Times New Roman" w:eastAsia="ＭＳ 明朝" w:hAnsi="Times New Roman" w:cs="Times New Roman"/>
          <w:szCs w:val="21"/>
        </w:rPr>
        <w:t>0.02°</w:t>
      </w:r>
    </w:p>
    <w:p w14:paraId="7061178E" w14:textId="77777777" w:rsidR="00230890" w:rsidRDefault="00230890" w:rsidP="00B9362F">
      <w:pPr>
        <w:ind w:leftChars="100" w:left="210"/>
        <w:rPr>
          <w:rFonts w:ascii="Times New Roman" w:eastAsia="ＭＳ 明朝" w:hAnsi="Times New Roman" w:cs="Times New Roman"/>
          <w:szCs w:val="21"/>
        </w:rPr>
      </w:pPr>
      <w:r w:rsidRPr="0048090B">
        <w:rPr>
          <w:rFonts w:ascii="Times New Roman" w:eastAsia="ＭＳ 明朝" w:hAnsi="Times New Roman" w:cs="Times New Roman"/>
          <w:szCs w:val="21"/>
        </w:rPr>
        <w:t>走査範囲：</w:t>
      </w: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 xml:space="preserve"> 90°</w:t>
      </w:r>
    </w:p>
    <w:p w14:paraId="26625EA1" w14:textId="77777777" w:rsidR="006A43D1" w:rsidRPr="00230890" w:rsidRDefault="006A43D1" w:rsidP="00B9362F">
      <w:pPr>
        <w:rPr>
          <w:rFonts w:ascii="Times New Roman" w:eastAsia="ＭＳ 明朝" w:hAnsi="Times New Roman" w:cs="Times New Roman"/>
          <w:szCs w:val="21"/>
        </w:rPr>
      </w:pPr>
    </w:p>
    <w:p w14:paraId="52127F6F" w14:textId="5858F26E" w:rsidR="00BD4CD2" w:rsidRPr="0048090B" w:rsidRDefault="00BD4CD2" w:rsidP="00B9362F">
      <w:pPr>
        <w:rPr>
          <w:rFonts w:ascii="Times New Roman" w:eastAsia="ＭＳ 明朝" w:hAnsi="Times New Roman" w:cs="Times New Roman"/>
          <w:szCs w:val="21"/>
        </w:rPr>
      </w:pPr>
    </w:p>
    <w:p w14:paraId="5BDF305D" w14:textId="77777777" w:rsidR="006A43D1" w:rsidRPr="0048090B" w:rsidRDefault="006A43D1" w:rsidP="00B9362F">
      <w:pPr>
        <w:rPr>
          <w:rFonts w:ascii="Times New Roman" w:eastAsia="ＭＳ 明朝" w:hAnsi="Times New Roman" w:cs="Times New Roman"/>
          <w:szCs w:val="21"/>
        </w:rPr>
      </w:pPr>
    </w:p>
    <w:p w14:paraId="458D2567" w14:textId="77777777" w:rsidR="006A43D1" w:rsidRPr="0048090B" w:rsidRDefault="006A43D1" w:rsidP="00B9362F">
      <w:pPr>
        <w:rPr>
          <w:rFonts w:ascii="Times New Roman" w:eastAsia="ＭＳ 明朝" w:hAnsi="Times New Roman" w:cs="Times New Roman"/>
          <w:szCs w:val="21"/>
        </w:rPr>
      </w:pPr>
    </w:p>
    <w:p w14:paraId="0292A63E" w14:textId="77777777" w:rsidR="00F80717" w:rsidRPr="0048090B" w:rsidRDefault="00F80717" w:rsidP="00B9362F">
      <w:pPr>
        <w:widowControl/>
        <w:rPr>
          <w:rStyle w:val="normaltextrun"/>
          <w:rFonts w:ascii="Times New Roman" w:eastAsia="ＭＳ 明朝" w:hAnsi="Times New Roman" w:cs="Times New Roman"/>
          <w:color w:val="000000" w:themeColor="text1"/>
          <w:szCs w:val="21"/>
        </w:rPr>
      </w:pPr>
    </w:p>
    <w:p w14:paraId="38A6C275" w14:textId="6A67DAA3" w:rsidR="00BA5FC5" w:rsidRPr="0048090B" w:rsidRDefault="00BA5FC5" w:rsidP="00B9362F">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919" w:name="_Toc126850973"/>
      <w:r w:rsidRPr="0048090B">
        <w:rPr>
          <w:rStyle w:val="normaltextrun"/>
          <w:rFonts w:ascii="Times New Roman" w:eastAsia="ＭＳ 明朝" w:hAnsi="Times New Roman" w:cs="Times New Roman"/>
          <w:color w:val="000000" w:themeColor="text1"/>
          <w:szCs w:val="21"/>
        </w:rPr>
        <w:lastRenderedPageBreak/>
        <w:t>220415Ni_OH_DS</w:t>
      </w:r>
      <w:bookmarkEnd w:id="919"/>
    </w:p>
    <w:p w14:paraId="13281743" w14:textId="51A42613"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ドデシルベンゼンスルホン酸ナトリウム</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ビーカーに</w:t>
      </w:r>
      <w:r w:rsidRPr="0048090B">
        <w:rPr>
          <w:rStyle w:val="normaltextrun"/>
          <w:rFonts w:ascii="Times New Roman" w:eastAsia="ＭＳ 明朝" w:hAnsi="Times New Roman" w:cs="Times New Roman"/>
          <w:szCs w:val="21"/>
        </w:rPr>
        <w:t>0.5172 g</w:t>
      </w:r>
      <w:r w:rsidR="004E53CF" w:rsidRPr="0048090B">
        <w:rPr>
          <w:rStyle w:val="normaltextrun"/>
          <w:rFonts w:ascii="Times New Roman" w:eastAsia="ＭＳ 明朝" w:hAnsi="Times New Roman" w:cs="Times New Roman"/>
          <w:szCs w:val="21"/>
        </w:rPr>
        <w:t>(1.484 mmol)</w:t>
      </w:r>
      <w:r w:rsidRPr="0048090B">
        <w:rPr>
          <w:rStyle w:val="normaltextrun"/>
          <w:rFonts w:ascii="Times New Roman" w:eastAsia="ＭＳ 明朝" w:hAnsi="Times New Roman" w:cs="Times New Roman"/>
          <w:szCs w:val="21"/>
        </w:rPr>
        <w:t>量りとり、イオン交換水</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を入れた。</w:t>
      </w:r>
    </w:p>
    <w:p w14:paraId="0411245C" w14:textId="77777777"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攪拌子を入れ</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を完全に溶解させた。</w:t>
      </w:r>
    </w:p>
    <w:p w14:paraId="20AC87AF" w14:textId="0870A4E3"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その後、試料</w:t>
      </w:r>
      <w:r w:rsidRPr="0048090B">
        <w:rPr>
          <w:rStyle w:val="normaltextrun"/>
          <w:rFonts w:ascii="Times New Roman" w:eastAsia="ＭＳ 明朝" w:hAnsi="Times New Roman" w:cs="Times New Roman"/>
          <w:szCs w:val="21"/>
        </w:rPr>
        <w:t>Ni220415</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0.2542 g</w:t>
      </w:r>
      <w:r w:rsidR="00335F8D" w:rsidRPr="0048090B">
        <w:rPr>
          <w:rStyle w:val="normaltextrun"/>
          <w:rFonts w:ascii="Times New Roman" w:eastAsia="ＭＳ 明朝" w:hAnsi="Times New Roman" w:cs="Times New Roman"/>
          <w:szCs w:val="21"/>
        </w:rPr>
        <w:t>(1.036 mmol)</w:t>
      </w:r>
      <w:r w:rsidRPr="0048090B">
        <w:rPr>
          <w:rStyle w:val="normaltextrun"/>
          <w:rFonts w:ascii="Times New Roman" w:eastAsia="ＭＳ 明朝" w:hAnsi="Times New Roman" w:cs="Times New Roman"/>
          <w:szCs w:val="21"/>
        </w:rPr>
        <w:t>量り取り</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に入れ</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分程度撹拌させた。</w:t>
      </w:r>
    </w:p>
    <w:p w14:paraId="15DE0923" w14:textId="77777777"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③</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サンプル瓶に入れ換え、超音波洗浄機で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分程度撹拌させ、一晩置いた。</w:t>
      </w:r>
    </w:p>
    <w:p w14:paraId="02113EEA" w14:textId="77777777"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④</w:t>
      </w:r>
      <w:r w:rsidRPr="0048090B">
        <w:rPr>
          <w:rStyle w:val="normaltextrun"/>
          <w:rFonts w:ascii="Times New Roman" w:eastAsia="ＭＳ 明朝" w:hAnsi="Times New Roman" w:cs="Times New Roman"/>
          <w:szCs w:val="21"/>
        </w:rPr>
        <w:t>を遠沈管に移し</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分間遠心分離にかけ、デカンテーションで上澄みを除いた。</w:t>
      </w:r>
    </w:p>
    <w:p w14:paraId="6AA73726" w14:textId="77777777"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遠沈管に残った生成物にイオン交換水を入れ撹拌洗浄し再び</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分間遠心分離にかけた。これを</w:t>
      </w:r>
      <w:r w:rsidRPr="0048090B">
        <w:rPr>
          <w:rStyle w:val="normaltextrun"/>
          <w:rFonts w:ascii="Times New Roman" w:eastAsia="ＭＳ 明朝" w:hAnsi="Times New Roman" w:cs="Times New Roman"/>
          <w:szCs w:val="21"/>
        </w:rPr>
        <w:t>8</w:t>
      </w:r>
      <w:r w:rsidRPr="0048090B">
        <w:rPr>
          <w:rStyle w:val="normaltextrun"/>
          <w:rFonts w:ascii="Times New Roman" w:eastAsia="ＭＳ 明朝" w:hAnsi="Times New Roman" w:cs="Times New Roman"/>
          <w:szCs w:val="21"/>
        </w:rPr>
        <w:t>回繰り返し</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を完全に取り除いた。</w:t>
      </w:r>
    </w:p>
    <w:p w14:paraId="2BFBAA17" w14:textId="494A92F2"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遠沈管の沈殿物を乾燥させるために、濾紙を折り畳み</w:t>
      </w:r>
      <w:r w:rsidR="00235EE3"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遠沈管を上下逆さに置き一晩乾燥させた。</w:t>
      </w:r>
    </w:p>
    <w:p w14:paraId="4238ABEA" w14:textId="27CEBA1C"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翌日試料が完全に乾燥してなかった為、減圧機で</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時間乾燥させた。収量</w:t>
      </w:r>
      <w:r w:rsidR="007E3D14" w:rsidRPr="0048090B">
        <w:rPr>
          <w:rStyle w:val="normaltextrun"/>
          <w:rFonts w:ascii="Times New Roman" w:eastAsia="ＭＳ 明朝" w:hAnsi="Times New Roman" w:cs="Times New Roman"/>
          <w:szCs w:val="21"/>
        </w:rPr>
        <w:t>の記録は紛失した。</w:t>
      </w:r>
    </w:p>
    <w:p w14:paraId="1DD9B413" w14:textId="77777777" w:rsidR="007E3D14" w:rsidRPr="0048090B" w:rsidRDefault="007E3D14" w:rsidP="00B9362F">
      <w:pPr>
        <w:widowControl/>
        <w:rPr>
          <w:rStyle w:val="normaltextrun"/>
          <w:rFonts w:ascii="Times New Roman" w:eastAsia="ＭＳ 明朝" w:hAnsi="Times New Roman" w:cs="Times New Roman"/>
          <w:szCs w:val="21"/>
        </w:rPr>
      </w:pPr>
    </w:p>
    <w:p w14:paraId="5DF8C18A" w14:textId="098BAD72" w:rsidR="00E20BB0" w:rsidRPr="0048090B" w:rsidRDefault="00E20BB0" w:rsidP="00B9362F">
      <w:pPr>
        <w:pStyle w:val="a4"/>
        <w:widowControl/>
        <w:numPr>
          <w:ilvl w:val="2"/>
          <w:numId w:val="62"/>
        </w:numPr>
        <w:ind w:leftChars="0"/>
        <w:outlineLvl w:val="2"/>
        <w:rPr>
          <w:rStyle w:val="normaltextrun"/>
          <w:rFonts w:ascii="Times New Roman" w:eastAsia="ＭＳ 明朝" w:hAnsi="Times New Roman" w:cs="Times New Roman"/>
          <w:szCs w:val="21"/>
        </w:rPr>
      </w:pPr>
      <w:bookmarkStart w:id="920" w:name="_Toc126850974"/>
      <w:r w:rsidRPr="0048090B">
        <w:rPr>
          <w:rStyle w:val="normaltextrun"/>
          <w:rFonts w:ascii="Times New Roman" w:eastAsia="ＭＳ 明朝" w:hAnsi="Times New Roman" w:cs="Times New Roman"/>
          <w:color w:val="000000" w:themeColor="text1"/>
          <w:szCs w:val="21"/>
        </w:rPr>
        <w:t>220906Ni_OH_DS</w:t>
      </w:r>
      <w:bookmarkEnd w:id="920"/>
    </w:p>
    <w:p w14:paraId="138CAB35" w14:textId="04AF88AC" w:rsidR="00E20BB0" w:rsidRPr="0048090B" w:rsidRDefault="00E20BB0" w:rsidP="00B9362F">
      <w:pPr>
        <w:pStyle w:val="a4"/>
        <w:widowControl/>
        <w:numPr>
          <w:ilvl w:val="0"/>
          <w:numId w:val="1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ドデシルベンゼンスルホン酸ナトリウム</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をポリ瓶に</w:t>
      </w:r>
      <w:r w:rsidRPr="0048090B">
        <w:rPr>
          <w:rStyle w:val="normaltextrun"/>
          <w:rFonts w:ascii="Times New Roman" w:eastAsia="ＭＳ 明朝" w:hAnsi="Times New Roman" w:cs="Times New Roman"/>
          <w:szCs w:val="21"/>
        </w:rPr>
        <w:t>0.51</w:t>
      </w:r>
      <w:r w:rsidR="00AA39E4" w:rsidRPr="0048090B">
        <w:rPr>
          <w:rStyle w:val="normaltextrun"/>
          <w:rFonts w:ascii="Times New Roman" w:eastAsia="ＭＳ 明朝" w:hAnsi="Times New Roman" w:cs="Times New Roman"/>
          <w:szCs w:val="21"/>
        </w:rPr>
        <w:t>43</w:t>
      </w:r>
      <w:r w:rsidRPr="0048090B">
        <w:rPr>
          <w:rStyle w:val="normaltextrun"/>
          <w:rFonts w:ascii="Times New Roman" w:eastAsia="ＭＳ 明朝" w:hAnsi="Times New Roman" w:cs="Times New Roman"/>
          <w:szCs w:val="21"/>
        </w:rPr>
        <w:t xml:space="preserve"> g(1.4</w:t>
      </w:r>
      <w:r w:rsidR="00AA39E4" w:rsidRPr="0048090B">
        <w:rPr>
          <w:rStyle w:val="normaltextrun"/>
          <w:rFonts w:ascii="Times New Roman" w:eastAsia="ＭＳ 明朝" w:hAnsi="Times New Roman" w:cs="Times New Roman"/>
          <w:szCs w:val="21"/>
        </w:rPr>
        <w:t>76</w:t>
      </w:r>
      <w:r w:rsidRPr="0048090B">
        <w:rPr>
          <w:rStyle w:val="normaltextrun"/>
          <w:rFonts w:ascii="Times New Roman" w:eastAsia="ＭＳ 明朝" w:hAnsi="Times New Roman" w:cs="Times New Roman"/>
          <w:szCs w:val="21"/>
        </w:rPr>
        <w:t xml:space="preserve"> mmol)</w:t>
      </w:r>
      <w:r w:rsidRPr="0048090B">
        <w:rPr>
          <w:rStyle w:val="normaltextrun"/>
          <w:rFonts w:ascii="Times New Roman" w:eastAsia="ＭＳ 明朝" w:hAnsi="Times New Roman" w:cs="Times New Roman"/>
          <w:szCs w:val="21"/>
        </w:rPr>
        <w:t>量りとり、イオン交換水</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を入れ、攪拌子を入れ</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を完全に溶解させた。</w:t>
      </w:r>
    </w:p>
    <w:p w14:paraId="1690D677" w14:textId="70AFA3C7" w:rsidR="00E20BB0" w:rsidRPr="0048090B" w:rsidRDefault="00E20BB0" w:rsidP="00B9362F">
      <w:pPr>
        <w:pStyle w:val="a4"/>
        <w:widowControl/>
        <w:numPr>
          <w:ilvl w:val="0"/>
          <w:numId w:val="1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その後、試料</w:t>
      </w:r>
      <w:r w:rsidRPr="0048090B">
        <w:rPr>
          <w:rStyle w:val="normaltextrun"/>
          <w:rFonts w:ascii="Times New Roman" w:eastAsia="ＭＳ 明朝" w:hAnsi="Times New Roman" w:cs="Times New Roman"/>
          <w:szCs w:val="21"/>
        </w:rPr>
        <w:t>220906Ni_OH_OAc</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0.2514 g</w:t>
      </w:r>
      <w:r w:rsidR="00AA39E4" w:rsidRPr="0048090B">
        <w:rPr>
          <w:rStyle w:val="normaltextrun"/>
          <w:rFonts w:ascii="Times New Roman" w:eastAsia="ＭＳ 明朝" w:hAnsi="Times New Roman" w:cs="Times New Roman"/>
          <w:szCs w:val="21"/>
        </w:rPr>
        <w:t xml:space="preserve"> (1.024 mmol)</w:t>
      </w:r>
      <w:r w:rsidRPr="0048090B">
        <w:rPr>
          <w:rStyle w:val="normaltextrun"/>
          <w:rFonts w:ascii="Times New Roman" w:eastAsia="ＭＳ 明朝" w:hAnsi="Times New Roman" w:cs="Times New Roman"/>
          <w:szCs w:val="21"/>
        </w:rPr>
        <w:t>量り入れ、</w:t>
      </w:r>
      <w:r w:rsidRPr="0048090B">
        <w:rPr>
          <w:rStyle w:val="normaltextrun"/>
          <w:rFonts w:ascii="Times New Roman" w:eastAsia="ＭＳ 明朝" w:hAnsi="Times New Roman" w:cs="Times New Roman"/>
          <w:szCs w:val="21"/>
        </w:rPr>
        <w:t>92</w:t>
      </w:r>
      <w:r w:rsidRPr="0048090B">
        <w:rPr>
          <w:rStyle w:val="normaltextrun"/>
          <w:rFonts w:ascii="Times New Roman" w:eastAsia="ＭＳ 明朝" w:hAnsi="Times New Roman" w:cs="Times New Roman"/>
          <w:szCs w:val="21"/>
        </w:rPr>
        <w:t>時間撹拌させた。</w:t>
      </w:r>
    </w:p>
    <w:p w14:paraId="4D804E46" w14:textId="77777777" w:rsidR="00E20BB0" w:rsidRPr="0048090B" w:rsidRDefault="00E20BB0" w:rsidP="00B9362F">
      <w:pPr>
        <w:pStyle w:val="a4"/>
        <w:widowControl/>
        <w:numPr>
          <w:ilvl w:val="0"/>
          <w:numId w:val="1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攪拌後、遠沈管に移し</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分間遠心分離にかけ、デカンテーションで上澄みを除いた。</w:t>
      </w:r>
    </w:p>
    <w:p w14:paraId="48397192" w14:textId="0DCC90ED" w:rsidR="001B7B42" w:rsidRDefault="00E20BB0" w:rsidP="00B9362F">
      <w:pPr>
        <w:pStyle w:val="a4"/>
        <w:widowControl/>
        <w:numPr>
          <w:ilvl w:val="0"/>
          <w:numId w:val="1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遠沈管に残った生成物にミリ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水を入れ撹拌洗浄し再び</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分間遠心分離にかけた。これを</w:t>
      </w:r>
      <w:r w:rsidRPr="0048090B">
        <w:rPr>
          <w:rStyle w:val="normaltextrun"/>
          <w:rFonts w:ascii="Times New Roman" w:eastAsia="ＭＳ 明朝" w:hAnsi="Times New Roman" w:cs="Times New Roman"/>
          <w:szCs w:val="21"/>
        </w:rPr>
        <w:t>8</w:t>
      </w:r>
      <w:r w:rsidRPr="0048090B">
        <w:rPr>
          <w:rStyle w:val="normaltextrun"/>
          <w:rFonts w:ascii="Times New Roman" w:eastAsia="ＭＳ 明朝" w:hAnsi="Times New Roman" w:cs="Times New Roman"/>
          <w:szCs w:val="21"/>
        </w:rPr>
        <w:t>回繰り返し</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を完全に取り除き、減圧乾燥を行った。収量は</w:t>
      </w:r>
      <w:r w:rsidRPr="0048090B">
        <w:rPr>
          <w:rStyle w:val="normaltextrun"/>
          <w:rFonts w:ascii="Times New Roman" w:eastAsia="ＭＳ 明朝" w:hAnsi="Times New Roman" w:cs="Times New Roman"/>
          <w:szCs w:val="21"/>
        </w:rPr>
        <w:t>0</w:t>
      </w:r>
      <w:r w:rsidR="00C54D8F"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1298 g</w:t>
      </w:r>
      <w:r w:rsidR="00C54D8F" w:rsidRPr="0048090B">
        <w:rPr>
          <w:rStyle w:val="normaltextrun"/>
          <w:rFonts w:ascii="Times New Roman" w:eastAsia="ＭＳ 明朝" w:hAnsi="Times New Roman" w:cs="Times New Roman"/>
          <w:szCs w:val="21"/>
        </w:rPr>
        <w:t>であった。</w:t>
      </w:r>
    </w:p>
    <w:p w14:paraId="18406314" w14:textId="363D47DD" w:rsidR="00EB46F9" w:rsidRPr="00EB46F9" w:rsidRDefault="00EB46F9" w:rsidP="00B9362F">
      <w:pPr>
        <w:pStyle w:val="a4"/>
        <w:widowControl/>
        <w:numPr>
          <w:ilvl w:val="0"/>
          <w:numId w:val="1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0C842E9E" w14:textId="6BE54DC9" w:rsidR="00FB424D" w:rsidRPr="0048090B" w:rsidRDefault="00FB424D"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r w:rsidR="00CA5B94">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0.1298</m:t>
                </m:r>
              </m:num>
              <m:den>
                <m:r>
                  <w:rPr>
                    <w:rStyle w:val="normaltextrun"/>
                    <w:rFonts w:ascii="Cambria Math" w:eastAsia="ＭＳ 明朝" w:hAnsi="Cambria Math" w:cs="Times New Roman"/>
                    <w:szCs w:val="21"/>
                  </w:rPr>
                  <m:t>511.9</m:t>
                </m:r>
              </m:den>
            </m:f>
          </m:e>
        </m:d>
        <m:r>
          <w:rPr>
            <w:rStyle w:val="normaltextrun"/>
            <w:rFonts w:ascii="Cambria Math" w:eastAsia="ＭＳ 明朝" w:hAnsi="Cambria Math" w:cs="Times New Roman"/>
            <w:szCs w:val="21"/>
          </w:rPr>
          <m:t>× 1000= 0.2535 mmol</m:t>
        </m:r>
      </m:oMath>
    </w:p>
    <w:p w14:paraId="5AB4B8EB" w14:textId="024E80AF" w:rsidR="001B7B42" w:rsidRPr="00CA5B94" w:rsidRDefault="00CA5B94" w:rsidP="00B9362F">
      <w:pPr>
        <w:widowControl/>
        <w:ind w:leftChars="200" w:left="420"/>
        <w:rPr>
          <w:rStyle w:val="normaltextrun"/>
          <w:rFonts w:ascii="Times New Roman" w:eastAsia="ＭＳ 明朝" w:hAnsi="Times New Roman" w:cs="Times New Roman"/>
          <w:i/>
          <w:szCs w:val="21"/>
        </w:rPr>
      </w:pPr>
      <w:r>
        <w:rPr>
          <w:rStyle w:val="normaltextrun"/>
          <w:rFonts w:ascii="Times New Roman" w:eastAsia="ＭＳ 明朝" w:hAnsi="Times New Roman" w:cs="Times New Roman" w:hint="eastAsia"/>
          <w:szCs w:val="21"/>
        </w:rPr>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0.1298</m:t>
                </m:r>
              </m:num>
              <m:den>
                <m:r>
                  <w:rPr>
                    <w:rStyle w:val="normaltextrun"/>
                    <w:rFonts w:ascii="Cambria Math" w:eastAsia="ＭＳ 明朝" w:hAnsi="Cambria Math" w:cs="Times New Roman"/>
                    <w:szCs w:val="21"/>
                  </w:rPr>
                  <m:t>511.9</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0.2514</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 24.75 %</m:t>
        </m:r>
      </m:oMath>
    </w:p>
    <w:p w14:paraId="62270216" w14:textId="485B4548" w:rsidR="001B7B42" w:rsidRPr="0048090B" w:rsidRDefault="001B7B42"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2B799D76" w14:textId="77777777" w:rsidR="00D67BEF" w:rsidRPr="0048090B" w:rsidRDefault="00D67BEF" w:rsidP="00B9362F">
      <w:pPr>
        <w:widowControl/>
        <w:rPr>
          <w:rStyle w:val="normaltextrun"/>
          <w:rFonts w:ascii="Times New Roman" w:eastAsia="ＭＳ 明朝" w:hAnsi="Times New Roman" w:cs="Times New Roman"/>
          <w:szCs w:val="21"/>
        </w:rPr>
      </w:pPr>
    </w:p>
    <w:p w14:paraId="5956B08D" w14:textId="7B1B20A8" w:rsidR="002E7B8D" w:rsidRPr="0048090B" w:rsidRDefault="002E7B8D" w:rsidP="00B9362F">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921" w:name="_Toc126850975"/>
      <w:r w:rsidRPr="0048090B">
        <w:rPr>
          <w:rStyle w:val="normaltextrun"/>
          <w:rFonts w:ascii="Times New Roman" w:eastAsia="ＭＳ 明朝" w:hAnsi="Times New Roman" w:cs="Times New Roman"/>
          <w:color w:val="000000" w:themeColor="text1"/>
          <w:szCs w:val="21"/>
        </w:rPr>
        <w:t>220914Ni_OH_DS</w:t>
      </w:r>
      <w:bookmarkEnd w:id="921"/>
    </w:p>
    <w:p w14:paraId="61766536" w14:textId="5844CFA4" w:rsidR="002E7B8D" w:rsidRPr="0048090B" w:rsidRDefault="002E7B8D" w:rsidP="00B9362F">
      <w:pPr>
        <w:pStyle w:val="a4"/>
        <w:widowControl/>
        <w:numPr>
          <w:ilvl w:val="0"/>
          <w:numId w:val="17"/>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ドデシルベンゼンスルホン酸ナトリウム</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をポリ瓶に</w:t>
      </w:r>
      <w:r w:rsidRPr="0048090B">
        <w:rPr>
          <w:rStyle w:val="normaltextrun"/>
          <w:rFonts w:ascii="Times New Roman" w:eastAsia="ＭＳ 明朝" w:hAnsi="Times New Roman" w:cs="Times New Roman"/>
          <w:color w:val="000000" w:themeColor="text1"/>
          <w:szCs w:val="21"/>
        </w:rPr>
        <w:t>0.51</w:t>
      </w:r>
      <w:r w:rsidR="00745A80" w:rsidRPr="0048090B">
        <w:rPr>
          <w:rStyle w:val="normaltextrun"/>
          <w:rFonts w:ascii="Times New Roman" w:eastAsia="ＭＳ 明朝" w:hAnsi="Times New Roman" w:cs="Times New Roman"/>
          <w:color w:val="000000" w:themeColor="text1"/>
          <w:szCs w:val="21"/>
        </w:rPr>
        <w:t>49</w:t>
      </w:r>
      <w:r w:rsidRPr="0048090B">
        <w:rPr>
          <w:rStyle w:val="normaltextrun"/>
          <w:rFonts w:ascii="Times New Roman" w:eastAsia="ＭＳ 明朝" w:hAnsi="Times New Roman" w:cs="Times New Roman"/>
          <w:color w:val="000000" w:themeColor="text1"/>
          <w:szCs w:val="21"/>
        </w:rPr>
        <w:t xml:space="preserve"> g(1.4</w:t>
      </w:r>
      <w:r w:rsidR="00745A80" w:rsidRPr="0048090B">
        <w:rPr>
          <w:rStyle w:val="normaltextrun"/>
          <w:rFonts w:ascii="Times New Roman" w:eastAsia="ＭＳ 明朝" w:hAnsi="Times New Roman" w:cs="Times New Roman"/>
          <w:color w:val="000000" w:themeColor="text1"/>
          <w:szCs w:val="21"/>
        </w:rPr>
        <w:t>78</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量りとり、イオン交換水</w:t>
      </w:r>
      <w:r w:rsidRPr="0048090B">
        <w:rPr>
          <w:rStyle w:val="normaltextrun"/>
          <w:rFonts w:ascii="Times New Roman" w:eastAsia="ＭＳ 明朝" w:hAnsi="Times New Roman" w:cs="Times New Roman"/>
          <w:color w:val="000000" w:themeColor="text1"/>
          <w:szCs w:val="21"/>
        </w:rPr>
        <w:t>120 ml</w:t>
      </w:r>
      <w:r w:rsidRPr="0048090B">
        <w:rPr>
          <w:rStyle w:val="normaltextrun"/>
          <w:rFonts w:ascii="Times New Roman" w:eastAsia="ＭＳ 明朝" w:hAnsi="Times New Roman" w:cs="Times New Roman"/>
          <w:color w:val="000000" w:themeColor="text1"/>
          <w:szCs w:val="21"/>
        </w:rPr>
        <w:t>を入れ、攪拌子を入れ</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を完全に溶解させた。</w:t>
      </w:r>
    </w:p>
    <w:p w14:paraId="1615B26B" w14:textId="77777777" w:rsidR="002E7B8D" w:rsidRPr="0048090B" w:rsidRDefault="002E7B8D" w:rsidP="00B9362F">
      <w:pPr>
        <w:pStyle w:val="a4"/>
        <w:widowControl/>
        <w:numPr>
          <w:ilvl w:val="0"/>
          <w:numId w:val="17"/>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その後、試料</w:t>
      </w:r>
      <w:r w:rsidRPr="0048090B">
        <w:rPr>
          <w:rStyle w:val="normaltextrun"/>
          <w:rFonts w:ascii="Times New Roman" w:eastAsia="ＭＳ 明朝" w:hAnsi="Times New Roman" w:cs="Times New Roman"/>
          <w:color w:val="000000" w:themeColor="text1"/>
          <w:szCs w:val="21"/>
        </w:rPr>
        <w:t>220914Ni_OH_OAc</w:t>
      </w:r>
      <w:r w:rsidRPr="0048090B">
        <w:rPr>
          <w:rStyle w:val="normaltextrun"/>
          <w:rFonts w:ascii="Times New Roman" w:eastAsia="ＭＳ 明朝" w:hAnsi="Times New Roman" w:cs="Times New Roman"/>
          <w:color w:val="000000" w:themeColor="text1"/>
          <w:szCs w:val="21"/>
        </w:rPr>
        <w:t>を</w:t>
      </w:r>
      <w:r w:rsidRPr="0048090B">
        <w:rPr>
          <w:rStyle w:val="normaltextrun"/>
          <w:rFonts w:ascii="Times New Roman" w:eastAsia="ＭＳ 明朝" w:hAnsi="Times New Roman" w:cs="Times New Roman"/>
          <w:color w:val="000000" w:themeColor="text1"/>
          <w:szCs w:val="21"/>
        </w:rPr>
        <w:t>0.2515 g(1.025 mmol)</w:t>
      </w:r>
      <w:r w:rsidRPr="0048090B">
        <w:rPr>
          <w:rStyle w:val="normaltextrun"/>
          <w:rFonts w:ascii="Times New Roman" w:eastAsia="ＭＳ 明朝" w:hAnsi="Times New Roman" w:cs="Times New Roman"/>
          <w:color w:val="000000" w:themeColor="text1"/>
          <w:szCs w:val="21"/>
        </w:rPr>
        <w:t>量り入れ、</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時間撹拌させた。</w:t>
      </w:r>
    </w:p>
    <w:p w14:paraId="596A78A1" w14:textId="77777777" w:rsidR="002E7B8D" w:rsidRPr="0048090B" w:rsidRDefault="002E7B8D" w:rsidP="00B9362F">
      <w:pPr>
        <w:pStyle w:val="a4"/>
        <w:widowControl/>
        <w:numPr>
          <w:ilvl w:val="0"/>
          <w:numId w:val="17"/>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lastRenderedPageBreak/>
        <w:t>攪拌後、遠沈管に移し</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分間遠心分離にかけ、デカンテーションで上澄みを除いた。</w:t>
      </w:r>
    </w:p>
    <w:p w14:paraId="6DE47A88" w14:textId="57F2A17A" w:rsidR="00DB0D45" w:rsidRPr="00B9362F" w:rsidRDefault="002E7B8D" w:rsidP="00B9362F">
      <w:pPr>
        <w:pStyle w:val="a4"/>
        <w:widowControl/>
        <w:numPr>
          <w:ilvl w:val="0"/>
          <w:numId w:val="1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color w:val="000000" w:themeColor="text1"/>
          <w:szCs w:val="21"/>
        </w:rPr>
        <w:t>遠沈管に残った生成物に</w:t>
      </w:r>
      <w:r w:rsidR="00E307EB" w:rsidRPr="0048090B">
        <w:rPr>
          <w:rStyle w:val="normaltextrun"/>
          <w:rFonts w:ascii="Times New Roman" w:eastAsia="ＭＳ 明朝" w:hAnsi="Times New Roman" w:cs="Times New Roman"/>
          <w:color w:val="000000" w:themeColor="text1"/>
          <w:szCs w:val="21"/>
        </w:rPr>
        <w:t>1</w:t>
      </w:r>
      <w:r w:rsidR="00E307EB" w:rsidRPr="0048090B">
        <w:rPr>
          <w:rStyle w:val="normaltextrun"/>
          <w:rFonts w:ascii="Times New Roman" w:eastAsia="ＭＳ 明朝" w:hAnsi="Times New Roman" w:cs="Times New Roman"/>
          <w:color w:val="000000" w:themeColor="text1"/>
          <w:szCs w:val="21"/>
        </w:rPr>
        <w:t>度目はエタノールを入れ</w:t>
      </w:r>
      <w:r w:rsidR="00847B91" w:rsidRPr="0048090B">
        <w:rPr>
          <w:rStyle w:val="normaltextrun"/>
          <w:rFonts w:ascii="Times New Roman" w:eastAsia="ＭＳ 明朝" w:hAnsi="Times New Roman" w:cs="Times New Roman"/>
          <w:color w:val="000000" w:themeColor="text1"/>
          <w:szCs w:val="21"/>
        </w:rPr>
        <w:t>2</w:t>
      </w:r>
      <w:r w:rsidR="00847B91" w:rsidRPr="0048090B">
        <w:rPr>
          <w:rStyle w:val="normaltextrun"/>
          <w:rFonts w:ascii="Times New Roman" w:eastAsia="ＭＳ 明朝" w:hAnsi="Times New Roman" w:cs="Times New Roman"/>
          <w:color w:val="000000" w:themeColor="text1"/>
          <w:szCs w:val="21"/>
        </w:rPr>
        <w:t>回目以降</w:t>
      </w:r>
      <w:r w:rsidRPr="0048090B">
        <w:rPr>
          <w:rStyle w:val="normaltextrun"/>
          <w:rFonts w:ascii="Times New Roman" w:eastAsia="ＭＳ 明朝" w:hAnsi="Times New Roman" w:cs="Times New Roman"/>
          <w:color w:val="000000" w:themeColor="text1"/>
          <w:szCs w:val="21"/>
        </w:rPr>
        <w:t>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水を入れ撹拌洗浄し再び</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分間遠心分離にかけた。これを</w:t>
      </w:r>
      <w:r w:rsidRPr="0048090B">
        <w:rPr>
          <w:rStyle w:val="normaltextrun"/>
          <w:rFonts w:ascii="Times New Roman" w:eastAsia="ＭＳ 明朝" w:hAnsi="Times New Roman" w:cs="Times New Roman"/>
          <w:color w:val="000000" w:themeColor="text1"/>
          <w:szCs w:val="21"/>
        </w:rPr>
        <w:t>8</w:t>
      </w:r>
      <w:r w:rsidRPr="0048090B">
        <w:rPr>
          <w:rStyle w:val="normaltextrun"/>
          <w:rFonts w:ascii="Times New Roman" w:eastAsia="ＭＳ 明朝" w:hAnsi="Times New Roman" w:cs="Times New Roman"/>
          <w:color w:val="000000" w:themeColor="text1"/>
          <w:szCs w:val="21"/>
        </w:rPr>
        <w:t>回繰り返し</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を完全に取り除き、減圧乾燥を行った。収量は</w:t>
      </w:r>
      <w:r w:rsidRPr="0048090B">
        <w:rPr>
          <w:rStyle w:val="normaltextrun"/>
          <w:rFonts w:ascii="Times New Roman" w:eastAsia="ＭＳ 明朝" w:hAnsi="Times New Roman" w:cs="Times New Roman"/>
          <w:color w:val="000000" w:themeColor="text1"/>
          <w:szCs w:val="21"/>
        </w:rPr>
        <w:t>0.1798 g</w:t>
      </w:r>
      <w:r w:rsidR="00216ED0" w:rsidRPr="0048090B">
        <w:rPr>
          <w:rStyle w:val="normaltextrun"/>
          <w:rFonts w:ascii="Times New Roman" w:eastAsia="ＭＳ 明朝" w:hAnsi="Times New Roman" w:cs="Times New Roman"/>
          <w:color w:val="000000" w:themeColor="text1"/>
          <w:szCs w:val="21"/>
        </w:rPr>
        <w:t>であった。</w:t>
      </w:r>
    </w:p>
    <w:p w14:paraId="56810CB7" w14:textId="10971BCF" w:rsidR="00F714A9" w:rsidRPr="00F714A9" w:rsidRDefault="00F714A9" w:rsidP="00B9362F">
      <w:pPr>
        <w:pStyle w:val="a4"/>
        <w:widowControl/>
        <w:numPr>
          <w:ilvl w:val="0"/>
          <w:numId w:val="1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411231E8" w14:textId="65A3100E" w:rsidR="000B485A" w:rsidRPr="0048090B" w:rsidRDefault="000B485A"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r w:rsidR="0099544B">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0.1798</m:t>
                </m:r>
              </m:num>
              <m:den>
                <m:r>
                  <w:rPr>
                    <w:rStyle w:val="normaltextrun"/>
                    <w:rFonts w:ascii="Cambria Math" w:eastAsia="ＭＳ 明朝" w:hAnsi="Cambria Math" w:cs="Times New Roman"/>
                    <w:szCs w:val="21"/>
                  </w:rPr>
                  <m:t>511.9</m:t>
                </m:r>
              </m:den>
            </m:f>
          </m:e>
        </m:d>
        <m:r>
          <w:rPr>
            <w:rStyle w:val="normaltextrun"/>
            <w:rFonts w:ascii="Cambria Math" w:eastAsia="ＭＳ 明朝" w:hAnsi="Cambria Math" w:cs="Times New Roman"/>
            <w:szCs w:val="21"/>
          </w:rPr>
          <m:t>× 1000= 0.3512 mmol</m:t>
        </m:r>
      </m:oMath>
    </w:p>
    <w:p w14:paraId="211C37E0" w14:textId="42FEA8CE" w:rsidR="000B485A" w:rsidRPr="0048090B" w:rsidRDefault="0099544B" w:rsidP="00B9362F">
      <w:pPr>
        <w:widowControl/>
        <w:ind w:leftChars="200" w:left="420"/>
        <w:rPr>
          <w:rStyle w:val="normaltextrun"/>
          <w:rFonts w:ascii="Times New Roman" w:eastAsia="ＭＳ 明朝" w:hAnsi="Times New Roman" w:cs="Times New Roman"/>
          <w:i/>
          <w:szCs w:val="21"/>
        </w:rPr>
      </w:pPr>
      <w:r>
        <w:rPr>
          <w:rStyle w:val="normaltextrun"/>
          <w:rFonts w:ascii="Times New Roman" w:eastAsia="ＭＳ 明朝" w:hAnsi="Times New Roman" w:cs="Times New Roman" w:hint="eastAsia"/>
          <w:szCs w:val="21"/>
        </w:rPr>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0.1798</m:t>
                </m:r>
              </m:num>
              <m:den>
                <m:r>
                  <w:rPr>
                    <w:rStyle w:val="normaltextrun"/>
                    <w:rFonts w:ascii="Cambria Math" w:eastAsia="ＭＳ 明朝" w:hAnsi="Cambria Math" w:cs="Times New Roman"/>
                    <w:szCs w:val="21"/>
                  </w:rPr>
                  <m:t>511.9</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0.2515</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 34.28 %</m:t>
        </m:r>
      </m:oMath>
    </w:p>
    <w:p w14:paraId="713DA6CB" w14:textId="4B24FB1C" w:rsidR="00DB0D45" w:rsidRPr="0048090B" w:rsidRDefault="000B485A" w:rsidP="00B9362F">
      <w:pPr>
        <w:widowControl/>
        <w:ind w:leftChars="200" w:left="42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であった。</w:t>
      </w:r>
    </w:p>
    <w:p w14:paraId="45715A27" w14:textId="77777777" w:rsidR="004424D7" w:rsidRPr="0048090B" w:rsidRDefault="004424D7" w:rsidP="00B9362F">
      <w:pPr>
        <w:widowControl/>
        <w:rPr>
          <w:rStyle w:val="normaltextrun"/>
          <w:rFonts w:ascii="Times New Roman" w:eastAsia="ＭＳ 明朝" w:hAnsi="Times New Roman" w:cs="Times New Roman"/>
          <w:color w:val="000000" w:themeColor="text1"/>
          <w:szCs w:val="21"/>
        </w:rPr>
      </w:pPr>
    </w:p>
    <w:p w14:paraId="7F589F11" w14:textId="18F2A8D2" w:rsidR="004424D7" w:rsidRPr="0048090B" w:rsidRDefault="004424D7" w:rsidP="00B9362F">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922" w:name="_Toc126850976"/>
      <w:r w:rsidRPr="0048090B">
        <w:rPr>
          <w:rStyle w:val="normaltextrun"/>
          <w:rFonts w:ascii="Times New Roman" w:eastAsia="ＭＳ 明朝" w:hAnsi="Times New Roman" w:cs="Times New Roman"/>
          <w:color w:val="000000" w:themeColor="text1"/>
          <w:szCs w:val="21"/>
        </w:rPr>
        <w:t>221003Ni_OH_DS</w:t>
      </w:r>
      <w:bookmarkEnd w:id="922"/>
    </w:p>
    <w:p w14:paraId="05DB3AC7" w14:textId="1A963AB4" w:rsidR="004424D7" w:rsidRPr="0048090B" w:rsidRDefault="004424D7" w:rsidP="00B9362F">
      <w:pPr>
        <w:pStyle w:val="a4"/>
        <w:widowControl/>
        <w:numPr>
          <w:ilvl w:val="0"/>
          <w:numId w:val="1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ドデシルベンゼンスルホン酸ナトリウム</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をポリ瓶に</w:t>
      </w:r>
      <w:r w:rsidRPr="0048090B">
        <w:rPr>
          <w:rStyle w:val="normaltextrun"/>
          <w:rFonts w:ascii="Times New Roman" w:eastAsia="ＭＳ 明朝" w:hAnsi="Times New Roman" w:cs="Times New Roman"/>
          <w:color w:val="000000" w:themeColor="text1"/>
          <w:szCs w:val="21"/>
        </w:rPr>
        <w:t>0.5130 g(1.472 mmol)</w:t>
      </w:r>
      <w:r w:rsidRPr="0048090B">
        <w:rPr>
          <w:rStyle w:val="normaltextrun"/>
          <w:rFonts w:ascii="Times New Roman" w:eastAsia="ＭＳ 明朝" w:hAnsi="Times New Roman" w:cs="Times New Roman"/>
          <w:color w:val="000000" w:themeColor="text1"/>
          <w:szCs w:val="21"/>
        </w:rPr>
        <w:t>量りとり、イオン交換水</w:t>
      </w:r>
      <w:r w:rsidRPr="0048090B">
        <w:rPr>
          <w:rStyle w:val="normaltextrun"/>
          <w:rFonts w:ascii="Times New Roman" w:eastAsia="ＭＳ 明朝" w:hAnsi="Times New Roman" w:cs="Times New Roman"/>
          <w:color w:val="000000" w:themeColor="text1"/>
          <w:szCs w:val="21"/>
        </w:rPr>
        <w:t>120 ml</w:t>
      </w:r>
      <w:r w:rsidRPr="0048090B">
        <w:rPr>
          <w:rStyle w:val="normaltextrun"/>
          <w:rFonts w:ascii="Times New Roman" w:eastAsia="ＭＳ 明朝" w:hAnsi="Times New Roman" w:cs="Times New Roman"/>
          <w:color w:val="000000" w:themeColor="text1"/>
          <w:szCs w:val="21"/>
        </w:rPr>
        <w:t>を入れ、攪拌子を入れ</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を完全に溶解させた。</w:t>
      </w:r>
    </w:p>
    <w:p w14:paraId="466A917A" w14:textId="5A7FBE7B" w:rsidR="004424D7" w:rsidRPr="0048090B" w:rsidRDefault="004424D7" w:rsidP="00B9362F">
      <w:pPr>
        <w:pStyle w:val="a4"/>
        <w:widowControl/>
        <w:numPr>
          <w:ilvl w:val="0"/>
          <w:numId w:val="1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その後、試料</w:t>
      </w:r>
      <w:r w:rsidRPr="0048090B">
        <w:rPr>
          <w:rStyle w:val="normaltextrun"/>
          <w:rFonts w:ascii="Times New Roman" w:eastAsia="ＭＳ 明朝" w:hAnsi="Times New Roman" w:cs="Times New Roman"/>
          <w:color w:val="000000" w:themeColor="text1"/>
          <w:szCs w:val="21"/>
        </w:rPr>
        <w:t>221003Ni_OH_OAc</w:t>
      </w:r>
      <w:r w:rsidRPr="0048090B">
        <w:rPr>
          <w:rStyle w:val="normaltextrun"/>
          <w:rFonts w:ascii="Times New Roman" w:eastAsia="ＭＳ 明朝" w:hAnsi="Times New Roman" w:cs="Times New Roman"/>
          <w:color w:val="000000" w:themeColor="text1"/>
          <w:szCs w:val="21"/>
        </w:rPr>
        <w:t>を</w:t>
      </w:r>
      <w:r w:rsidRPr="0048090B">
        <w:rPr>
          <w:rStyle w:val="normaltextrun"/>
          <w:rFonts w:ascii="Times New Roman" w:eastAsia="ＭＳ 明朝" w:hAnsi="Times New Roman" w:cs="Times New Roman"/>
          <w:color w:val="000000" w:themeColor="text1"/>
          <w:szCs w:val="21"/>
        </w:rPr>
        <w:t>0.2580 g(1.051 mmol)</w:t>
      </w:r>
      <w:r w:rsidRPr="0048090B">
        <w:rPr>
          <w:rStyle w:val="normaltextrun"/>
          <w:rFonts w:ascii="Times New Roman" w:eastAsia="ＭＳ 明朝" w:hAnsi="Times New Roman" w:cs="Times New Roman"/>
          <w:color w:val="000000" w:themeColor="text1"/>
          <w:szCs w:val="21"/>
        </w:rPr>
        <w:t>量り入れ、</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時間撹拌させた。</w:t>
      </w:r>
    </w:p>
    <w:p w14:paraId="015BBD1B" w14:textId="77777777" w:rsidR="004424D7" w:rsidRPr="0048090B" w:rsidRDefault="004424D7" w:rsidP="00B9362F">
      <w:pPr>
        <w:pStyle w:val="a4"/>
        <w:widowControl/>
        <w:numPr>
          <w:ilvl w:val="0"/>
          <w:numId w:val="1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攪拌後、遠沈管に移し</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分間遠心分離にかけ、デカンテーションで上澄みを除いた。</w:t>
      </w:r>
    </w:p>
    <w:p w14:paraId="61999077" w14:textId="56A048CB" w:rsidR="00EB6770" w:rsidRPr="0048090B" w:rsidRDefault="004424D7" w:rsidP="00B9362F">
      <w:pPr>
        <w:pStyle w:val="a4"/>
        <w:widowControl/>
        <w:numPr>
          <w:ilvl w:val="0"/>
          <w:numId w:val="1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遠沈管に残った生成物にミリ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水を入れ撹拌洗浄し再び</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分間遠心分離にかけた。これを</w:t>
      </w:r>
      <w:r w:rsidRPr="0048090B">
        <w:rPr>
          <w:rStyle w:val="normaltextrun"/>
          <w:rFonts w:ascii="Times New Roman" w:eastAsia="ＭＳ 明朝" w:hAnsi="Times New Roman" w:cs="Times New Roman"/>
          <w:color w:val="000000" w:themeColor="text1"/>
          <w:szCs w:val="21"/>
        </w:rPr>
        <w:t>8</w:t>
      </w:r>
      <w:r w:rsidRPr="0048090B">
        <w:rPr>
          <w:rStyle w:val="normaltextrun"/>
          <w:rFonts w:ascii="Times New Roman" w:eastAsia="ＭＳ 明朝" w:hAnsi="Times New Roman" w:cs="Times New Roman"/>
          <w:color w:val="000000" w:themeColor="text1"/>
          <w:szCs w:val="21"/>
        </w:rPr>
        <w:t>回繰り返し</w:t>
      </w:r>
      <w:r w:rsidR="003A3FAF" w:rsidRPr="0048090B">
        <w:rPr>
          <w:rStyle w:val="normaltextrun"/>
          <w:rFonts w:ascii="Times New Roman" w:eastAsia="ＭＳ 明朝" w:hAnsi="Times New Roman" w:cs="Times New Roman"/>
          <w:color w:val="000000" w:themeColor="text1"/>
          <w:szCs w:val="21"/>
        </w:rPr>
        <w:t>、</w:t>
      </w:r>
      <w:r w:rsidRPr="0048090B">
        <w:rPr>
          <w:rStyle w:val="normaltextrun"/>
          <w:rFonts w:ascii="Times New Roman" w:eastAsia="ＭＳ 明朝" w:hAnsi="Times New Roman" w:cs="Times New Roman"/>
          <w:color w:val="000000" w:themeColor="text1"/>
          <w:szCs w:val="21"/>
        </w:rPr>
        <w:t>減圧乾燥を行った。</w:t>
      </w:r>
    </w:p>
    <w:p w14:paraId="377268BC" w14:textId="211B9E3C" w:rsidR="004424D7" w:rsidRDefault="00F153FA" w:rsidP="00B9362F">
      <w:pPr>
        <w:pStyle w:val="a4"/>
        <w:widowControl/>
        <w:numPr>
          <w:ilvl w:val="0"/>
          <w:numId w:val="1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後日</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の洗浄不足</w:t>
      </w:r>
      <w:r w:rsidR="00240A1B" w:rsidRPr="0048090B">
        <w:rPr>
          <w:rStyle w:val="normaltextrun"/>
          <w:rFonts w:ascii="Times New Roman" w:eastAsia="ＭＳ 明朝" w:hAnsi="Times New Roman" w:cs="Times New Roman"/>
          <w:color w:val="000000" w:themeColor="text1"/>
          <w:szCs w:val="21"/>
        </w:rPr>
        <w:t>であ</w:t>
      </w:r>
      <w:r w:rsidR="00EB6770" w:rsidRPr="0048090B">
        <w:rPr>
          <w:rStyle w:val="normaltextrun"/>
          <w:rFonts w:ascii="Times New Roman" w:eastAsia="ＭＳ 明朝" w:hAnsi="Times New Roman" w:cs="Times New Roman"/>
          <w:color w:val="000000" w:themeColor="text1"/>
          <w:szCs w:val="21"/>
        </w:rPr>
        <w:t>ったことがわかった。</w:t>
      </w:r>
      <w:r w:rsidR="004424D7" w:rsidRPr="0048090B">
        <w:rPr>
          <w:rStyle w:val="normaltextrun"/>
          <w:rFonts w:ascii="Times New Roman" w:eastAsia="ＭＳ 明朝" w:hAnsi="Times New Roman" w:cs="Times New Roman"/>
          <w:color w:val="000000" w:themeColor="text1"/>
          <w:szCs w:val="21"/>
        </w:rPr>
        <w:t>収量は</w:t>
      </w:r>
      <w:r w:rsidR="004424D7" w:rsidRPr="0048090B">
        <w:rPr>
          <w:rStyle w:val="normaltextrun"/>
          <w:rFonts w:ascii="Times New Roman" w:eastAsia="ＭＳ 明朝" w:hAnsi="Times New Roman" w:cs="Times New Roman"/>
          <w:color w:val="000000" w:themeColor="text1"/>
          <w:szCs w:val="21"/>
        </w:rPr>
        <w:t>0.</w:t>
      </w:r>
      <w:r w:rsidR="00415A64" w:rsidRPr="0048090B">
        <w:rPr>
          <w:rStyle w:val="normaltextrun"/>
          <w:rFonts w:ascii="Times New Roman" w:eastAsia="ＭＳ 明朝" w:hAnsi="Times New Roman" w:cs="Times New Roman"/>
          <w:color w:val="000000" w:themeColor="text1"/>
          <w:szCs w:val="21"/>
        </w:rPr>
        <w:t>3240</w:t>
      </w:r>
      <w:r w:rsidR="004424D7" w:rsidRPr="0048090B">
        <w:rPr>
          <w:rStyle w:val="normaltextrun"/>
          <w:rFonts w:ascii="Times New Roman" w:eastAsia="ＭＳ 明朝" w:hAnsi="Times New Roman" w:cs="Times New Roman"/>
          <w:color w:val="000000" w:themeColor="text1"/>
          <w:szCs w:val="21"/>
        </w:rPr>
        <w:t xml:space="preserve"> g</w:t>
      </w:r>
      <w:r w:rsidR="004424D7" w:rsidRPr="0048090B">
        <w:rPr>
          <w:rStyle w:val="normaltextrun"/>
          <w:rFonts w:ascii="Times New Roman" w:eastAsia="ＭＳ 明朝" w:hAnsi="Times New Roman" w:cs="Times New Roman"/>
          <w:color w:val="000000" w:themeColor="text1"/>
          <w:szCs w:val="21"/>
        </w:rPr>
        <w:t>であった。</w:t>
      </w:r>
    </w:p>
    <w:p w14:paraId="61068897" w14:textId="57DB972B" w:rsidR="00540A32" w:rsidRPr="00B9362F" w:rsidRDefault="00540A32" w:rsidP="00B9362F">
      <w:pPr>
        <w:pStyle w:val="a4"/>
        <w:widowControl/>
        <w:numPr>
          <w:ilvl w:val="0"/>
          <w:numId w:val="1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071E8654" w14:textId="7AEE57EC" w:rsidR="000B485A" w:rsidRPr="0048090B" w:rsidRDefault="000B485A"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0.3240</m:t>
                </m:r>
              </m:num>
              <m:den>
                <m:r>
                  <w:rPr>
                    <w:rStyle w:val="normaltextrun"/>
                    <w:rFonts w:ascii="Cambria Math" w:eastAsia="ＭＳ 明朝" w:hAnsi="Cambria Math" w:cs="Times New Roman"/>
                    <w:szCs w:val="21"/>
                  </w:rPr>
                  <m:t>511.9</m:t>
                </m:r>
              </m:den>
            </m:f>
          </m:e>
        </m:d>
        <m:r>
          <w:rPr>
            <w:rStyle w:val="normaltextrun"/>
            <w:rFonts w:ascii="Cambria Math" w:eastAsia="ＭＳ 明朝" w:hAnsi="Cambria Math" w:cs="Times New Roman"/>
            <w:szCs w:val="21"/>
          </w:rPr>
          <m:t>× 1000= 0.6329 mmol</m:t>
        </m:r>
      </m:oMath>
    </w:p>
    <w:p w14:paraId="7ED94954" w14:textId="0C9DD045" w:rsidR="000B485A" w:rsidRPr="0048090B" w:rsidRDefault="00AE608D" w:rsidP="00B9362F">
      <w:pPr>
        <w:widowControl/>
        <w:ind w:leftChars="200" w:left="420"/>
        <w:rPr>
          <w:rStyle w:val="normaltextrun"/>
          <w:rFonts w:ascii="Times New Roman" w:eastAsia="ＭＳ 明朝" w:hAnsi="Times New Roman" w:cs="Times New Roman"/>
          <w:i/>
          <w:szCs w:val="21"/>
        </w:rPr>
      </w:pPr>
      <w:r>
        <w:rPr>
          <w:rStyle w:val="normaltextrun"/>
          <w:rFonts w:ascii="Times New Roman" w:eastAsia="ＭＳ 明朝" w:hAnsi="Times New Roman" w:cs="Times New Roman" w:hint="eastAsia"/>
          <w:szCs w:val="21"/>
        </w:rPr>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0.3240</m:t>
                </m:r>
              </m:num>
              <m:den>
                <m:r>
                  <w:rPr>
                    <w:rStyle w:val="normaltextrun"/>
                    <w:rFonts w:ascii="Cambria Math" w:eastAsia="ＭＳ 明朝" w:hAnsi="Cambria Math" w:cs="Times New Roman"/>
                    <w:szCs w:val="21"/>
                  </w:rPr>
                  <m:t>511.9</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0.2580</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 60.21 %</m:t>
        </m:r>
      </m:oMath>
    </w:p>
    <w:p w14:paraId="392FACD5" w14:textId="3E523675" w:rsidR="00E768D2" w:rsidRPr="0048090B" w:rsidRDefault="000B485A"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40E673E7" w14:textId="77777777" w:rsidR="00E307EB" w:rsidRPr="0048090B" w:rsidRDefault="00E307EB" w:rsidP="00B9362F">
      <w:pPr>
        <w:widowControl/>
        <w:rPr>
          <w:rStyle w:val="normaltextrun"/>
          <w:rFonts w:ascii="Times New Roman" w:eastAsia="ＭＳ 明朝" w:hAnsi="Times New Roman" w:cs="Times New Roman"/>
          <w:color w:val="000000" w:themeColor="text1"/>
          <w:szCs w:val="21"/>
        </w:rPr>
      </w:pPr>
    </w:p>
    <w:p w14:paraId="0175BAAC" w14:textId="1DB44A8E" w:rsidR="00E74B2F" w:rsidRPr="0048090B" w:rsidRDefault="00E74B2F" w:rsidP="00B9362F">
      <w:pPr>
        <w:pStyle w:val="a4"/>
        <w:widowControl/>
        <w:numPr>
          <w:ilvl w:val="1"/>
          <w:numId w:val="62"/>
        </w:numPr>
        <w:ind w:leftChars="0"/>
        <w:outlineLvl w:val="1"/>
        <w:rPr>
          <w:rStyle w:val="normaltextrun"/>
          <w:rFonts w:ascii="Times New Roman" w:eastAsia="ＭＳ 明朝" w:hAnsi="Times New Roman" w:cs="Times New Roman"/>
          <w:color w:val="000000" w:themeColor="text1"/>
          <w:szCs w:val="21"/>
        </w:rPr>
      </w:pPr>
      <w:bookmarkStart w:id="923" w:name="_Toc126850977"/>
      <w:r w:rsidRPr="0048090B">
        <w:rPr>
          <w:rStyle w:val="normaltextrun"/>
          <w:rFonts w:ascii="Times New Roman" w:eastAsia="ＭＳ 明朝" w:hAnsi="Times New Roman" w:cs="Times New Roman"/>
          <w:color w:val="000000" w:themeColor="text1"/>
          <w:szCs w:val="21"/>
        </w:rPr>
        <w:t>分散液の作成</w:t>
      </w:r>
      <w:bookmarkEnd w:id="923"/>
    </w:p>
    <w:p w14:paraId="18F58359" w14:textId="16CF8C63" w:rsidR="00E74B2F" w:rsidRPr="0048090B" w:rsidRDefault="00783185" w:rsidP="00B9362F">
      <w:pPr>
        <w:widowControl/>
        <w:rPr>
          <w:rStyle w:val="normaltextrun"/>
          <w:rFonts w:ascii="Times New Roman" w:eastAsia="ＭＳ 明朝" w:hAnsi="Times New Roman" w:cs="Times New Roman"/>
          <w:color w:val="000000" w:themeColor="text1"/>
          <w:szCs w:val="21"/>
        </w:rPr>
      </w:pPr>
      <w:r>
        <w:rPr>
          <w:rStyle w:val="normaltextrun"/>
          <w:rFonts w:ascii="Times New Roman" w:eastAsia="ＭＳ 明朝" w:hAnsi="Times New Roman" w:cs="Times New Roman" w:hint="eastAsia"/>
          <w:color w:val="000000" w:themeColor="text1"/>
          <w:szCs w:val="21"/>
        </w:rPr>
        <w:t>先ほど得たニッケル</w:t>
      </w:r>
      <w:r w:rsidR="007A2516">
        <w:rPr>
          <w:rStyle w:val="normaltextrun"/>
          <w:rFonts w:ascii="Times New Roman" w:eastAsia="ＭＳ 明朝" w:hAnsi="Times New Roman" w:cs="Times New Roman" w:hint="eastAsia"/>
          <w:color w:val="000000" w:themeColor="text1"/>
          <w:szCs w:val="21"/>
        </w:rPr>
        <w:t>層状</w:t>
      </w:r>
      <w:r>
        <w:rPr>
          <w:rStyle w:val="normaltextrun"/>
          <w:rFonts w:ascii="Times New Roman" w:eastAsia="ＭＳ 明朝" w:hAnsi="Times New Roman" w:cs="Times New Roman" w:hint="eastAsia"/>
          <w:color w:val="000000" w:themeColor="text1"/>
          <w:szCs w:val="21"/>
        </w:rPr>
        <w:t>水酸化物</w:t>
      </w:r>
      <w:r w:rsidR="007A2516">
        <w:rPr>
          <w:rStyle w:val="normaltextrun"/>
          <w:rFonts w:ascii="Times New Roman" w:eastAsia="ＭＳ 明朝" w:hAnsi="Times New Roman" w:cs="Times New Roman"/>
          <w:color w:val="000000" w:themeColor="text1"/>
          <w:szCs w:val="21"/>
        </w:rPr>
        <w:t>(</w:t>
      </w:r>
      <w:r w:rsidR="005D0C41" w:rsidRPr="0048090B">
        <w:rPr>
          <w:rStyle w:val="normaltextrun"/>
          <w:rFonts w:ascii="Times New Roman" w:eastAsia="ＭＳ 明朝" w:hAnsi="Times New Roman" w:cs="Times New Roman"/>
          <w:color w:val="000000" w:themeColor="text1"/>
          <w:szCs w:val="21"/>
        </w:rPr>
        <w:t>Ni_OH_DS</w:t>
      </w:r>
      <w:r w:rsidR="007A2516">
        <w:rPr>
          <w:rStyle w:val="normaltextrun"/>
          <w:rFonts w:ascii="Times New Roman" w:eastAsia="ＭＳ 明朝" w:hAnsi="Times New Roman" w:cs="Times New Roman"/>
          <w:color w:val="000000" w:themeColor="text1"/>
          <w:szCs w:val="21"/>
        </w:rPr>
        <w:t>)</w:t>
      </w:r>
      <w:r w:rsidR="005D0C41" w:rsidRPr="0048090B">
        <w:rPr>
          <w:rStyle w:val="normaltextrun"/>
          <w:rFonts w:ascii="Times New Roman" w:eastAsia="ＭＳ 明朝" w:hAnsi="Times New Roman" w:cs="Times New Roman"/>
          <w:color w:val="000000" w:themeColor="text1"/>
          <w:szCs w:val="21"/>
        </w:rPr>
        <w:t>を</w:t>
      </w:r>
      <w:r w:rsidR="00261898">
        <w:rPr>
          <w:rStyle w:val="normaltextrun"/>
          <w:rFonts w:ascii="Times New Roman" w:eastAsia="ＭＳ 明朝" w:hAnsi="Times New Roman" w:cs="Times New Roman" w:hint="eastAsia"/>
          <w:color w:val="000000" w:themeColor="text1"/>
          <w:szCs w:val="21"/>
        </w:rPr>
        <w:t>1</w:t>
      </w:r>
      <w:r w:rsidR="00261898">
        <w:rPr>
          <w:rStyle w:val="normaltextrun"/>
          <w:rFonts w:ascii="Times New Roman" w:eastAsia="ＭＳ 明朝" w:hAnsi="Times New Roman" w:cs="Times New Roman"/>
          <w:color w:val="000000" w:themeColor="text1"/>
          <w:szCs w:val="21"/>
        </w:rPr>
        <w:t>-</w:t>
      </w:r>
      <w:r w:rsidR="005D0C41" w:rsidRPr="0048090B">
        <w:rPr>
          <w:rStyle w:val="normaltextrun"/>
          <w:rFonts w:ascii="Times New Roman" w:eastAsia="ＭＳ 明朝" w:hAnsi="Times New Roman" w:cs="Times New Roman"/>
          <w:color w:val="000000" w:themeColor="text1"/>
          <w:szCs w:val="21"/>
        </w:rPr>
        <w:t>ブタノール中で</w:t>
      </w:r>
      <w:r w:rsidR="00261898">
        <w:rPr>
          <w:rStyle w:val="normaltextrun"/>
          <w:rFonts w:ascii="Times New Roman" w:eastAsia="ＭＳ 明朝" w:hAnsi="Times New Roman" w:cs="Times New Roman" w:hint="eastAsia"/>
          <w:color w:val="000000" w:themeColor="text1"/>
          <w:szCs w:val="21"/>
        </w:rPr>
        <w:t>層剥離させ、</w:t>
      </w:r>
      <w:r w:rsidR="005D0C41" w:rsidRPr="0048090B">
        <w:rPr>
          <w:rStyle w:val="normaltextrun"/>
          <w:rFonts w:ascii="Times New Roman" w:eastAsia="ＭＳ 明朝" w:hAnsi="Times New Roman" w:cs="Times New Roman"/>
          <w:color w:val="000000" w:themeColor="text1"/>
          <w:szCs w:val="21"/>
        </w:rPr>
        <w:t>分散させた。</w:t>
      </w:r>
    </w:p>
    <w:p w14:paraId="6D67F6C9" w14:textId="77777777" w:rsidR="00B149CD" w:rsidRPr="0048090B" w:rsidRDefault="00B149CD" w:rsidP="00B9362F">
      <w:pPr>
        <w:widowControl/>
        <w:rPr>
          <w:rStyle w:val="normaltextrun"/>
          <w:rFonts w:ascii="Times New Roman" w:eastAsia="ＭＳ 明朝" w:hAnsi="Times New Roman" w:cs="Times New Roman"/>
          <w:color w:val="000000" w:themeColor="text1"/>
          <w:szCs w:val="21"/>
        </w:rPr>
      </w:pPr>
    </w:p>
    <w:p w14:paraId="406CA126" w14:textId="3F0606E9" w:rsidR="00F0528B" w:rsidRPr="0048090B" w:rsidRDefault="00F0528B" w:rsidP="00B9362F">
      <w:pPr>
        <w:pStyle w:val="a4"/>
        <w:widowControl/>
        <w:numPr>
          <w:ilvl w:val="0"/>
          <w:numId w:val="2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Ni_OH_DS</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サンプル瓶に量りとり、</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ブタノール</w:t>
      </w:r>
      <w:r w:rsidRPr="0048090B">
        <w:rPr>
          <w:rStyle w:val="normaltextrun"/>
          <w:rFonts w:ascii="Times New Roman" w:eastAsia="ＭＳ 明朝" w:hAnsi="Times New Roman" w:cs="Times New Roman"/>
          <w:szCs w:val="21"/>
        </w:rPr>
        <w:t>55 ml</w:t>
      </w:r>
      <w:r w:rsidRPr="0048090B">
        <w:rPr>
          <w:rStyle w:val="normaltextrun"/>
          <w:rFonts w:ascii="Times New Roman" w:eastAsia="ＭＳ 明朝" w:hAnsi="Times New Roman" w:cs="Times New Roman"/>
          <w:szCs w:val="21"/>
        </w:rPr>
        <w:t>を入れた。</w:t>
      </w:r>
    </w:p>
    <w:p w14:paraId="226F1263" w14:textId="06842C3E" w:rsidR="00F0528B" w:rsidRPr="0048090B" w:rsidRDefault="00F0528B" w:rsidP="00B9362F">
      <w:pPr>
        <w:pStyle w:val="a4"/>
        <w:widowControl/>
        <w:numPr>
          <w:ilvl w:val="0"/>
          <w:numId w:val="2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超音波洗浄機にて</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時間撹拌させ</w:t>
      </w:r>
      <w:r w:rsidR="00D6461F" w:rsidRPr="0048090B">
        <w:rPr>
          <w:rStyle w:val="normaltextrun"/>
          <w:rFonts w:ascii="Times New Roman" w:eastAsia="ＭＳ 明朝" w:hAnsi="Times New Roman" w:cs="Times New Roman"/>
          <w:szCs w:val="21"/>
        </w:rPr>
        <w:t>た。</w:t>
      </w:r>
    </w:p>
    <w:p w14:paraId="1A2122CE" w14:textId="2C304723" w:rsidR="00F0528B" w:rsidRPr="0048090B" w:rsidRDefault="00F0528B" w:rsidP="00B9362F">
      <w:pPr>
        <w:pStyle w:val="a4"/>
        <w:widowControl/>
        <w:numPr>
          <w:ilvl w:val="0"/>
          <w:numId w:val="2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得られた試料を</w:t>
      </w:r>
      <w:r w:rsidR="00D6461F" w:rsidRPr="0048090B">
        <w:rPr>
          <w:rStyle w:val="normaltextrun"/>
          <w:rFonts w:ascii="Times New Roman" w:eastAsia="ＭＳ 明朝" w:hAnsi="Times New Roman" w:cs="Times New Roman"/>
          <w:szCs w:val="21"/>
        </w:rPr>
        <w:t>Ni_OH_nano</w:t>
      </w:r>
      <w:r w:rsidRPr="0048090B">
        <w:rPr>
          <w:rStyle w:val="normaltextrun"/>
          <w:rFonts w:ascii="Times New Roman" w:eastAsia="ＭＳ 明朝" w:hAnsi="Times New Roman" w:cs="Times New Roman"/>
          <w:szCs w:val="21"/>
        </w:rPr>
        <w:t>とする。</w:t>
      </w:r>
    </w:p>
    <w:p w14:paraId="0B925FB3" w14:textId="4766FD7F" w:rsidR="006B6272" w:rsidRPr="0048090B" w:rsidRDefault="006B6272" w:rsidP="006B6272">
      <w:pPr>
        <w:pStyle w:val="ab"/>
        <w:keepNext/>
        <w:rPr>
          <w:rFonts w:ascii="Times New Roman" w:eastAsia="ＭＳ 明朝" w:hAnsi="Times New Roman" w:cs="Times New Roman"/>
          <w:b w:val="0"/>
          <w:bCs w:val="0"/>
        </w:rPr>
      </w:pPr>
    </w:p>
    <w:tbl>
      <w:tblPr>
        <w:tblStyle w:val="a5"/>
        <w:tblW w:w="0" w:type="auto"/>
        <w:tblLook w:val="04A0" w:firstRow="1" w:lastRow="0" w:firstColumn="1" w:lastColumn="0" w:noHBand="0" w:noVBand="1"/>
      </w:tblPr>
      <w:tblGrid>
        <w:gridCol w:w="2365"/>
        <w:gridCol w:w="2025"/>
        <w:gridCol w:w="2126"/>
        <w:gridCol w:w="1978"/>
      </w:tblGrid>
      <w:tr w:rsidR="00B8743B" w:rsidRPr="0048090B" w14:paraId="6D122117" w14:textId="77777777" w:rsidTr="00B9362F">
        <w:tc>
          <w:tcPr>
            <w:tcW w:w="2365" w:type="dxa"/>
          </w:tcPr>
          <w:p w14:paraId="04F3ED2C" w14:textId="798916BB" w:rsidR="00B8743B" w:rsidRPr="0048090B" w:rsidRDefault="00B32F49" w:rsidP="001C546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試料名</w:t>
            </w:r>
          </w:p>
        </w:tc>
        <w:tc>
          <w:tcPr>
            <w:tcW w:w="2025" w:type="dxa"/>
          </w:tcPr>
          <w:p w14:paraId="1CDE642A" w14:textId="0AB26F56" w:rsidR="00B8743B" w:rsidRPr="0048090B" w:rsidRDefault="00B32F49" w:rsidP="001C546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Ni_OH_DS</w:t>
            </w:r>
            <w:r w:rsidRPr="0048090B">
              <w:rPr>
                <w:rFonts w:ascii="Times New Roman" w:eastAsia="ＭＳ 明朝" w:hAnsi="Times New Roman" w:cs="Times New Roman"/>
                <w:color w:val="000000" w:themeColor="text1"/>
                <w:szCs w:val="21"/>
              </w:rPr>
              <w:t>試料名</w:t>
            </w:r>
          </w:p>
        </w:tc>
        <w:tc>
          <w:tcPr>
            <w:tcW w:w="2126" w:type="dxa"/>
          </w:tcPr>
          <w:p w14:paraId="08E4F272" w14:textId="77777777" w:rsidR="000E48F0" w:rsidRDefault="00C72122" w:rsidP="001C546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Ni_OH_DS</w:t>
            </w:r>
            <w:r w:rsidRPr="0048090B">
              <w:rPr>
                <w:rFonts w:ascii="Times New Roman" w:eastAsia="ＭＳ 明朝" w:hAnsi="Times New Roman" w:cs="Times New Roman"/>
                <w:color w:val="000000" w:themeColor="text1"/>
                <w:szCs w:val="21"/>
              </w:rPr>
              <w:t>の量</w:t>
            </w:r>
          </w:p>
          <w:p w14:paraId="1AB5550F" w14:textId="7EC92D4A" w:rsidR="00B8743B" w:rsidRPr="0048090B" w:rsidRDefault="00C72122" w:rsidP="001C546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lastRenderedPageBreak/>
              <w:t>[g</w:t>
            </w:r>
            <w:r w:rsidR="00A708E2">
              <w:rPr>
                <w:rFonts w:ascii="Times New Roman" w:eastAsia="ＭＳ 明朝" w:hAnsi="Times New Roman" w:cs="Times New Roman"/>
                <w:color w:val="000000" w:themeColor="text1"/>
                <w:szCs w:val="21"/>
              </w:rPr>
              <w:t xml:space="preserve"> </w:t>
            </w:r>
            <w:r w:rsidR="00622815" w:rsidRPr="0048090B">
              <w:rPr>
                <w:rFonts w:ascii="Times New Roman" w:eastAsia="ＭＳ 明朝" w:hAnsi="Times New Roman" w:cs="Times New Roman"/>
                <w:color w:val="000000" w:themeColor="text1"/>
                <w:szCs w:val="21"/>
              </w:rPr>
              <w:t>(mmol)</w:t>
            </w:r>
            <w:r w:rsidRPr="0048090B">
              <w:rPr>
                <w:rFonts w:ascii="Times New Roman" w:eastAsia="ＭＳ 明朝" w:hAnsi="Times New Roman" w:cs="Times New Roman"/>
                <w:color w:val="000000" w:themeColor="text1"/>
                <w:szCs w:val="21"/>
              </w:rPr>
              <w:t>]</w:t>
            </w:r>
          </w:p>
        </w:tc>
        <w:tc>
          <w:tcPr>
            <w:tcW w:w="1978" w:type="dxa"/>
          </w:tcPr>
          <w:p w14:paraId="7CFEAD6D" w14:textId="5517C222" w:rsidR="000E48F0" w:rsidRPr="00B9362F" w:rsidRDefault="000E48F0" w:rsidP="000E48F0">
            <w:pPr>
              <w:widowControl/>
              <w:jc w:val="center"/>
              <w:rPr>
                <w:rFonts w:ascii="Times New Roman" w:eastAsia="ＭＳ 明朝" w:hAnsi="Times New Roman" w:cs="Times New Roman"/>
                <w:color w:val="000000" w:themeColor="text1"/>
                <w:szCs w:val="21"/>
              </w:rPr>
            </w:pPr>
            <w:r w:rsidRPr="00B9362F">
              <w:rPr>
                <w:rFonts w:ascii="Times New Roman" w:eastAsia="ＭＳ 明朝" w:hAnsi="Times New Roman" w:cs="Times New Roman"/>
                <w:color w:val="000000" w:themeColor="text1"/>
                <w:szCs w:val="21"/>
              </w:rPr>
              <w:lastRenderedPageBreak/>
              <w:t>1-</w:t>
            </w:r>
            <w:r w:rsidR="00C72122" w:rsidRPr="00B9362F">
              <w:rPr>
                <w:rFonts w:ascii="Times New Roman" w:eastAsia="ＭＳ 明朝" w:hAnsi="Times New Roman" w:cs="Times New Roman"/>
                <w:color w:val="000000" w:themeColor="text1"/>
                <w:szCs w:val="21"/>
              </w:rPr>
              <w:t>ブタノール</w:t>
            </w:r>
          </w:p>
          <w:p w14:paraId="398CE3F6" w14:textId="2805AE5B" w:rsidR="00B8743B" w:rsidRPr="00B9362F" w:rsidRDefault="00C72122" w:rsidP="000E48F0">
            <w:pPr>
              <w:widowControl/>
              <w:jc w:val="center"/>
              <w:rPr>
                <w:rFonts w:ascii="Times New Roman" w:eastAsia="ＭＳ 明朝" w:hAnsi="Times New Roman" w:cs="Times New Roman"/>
                <w:color w:val="000000" w:themeColor="text1"/>
                <w:szCs w:val="21"/>
              </w:rPr>
            </w:pPr>
            <w:r w:rsidRPr="00B9362F">
              <w:rPr>
                <w:rFonts w:ascii="Times New Roman" w:eastAsia="ＭＳ 明朝" w:hAnsi="Times New Roman" w:cs="Times New Roman"/>
                <w:color w:val="000000" w:themeColor="text1"/>
                <w:szCs w:val="21"/>
              </w:rPr>
              <w:lastRenderedPageBreak/>
              <w:t>[mL]</w:t>
            </w:r>
          </w:p>
        </w:tc>
      </w:tr>
      <w:tr w:rsidR="00B8743B" w:rsidRPr="0048090B" w14:paraId="01D0A5B1" w14:textId="77777777" w:rsidTr="00B9362F">
        <w:tc>
          <w:tcPr>
            <w:tcW w:w="2365" w:type="dxa"/>
          </w:tcPr>
          <w:p w14:paraId="6B8C6F8E" w14:textId="5C42670A" w:rsidR="00B8743B" w:rsidRPr="0048090B" w:rsidRDefault="00291FD6" w:rsidP="00E74B2F">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lastRenderedPageBreak/>
              <w:t>220415Ni_OH_nano</w:t>
            </w:r>
          </w:p>
        </w:tc>
        <w:tc>
          <w:tcPr>
            <w:tcW w:w="2025" w:type="dxa"/>
          </w:tcPr>
          <w:p w14:paraId="05A092B3" w14:textId="30044BB8" w:rsidR="00B8743B" w:rsidRPr="0048090B" w:rsidRDefault="00822BB0"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220415Ni_OH_DS</w:t>
            </w:r>
          </w:p>
        </w:tc>
        <w:tc>
          <w:tcPr>
            <w:tcW w:w="2126" w:type="dxa"/>
          </w:tcPr>
          <w:p w14:paraId="7C289718" w14:textId="6ADBC3DF" w:rsidR="00CB3FA9" w:rsidRPr="0048090B" w:rsidRDefault="00CB3FA9"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0.0560</w:t>
            </w:r>
            <w:r w:rsidR="00D549A1" w:rsidRPr="0048090B">
              <w:rPr>
                <w:rFonts w:ascii="Times New Roman" w:eastAsia="ＭＳ 明朝" w:hAnsi="Times New Roman" w:cs="Times New Roman"/>
                <w:color w:val="000000" w:themeColor="text1"/>
                <w:szCs w:val="21"/>
              </w:rPr>
              <w:t xml:space="preserve"> </w:t>
            </w:r>
            <w:r w:rsidR="00622815" w:rsidRPr="0048090B">
              <w:rPr>
                <w:rFonts w:ascii="Times New Roman" w:eastAsia="ＭＳ 明朝" w:hAnsi="Times New Roman" w:cs="Times New Roman"/>
                <w:color w:val="000000" w:themeColor="text1"/>
                <w:szCs w:val="21"/>
              </w:rPr>
              <w:t>(0.109)</w:t>
            </w:r>
          </w:p>
        </w:tc>
        <w:tc>
          <w:tcPr>
            <w:tcW w:w="1978" w:type="dxa"/>
          </w:tcPr>
          <w:p w14:paraId="3C396B28" w14:textId="0BD1EF6F" w:rsidR="00B8743B" w:rsidRPr="0048090B" w:rsidRDefault="00AB28AB"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5D88CB8A" w14:textId="77777777" w:rsidTr="000E48F0">
        <w:tc>
          <w:tcPr>
            <w:tcW w:w="2365" w:type="dxa"/>
          </w:tcPr>
          <w:p w14:paraId="3C277C5F" w14:textId="01F678B5"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220415Ni_OH_nano_2</w:t>
            </w:r>
          </w:p>
        </w:tc>
        <w:tc>
          <w:tcPr>
            <w:tcW w:w="2025" w:type="dxa"/>
          </w:tcPr>
          <w:p w14:paraId="51DB0C3F" w14:textId="67816529"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220415Ni_OH_DS</w:t>
            </w:r>
          </w:p>
        </w:tc>
        <w:tc>
          <w:tcPr>
            <w:tcW w:w="2126" w:type="dxa"/>
          </w:tcPr>
          <w:p w14:paraId="5B71AE84" w14:textId="6A12B295"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0.0547 (0.107)</w:t>
            </w:r>
          </w:p>
        </w:tc>
        <w:tc>
          <w:tcPr>
            <w:tcW w:w="1978" w:type="dxa"/>
          </w:tcPr>
          <w:p w14:paraId="3340F1CB" w14:textId="6A59E30E"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60FF40D6" w14:textId="77777777" w:rsidTr="000E48F0">
        <w:tc>
          <w:tcPr>
            <w:tcW w:w="2365" w:type="dxa"/>
          </w:tcPr>
          <w:p w14:paraId="1A107864" w14:textId="156883A1"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220415Ni_OH_nano_3</w:t>
            </w:r>
          </w:p>
        </w:tc>
        <w:tc>
          <w:tcPr>
            <w:tcW w:w="2025" w:type="dxa"/>
          </w:tcPr>
          <w:p w14:paraId="04E752F9" w14:textId="658E6E69"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220415Ni_OH_DS</w:t>
            </w:r>
          </w:p>
        </w:tc>
        <w:tc>
          <w:tcPr>
            <w:tcW w:w="2126" w:type="dxa"/>
          </w:tcPr>
          <w:p w14:paraId="3966C83D" w14:textId="242E9175"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0.0583 (0.114)</w:t>
            </w:r>
          </w:p>
        </w:tc>
        <w:tc>
          <w:tcPr>
            <w:tcW w:w="1978" w:type="dxa"/>
          </w:tcPr>
          <w:p w14:paraId="371CA553" w14:textId="298EEAC8"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64F2833A" w14:textId="77777777" w:rsidTr="000E48F0">
        <w:tc>
          <w:tcPr>
            <w:tcW w:w="2365" w:type="dxa"/>
          </w:tcPr>
          <w:p w14:paraId="6D50AEE5" w14:textId="6AD1B3C0"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220415Ni_OH_nano_4</w:t>
            </w:r>
          </w:p>
        </w:tc>
        <w:tc>
          <w:tcPr>
            <w:tcW w:w="2025" w:type="dxa"/>
          </w:tcPr>
          <w:p w14:paraId="4B528406" w14:textId="09E9B654"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220415Ni_OH_DS</w:t>
            </w:r>
          </w:p>
        </w:tc>
        <w:tc>
          <w:tcPr>
            <w:tcW w:w="2126" w:type="dxa"/>
          </w:tcPr>
          <w:p w14:paraId="379FA555" w14:textId="66046571"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0.0560 (0.109)</w:t>
            </w:r>
          </w:p>
        </w:tc>
        <w:tc>
          <w:tcPr>
            <w:tcW w:w="1978" w:type="dxa"/>
          </w:tcPr>
          <w:p w14:paraId="02968ED7" w14:textId="51B49157"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13FCCA9F" w14:textId="77777777" w:rsidTr="00B9362F">
        <w:tc>
          <w:tcPr>
            <w:tcW w:w="2365" w:type="dxa"/>
          </w:tcPr>
          <w:p w14:paraId="3C7127B4" w14:textId="587CC12D"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220906Ni_OH_nano</w:t>
            </w:r>
          </w:p>
        </w:tc>
        <w:tc>
          <w:tcPr>
            <w:tcW w:w="2025" w:type="dxa"/>
          </w:tcPr>
          <w:p w14:paraId="5C0D0B45" w14:textId="5FB294EE"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126" w:type="dxa"/>
          </w:tcPr>
          <w:p w14:paraId="7B762F9A" w14:textId="0BF635C8"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0.0549 (0.107)</w:t>
            </w:r>
          </w:p>
        </w:tc>
        <w:tc>
          <w:tcPr>
            <w:tcW w:w="1978" w:type="dxa"/>
          </w:tcPr>
          <w:p w14:paraId="000D297A" w14:textId="64AADE4D"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562B3A66" w14:textId="77777777" w:rsidTr="00B9362F">
        <w:tc>
          <w:tcPr>
            <w:tcW w:w="2365" w:type="dxa"/>
          </w:tcPr>
          <w:p w14:paraId="4FAC36CF" w14:textId="331BED83"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220906Ni_OH_nano_2</w:t>
            </w:r>
          </w:p>
        </w:tc>
        <w:tc>
          <w:tcPr>
            <w:tcW w:w="2025" w:type="dxa"/>
          </w:tcPr>
          <w:p w14:paraId="1CBF704E" w14:textId="09BFA2F6"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126" w:type="dxa"/>
          </w:tcPr>
          <w:p w14:paraId="77441049" w14:textId="55AB2649"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0.0558 (0.109)</w:t>
            </w:r>
          </w:p>
        </w:tc>
        <w:tc>
          <w:tcPr>
            <w:tcW w:w="1978" w:type="dxa"/>
          </w:tcPr>
          <w:p w14:paraId="0931CA51" w14:textId="3D172E0C"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5D2880FD" w14:textId="77777777" w:rsidTr="00B9362F">
        <w:tc>
          <w:tcPr>
            <w:tcW w:w="2365" w:type="dxa"/>
          </w:tcPr>
          <w:p w14:paraId="536C4501" w14:textId="57C1EC46"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220906Ni_OH_nano_3</w:t>
            </w:r>
          </w:p>
        </w:tc>
        <w:tc>
          <w:tcPr>
            <w:tcW w:w="2025" w:type="dxa"/>
          </w:tcPr>
          <w:p w14:paraId="7BA00B0E" w14:textId="3E41CFE3"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126" w:type="dxa"/>
          </w:tcPr>
          <w:p w14:paraId="45D5142B" w14:textId="21E8A519"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0.0565 (0.110)</w:t>
            </w:r>
          </w:p>
        </w:tc>
        <w:tc>
          <w:tcPr>
            <w:tcW w:w="1978" w:type="dxa"/>
          </w:tcPr>
          <w:p w14:paraId="1A7387AC" w14:textId="026A7FBF"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358BDAB5" w14:textId="77777777" w:rsidTr="00B9362F">
        <w:tc>
          <w:tcPr>
            <w:tcW w:w="2365" w:type="dxa"/>
          </w:tcPr>
          <w:p w14:paraId="75E949E4" w14:textId="10A687FB"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220906Ni_OH_nano_4</w:t>
            </w:r>
          </w:p>
        </w:tc>
        <w:tc>
          <w:tcPr>
            <w:tcW w:w="2025" w:type="dxa"/>
          </w:tcPr>
          <w:p w14:paraId="11C4A3D2" w14:textId="5F31994B"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126" w:type="dxa"/>
          </w:tcPr>
          <w:p w14:paraId="3FCD69A9" w14:textId="75127D1B"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0.0475 (0.093)</w:t>
            </w:r>
          </w:p>
        </w:tc>
        <w:tc>
          <w:tcPr>
            <w:tcW w:w="1978" w:type="dxa"/>
          </w:tcPr>
          <w:p w14:paraId="465B3EFA" w14:textId="616FD473"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715A8C34" w14:textId="77777777" w:rsidTr="000E48F0">
        <w:tc>
          <w:tcPr>
            <w:tcW w:w="2365" w:type="dxa"/>
          </w:tcPr>
          <w:p w14:paraId="37CBC9BD" w14:textId="11CA7249"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220914Ni_OH_nano</w:t>
            </w:r>
          </w:p>
        </w:tc>
        <w:tc>
          <w:tcPr>
            <w:tcW w:w="2025" w:type="dxa"/>
          </w:tcPr>
          <w:p w14:paraId="20072EF4" w14:textId="1E8F1989"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220914Ni_OH_DS</w:t>
            </w:r>
          </w:p>
        </w:tc>
        <w:tc>
          <w:tcPr>
            <w:tcW w:w="2126" w:type="dxa"/>
          </w:tcPr>
          <w:p w14:paraId="4EA11191" w14:textId="72D36D64"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0.0566 (0.111)</w:t>
            </w:r>
          </w:p>
        </w:tc>
        <w:tc>
          <w:tcPr>
            <w:tcW w:w="1978" w:type="dxa"/>
          </w:tcPr>
          <w:p w14:paraId="142BDA18" w14:textId="34188040"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bl>
    <w:p w14:paraId="53C494C4" w14:textId="6204C7DC" w:rsidR="00436100" w:rsidRPr="0048090B" w:rsidRDefault="00C4508B" w:rsidP="00E74B2F">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33EECE2A" w14:textId="432E8687" w:rsidR="000E700F" w:rsidRPr="00B9362F" w:rsidRDefault="006A5E76" w:rsidP="00B9362F">
      <w:pPr>
        <w:pStyle w:val="a4"/>
        <w:widowControl/>
        <w:numPr>
          <w:ilvl w:val="1"/>
          <w:numId w:val="62"/>
        </w:numPr>
        <w:ind w:leftChars="0"/>
        <w:outlineLvl w:val="1"/>
        <w:rPr>
          <w:rFonts w:ascii="Times New Roman" w:eastAsia="ＭＳ 明朝" w:hAnsi="Times New Roman" w:cs="Times New Roman"/>
          <w:szCs w:val="21"/>
        </w:rPr>
      </w:pPr>
      <w:bookmarkStart w:id="924" w:name="_Toc126850978"/>
      <w:r w:rsidRPr="0048090B">
        <w:rPr>
          <w:rFonts w:ascii="Times New Roman" w:eastAsia="ＭＳ 明朝" w:hAnsi="Times New Roman" w:cs="Times New Roman"/>
          <w:color w:val="000000" w:themeColor="text1"/>
          <w:szCs w:val="21"/>
        </w:rPr>
        <w:lastRenderedPageBreak/>
        <w:t>電極の</w:t>
      </w:r>
      <w:r w:rsidR="008E5048" w:rsidRPr="0048090B">
        <w:rPr>
          <w:rFonts w:ascii="Times New Roman" w:eastAsia="ＭＳ 明朝" w:hAnsi="Times New Roman" w:cs="Times New Roman"/>
          <w:color w:val="000000" w:themeColor="text1"/>
          <w:szCs w:val="21"/>
        </w:rPr>
        <w:t>作製</w:t>
      </w:r>
      <w:r w:rsidR="00A4145D" w:rsidRPr="0048090B">
        <w:rPr>
          <w:rFonts w:ascii="Times New Roman" w:eastAsia="ＭＳ 明朝" w:hAnsi="Times New Roman" w:cs="Times New Roman"/>
          <w:color w:val="000000" w:themeColor="text1"/>
          <w:szCs w:val="21"/>
        </w:rPr>
        <w:t>I (</w:t>
      </w:r>
      <w:r w:rsidR="00A4145D" w:rsidRPr="0048090B">
        <w:rPr>
          <w:rFonts w:ascii="Times New Roman" w:eastAsia="ＭＳ 明朝" w:hAnsi="Times New Roman" w:cs="Times New Roman"/>
          <w:color w:val="000000" w:themeColor="text1"/>
          <w:szCs w:val="21"/>
        </w:rPr>
        <w:t>ケッチェンブラックと流動パラフィン</w:t>
      </w:r>
      <w:r w:rsidR="00A4145D" w:rsidRPr="0048090B">
        <w:rPr>
          <w:rFonts w:ascii="Times New Roman" w:eastAsia="ＭＳ 明朝" w:hAnsi="Times New Roman" w:cs="Times New Roman"/>
          <w:color w:val="000000" w:themeColor="text1"/>
          <w:szCs w:val="21"/>
        </w:rPr>
        <w:t>)</w:t>
      </w:r>
      <w:bookmarkEnd w:id="924"/>
    </w:p>
    <w:p w14:paraId="268420FA" w14:textId="365D14A6" w:rsidR="00751CF6" w:rsidRPr="00B9362F" w:rsidRDefault="000E700F" w:rsidP="00B9362F">
      <w:pPr>
        <w:widowControl/>
        <w:rPr>
          <w:rFonts w:ascii="Times New Roman" w:eastAsia="ＭＳ 明朝" w:hAnsi="Times New Roman" w:cs="Times New Roman"/>
        </w:rPr>
      </w:pPr>
      <w:r w:rsidRPr="000E700F">
        <w:rPr>
          <w:rFonts w:ascii="Times New Roman" w:eastAsia="ＭＳ 明朝" w:hAnsi="Times New Roman" w:cs="Times New Roman"/>
          <w:color w:val="000000" w:themeColor="text1"/>
          <w:szCs w:val="21"/>
        </w:rPr>
        <w:t>1-</w:t>
      </w:r>
      <w:r w:rsidRPr="000E700F">
        <w:rPr>
          <w:rFonts w:ascii="Times New Roman" w:eastAsia="ＭＳ 明朝" w:hAnsi="Times New Roman" w:cs="Times New Roman"/>
          <w:color w:val="000000" w:themeColor="text1"/>
          <w:szCs w:val="21"/>
        </w:rPr>
        <w:t>ブタノール中で層剥離して得た</w:t>
      </w:r>
      <w:r w:rsidRPr="00B9362F">
        <w:rPr>
          <w:rFonts w:ascii="Times New Roman" w:eastAsia="ＭＳ 明朝" w:hAnsi="Times New Roman" w:cs="Times New Roman"/>
          <w:szCs w:val="21"/>
        </w:rPr>
        <w:t>ナノシート分散液</w:t>
      </w:r>
      <w:r w:rsidRPr="00B9362F">
        <w:rPr>
          <w:rFonts w:ascii="Times New Roman" w:eastAsia="ＭＳ 明朝" w:hAnsi="Times New Roman" w:cs="Times New Roman"/>
          <w:szCs w:val="21"/>
        </w:rPr>
        <w:t>15 g</w:t>
      </w:r>
      <w:r w:rsidRPr="00B9362F">
        <w:rPr>
          <w:rFonts w:ascii="Times New Roman" w:eastAsia="ＭＳ 明朝" w:hAnsi="Times New Roman" w:cs="Times New Roman"/>
          <w:szCs w:val="21"/>
        </w:rPr>
        <w:t>にケッチェンブラック</w:t>
      </w:r>
      <w:r w:rsidRPr="00B9362F">
        <w:rPr>
          <w:rFonts w:ascii="Times New Roman" w:eastAsia="ＭＳ 明朝" w:hAnsi="Times New Roman" w:cs="Times New Roman"/>
          <w:szCs w:val="21"/>
        </w:rPr>
        <w:t>0.01 g</w:t>
      </w:r>
      <w:r w:rsidRPr="00B9362F">
        <w:rPr>
          <w:rFonts w:ascii="Times New Roman" w:eastAsia="ＭＳ 明朝" w:hAnsi="Times New Roman" w:cs="Times New Roman"/>
          <w:szCs w:val="21"/>
        </w:rPr>
        <w:t>を加えてから減圧濃縮し、得た粉末を</w:t>
      </w:r>
      <w:r w:rsidR="00E6127F">
        <w:rPr>
          <w:rFonts w:ascii="Times New Roman" w:eastAsia="ＭＳ 明朝" w:hAnsi="Times New Roman" w:cs="Times New Roman" w:hint="eastAsia"/>
          <w:szCs w:val="21"/>
        </w:rPr>
        <w:t>流動パラフィン</w:t>
      </w:r>
      <w:r w:rsidRPr="00B9362F">
        <w:rPr>
          <w:rFonts w:ascii="Times New Roman" w:eastAsia="ＭＳ 明朝" w:hAnsi="Times New Roman" w:cs="Times New Roman"/>
          <w:szCs w:val="21"/>
        </w:rPr>
        <w:t>と乳鉢で混合し、カーボンペースト</w:t>
      </w:r>
      <w:r w:rsidRPr="00B9362F">
        <w:rPr>
          <w:rFonts w:ascii="Times New Roman" w:eastAsia="ＭＳ 明朝" w:hAnsi="Times New Roman" w:cs="Times New Roman"/>
          <w:szCs w:val="21"/>
        </w:rPr>
        <w:t>(CP)</w:t>
      </w:r>
      <w:r w:rsidRPr="00B9362F">
        <w:rPr>
          <w:rFonts w:ascii="Times New Roman" w:eastAsia="ＭＳ 明朝" w:hAnsi="Times New Roman" w:cs="Times New Roman"/>
          <w:szCs w:val="21"/>
        </w:rPr>
        <w:t>とした。</w:t>
      </w:r>
    </w:p>
    <w:p w14:paraId="05339E45" w14:textId="77777777" w:rsidR="00B1193D" w:rsidRPr="000E700F" w:rsidRDefault="00B1193D" w:rsidP="00B9362F">
      <w:pPr>
        <w:widowControl/>
        <w:rPr>
          <w:rFonts w:ascii="Times New Roman" w:eastAsia="ＭＳ 明朝" w:hAnsi="Times New Roman" w:cs="Times New Roman"/>
          <w:color w:val="000000" w:themeColor="text1"/>
          <w:szCs w:val="21"/>
        </w:rPr>
      </w:pPr>
    </w:p>
    <w:p w14:paraId="733FFE1C" w14:textId="73405FEF" w:rsidR="00B1193D" w:rsidRPr="0048090B" w:rsidRDefault="006E7D13"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925" w:name="_Toc126850979"/>
      <w:r w:rsidRPr="0048090B">
        <w:rPr>
          <w:rFonts w:ascii="Times New Roman" w:eastAsia="ＭＳ 明朝" w:hAnsi="Times New Roman" w:cs="Times New Roman"/>
          <w:color w:val="000000" w:themeColor="text1"/>
          <w:szCs w:val="21"/>
        </w:rPr>
        <w:t>220415CP_para5μL</w:t>
      </w:r>
      <w:bookmarkEnd w:id="925"/>
    </w:p>
    <w:p w14:paraId="7BB65BC2" w14:textId="60B23722" w:rsidR="000673A8" w:rsidRPr="0048090B" w:rsidRDefault="000673A8"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w:t>
      </w:r>
      <w:r w:rsidR="00CE69F6" w:rsidRPr="0048090B">
        <w:rPr>
          <w:rStyle w:val="normaltextrun"/>
          <w:rFonts w:ascii="Times New Roman" w:eastAsia="ＭＳ 明朝" w:hAnsi="Times New Roman" w:cs="Times New Roman"/>
          <w:sz w:val="21"/>
          <w:szCs w:val="21"/>
        </w:rPr>
        <w:t>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0.0109 g</w:t>
      </w:r>
      <w:r w:rsidRPr="0048090B">
        <w:rPr>
          <w:rStyle w:val="normaltextrun"/>
          <w:rFonts w:ascii="Times New Roman" w:eastAsia="ＭＳ 明朝" w:hAnsi="Times New Roman" w:cs="Times New Roman"/>
          <w:sz w:val="21"/>
          <w:szCs w:val="21"/>
        </w:rPr>
        <w:t>を入れた。</w:t>
      </w:r>
    </w:p>
    <w:p w14:paraId="1DEB10AC" w14:textId="77777777" w:rsidR="000673A8" w:rsidRPr="0048090B" w:rsidRDefault="000673A8"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ナスフラスコを、ロータリーエバポレーターに接続した。</w:t>
      </w:r>
    </w:p>
    <w:p w14:paraId="5DEB5F3D" w14:textId="77777777" w:rsidR="000673A8" w:rsidRPr="0048090B" w:rsidRDefault="000673A8"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に設定し</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時間操作し減圧乾燥を行った。</w:t>
      </w:r>
    </w:p>
    <w:p w14:paraId="567904B4" w14:textId="4DA670EC" w:rsidR="000673A8" w:rsidRPr="0048090B" w:rsidRDefault="000673A8"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日自然乾燥を行った。</w:t>
      </w:r>
    </w:p>
    <w:p w14:paraId="620BC42E" w14:textId="0FF65D93" w:rsidR="008F36CD" w:rsidRPr="0048090B" w:rsidRDefault="00FC34E2"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w:t>
      </w:r>
      <w:r w:rsidR="00E046A1" w:rsidRPr="0048090B">
        <w:rPr>
          <w:rStyle w:val="normaltextrun"/>
          <w:rFonts w:ascii="Times New Roman" w:eastAsia="ＭＳ 明朝" w:hAnsi="Times New Roman" w:cs="Times New Roman"/>
          <w:sz w:val="21"/>
          <w:szCs w:val="21"/>
        </w:rPr>
        <w:t xml:space="preserve"> </w:t>
      </w:r>
      <w:r w:rsidR="00E046A1" w:rsidRPr="0048090B">
        <w:rPr>
          <w:rStyle w:val="normaltextrun"/>
          <w:rFonts w:ascii="Times New Roman" w:eastAsia="ＭＳ 明朝" w:hAnsi="Times New Roman" w:cs="Times New Roman"/>
          <w:sz w:val="21"/>
          <w:szCs w:val="21"/>
        </w:rPr>
        <w:t>外径</w:t>
      </w:r>
      <w:r w:rsidRPr="0048090B">
        <w:rPr>
          <w:rStyle w:val="normaltextrun"/>
          <w:rFonts w:ascii="Times New Roman" w:eastAsia="ＭＳ 明朝" w:hAnsi="Times New Roman" w:cs="Times New Roman"/>
          <w:sz w:val="21"/>
          <w:szCs w:val="21"/>
        </w:rPr>
        <w:t>3.0</w:t>
      </w:r>
      <w:r w:rsidR="00E046A1" w:rsidRPr="0048090B">
        <w:rPr>
          <w:rStyle w:val="normaltextrun"/>
          <w:rFonts w:ascii="Times New Roman" w:eastAsia="ＭＳ 明朝" w:hAnsi="Times New Roman" w:cs="Times New Roman"/>
          <w:sz w:val="21"/>
          <w:szCs w:val="21"/>
        </w:rPr>
        <w:t xml:space="preserve"> mm </w:t>
      </w:r>
      <w:r w:rsidR="00AE0D90"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1.6 mm</w:t>
      </w:r>
      <w:r w:rsidRPr="0048090B">
        <w:rPr>
          <w:rStyle w:val="normaltextrun"/>
          <w:rFonts w:ascii="Times New Roman" w:eastAsia="ＭＳ 明朝" w:hAnsi="Times New Roman" w:cs="Times New Roman"/>
          <w:sz w:val="21"/>
          <w:szCs w:val="21"/>
        </w:rPr>
        <w:t>にケッチェンブラックを</w:t>
      </w:r>
      <w:r w:rsidRPr="0048090B">
        <w:rPr>
          <w:rStyle w:val="normaltextrun"/>
          <w:rFonts w:ascii="Times New Roman" w:eastAsia="ＭＳ 明朝" w:hAnsi="Times New Roman" w:cs="Times New Roman"/>
          <w:sz w:val="21"/>
          <w:szCs w:val="21"/>
        </w:rPr>
        <w:t>0.0028 g</w:t>
      </w:r>
      <w:r w:rsidRPr="0048090B">
        <w:rPr>
          <w:rStyle w:val="normaltextrun"/>
          <w:rFonts w:ascii="Times New Roman" w:eastAsia="ＭＳ 明朝" w:hAnsi="Times New Roman" w:cs="Times New Roman"/>
          <w:sz w:val="21"/>
          <w:szCs w:val="21"/>
        </w:rPr>
        <w:t>詰め</w:t>
      </w:r>
      <w:r w:rsidR="008F36CD" w:rsidRPr="0048090B">
        <w:rPr>
          <w:rStyle w:val="normaltextrun"/>
          <w:rFonts w:ascii="Times New Roman" w:eastAsia="ＭＳ 明朝" w:hAnsi="Times New Roman" w:cs="Times New Roman"/>
          <w:sz w:val="21"/>
          <w:szCs w:val="21"/>
        </w:rPr>
        <w:t>た。</w:t>
      </w:r>
    </w:p>
    <w:p w14:paraId="317B085D" w14:textId="016A9A9B" w:rsidR="00DB18C8" w:rsidRPr="0048090B" w:rsidRDefault="00FC34E2"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残りを流動パラフィン</w:t>
      </w:r>
      <w:r w:rsidRPr="0048090B">
        <w:rPr>
          <w:rStyle w:val="normaltextrun"/>
          <w:rFonts w:ascii="Times New Roman" w:eastAsia="ＭＳ 明朝" w:hAnsi="Times New Roman" w:cs="Times New Roman"/>
          <w:sz w:val="21"/>
          <w:szCs w:val="21"/>
        </w:rPr>
        <w:t xml:space="preserve">5 </w:t>
      </w:r>
      <w:r w:rsidR="00153219">
        <w:rPr>
          <w:rStyle w:val="normaltextrun"/>
          <w:rFonts w:ascii="Times New Roman" w:eastAsia="ＭＳ 明朝" w:hAnsi="Times New Roman" w:cs="Times New Roman"/>
          <w:sz w:val="21"/>
          <w:szCs w:val="21"/>
        </w:rPr>
        <w:t>μL</w:t>
      </w:r>
      <w:r w:rsidR="00B977A6" w:rsidRPr="0048090B">
        <w:rPr>
          <w:rStyle w:val="normaltextrun"/>
          <w:rFonts w:ascii="Times New Roman" w:eastAsia="ＭＳ 明朝" w:hAnsi="Times New Roman" w:cs="Times New Roman"/>
          <w:sz w:val="21"/>
          <w:szCs w:val="21"/>
        </w:rPr>
        <w:t>と</w:t>
      </w:r>
      <w:r w:rsidR="00465F2A" w:rsidRPr="0048090B">
        <w:rPr>
          <w:rStyle w:val="normaltextrun"/>
          <w:rFonts w:ascii="Times New Roman" w:eastAsia="ＭＳ 明朝" w:hAnsi="Times New Roman" w:cs="Times New Roman"/>
          <w:sz w:val="21"/>
          <w:szCs w:val="21"/>
        </w:rPr>
        <w:t>乾燥した</w:t>
      </w:r>
      <w:r w:rsidR="00465F2A" w:rsidRPr="0048090B">
        <w:rPr>
          <w:rStyle w:val="normaltextrun"/>
          <w:rFonts w:ascii="Cambria Math" w:eastAsia="ＭＳ 明朝" w:hAnsi="Cambria Math" w:cs="Cambria Math"/>
          <w:sz w:val="21"/>
          <w:szCs w:val="21"/>
        </w:rPr>
        <w:t>④</w:t>
      </w:r>
      <w:r w:rsidRPr="0048090B">
        <w:rPr>
          <w:rStyle w:val="normaltextrun"/>
          <w:rFonts w:ascii="Times New Roman" w:eastAsia="ＭＳ 明朝" w:hAnsi="Times New Roman" w:cs="Times New Roman"/>
          <w:sz w:val="21"/>
          <w:szCs w:val="21"/>
        </w:rPr>
        <w:t>と</w:t>
      </w:r>
      <w:r w:rsidR="008F36CD" w:rsidRPr="0048090B">
        <w:rPr>
          <w:rStyle w:val="normaltextrun"/>
          <w:rFonts w:ascii="Times New Roman" w:eastAsia="ＭＳ 明朝" w:hAnsi="Times New Roman" w:cs="Times New Roman"/>
          <w:sz w:val="21"/>
          <w:szCs w:val="21"/>
        </w:rPr>
        <w:t>をすり鉢で</w:t>
      </w:r>
      <w:r w:rsidRPr="0048090B">
        <w:rPr>
          <w:rStyle w:val="normaltextrun"/>
          <w:rFonts w:ascii="Times New Roman" w:eastAsia="ＭＳ 明朝" w:hAnsi="Times New Roman" w:cs="Times New Roman"/>
          <w:sz w:val="21"/>
          <w:szCs w:val="21"/>
        </w:rPr>
        <w:t>混ぜた後、電極に詰めた。</w:t>
      </w:r>
    </w:p>
    <w:p w14:paraId="34838BCD" w14:textId="77777777" w:rsidR="00887EF4" w:rsidRPr="0048090B" w:rsidRDefault="00887EF4" w:rsidP="009B6B65">
      <w:pPr>
        <w:pStyle w:val="paragraph"/>
        <w:spacing w:before="0" w:beforeAutospacing="0" w:after="0" w:afterAutospacing="0"/>
        <w:ind w:left="420"/>
        <w:jc w:val="both"/>
        <w:textAlignment w:val="baseline"/>
        <w:rPr>
          <w:rFonts w:ascii="Times New Roman" w:eastAsia="ＭＳ 明朝" w:hAnsi="Times New Roman" w:cs="Times New Roman"/>
          <w:color w:val="000000" w:themeColor="text1"/>
          <w:sz w:val="21"/>
          <w:szCs w:val="21"/>
        </w:rPr>
      </w:pPr>
    </w:p>
    <w:p w14:paraId="26A9A8CB" w14:textId="563C927B" w:rsidR="006D5C9B" w:rsidRPr="00B9362F" w:rsidRDefault="00B83E34"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926" w:name="_Toc126850980"/>
      <w:r w:rsidRPr="0048090B">
        <w:rPr>
          <w:rFonts w:ascii="Times New Roman" w:eastAsia="ＭＳ 明朝" w:hAnsi="Times New Roman" w:cs="Times New Roman"/>
          <w:color w:val="000000" w:themeColor="text1"/>
          <w:szCs w:val="21"/>
        </w:rPr>
        <w:t>サイクリック</w:t>
      </w:r>
      <w:r w:rsidR="00C82266" w:rsidRPr="0048090B">
        <w:rPr>
          <w:rFonts w:ascii="Times New Roman" w:eastAsia="ＭＳ 明朝" w:hAnsi="Times New Roman" w:cs="Times New Roman"/>
          <w:color w:val="000000" w:themeColor="text1"/>
          <w:szCs w:val="21"/>
        </w:rPr>
        <w:t>ボルタンメトリー</w:t>
      </w:r>
      <w:r w:rsidR="003A1B73" w:rsidRPr="0048090B">
        <w:rPr>
          <w:rFonts w:ascii="Times New Roman" w:eastAsia="ＭＳ 明朝" w:hAnsi="Times New Roman" w:cs="Times New Roman"/>
          <w:color w:val="000000" w:themeColor="text1"/>
          <w:szCs w:val="21"/>
        </w:rPr>
        <w:t>(</w:t>
      </w:r>
      <w:r w:rsidRPr="0048090B">
        <w:rPr>
          <w:rFonts w:ascii="Times New Roman" w:eastAsia="ＭＳ 明朝" w:hAnsi="Times New Roman" w:cs="Times New Roman"/>
          <w:color w:val="000000" w:themeColor="text1"/>
          <w:szCs w:val="21"/>
        </w:rPr>
        <w:t>CV</w:t>
      </w:r>
      <w:r w:rsidR="003A1B73" w:rsidRPr="0048090B">
        <w:rPr>
          <w:rFonts w:ascii="Times New Roman" w:eastAsia="ＭＳ 明朝" w:hAnsi="Times New Roman" w:cs="Times New Roman"/>
          <w:color w:val="000000" w:themeColor="text1"/>
          <w:szCs w:val="21"/>
        </w:rPr>
        <w:t>)</w:t>
      </w:r>
      <w:r w:rsidR="00C82266" w:rsidRPr="0048090B">
        <w:rPr>
          <w:rFonts w:ascii="Times New Roman" w:eastAsia="ＭＳ 明朝" w:hAnsi="Times New Roman" w:cs="Times New Roman"/>
          <w:color w:val="000000" w:themeColor="text1"/>
          <w:szCs w:val="21"/>
        </w:rPr>
        <w:t>測定</w:t>
      </w:r>
      <w:bookmarkEnd w:id="926"/>
    </w:p>
    <w:p w14:paraId="21A9DC87" w14:textId="4454F79B" w:rsidR="00413ACF" w:rsidRPr="00B9362F" w:rsidRDefault="006C207A" w:rsidP="009B6B65">
      <w:pPr>
        <w:rPr>
          <w:rFonts w:ascii="Times New Roman" w:eastAsia="ＭＳ 明朝" w:hAnsi="Times New Roman" w:cs="Times New Roman"/>
          <w:color w:val="000000"/>
          <w:szCs w:val="21"/>
        </w:rPr>
      </w:pPr>
      <w:r>
        <w:rPr>
          <w:rFonts w:ascii="Times New Roman" w:eastAsia="ＭＳ 明朝" w:hAnsi="Times New Roman" w:cs="Times New Roman" w:hint="eastAsia"/>
          <w:szCs w:val="21"/>
        </w:rPr>
        <w:t>作製</w:t>
      </w:r>
      <w:r w:rsidR="00413ACF" w:rsidRPr="0048090B">
        <w:rPr>
          <w:rFonts w:ascii="Times New Roman" w:eastAsia="ＭＳ 明朝" w:hAnsi="Times New Roman" w:cs="Times New Roman"/>
          <w:szCs w:val="21"/>
        </w:rPr>
        <w:t>した電極</w:t>
      </w:r>
      <w:r w:rsidR="00413ACF" w:rsidRPr="0048090B">
        <w:rPr>
          <w:rFonts w:ascii="Times New Roman" w:eastAsia="ＭＳ 明朝" w:hAnsi="Times New Roman" w:cs="Times New Roman"/>
          <w:color w:val="000000"/>
          <w:szCs w:val="21"/>
        </w:rPr>
        <w:t>を作用極として、</w:t>
      </w:r>
      <w:r w:rsidR="00E533D6" w:rsidRPr="00E533D6">
        <w:rPr>
          <w:rFonts w:ascii="Times New Roman" w:eastAsia="ＭＳ 明朝" w:hAnsi="Times New Roman" w:cs="Times New Roman" w:hint="eastAsia"/>
          <w:color w:val="000000"/>
          <w:szCs w:val="21"/>
        </w:rPr>
        <w:t>電解液は</w:t>
      </w:r>
      <w:r w:rsidR="00E533D6" w:rsidRPr="00E533D6">
        <w:rPr>
          <w:rFonts w:ascii="Times New Roman" w:eastAsia="ＭＳ 明朝" w:hAnsi="Times New Roman" w:cs="Times New Roman"/>
          <w:color w:val="000000"/>
          <w:szCs w:val="21"/>
        </w:rPr>
        <w:t>0.1 M NaOH</w:t>
      </w:r>
      <w:r w:rsidR="00E533D6" w:rsidRPr="00E533D6">
        <w:rPr>
          <w:rFonts w:ascii="Times New Roman" w:eastAsia="ＭＳ 明朝" w:hAnsi="Times New Roman" w:cs="Times New Roman"/>
          <w:color w:val="000000"/>
          <w:szCs w:val="21"/>
        </w:rPr>
        <w:t>水溶液、参照極には</w:t>
      </w:r>
      <w:r w:rsidR="00E533D6" w:rsidRPr="00E533D6">
        <w:rPr>
          <w:rFonts w:ascii="Times New Roman" w:eastAsia="ＭＳ 明朝" w:hAnsi="Times New Roman" w:cs="Times New Roman"/>
          <w:color w:val="000000"/>
          <w:szCs w:val="21"/>
        </w:rPr>
        <w:t>Ag/AgCl</w:t>
      </w:r>
      <w:r w:rsidR="00E533D6" w:rsidRPr="00E533D6">
        <w:rPr>
          <w:rFonts w:ascii="Times New Roman" w:eastAsia="ＭＳ 明朝" w:hAnsi="Times New Roman" w:cs="Times New Roman"/>
          <w:color w:val="000000"/>
          <w:szCs w:val="21"/>
        </w:rPr>
        <w:t>電極、対極には白金線を使用し大気下で電気化学測定を行なった。</w:t>
      </w:r>
    </w:p>
    <w:p w14:paraId="0C7DF14D" w14:textId="77777777" w:rsidR="00413ACF" w:rsidRPr="0048090B" w:rsidRDefault="00413ACF"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以下式に示すのは、グルコースを加えた時の濃度の計算式である。</w:t>
      </w:r>
    </w:p>
    <w:p w14:paraId="569ECAAC" w14:textId="77777777" w:rsidR="00413ACF" w:rsidRPr="0048090B" w:rsidRDefault="00413ACF"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24D20F10" w14:textId="77777777" w:rsidR="00413ACF" w:rsidRPr="0048090B" w:rsidRDefault="00413ACF" w:rsidP="009B6B65">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2998A5D7" w14:textId="77777777" w:rsidR="00413ACF" w:rsidRPr="0048090B" w:rsidRDefault="00413ACF"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601EF874" w14:textId="77777777" w:rsidR="00413ACF" w:rsidRPr="0048090B" w:rsidRDefault="00413ACF"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6B706947" w14:textId="51360654" w:rsidR="00413ACF" w:rsidRPr="00413ACF" w:rsidRDefault="00413ACF" w:rsidP="00B9362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42216C71" w14:textId="77777777" w:rsidR="00413ACF" w:rsidRPr="00B9362F" w:rsidRDefault="00413ACF" w:rsidP="00B9362F">
      <w:pPr>
        <w:widowControl/>
        <w:outlineLvl w:val="1"/>
        <w:rPr>
          <w:rFonts w:ascii="Times New Roman" w:eastAsia="ＭＳ 明朝" w:hAnsi="Times New Roman" w:cs="Times New Roman"/>
          <w:color w:val="000000" w:themeColor="text1"/>
          <w:szCs w:val="21"/>
        </w:rPr>
      </w:pPr>
    </w:p>
    <w:p w14:paraId="7CB8CE5D" w14:textId="267E5BC1" w:rsidR="005B0976" w:rsidRPr="0048090B" w:rsidRDefault="00213F9F"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927" w:name="_Toc126850981"/>
      <w:r w:rsidRPr="0048090B">
        <w:rPr>
          <w:rFonts w:ascii="Times New Roman" w:eastAsia="ＭＳ 明朝" w:hAnsi="Times New Roman" w:cs="Times New Roman"/>
          <w:color w:val="000000" w:themeColor="text1"/>
          <w:szCs w:val="21"/>
        </w:rPr>
        <w:t>220415CP_</w:t>
      </w:r>
      <w:r w:rsidR="007929F7" w:rsidRPr="0048090B">
        <w:rPr>
          <w:rFonts w:ascii="Times New Roman" w:eastAsia="ＭＳ 明朝" w:hAnsi="Times New Roman" w:cs="Times New Roman"/>
          <w:color w:val="000000" w:themeColor="text1"/>
          <w:szCs w:val="21"/>
        </w:rPr>
        <w:t>para</w:t>
      </w:r>
      <w:r w:rsidRPr="0048090B">
        <w:rPr>
          <w:rFonts w:ascii="Times New Roman" w:eastAsia="ＭＳ 明朝" w:hAnsi="Times New Roman" w:cs="Times New Roman"/>
          <w:color w:val="000000" w:themeColor="text1"/>
          <w:szCs w:val="21"/>
        </w:rPr>
        <w:t>5</w:t>
      </w:r>
      <w:r w:rsidR="005066C1">
        <w:rPr>
          <w:rFonts w:ascii="Times New Roman" w:eastAsia="ＭＳ 明朝" w:hAnsi="Times New Roman" w:cs="Times New Roman"/>
          <w:color w:val="000000" w:themeColor="text1"/>
          <w:szCs w:val="21"/>
        </w:rPr>
        <w:t>μ</w:t>
      </w:r>
      <w:r w:rsidRPr="0048090B">
        <w:rPr>
          <w:rFonts w:ascii="Times New Roman" w:eastAsia="ＭＳ 明朝" w:hAnsi="Times New Roman" w:cs="Times New Roman"/>
          <w:color w:val="000000" w:themeColor="text1"/>
          <w:szCs w:val="21"/>
        </w:rPr>
        <w:t>L</w:t>
      </w:r>
      <w:bookmarkEnd w:id="927"/>
    </w:p>
    <w:p w14:paraId="7F01F68E" w14:textId="5C064C09" w:rsidR="005B0976" w:rsidRPr="0048090B" w:rsidRDefault="00393AC7" w:rsidP="009B6B65">
      <w:pPr>
        <w:pStyle w:val="paragraph"/>
        <w:numPr>
          <w:ilvl w:val="0"/>
          <w:numId w:val="22"/>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 xml:space="preserve">NaOH </w:t>
      </w:r>
      <w:r w:rsidR="00866E97" w:rsidRPr="0048090B">
        <w:rPr>
          <w:rFonts w:ascii="Times New Roman" w:eastAsia="ＭＳ 明朝" w:hAnsi="Times New Roman" w:cs="Times New Roman"/>
          <w:color w:val="000000" w:themeColor="text1"/>
          <w:sz w:val="21"/>
          <w:szCs w:val="21"/>
        </w:rPr>
        <w:t>1.2128</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にミリ</w:t>
      </w:r>
      <w:r w:rsidRPr="0048090B">
        <w:rPr>
          <w:rFonts w:ascii="Times New Roman" w:eastAsia="ＭＳ 明朝" w:hAnsi="Times New Roman" w:cs="Times New Roman"/>
          <w:color w:val="000000" w:themeColor="text1"/>
          <w:sz w:val="21"/>
          <w:szCs w:val="21"/>
        </w:rPr>
        <w:t>Q</w:t>
      </w:r>
      <w:r w:rsidRPr="0048090B">
        <w:rPr>
          <w:rFonts w:ascii="Times New Roman" w:eastAsia="ＭＳ 明朝" w:hAnsi="Times New Roman" w:cs="Times New Roman"/>
          <w:color w:val="000000" w:themeColor="text1"/>
          <w:sz w:val="21"/>
          <w:szCs w:val="21"/>
        </w:rPr>
        <w:t>水</w:t>
      </w:r>
      <w:r w:rsidR="00ED200B" w:rsidRPr="0048090B">
        <w:rPr>
          <w:rFonts w:ascii="Times New Roman" w:eastAsia="ＭＳ 明朝" w:hAnsi="Times New Roman" w:cs="Times New Roman"/>
          <w:color w:val="000000" w:themeColor="text1"/>
          <w:sz w:val="21"/>
          <w:szCs w:val="21"/>
        </w:rPr>
        <w:t xml:space="preserve"> </w:t>
      </w:r>
      <w:r w:rsidR="00AF26CC" w:rsidRPr="0048090B">
        <w:rPr>
          <w:rFonts w:ascii="Times New Roman" w:eastAsia="ＭＳ 明朝" w:hAnsi="Times New Roman" w:cs="Times New Roman"/>
          <w:color w:val="000000" w:themeColor="text1"/>
          <w:sz w:val="21"/>
          <w:szCs w:val="21"/>
        </w:rPr>
        <w:t>303</w:t>
      </w:r>
      <w:r w:rsidR="00ED200B" w:rsidRPr="0048090B">
        <w:rPr>
          <w:rFonts w:ascii="Times New Roman" w:eastAsia="ＭＳ 明朝" w:hAnsi="Times New Roman" w:cs="Times New Roman"/>
          <w:color w:val="000000" w:themeColor="text1"/>
          <w:sz w:val="21"/>
          <w:szCs w:val="21"/>
        </w:rPr>
        <w:t xml:space="preserve"> mL</w:t>
      </w:r>
      <w:r w:rsidR="00ED200B" w:rsidRPr="0048090B">
        <w:rPr>
          <w:rFonts w:ascii="Times New Roman" w:eastAsia="ＭＳ 明朝" w:hAnsi="Times New Roman" w:cs="Times New Roman"/>
          <w:color w:val="000000" w:themeColor="text1"/>
          <w:sz w:val="21"/>
          <w:szCs w:val="21"/>
        </w:rPr>
        <w:t>を加えて</w:t>
      </w:r>
      <w:r w:rsidR="00ED200B" w:rsidRPr="0048090B">
        <w:rPr>
          <w:rFonts w:ascii="Times New Roman" w:eastAsia="ＭＳ 明朝" w:hAnsi="Times New Roman" w:cs="Times New Roman"/>
          <w:color w:val="000000" w:themeColor="text1"/>
          <w:sz w:val="21"/>
          <w:szCs w:val="21"/>
        </w:rPr>
        <w:t>0.1 M</w:t>
      </w:r>
      <w:r w:rsidR="00ED200B" w:rsidRPr="0048090B">
        <w:rPr>
          <w:rFonts w:ascii="Times New Roman" w:eastAsia="ＭＳ 明朝" w:hAnsi="Times New Roman" w:cs="Times New Roman"/>
          <w:color w:val="000000" w:themeColor="text1"/>
          <w:sz w:val="21"/>
          <w:szCs w:val="21"/>
        </w:rPr>
        <w:t>水溶液を作製し</w:t>
      </w:r>
      <w:r w:rsidR="00984C66" w:rsidRPr="0048090B">
        <w:rPr>
          <w:rFonts w:ascii="Times New Roman" w:eastAsia="ＭＳ 明朝" w:hAnsi="Times New Roman" w:cs="Times New Roman"/>
          <w:color w:val="000000" w:themeColor="text1"/>
          <w:sz w:val="21"/>
          <w:szCs w:val="21"/>
        </w:rPr>
        <w:t>、</w:t>
      </w:r>
      <w:r w:rsidR="00AF26CC" w:rsidRPr="0048090B">
        <w:rPr>
          <w:rFonts w:ascii="Times New Roman" w:eastAsia="ＭＳ 明朝" w:hAnsi="Times New Roman" w:cs="Times New Roman"/>
          <w:color w:val="000000" w:themeColor="text1"/>
          <w:sz w:val="21"/>
          <w:szCs w:val="21"/>
        </w:rPr>
        <w:t>メスシリンダーを使って</w:t>
      </w:r>
      <w:r w:rsidR="00630C9A" w:rsidRPr="0048090B">
        <w:rPr>
          <w:rFonts w:ascii="Times New Roman" w:eastAsia="ＭＳ 明朝" w:hAnsi="Times New Roman" w:cs="Times New Roman"/>
          <w:color w:val="000000" w:themeColor="text1"/>
          <w:sz w:val="21"/>
          <w:szCs w:val="21"/>
        </w:rPr>
        <w:t>80 mL</w:t>
      </w:r>
      <w:r w:rsidR="00984C66" w:rsidRPr="0048090B">
        <w:rPr>
          <w:rFonts w:ascii="Times New Roman" w:eastAsia="ＭＳ 明朝" w:hAnsi="Times New Roman" w:cs="Times New Roman"/>
          <w:color w:val="000000" w:themeColor="text1"/>
          <w:sz w:val="21"/>
          <w:szCs w:val="21"/>
        </w:rPr>
        <w:t>セルに入れた。</w:t>
      </w:r>
    </w:p>
    <w:p w14:paraId="4CB76B87" w14:textId="57FAD6FF" w:rsidR="00984C66" w:rsidRPr="0048090B" w:rsidRDefault="00984C66" w:rsidP="009B6B65">
      <w:pPr>
        <w:pStyle w:val="paragraph"/>
        <w:numPr>
          <w:ilvl w:val="0"/>
          <w:numId w:val="22"/>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D-</w:t>
      </w:r>
      <w:r w:rsidRPr="0048090B">
        <w:rPr>
          <w:rFonts w:ascii="Times New Roman" w:eastAsia="ＭＳ 明朝" w:hAnsi="Times New Roman" w:cs="Times New Roman"/>
          <w:color w:val="000000" w:themeColor="text1"/>
          <w:sz w:val="21"/>
          <w:szCs w:val="21"/>
        </w:rPr>
        <w:t>グルコース</w:t>
      </w:r>
      <w:r w:rsidRPr="0048090B">
        <w:rPr>
          <w:rFonts w:ascii="Times New Roman" w:eastAsia="ＭＳ 明朝" w:hAnsi="Times New Roman" w:cs="Times New Roman"/>
          <w:color w:val="000000" w:themeColor="text1"/>
          <w:sz w:val="21"/>
          <w:szCs w:val="21"/>
        </w:rPr>
        <w:t xml:space="preserve"> </w:t>
      </w:r>
      <w:r w:rsidR="00C96DBA" w:rsidRPr="0048090B">
        <w:rPr>
          <w:rFonts w:ascii="Times New Roman" w:eastAsia="ＭＳ 明朝" w:hAnsi="Times New Roman" w:cs="Times New Roman"/>
          <w:color w:val="000000" w:themeColor="text1"/>
          <w:sz w:val="21"/>
          <w:szCs w:val="21"/>
        </w:rPr>
        <w:t>1.2622</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w:t>
      </w:r>
      <w:r w:rsidRPr="0048090B">
        <w:rPr>
          <w:rFonts w:ascii="Times New Roman" w:eastAsia="ＭＳ 明朝" w:hAnsi="Times New Roman" w:cs="Times New Roman"/>
          <w:color w:val="000000" w:themeColor="text1"/>
          <w:sz w:val="21"/>
          <w:szCs w:val="21"/>
        </w:rPr>
        <w:t>0.1</w:t>
      </w:r>
      <w:r w:rsidR="005420A9" w:rsidRPr="0048090B">
        <w:rPr>
          <w:rFonts w:ascii="Times New Roman" w:eastAsia="ＭＳ 明朝" w:hAnsi="Times New Roman" w:cs="Times New Roman"/>
          <w:color w:val="000000" w:themeColor="text1"/>
          <w:sz w:val="21"/>
          <w:szCs w:val="21"/>
        </w:rPr>
        <w:t xml:space="preserve"> M NaOH</w:t>
      </w:r>
      <w:r w:rsidR="005420A9" w:rsidRPr="0048090B">
        <w:rPr>
          <w:rFonts w:ascii="Times New Roman" w:eastAsia="ＭＳ 明朝" w:hAnsi="Times New Roman" w:cs="Times New Roman"/>
          <w:color w:val="000000" w:themeColor="text1"/>
          <w:sz w:val="21"/>
          <w:szCs w:val="21"/>
        </w:rPr>
        <w:t>溶液を</w:t>
      </w:r>
      <w:r w:rsidR="005420A9" w:rsidRPr="0048090B">
        <w:rPr>
          <w:rFonts w:ascii="Times New Roman" w:eastAsia="ＭＳ 明朝" w:hAnsi="Times New Roman" w:cs="Times New Roman"/>
          <w:color w:val="000000" w:themeColor="text1"/>
          <w:sz w:val="21"/>
          <w:szCs w:val="21"/>
        </w:rPr>
        <w:t>10 mL</w:t>
      </w:r>
      <w:r w:rsidR="005420A9" w:rsidRPr="0048090B">
        <w:rPr>
          <w:rFonts w:ascii="Times New Roman" w:eastAsia="ＭＳ 明朝" w:hAnsi="Times New Roman" w:cs="Times New Roman"/>
          <w:color w:val="000000" w:themeColor="text1"/>
          <w:sz w:val="21"/>
          <w:szCs w:val="21"/>
        </w:rPr>
        <w:t>加えて</w:t>
      </w:r>
      <w:r w:rsidR="005420A9" w:rsidRPr="0048090B">
        <w:rPr>
          <w:rFonts w:ascii="Times New Roman" w:eastAsia="ＭＳ 明朝" w:hAnsi="Times New Roman" w:cs="Times New Roman"/>
          <w:color w:val="000000" w:themeColor="text1"/>
          <w:sz w:val="21"/>
          <w:szCs w:val="21"/>
        </w:rPr>
        <w:t>0.7 M</w:t>
      </w:r>
      <w:r w:rsidR="005420A9" w:rsidRPr="0048090B">
        <w:rPr>
          <w:rFonts w:ascii="Times New Roman" w:eastAsia="ＭＳ 明朝" w:hAnsi="Times New Roman" w:cs="Times New Roman"/>
          <w:color w:val="000000" w:themeColor="text1"/>
          <w:sz w:val="21"/>
          <w:szCs w:val="21"/>
        </w:rPr>
        <w:t>グルコース溶液を作製した。</w:t>
      </w:r>
    </w:p>
    <w:p w14:paraId="46646DF9" w14:textId="68B3360E" w:rsidR="005916C7" w:rsidRPr="0048090B" w:rsidRDefault="00307D88" w:rsidP="009B6B65">
      <w:pPr>
        <w:pStyle w:val="paragraph"/>
        <w:numPr>
          <w:ilvl w:val="0"/>
          <w:numId w:val="22"/>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w:t>
      </w:r>
      <w:r w:rsidR="000E4D16" w:rsidRPr="0048090B">
        <w:rPr>
          <w:rFonts w:ascii="Times New Roman" w:eastAsia="ＭＳ 明朝" w:hAnsi="Times New Roman" w:cs="Times New Roman"/>
          <w:color w:val="000000" w:themeColor="text1"/>
          <w:sz w:val="21"/>
          <w:szCs w:val="21"/>
        </w:rPr>
        <w:t>-0.007</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0.8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w:t>
      </w:r>
      <w:r w:rsidR="000E4D16" w:rsidRPr="0048090B">
        <w:rPr>
          <w:rFonts w:ascii="Times New Roman" w:eastAsia="ＭＳ 明朝" w:hAnsi="Times New Roman" w:cs="Times New Roman"/>
          <w:color w:val="000000" w:themeColor="text1"/>
          <w:sz w:val="21"/>
          <w:szCs w:val="21"/>
        </w:rPr>
        <w:t>-0.007</w:t>
      </w:r>
      <w:r w:rsidR="00B57F84" w:rsidRPr="0048090B">
        <w:rPr>
          <w:rFonts w:ascii="Times New Roman" w:eastAsia="ＭＳ 明朝" w:hAnsi="Times New Roman" w:cs="Times New Roman"/>
          <w:color w:val="000000" w:themeColor="text1"/>
          <w:sz w:val="21"/>
          <w:szCs w:val="21"/>
        </w:rPr>
        <w:t xml:space="preserve"> V</w:t>
      </w:r>
      <w:r w:rsidR="00B57F84" w:rsidRPr="0048090B">
        <w:rPr>
          <w:rFonts w:ascii="Times New Roman" w:eastAsia="ＭＳ 明朝" w:hAnsi="Times New Roman" w:cs="Times New Roman"/>
          <w:color w:val="000000" w:themeColor="text1"/>
          <w:sz w:val="21"/>
          <w:szCs w:val="21"/>
        </w:rPr>
        <w:t>でグルコースの濃度を変化させながら</w:t>
      </w:r>
      <w:r w:rsidR="00B57F84" w:rsidRPr="0048090B">
        <w:rPr>
          <w:rFonts w:ascii="Times New Roman" w:eastAsia="ＭＳ 明朝" w:hAnsi="Times New Roman" w:cs="Times New Roman"/>
          <w:color w:val="000000" w:themeColor="text1"/>
          <w:sz w:val="21"/>
          <w:szCs w:val="21"/>
        </w:rPr>
        <w:t>CV</w:t>
      </w:r>
      <w:r w:rsidR="00B57F84" w:rsidRPr="0048090B">
        <w:rPr>
          <w:rFonts w:ascii="Times New Roman" w:eastAsia="ＭＳ 明朝" w:hAnsi="Times New Roman" w:cs="Times New Roman"/>
          <w:color w:val="000000" w:themeColor="text1"/>
          <w:sz w:val="21"/>
          <w:szCs w:val="21"/>
        </w:rPr>
        <w:t>測定を行い酸化還元反応の変化を確認した。</w:t>
      </w:r>
    </w:p>
    <w:p w14:paraId="23F4CA76" w14:textId="54830DC3" w:rsidR="002E45CE" w:rsidRPr="0048090B" w:rsidRDefault="00FC2C47" w:rsidP="009B6B65">
      <w:pPr>
        <w:pStyle w:val="paragraph"/>
        <w:spacing w:before="0" w:beforeAutospacing="0" w:after="0" w:afterAutospacing="0"/>
        <w:ind w:left="420"/>
        <w:jc w:val="both"/>
        <w:textAlignment w:val="baseline"/>
        <w:rPr>
          <w:rFonts w:ascii="Times New Roman" w:eastAsia="ＭＳ 明朝" w:hAnsi="Times New Roman" w:cs="Times New Roman"/>
          <w:color w:val="000000" w:themeColor="text1"/>
          <w:sz w:val="21"/>
          <w:szCs w:val="21"/>
        </w:rPr>
      </w:pPr>
      <w:r>
        <w:rPr>
          <w:rFonts w:ascii="Times New Roman" w:eastAsia="ＭＳ 明朝" w:hAnsi="Times New Roman" w:cs="Times New Roman"/>
          <w:color w:val="000000" w:themeColor="text1"/>
          <w:sz w:val="21"/>
          <w:szCs w:val="21"/>
        </w:rPr>
        <w:br w:type="page"/>
      </w:r>
    </w:p>
    <w:p w14:paraId="4F6F7F3C" w14:textId="3856BE9B" w:rsidR="00F70179" w:rsidRPr="00B9362F" w:rsidRDefault="008E5048"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928" w:name="_Toc126850982"/>
      <w:r w:rsidRPr="0048090B">
        <w:rPr>
          <w:rFonts w:ascii="Times New Roman" w:eastAsia="ＭＳ 明朝" w:hAnsi="Times New Roman" w:cs="Times New Roman"/>
          <w:color w:val="000000" w:themeColor="text1"/>
          <w:szCs w:val="21"/>
        </w:rPr>
        <w:lastRenderedPageBreak/>
        <w:t>電極の作製</w:t>
      </w:r>
      <w:r w:rsidR="00B911FE" w:rsidRPr="0048090B">
        <w:rPr>
          <w:rFonts w:ascii="Times New Roman" w:eastAsia="ＭＳ 明朝" w:hAnsi="Times New Roman" w:cs="Times New Roman"/>
          <w:color w:val="000000" w:themeColor="text1"/>
          <w:szCs w:val="21"/>
        </w:rPr>
        <w:t>II(</w:t>
      </w:r>
      <w:r w:rsidR="00B911FE" w:rsidRPr="0048090B">
        <w:rPr>
          <w:rFonts w:ascii="Times New Roman" w:eastAsia="ＭＳ 明朝" w:hAnsi="Times New Roman" w:cs="Times New Roman"/>
          <w:color w:val="000000" w:themeColor="text1"/>
          <w:szCs w:val="21"/>
        </w:rPr>
        <w:t>キャスト</w:t>
      </w:r>
      <w:r w:rsidR="00B911FE" w:rsidRPr="0048090B">
        <w:rPr>
          <w:rFonts w:ascii="Times New Roman" w:eastAsia="ＭＳ 明朝" w:hAnsi="Times New Roman" w:cs="Times New Roman"/>
          <w:color w:val="000000" w:themeColor="text1"/>
          <w:szCs w:val="21"/>
        </w:rPr>
        <w:t>)</w:t>
      </w:r>
      <w:bookmarkEnd w:id="928"/>
    </w:p>
    <w:p w14:paraId="5FC1AEF3" w14:textId="15ACAA28" w:rsidR="007A26BF" w:rsidRDefault="00F70179" w:rsidP="00B9362F">
      <w:pPr>
        <w:widowControl/>
        <w:rPr>
          <w:rFonts w:ascii="Times New Roman" w:eastAsia="ＭＳ 明朝" w:hAnsi="Times New Roman" w:cs="Times New Roman"/>
          <w:color w:val="000000" w:themeColor="text1"/>
          <w:szCs w:val="21"/>
        </w:rPr>
      </w:pPr>
      <w:r w:rsidRPr="00F70179">
        <w:rPr>
          <w:rFonts w:ascii="Times New Roman" w:eastAsia="ＭＳ 明朝" w:hAnsi="Times New Roman" w:cs="Times New Roman"/>
          <w:color w:val="000000" w:themeColor="text1"/>
          <w:szCs w:val="21"/>
        </w:rPr>
        <w:t>1-</w:t>
      </w:r>
      <w:r w:rsidRPr="00F70179">
        <w:rPr>
          <w:rFonts w:ascii="Times New Roman" w:eastAsia="ＭＳ 明朝" w:hAnsi="Times New Roman" w:cs="Times New Roman"/>
          <w:color w:val="000000" w:themeColor="text1"/>
          <w:szCs w:val="21"/>
        </w:rPr>
        <w:t>ブタノール中で層剥離して得たナノシート分散液</w:t>
      </w:r>
      <w:r w:rsidRPr="00F70179">
        <w:rPr>
          <w:rFonts w:ascii="Times New Roman" w:eastAsia="ＭＳ 明朝" w:hAnsi="Times New Roman" w:cs="Times New Roman"/>
          <w:color w:val="000000" w:themeColor="text1"/>
          <w:szCs w:val="21"/>
        </w:rPr>
        <w:t>15 g</w:t>
      </w:r>
      <w:r w:rsidR="00413ACF">
        <w:rPr>
          <w:rFonts w:ascii="Times New Roman" w:eastAsia="ＭＳ 明朝" w:hAnsi="Times New Roman" w:cs="Times New Roman" w:hint="eastAsia"/>
          <w:color w:val="000000" w:themeColor="text1"/>
          <w:szCs w:val="21"/>
        </w:rPr>
        <w:t>を</w:t>
      </w:r>
      <w:r w:rsidR="00CC3702" w:rsidRPr="00CC3702">
        <w:rPr>
          <w:rFonts w:ascii="Times New Roman" w:eastAsia="ＭＳ 明朝" w:hAnsi="Times New Roman" w:cs="Times New Roman" w:hint="eastAsia"/>
          <w:color w:val="000000" w:themeColor="text1"/>
          <w:szCs w:val="21"/>
        </w:rPr>
        <w:t>減圧濃縮し</w:t>
      </w:r>
      <w:r w:rsidR="00413ACF">
        <w:rPr>
          <w:rFonts w:ascii="Times New Roman" w:eastAsia="ＭＳ 明朝" w:hAnsi="Times New Roman" w:cs="Times New Roman" w:hint="eastAsia"/>
          <w:color w:val="000000" w:themeColor="text1"/>
          <w:szCs w:val="21"/>
        </w:rPr>
        <w:t>、</w:t>
      </w:r>
      <w:r w:rsidR="00CC3702" w:rsidRPr="00CC3702">
        <w:rPr>
          <w:rFonts w:ascii="Times New Roman" w:eastAsia="ＭＳ 明朝" w:hAnsi="Times New Roman" w:cs="Times New Roman" w:hint="eastAsia"/>
          <w:color w:val="000000" w:themeColor="text1"/>
          <w:szCs w:val="21"/>
        </w:rPr>
        <w:t>グラッシーカーボン電極に数滴滴下し乾燥させ、キャスト電極</w:t>
      </w:r>
      <w:r w:rsidR="00CC3702" w:rsidRPr="00CC3702">
        <w:rPr>
          <w:rFonts w:ascii="Times New Roman" w:eastAsia="ＭＳ 明朝" w:hAnsi="Times New Roman" w:cs="Times New Roman"/>
          <w:color w:val="000000" w:themeColor="text1"/>
          <w:szCs w:val="21"/>
        </w:rPr>
        <w:t>とした。</w:t>
      </w:r>
    </w:p>
    <w:p w14:paraId="49BEC73E" w14:textId="77777777" w:rsidR="00F70179" w:rsidRPr="0048090B" w:rsidRDefault="00F70179" w:rsidP="00B9362F">
      <w:pPr>
        <w:widowControl/>
        <w:rPr>
          <w:rFonts w:ascii="Times New Roman" w:eastAsia="ＭＳ 明朝" w:hAnsi="Times New Roman" w:cs="Times New Roman"/>
          <w:color w:val="000000" w:themeColor="text1"/>
          <w:szCs w:val="21"/>
        </w:rPr>
      </w:pPr>
    </w:p>
    <w:p w14:paraId="4A462631" w14:textId="563C4EA8" w:rsidR="007A26BF" w:rsidRPr="0048090B" w:rsidRDefault="007A26BF"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929" w:name="_Toc126850983"/>
      <w:r w:rsidRPr="0048090B">
        <w:rPr>
          <w:rFonts w:ascii="Times New Roman" w:eastAsia="ＭＳ 明朝" w:hAnsi="Times New Roman" w:cs="Times New Roman"/>
          <w:color w:val="000000" w:themeColor="text1"/>
          <w:szCs w:val="21"/>
        </w:rPr>
        <w:t>220415Cast</w:t>
      </w:r>
      <w:r w:rsidR="00F45CAE" w:rsidRPr="0048090B">
        <w:rPr>
          <w:rFonts w:ascii="Times New Roman" w:eastAsia="ＭＳ 明朝" w:hAnsi="Times New Roman" w:cs="Times New Roman"/>
          <w:color w:val="000000" w:themeColor="text1"/>
          <w:szCs w:val="21"/>
        </w:rPr>
        <w:t>_1</w:t>
      </w:r>
      <w:bookmarkEnd w:id="929"/>
    </w:p>
    <w:p w14:paraId="77C59DF4" w14:textId="2139CDBE" w:rsidR="00A15311"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w:t>
      </w:r>
      <w:r w:rsidR="00716EAE" w:rsidRPr="0048090B">
        <w:rPr>
          <w:rStyle w:val="normaltextrun"/>
          <w:rFonts w:ascii="Times New Roman" w:eastAsia="ＭＳ 明朝" w:hAnsi="Times New Roman" w:cs="Times New Roman"/>
          <w:sz w:val="21"/>
          <w:szCs w:val="21"/>
        </w:rPr>
        <w:t>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ナスフラスコへ入れ、ロータリーエバポレーターに接続した。</w:t>
      </w:r>
    </w:p>
    <w:p w14:paraId="73498250" w14:textId="376ECA97" w:rsidR="00A15311"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に設定し</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時間操作し減圧</w:t>
      </w:r>
      <w:r w:rsidR="008B3199" w:rsidRPr="0048090B">
        <w:rPr>
          <w:rStyle w:val="normaltextrun"/>
          <w:rFonts w:ascii="Times New Roman" w:eastAsia="ＭＳ 明朝" w:hAnsi="Times New Roman" w:cs="Times New Roman"/>
          <w:sz w:val="21"/>
          <w:szCs w:val="21"/>
        </w:rPr>
        <w:t>濃縮</w:t>
      </w:r>
      <w:r w:rsidRPr="0048090B">
        <w:rPr>
          <w:rStyle w:val="normaltextrun"/>
          <w:rFonts w:ascii="Times New Roman" w:eastAsia="ＭＳ 明朝" w:hAnsi="Times New Roman" w:cs="Times New Roman"/>
          <w:sz w:val="21"/>
          <w:szCs w:val="21"/>
        </w:rPr>
        <w:t>を行った。</w:t>
      </w:r>
    </w:p>
    <w:p w14:paraId="66192DD2" w14:textId="491B5210" w:rsidR="00A15311"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少し、液体が残った状態で減圧乾燥を止めた。</w:t>
      </w:r>
    </w:p>
    <w:p w14:paraId="6EFFCDBE" w14:textId="549F7CE2" w:rsidR="00A15311"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グラッシーカーボンディスクを</w:t>
      </w:r>
      <w:r w:rsidRPr="0048090B">
        <w:rPr>
          <w:rStyle w:val="normaltextrun"/>
          <w:rFonts w:ascii="Times New Roman" w:eastAsia="ＭＳ 明朝" w:hAnsi="Times New Roman" w:cs="Times New Roman"/>
          <w:sz w:val="21"/>
          <w:szCs w:val="21"/>
        </w:rPr>
        <w:t>0.05μm</w:t>
      </w:r>
      <w:r w:rsidRPr="0048090B">
        <w:rPr>
          <w:rStyle w:val="normaltextrun"/>
          <w:rFonts w:ascii="Times New Roman" w:eastAsia="ＭＳ 明朝" w:hAnsi="Times New Roman" w:cs="Times New Roman"/>
          <w:sz w:val="21"/>
          <w:szCs w:val="21"/>
        </w:rPr>
        <w:t>研磨用アルミナで</w:t>
      </w:r>
      <w:r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分間研磨しミリ</w:t>
      </w:r>
      <w:r w:rsidRPr="0048090B">
        <w:rPr>
          <w:rStyle w:val="normaltextrun"/>
          <w:rFonts w:ascii="Times New Roman" w:eastAsia="ＭＳ 明朝" w:hAnsi="Times New Roman" w:cs="Times New Roman"/>
          <w:sz w:val="21"/>
          <w:szCs w:val="21"/>
        </w:rPr>
        <w:t>Q</w:t>
      </w:r>
      <w:r w:rsidRPr="0048090B">
        <w:rPr>
          <w:rStyle w:val="normaltextrun"/>
          <w:rFonts w:ascii="Times New Roman" w:eastAsia="ＭＳ 明朝" w:hAnsi="Times New Roman" w:cs="Times New Roman"/>
          <w:sz w:val="21"/>
          <w:szCs w:val="21"/>
        </w:rPr>
        <w:t>水で洗浄した。</w:t>
      </w:r>
    </w:p>
    <w:p w14:paraId="45017160" w14:textId="04E2204B" w:rsidR="00F45CAE"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グラッシーカーボンディスクに</w:t>
      </w:r>
      <w:r w:rsidRPr="0048090B">
        <w:rPr>
          <w:rStyle w:val="normaltextrun"/>
          <w:rFonts w:ascii="Cambria Math" w:eastAsia="ＭＳ 明朝" w:hAnsi="Cambria Math" w:cs="Cambria Math"/>
          <w:sz w:val="21"/>
          <w:szCs w:val="21"/>
        </w:rPr>
        <w:t>④</w:t>
      </w:r>
      <w:r w:rsidRPr="0048090B">
        <w:rPr>
          <w:rStyle w:val="normaltextrun"/>
          <w:rFonts w:ascii="Times New Roman" w:eastAsia="ＭＳ 明朝" w:hAnsi="Times New Roman" w:cs="Times New Roman"/>
          <w:sz w:val="21"/>
          <w:szCs w:val="21"/>
        </w:rPr>
        <w:t>の上澄み液がなくなるまで滴下乾燥させた</w:t>
      </w:r>
    </w:p>
    <w:p w14:paraId="2974A60F" w14:textId="77777777" w:rsidR="009C3F15" w:rsidRPr="0048090B" w:rsidRDefault="009C3F15" w:rsidP="009B6B65">
      <w:pPr>
        <w:pStyle w:val="paragraph"/>
        <w:spacing w:before="0" w:beforeAutospacing="0" w:after="0" w:afterAutospacing="0"/>
        <w:ind w:left="420"/>
        <w:jc w:val="both"/>
        <w:textAlignment w:val="baseline"/>
        <w:rPr>
          <w:rFonts w:ascii="Times New Roman" w:eastAsia="ＭＳ 明朝" w:hAnsi="Times New Roman" w:cs="Times New Roman"/>
          <w:color w:val="000000" w:themeColor="text1"/>
          <w:sz w:val="21"/>
          <w:szCs w:val="21"/>
        </w:rPr>
      </w:pPr>
    </w:p>
    <w:p w14:paraId="4FDDC5B7" w14:textId="07659574" w:rsidR="00DD51F6" w:rsidRPr="0048090B" w:rsidRDefault="00DD51F6"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930" w:name="_Toc126850984"/>
      <w:r w:rsidRPr="0048090B">
        <w:rPr>
          <w:rFonts w:ascii="Times New Roman" w:eastAsia="ＭＳ 明朝" w:hAnsi="Times New Roman" w:cs="Times New Roman"/>
          <w:color w:val="000000" w:themeColor="text1"/>
          <w:szCs w:val="21"/>
        </w:rPr>
        <w:t>220415Cast_2</w:t>
      </w:r>
      <w:bookmarkEnd w:id="930"/>
    </w:p>
    <w:p w14:paraId="58FEB517" w14:textId="75DCC3C7"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50 ml</w:t>
      </w:r>
      <w:r w:rsidRPr="0048090B">
        <w:rPr>
          <w:rStyle w:val="normaltextrun"/>
          <w:rFonts w:ascii="Times New Roman" w:eastAsia="ＭＳ 明朝" w:hAnsi="Times New Roman" w:cs="Times New Roman"/>
          <w:sz w:val="21"/>
          <w:szCs w:val="21"/>
        </w:rPr>
        <w:t>ナシフラスコへ</w:t>
      </w:r>
      <w:r w:rsidRPr="0048090B">
        <w:rPr>
          <w:rStyle w:val="normaltextrun"/>
          <w:rFonts w:ascii="Times New Roman" w:eastAsia="ＭＳ 明朝" w:hAnsi="Times New Roman" w:cs="Times New Roman"/>
          <w:sz w:val="21"/>
          <w:szCs w:val="21"/>
        </w:rPr>
        <w:t>12.1 g</w:t>
      </w:r>
      <w:r w:rsidRPr="0048090B">
        <w:rPr>
          <w:rStyle w:val="normaltextrun"/>
          <w:rFonts w:ascii="Times New Roman" w:eastAsia="ＭＳ 明朝" w:hAnsi="Times New Roman" w:cs="Times New Roman"/>
          <w:sz w:val="21"/>
          <w:szCs w:val="21"/>
        </w:rPr>
        <w:t>入れた。</w:t>
      </w:r>
    </w:p>
    <w:p w14:paraId="3E76130A" w14:textId="1507BC1D"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50 ml</w:t>
      </w:r>
      <w:r w:rsidRPr="0048090B">
        <w:rPr>
          <w:rStyle w:val="normaltextrun"/>
          <w:rFonts w:ascii="Times New Roman" w:eastAsia="ＭＳ 明朝" w:hAnsi="Times New Roman" w:cs="Times New Roman"/>
          <w:sz w:val="21"/>
          <w:szCs w:val="21"/>
        </w:rPr>
        <w:t>ナシフラスコを、ロータリーエバポレーターに接続した。</w:t>
      </w:r>
    </w:p>
    <w:p w14:paraId="52C53EBF" w14:textId="39CB0CA7"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に設定し</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時間操作し減圧乾燥を行った。</w:t>
      </w:r>
    </w:p>
    <w:p w14:paraId="7405169A" w14:textId="77777777"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少し、液体が残った状態で減圧乾燥を止めた。</w:t>
      </w:r>
    </w:p>
    <w:p w14:paraId="0240FD66" w14:textId="2D979CC8"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グラッシーカーボンディスクを</w:t>
      </w:r>
      <w:r w:rsidRPr="0048090B">
        <w:rPr>
          <w:rStyle w:val="normaltextrun"/>
          <w:rFonts w:ascii="Times New Roman" w:eastAsia="ＭＳ 明朝" w:hAnsi="Times New Roman" w:cs="Times New Roman"/>
          <w:sz w:val="21"/>
          <w:szCs w:val="21"/>
        </w:rPr>
        <w:t>0.05μm</w:t>
      </w:r>
      <w:r w:rsidRPr="0048090B">
        <w:rPr>
          <w:rStyle w:val="normaltextrun"/>
          <w:rFonts w:ascii="Times New Roman" w:eastAsia="ＭＳ 明朝" w:hAnsi="Times New Roman" w:cs="Times New Roman"/>
          <w:sz w:val="21"/>
          <w:szCs w:val="21"/>
        </w:rPr>
        <w:t>研磨用アルミナで</w:t>
      </w:r>
      <w:r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分間研磨しミリ</w:t>
      </w:r>
      <w:r w:rsidRPr="0048090B">
        <w:rPr>
          <w:rStyle w:val="normaltextrun"/>
          <w:rFonts w:ascii="Times New Roman" w:eastAsia="ＭＳ 明朝" w:hAnsi="Times New Roman" w:cs="Times New Roman"/>
          <w:sz w:val="21"/>
          <w:szCs w:val="21"/>
        </w:rPr>
        <w:t>Q</w:t>
      </w:r>
      <w:r w:rsidRPr="0048090B">
        <w:rPr>
          <w:rStyle w:val="normaltextrun"/>
          <w:rFonts w:ascii="Times New Roman" w:eastAsia="ＭＳ 明朝" w:hAnsi="Times New Roman" w:cs="Times New Roman"/>
          <w:sz w:val="21"/>
          <w:szCs w:val="21"/>
        </w:rPr>
        <w:t>水で洗浄した。</w:t>
      </w:r>
    </w:p>
    <w:p w14:paraId="1B8106BE" w14:textId="75169C25"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グラッシーカーボンディスクに</w:t>
      </w:r>
      <w:r w:rsidRPr="0048090B">
        <w:rPr>
          <w:rStyle w:val="normaltextrun"/>
          <w:rFonts w:ascii="Cambria Math" w:eastAsia="ＭＳ 明朝" w:hAnsi="Cambria Math" w:cs="Cambria Math"/>
          <w:sz w:val="21"/>
          <w:szCs w:val="21"/>
        </w:rPr>
        <w:t>④</w:t>
      </w:r>
      <w:r w:rsidRPr="0048090B">
        <w:rPr>
          <w:rStyle w:val="normaltextrun"/>
          <w:rFonts w:ascii="Times New Roman" w:eastAsia="ＭＳ 明朝" w:hAnsi="Times New Roman" w:cs="Times New Roman"/>
          <w:sz w:val="21"/>
          <w:szCs w:val="21"/>
        </w:rPr>
        <w:t>の上澄み液を</w:t>
      </w:r>
      <w:r w:rsidRPr="0048090B">
        <w:rPr>
          <w:rStyle w:val="normaltextrun"/>
          <w:rFonts w:ascii="Times New Roman" w:eastAsia="ＭＳ 明朝" w:hAnsi="Times New Roman" w:cs="Times New Roman"/>
          <w:sz w:val="21"/>
          <w:szCs w:val="21"/>
        </w:rPr>
        <w:t>6</w:t>
      </w:r>
      <w:r w:rsidRPr="0048090B">
        <w:rPr>
          <w:rStyle w:val="normaltextrun"/>
          <w:rFonts w:ascii="Times New Roman" w:eastAsia="ＭＳ 明朝" w:hAnsi="Times New Roman" w:cs="Times New Roman"/>
          <w:sz w:val="21"/>
          <w:szCs w:val="21"/>
        </w:rPr>
        <w:t>滴滴下し乾燥させた</w:t>
      </w:r>
    </w:p>
    <w:p w14:paraId="70C4AB3E" w14:textId="77777777" w:rsidR="00DD51F6" w:rsidRPr="0048090B" w:rsidRDefault="00DD51F6" w:rsidP="00B9362F">
      <w:pPr>
        <w:widowControl/>
        <w:rPr>
          <w:rFonts w:ascii="Times New Roman" w:eastAsia="ＭＳ 明朝" w:hAnsi="Times New Roman" w:cs="Times New Roman"/>
          <w:color w:val="000000" w:themeColor="text1"/>
          <w:szCs w:val="21"/>
        </w:rPr>
      </w:pPr>
    </w:p>
    <w:p w14:paraId="568215CA" w14:textId="22836F38" w:rsidR="003146E5" w:rsidRPr="0048090B" w:rsidRDefault="00B02BB6" w:rsidP="00B9362F">
      <w:pPr>
        <w:pStyle w:val="a4"/>
        <w:widowControl/>
        <w:numPr>
          <w:ilvl w:val="1"/>
          <w:numId w:val="62"/>
        </w:numPr>
        <w:ind w:leftChars="0"/>
        <w:outlineLvl w:val="1"/>
        <w:rPr>
          <w:color w:val="000000" w:themeColor="text1"/>
        </w:rPr>
      </w:pPr>
      <w:bookmarkStart w:id="931" w:name="_Toc126850985"/>
      <w:r w:rsidRPr="0048090B">
        <w:rPr>
          <w:rFonts w:ascii="Times New Roman" w:eastAsia="ＭＳ 明朝" w:hAnsi="Times New Roman" w:cs="Times New Roman"/>
          <w:color w:val="000000" w:themeColor="text1"/>
          <w:szCs w:val="21"/>
        </w:rPr>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w:t>
      </w:r>
      <w:bookmarkStart w:id="932" w:name="_Toc126715265"/>
      <w:bookmarkStart w:id="933" w:name="_Toc126715399"/>
      <w:bookmarkStart w:id="934" w:name="_Toc126715534"/>
      <w:bookmarkStart w:id="935" w:name="_Toc126715266"/>
      <w:bookmarkStart w:id="936" w:name="_Toc126715400"/>
      <w:bookmarkStart w:id="937" w:name="_Toc126715535"/>
      <w:bookmarkStart w:id="938" w:name="_Toc126715267"/>
      <w:bookmarkStart w:id="939" w:name="_Toc126715401"/>
      <w:bookmarkStart w:id="940" w:name="_Toc126715536"/>
      <w:bookmarkStart w:id="941" w:name="_Toc126715268"/>
      <w:bookmarkStart w:id="942" w:name="_Toc126715402"/>
      <w:bookmarkStart w:id="943" w:name="_Toc126715537"/>
      <w:bookmarkStart w:id="944" w:name="_Toc126715269"/>
      <w:bookmarkStart w:id="945" w:name="_Toc126715403"/>
      <w:bookmarkStart w:id="946" w:name="_Toc126715538"/>
      <w:bookmarkStart w:id="947" w:name="_Toc126715270"/>
      <w:bookmarkStart w:id="948" w:name="_Toc126715404"/>
      <w:bookmarkStart w:id="949" w:name="_Toc126715539"/>
      <w:bookmarkStart w:id="950" w:name="_Toc126715271"/>
      <w:bookmarkStart w:id="951" w:name="_Toc126715405"/>
      <w:bookmarkStart w:id="952" w:name="_Toc126715540"/>
      <w:bookmarkStart w:id="953" w:name="_Toc126715272"/>
      <w:bookmarkStart w:id="954" w:name="_Toc126715406"/>
      <w:bookmarkStart w:id="955" w:name="_Toc126715541"/>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p>
    <w:p w14:paraId="53D03F3F" w14:textId="77777777" w:rsidR="001A5003" w:rsidRPr="001D0ECF" w:rsidRDefault="001A5003" w:rsidP="009B6B65">
      <w:pPr>
        <w:rPr>
          <w:rFonts w:ascii="Times New Roman" w:eastAsia="ＭＳ 明朝" w:hAnsi="Times New Roman" w:cs="Times New Roman"/>
          <w:color w:val="000000"/>
          <w:szCs w:val="21"/>
        </w:rPr>
      </w:pPr>
      <w:r>
        <w:rPr>
          <w:rFonts w:ascii="Times New Roman" w:eastAsia="ＭＳ 明朝" w:hAnsi="Times New Roman" w:cs="Times New Roman" w:hint="eastAsia"/>
          <w:szCs w:val="21"/>
        </w:rPr>
        <w:t>作製</w:t>
      </w:r>
      <w:r w:rsidRPr="0048090B">
        <w:rPr>
          <w:rFonts w:ascii="Times New Roman" w:eastAsia="ＭＳ 明朝" w:hAnsi="Times New Roman" w:cs="Times New Roman"/>
          <w:szCs w:val="21"/>
        </w:rPr>
        <w:t>した電極</w:t>
      </w:r>
      <w:r w:rsidRPr="0048090B">
        <w:rPr>
          <w:rFonts w:ascii="Times New Roman" w:eastAsia="ＭＳ 明朝" w:hAnsi="Times New Roman" w:cs="Times New Roman"/>
          <w:color w:val="000000"/>
          <w:szCs w:val="21"/>
        </w:rPr>
        <w:t>を作用極として、</w:t>
      </w:r>
      <w:r w:rsidRPr="00E533D6">
        <w:rPr>
          <w:rFonts w:ascii="Times New Roman" w:eastAsia="ＭＳ 明朝" w:hAnsi="Times New Roman" w:cs="Times New Roman" w:hint="eastAsia"/>
          <w:color w:val="000000"/>
          <w:szCs w:val="21"/>
        </w:rPr>
        <w:t>電解液は</w:t>
      </w:r>
      <w:r w:rsidRPr="00E533D6">
        <w:rPr>
          <w:rFonts w:ascii="Times New Roman" w:eastAsia="ＭＳ 明朝" w:hAnsi="Times New Roman" w:cs="Times New Roman"/>
          <w:color w:val="000000"/>
          <w:szCs w:val="21"/>
        </w:rPr>
        <w:t>0.1 M NaOH</w:t>
      </w:r>
      <w:r w:rsidRPr="00E533D6">
        <w:rPr>
          <w:rFonts w:ascii="Times New Roman" w:eastAsia="ＭＳ 明朝" w:hAnsi="Times New Roman" w:cs="Times New Roman"/>
          <w:color w:val="000000"/>
          <w:szCs w:val="21"/>
        </w:rPr>
        <w:t>水溶液、参照極には</w:t>
      </w:r>
      <w:r w:rsidRPr="00E533D6">
        <w:rPr>
          <w:rFonts w:ascii="Times New Roman" w:eastAsia="ＭＳ 明朝" w:hAnsi="Times New Roman" w:cs="Times New Roman"/>
          <w:color w:val="000000"/>
          <w:szCs w:val="21"/>
        </w:rPr>
        <w:t>Ag/AgCl</w:t>
      </w:r>
      <w:r w:rsidRPr="00E533D6">
        <w:rPr>
          <w:rFonts w:ascii="Times New Roman" w:eastAsia="ＭＳ 明朝" w:hAnsi="Times New Roman" w:cs="Times New Roman"/>
          <w:color w:val="000000"/>
          <w:szCs w:val="21"/>
        </w:rPr>
        <w:t>電極、対極には白金線を使用し大気下で電気化学測定を行なった。</w:t>
      </w:r>
    </w:p>
    <w:p w14:paraId="77173704" w14:textId="77777777" w:rsidR="001A5003" w:rsidRPr="0048090B" w:rsidRDefault="001A5003"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以下式に示すのは、グルコースを加えた時の濃度の計算式である。</w:t>
      </w:r>
    </w:p>
    <w:p w14:paraId="50A67A34" w14:textId="77777777" w:rsidR="001A5003" w:rsidRPr="0048090B" w:rsidRDefault="001A5003"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1DAB1082" w14:textId="77777777" w:rsidR="001A5003" w:rsidRPr="0048090B" w:rsidRDefault="001A5003" w:rsidP="009B6B65">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46A5091E" w14:textId="77777777" w:rsidR="001A5003" w:rsidRPr="0048090B" w:rsidRDefault="001A5003"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445B9F16" w14:textId="77777777" w:rsidR="001A5003" w:rsidRPr="0048090B" w:rsidRDefault="001A5003"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09F2EB02" w14:textId="77777777" w:rsidR="001A5003" w:rsidRPr="00413ACF" w:rsidRDefault="001A5003"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346459EF" w14:textId="77777777" w:rsidR="001A5003" w:rsidRPr="0048090B" w:rsidRDefault="001A5003" w:rsidP="00B9362F">
      <w:pPr>
        <w:widowControl/>
        <w:outlineLvl w:val="1"/>
        <w:rPr>
          <w:rFonts w:ascii="Times New Roman" w:eastAsia="ＭＳ 明朝" w:hAnsi="Times New Roman" w:cs="Times New Roman"/>
          <w:color w:val="000000" w:themeColor="text1"/>
          <w:szCs w:val="21"/>
        </w:rPr>
      </w:pPr>
    </w:p>
    <w:p w14:paraId="2F8DAE19" w14:textId="3B1A5D5C" w:rsidR="00B02BB6" w:rsidRPr="0048090B" w:rsidRDefault="00B02BB6"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956" w:name="_Toc126850986"/>
      <w:r w:rsidRPr="0048090B">
        <w:rPr>
          <w:rFonts w:ascii="Times New Roman" w:eastAsia="ＭＳ 明朝" w:hAnsi="Times New Roman" w:cs="Times New Roman"/>
          <w:color w:val="000000" w:themeColor="text1"/>
          <w:szCs w:val="21"/>
        </w:rPr>
        <w:t>220415C</w:t>
      </w:r>
      <w:r w:rsidR="00575055" w:rsidRPr="0048090B">
        <w:rPr>
          <w:rFonts w:ascii="Times New Roman" w:eastAsia="ＭＳ 明朝" w:hAnsi="Times New Roman" w:cs="Times New Roman"/>
          <w:color w:val="000000" w:themeColor="text1"/>
          <w:szCs w:val="21"/>
        </w:rPr>
        <w:t>ast_1</w:t>
      </w:r>
      <w:r w:rsidR="00B73B44" w:rsidRPr="0048090B">
        <w:rPr>
          <w:rFonts w:ascii="Times New Roman" w:eastAsia="ＭＳ 明朝" w:hAnsi="Times New Roman" w:cs="Times New Roman"/>
          <w:color w:val="000000" w:themeColor="text1"/>
          <w:szCs w:val="21"/>
        </w:rPr>
        <w:t>_1</w:t>
      </w:r>
      <w:r w:rsidR="00B73B44" w:rsidRPr="0048090B">
        <w:rPr>
          <w:rFonts w:ascii="Times New Roman" w:eastAsia="ＭＳ 明朝" w:hAnsi="Times New Roman" w:cs="Times New Roman"/>
          <w:color w:val="000000" w:themeColor="text1"/>
          <w:szCs w:val="21"/>
        </w:rPr>
        <w:t>回目</w:t>
      </w:r>
      <w:r w:rsidR="009F6C45">
        <w:rPr>
          <w:rFonts w:ascii="Times New Roman" w:eastAsia="ＭＳ 明朝" w:hAnsi="Times New Roman" w:cs="Times New Roman" w:hint="eastAsia"/>
          <w:color w:val="000000" w:themeColor="text1"/>
          <w:szCs w:val="21"/>
        </w:rPr>
        <w:t xml:space="preserve"> </w:t>
      </w:r>
      <w:r w:rsidR="009F6C45">
        <w:rPr>
          <w:rFonts w:ascii="Times New Roman" w:eastAsia="ＭＳ 明朝" w:hAnsi="Times New Roman" w:cs="Times New Roman"/>
          <w:color w:val="000000" w:themeColor="text1"/>
          <w:szCs w:val="21"/>
        </w:rPr>
        <w:t>CV</w:t>
      </w:r>
      <w:r w:rsidR="009F6C45">
        <w:rPr>
          <w:rFonts w:ascii="Times New Roman" w:eastAsia="ＭＳ 明朝" w:hAnsi="Times New Roman" w:cs="Times New Roman" w:hint="eastAsia"/>
          <w:color w:val="000000" w:themeColor="text1"/>
          <w:szCs w:val="21"/>
        </w:rPr>
        <w:t>測定</w:t>
      </w:r>
      <w:bookmarkEnd w:id="956"/>
    </w:p>
    <w:p w14:paraId="695CBD16" w14:textId="138C038C" w:rsidR="00B02BB6" w:rsidRPr="0048090B" w:rsidRDefault="00B02BB6" w:rsidP="009B6B65">
      <w:pPr>
        <w:pStyle w:val="paragraph"/>
        <w:numPr>
          <w:ilvl w:val="0"/>
          <w:numId w:val="25"/>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 xml:space="preserve">NaOH </w:t>
      </w:r>
      <w:r w:rsidR="005707D9" w:rsidRPr="0048090B">
        <w:rPr>
          <w:rFonts w:ascii="Times New Roman" w:eastAsia="ＭＳ 明朝" w:hAnsi="Times New Roman" w:cs="Times New Roman"/>
          <w:color w:val="000000" w:themeColor="text1"/>
          <w:sz w:val="21"/>
          <w:szCs w:val="21"/>
        </w:rPr>
        <w:t>1.2433</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にミリ</w:t>
      </w:r>
      <w:r w:rsidRPr="0048090B">
        <w:rPr>
          <w:rFonts w:ascii="Times New Roman" w:eastAsia="ＭＳ 明朝" w:hAnsi="Times New Roman" w:cs="Times New Roman"/>
          <w:color w:val="000000" w:themeColor="text1"/>
          <w:sz w:val="21"/>
          <w:szCs w:val="21"/>
        </w:rPr>
        <w:t>Q</w:t>
      </w:r>
      <w:r w:rsidRPr="0048090B">
        <w:rPr>
          <w:rFonts w:ascii="Times New Roman" w:eastAsia="ＭＳ 明朝" w:hAnsi="Times New Roman" w:cs="Times New Roman"/>
          <w:color w:val="000000" w:themeColor="text1"/>
          <w:sz w:val="21"/>
          <w:szCs w:val="21"/>
        </w:rPr>
        <w:t>水</w:t>
      </w:r>
      <w:r w:rsidRPr="0048090B">
        <w:rPr>
          <w:rFonts w:ascii="Times New Roman" w:eastAsia="ＭＳ 明朝" w:hAnsi="Times New Roman" w:cs="Times New Roman"/>
          <w:color w:val="000000" w:themeColor="text1"/>
          <w:sz w:val="21"/>
          <w:szCs w:val="21"/>
        </w:rPr>
        <w:t xml:space="preserve"> </w:t>
      </w:r>
      <w:r w:rsidR="005707D9" w:rsidRPr="0048090B">
        <w:rPr>
          <w:rFonts w:ascii="Times New Roman" w:eastAsia="ＭＳ 明朝" w:hAnsi="Times New Roman" w:cs="Times New Roman"/>
          <w:color w:val="000000" w:themeColor="text1"/>
          <w:sz w:val="21"/>
          <w:szCs w:val="21"/>
        </w:rPr>
        <w:t>310</w:t>
      </w:r>
      <w:r w:rsidRPr="0048090B">
        <w:rPr>
          <w:rFonts w:ascii="Times New Roman" w:eastAsia="ＭＳ 明朝" w:hAnsi="Times New Roman" w:cs="Times New Roman"/>
          <w:color w:val="000000" w:themeColor="text1"/>
          <w:sz w:val="21"/>
          <w:szCs w:val="21"/>
        </w:rPr>
        <w:t xml:space="preserve"> mL</w:t>
      </w:r>
      <w:r w:rsidRPr="0048090B">
        <w:rPr>
          <w:rFonts w:ascii="Times New Roman" w:eastAsia="ＭＳ 明朝" w:hAnsi="Times New Roman" w:cs="Times New Roman"/>
          <w:color w:val="000000" w:themeColor="text1"/>
          <w:sz w:val="21"/>
          <w:szCs w:val="21"/>
        </w:rPr>
        <w:t>を加えて</w:t>
      </w:r>
      <w:r w:rsidRPr="0048090B">
        <w:rPr>
          <w:rFonts w:ascii="Times New Roman" w:eastAsia="ＭＳ 明朝" w:hAnsi="Times New Roman" w:cs="Times New Roman"/>
          <w:color w:val="000000" w:themeColor="text1"/>
          <w:sz w:val="21"/>
          <w:szCs w:val="21"/>
        </w:rPr>
        <w:t>0.1 M</w:t>
      </w:r>
      <w:r w:rsidRPr="0048090B">
        <w:rPr>
          <w:rFonts w:ascii="Times New Roman" w:eastAsia="ＭＳ 明朝" w:hAnsi="Times New Roman" w:cs="Times New Roman"/>
          <w:color w:val="000000" w:themeColor="text1"/>
          <w:sz w:val="21"/>
          <w:szCs w:val="21"/>
        </w:rPr>
        <w:t>水溶液を作製し、</w:t>
      </w:r>
      <w:r w:rsidR="002A4848" w:rsidRPr="0048090B">
        <w:rPr>
          <w:rFonts w:ascii="Times New Roman" w:eastAsia="ＭＳ 明朝" w:hAnsi="Times New Roman" w:cs="Times New Roman"/>
          <w:color w:val="000000" w:themeColor="text1"/>
          <w:sz w:val="21"/>
          <w:szCs w:val="21"/>
        </w:rPr>
        <w:t>メスシリンダーで</w:t>
      </w:r>
      <w:r w:rsidRPr="0048090B">
        <w:rPr>
          <w:rFonts w:ascii="Times New Roman" w:eastAsia="ＭＳ 明朝" w:hAnsi="Times New Roman" w:cs="Times New Roman"/>
          <w:color w:val="000000" w:themeColor="text1"/>
          <w:sz w:val="21"/>
          <w:szCs w:val="21"/>
        </w:rPr>
        <w:t>80 mL</w:t>
      </w:r>
      <w:r w:rsidRPr="0048090B">
        <w:rPr>
          <w:rFonts w:ascii="Times New Roman" w:eastAsia="ＭＳ 明朝" w:hAnsi="Times New Roman" w:cs="Times New Roman"/>
          <w:color w:val="000000" w:themeColor="text1"/>
          <w:sz w:val="21"/>
          <w:szCs w:val="21"/>
        </w:rPr>
        <w:t>をセルに入れた。</w:t>
      </w:r>
    </w:p>
    <w:p w14:paraId="25CEE430" w14:textId="58B9B2EC" w:rsidR="00B02BB6" w:rsidRPr="0048090B" w:rsidRDefault="00B02BB6" w:rsidP="009B6B65">
      <w:pPr>
        <w:pStyle w:val="paragraph"/>
        <w:numPr>
          <w:ilvl w:val="0"/>
          <w:numId w:val="25"/>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lastRenderedPageBreak/>
        <w:t>D-</w:t>
      </w:r>
      <w:r w:rsidRPr="0048090B">
        <w:rPr>
          <w:rFonts w:ascii="Times New Roman" w:eastAsia="ＭＳ 明朝" w:hAnsi="Times New Roman" w:cs="Times New Roman"/>
          <w:color w:val="000000" w:themeColor="text1"/>
          <w:sz w:val="21"/>
          <w:szCs w:val="21"/>
        </w:rPr>
        <w:t>グルコース</w:t>
      </w:r>
      <w:r w:rsidRPr="0048090B">
        <w:rPr>
          <w:rFonts w:ascii="Times New Roman" w:eastAsia="ＭＳ 明朝" w:hAnsi="Times New Roman" w:cs="Times New Roman"/>
          <w:color w:val="000000" w:themeColor="text1"/>
          <w:sz w:val="21"/>
          <w:szCs w:val="21"/>
        </w:rPr>
        <w:t xml:space="preserve"> </w:t>
      </w:r>
      <w:r w:rsidR="005707D9" w:rsidRPr="0048090B">
        <w:rPr>
          <w:rFonts w:ascii="Times New Roman" w:eastAsia="ＭＳ 明朝" w:hAnsi="Times New Roman" w:cs="Times New Roman"/>
          <w:color w:val="000000" w:themeColor="text1"/>
          <w:sz w:val="21"/>
          <w:szCs w:val="21"/>
        </w:rPr>
        <w:t>1.2679</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w:t>
      </w:r>
      <w:r w:rsidRPr="0048090B">
        <w:rPr>
          <w:rFonts w:ascii="Times New Roman" w:eastAsia="ＭＳ 明朝" w:hAnsi="Times New Roman" w:cs="Times New Roman"/>
          <w:color w:val="000000" w:themeColor="text1"/>
          <w:sz w:val="21"/>
          <w:szCs w:val="21"/>
        </w:rPr>
        <w:t>0.1 M NaOH</w:t>
      </w:r>
      <w:r w:rsidRPr="0048090B">
        <w:rPr>
          <w:rFonts w:ascii="Times New Roman" w:eastAsia="ＭＳ 明朝" w:hAnsi="Times New Roman" w:cs="Times New Roman"/>
          <w:color w:val="000000" w:themeColor="text1"/>
          <w:sz w:val="21"/>
          <w:szCs w:val="21"/>
        </w:rPr>
        <w:t>溶液を</w:t>
      </w:r>
      <w:r w:rsidRPr="0048090B">
        <w:rPr>
          <w:rFonts w:ascii="Times New Roman" w:eastAsia="ＭＳ 明朝" w:hAnsi="Times New Roman" w:cs="Times New Roman"/>
          <w:color w:val="000000" w:themeColor="text1"/>
          <w:sz w:val="21"/>
          <w:szCs w:val="21"/>
        </w:rPr>
        <w:t>10 mL</w:t>
      </w:r>
      <w:r w:rsidRPr="0048090B">
        <w:rPr>
          <w:rFonts w:ascii="Times New Roman" w:eastAsia="ＭＳ 明朝" w:hAnsi="Times New Roman" w:cs="Times New Roman"/>
          <w:color w:val="000000" w:themeColor="text1"/>
          <w:sz w:val="21"/>
          <w:szCs w:val="21"/>
        </w:rPr>
        <w:t>加えて</w:t>
      </w:r>
      <w:r w:rsidRPr="0048090B">
        <w:rPr>
          <w:rFonts w:ascii="Times New Roman" w:eastAsia="ＭＳ 明朝" w:hAnsi="Times New Roman" w:cs="Times New Roman"/>
          <w:color w:val="000000" w:themeColor="text1"/>
          <w:sz w:val="21"/>
          <w:szCs w:val="21"/>
        </w:rPr>
        <w:t>0.7 M</w:t>
      </w:r>
      <w:r w:rsidRPr="0048090B">
        <w:rPr>
          <w:rFonts w:ascii="Times New Roman" w:eastAsia="ＭＳ 明朝" w:hAnsi="Times New Roman" w:cs="Times New Roman"/>
          <w:color w:val="000000" w:themeColor="text1"/>
          <w:sz w:val="21"/>
          <w:szCs w:val="21"/>
        </w:rPr>
        <w:t>グルコース溶液を作製した。</w:t>
      </w:r>
    </w:p>
    <w:p w14:paraId="1C5A1F07" w14:textId="78731E65" w:rsidR="0044111D" w:rsidRPr="0048090B" w:rsidRDefault="00B02BB6" w:rsidP="009B6B65">
      <w:pPr>
        <w:pStyle w:val="paragraph"/>
        <w:numPr>
          <w:ilvl w:val="0"/>
          <w:numId w:val="25"/>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w:t>
      </w:r>
      <w:r w:rsidR="00407EF6" w:rsidRPr="0048090B">
        <w:rPr>
          <w:rFonts w:ascii="Times New Roman" w:eastAsia="ＭＳ 明朝" w:hAnsi="Times New Roman" w:cs="Times New Roman"/>
          <w:color w:val="000000" w:themeColor="text1"/>
          <w:sz w:val="21"/>
          <w:szCs w:val="21"/>
        </w:rPr>
        <w:t>0.09</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w:t>
      </w:r>
      <w:r w:rsidR="00407EF6" w:rsidRPr="0048090B">
        <w:rPr>
          <w:rFonts w:ascii="Times New Roman" w:eastAsia="ＭＳ 明朝" w:hAnsi="Times New Roman" w:cs="Times New Roman"/>
          <w:color w:val="000000" w:themeColor="text1"/>
          <w:sz w:val="21"/>
          <w:szCs w:val="21"/>
        </w:rPr>
        <w:t>7</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w:t>
      </w:r>
      <w:r w:rsidR="00407EF6" w:rsidRPr="0048090B">
        <w:rPr>
          <w:rFonts w:ascii="Times New Roman" w:eastAsia="ＭＳ 明朝" w:hAnsi="Times New Roman" w:cs="Times New Roman"/>
          <w:color w:val="000000" w:themeColor="text1"/>
          <w:sz w:val="21"/>
          <w:szCs w:val="21"/>
        </w:rPr>
        <w:t>0</w:t>
      </w:r>
      <w:r w:rsidRPr="0048090B">
        <w:rPr>
          <w:rFonts w:ascii="Times New Roman" w:eastAsia="ＭＳ 明朝" w:hAnsi="Times New Roman" w:cs="Times New Roman"/>
          <w:color w:val="000000" w:themeColor="text1"/>
          <w:sz w:val="21"/>
          <w:szCs w:val="21"/>
        </w:rPr>
        <w:t xml:space="preserve"> V</w:t>
      </w:r>
      <w:r w:rsidR="00407EF6" w:rsidRPr="0048090B">
        <w:rPr>
          <w:rFonts w:ascii="Times New Roman" w:eastAsia="ＭＳ 明朝" w:hAnsi="Times New Roman" w:cs="Times New Roman"/>
          <w:color w:val="000000" w:themeColor="text1"/>
          <w:sz w:val="21"/>
          <w:szCs w:val="21"/>
        </w:rPr>
        <w:t>、スキャン速度</w:t>
      </w:r>
      <w:r w:rsidR="00407EF6" w:rsidRPr="0048090B">
        <w:rPr>
          <w:rFonts w:ascii="Times New Roman" w:eastAsia="ＭＳ 明朝" w:hAnsi="Times New Roman" w:cs="Times New Roman"/>
          <w:color w:val="000000" w:themeColor="text1"/>
          <w:sz w:val="21"/>
          <w:szCs w:val="21"/>
        </w:rPr>
        <w:t xml:space="preserve"> 0.02</w:t>
      </w:r>
      <w:r w:rsidR="009F5587" w:rsidRPr="0048090B">
        <w:rPr>
          <w:rFonts w:ascii="Times New Roman" w:eastAsia="ＭＳ 明朝" w:hAnsi="Times New Roman" w:cs="Times New Roman"/>
          <w:color w:val="000000" w:themeColor="text1"/>
          <w:sz w:val="21"/>
          <w:szCs w:val="21"/>
        </w:rPr>
        <w:t xml:space="preserve"> s</w:t>
      </w:r>
      <w:r w:rsidRPr="0048090B">
        <w:rPr>
          <w:rFonts w:ascii="Times New Roman" w:eastAsia="ＭＳ 明朝" w:hAnsi="Times New Roman" w:cs="Times New Roman"/>
          <w:color w:val="000000" w:themeColor="text1"/>
          <w:sz w:val="21"/>
          <w:szCs w:val="21"/>
        </w:rPr>
        <w:t>でグルコースの濃度を変化させながら</w:t>
      </w:r>
      <w:r w:rsidRPr="0048090B">
        <w:rPr>
          <w:rFonts w:ascii="Times New Roman" w:eastAsia="ＭＳ 明朝" w:hAnsi="Times New Roman" w:cs="Times New Roman"/>
          <w:color w:val="000000" w:themeColor="text1"/>
          <w:sz w:val="21"/>
          <w:szCs w:val="21"/>
        </w:rPr>
        <w:t>CV</w:t>
      </w:r>
      <w:r w:rsidRPr="0048090B">
        <w:rPr>
          <w:rFonts w:ascii="Times New Roman" w:eastAsia="ＭＳ 明朝" w:hAnsi="Times New Roman" w:cs="Times New Roman"/>
          <w:color w:val="000000" w:themeColor="text1"/>
          <w:sz w:val="21"/>
          <w:szCs w:val="21"/>
        </w:rPr>
        <w:t>測定を行い酸化還元反応の変化を確認した。</w:t>
      </w:r>
    </w:p>
    <w:p w14:paraId="7B8491EB" w14:textId="141C34EE" w:rsidR="00F33A34" w:rsidRPr="00B9362F" w:rsidRDefault="00F33A34" w:rsidP="0044111D">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4BC3CD46" w14:textId="738736D7" w:rsidR="0044111D" w:rsidRPr="00B9362F" w:rsidRDefault="00331933" w:rsidP="00B9362F">
      <w:pPr>
        <w:pStyle w:val="paragraph"/>
        <w:spacing w:before="0" w:beforeAutospacing="0" w:after="0" w:afterAutospacing="0"/>
        <w:jc w:val="both"/>
        <w:textAlignment w:val="baseline"/>
        <w:rPr>
          <w:rFonts w:ascii="Times New Roman" w:eastAsia="ＭＳ 明朝" w:hAnsi="Times New Roman" w:cs="Times New Roman"/>
        </w:rPr>
      </w:pPr>
      <w:r w:rsidRPr="00331933">
        <w:rPr>
          <w:rFonts w:ascii="Times New Roman" w:eastAsia="ＭＳ 明朝" w:hAnsi="Times New Roman" w:cs="Times New Roman" w:hint="eastAsia"/>
          <w:sz w:val="21"/>
          <w:szCs w:val="21"/>
        </w:rPr>
        <w:t>表</w:t>
      </w:r>
      <w:r w:rsidRPr="00331933">
        <w:rPr>
          <w:rFonts w:ascii="Times New Roman" w:eastAsia="ＭＳ 明朝" w:hAnsi="Times New Roman" w:cs="Times New Roman"/>
          <w:sz w:val="21"/>
          <w:szCs w:val="21"/>
        </w:rPr>
        <w:t xml:space="preserve"> 3-7-1</w:t>
      </w:r>
      <w:r w:rsidRPr="00331933">
        <w:rPr>
          <w:rFonts w:ascii="Times New Roman" w:eastAsia="ＭＳ 明朝" w:hAnsi="Times New Roman" w:cs="Times New Roman"/>
          <w:sz w:val="21"/>
          <w:szCs w:val="21"/>
        </w:rPr>
        <w:t>セル内のグルコース濃度</w:t>
      </w:r>
    </w:p>
    <w:tbl>
      <w:tblPr>
        <w:tblStyle w:val="a5"/>
        <w:tblW w:w="0" w:type="auto"/>
        <w:tblLook w:val="04A0" w:firstRow="1" w:lastRow="0" w:firstColumn="1" w:lastColumn="0" w:noHBand="0" w:noVBand="1"/>
      </w:tblPr>
      <w:tblGrid>
        <w:gridCol w:w="1129"/>
        <w:gridCol w:w="1134"/>
      </w:tblGrid>
      <w:tr w:rsidR="00DF768A" w:rsidRPr="0048090B" w14:paraId="05241856" w14:textId="77777777" w:rsidTr="00B9362F">
        <w:trPr>
          <w:trHeight w:val="416"/>
        </w:trPr>
        <w:tc>
          <w:tcPr>
            <w:tcW w:w="1129" w:type="dxa"/>
            <w:hideMark/>
          </w:tcPr>
          <w:p w14:paraId="519F647D" w14:textId="7896F088" w:rsidR="00450A09" w:rsidRPr="0048090B" w:rsidRDefault="007D7AEE" w:rsidP="00A566C4">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投入</w:t>
            </w:r>
            <w:r w:rsidR="00450A09" w:rsidRPr="0048090B">
              <w:rPr>
                <w:rFonts w:ascii="Times New Roman" w:eastAsia="ＭＳ 明朝" w:hAnsi="Times New Roman" w:cs="Times New Roman"/>
                <w:color w:val="000000" w:themeColor="text1"/>
                <w:sz w:val="21"/>
                <w:szCs w:val="21"/>
              </w:rPr>
              <w:t>量</w:t>
            </w:r>
          </w:p>
        </w:tc>
        <w:tc>
          <w:tcPr>
            <w:tcW w:w="1134" w:type="dxa"/>
            <w:hideMark/>
          </w:tcPr>
          <w:p w14:paraId="6ADEEC82" w14:textId="7C07C9CE" w:rsidR="00450A09" w:rsidRPr="0048090B" w:rsidRDefault="00450A09" w:rsidP="00A566C4">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濃度</w:t>
            </w:r>
          </w:p>
        </w:tc>
      </w:tr>
      <w:tr w:rsidR="004A1E7E" w:rsidRPr="0048090B" w14:paraId="03903474" w14:textId="77777777" w:rsidTr="00B9362F">
        <w:trPr>
          <w:trHeight w:val="416"/>
        </w:trPr>
        <w:tc>
          <w:tcPr>
            <w:tcW w:w="1129" w:type="dxa"/>
          </w:tcPr>
          <w:p w14:paraId="0B9B5F85" w14:textId="4029928A" w:rsidR="004A1E7E" w:rsidRPr="0048090B" w:rsidRDefault="004A1E7E" w:rsidP="00A566C4">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/μL</w:t>
            </w:r>
          </w:p>
        </w:tc>
        <w:tc>
          <w:tcPr>
            <w:tcW w:w="1134" w:type="dxa"/>
          </w:tcPr>
          <w:p w14:paraId="62AC3593" w14:textId="3E22DFE0" w:rsidR="004A1E7E" w:rsidRPr="0048090B" w:rsidRDefault="004A1E7E" w:rsidP="00A566C4">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w:t>
            </w:r>
            <w:r w:rsidR="00EC21D2">
              <w:rPr>
                <w:rFonts w:ascii="Times New Roman" w:eastAsia="ＭＳ 明朝" w:hAnsi="Times New Roman" w:cs="Times New Roman"/>
                <w:color w:val="000000" w:themeColor="text1"/>
                <w:sz w:val="21"/>
                <w:szCs w:val="21"/>
              </w:rPr>
              <w:t>m</w:t>
            </w:r>
            <w:r w:rsidRPr="0048090B">
              <w:rPr>
                <w:rFonts w:ascii="Times New Roman" w:eastAsia="ＭＳ 明朝" w:hAnsi="Times New Roman" w:cs="Times New Roman"/>
                <w:color w:val="000000" w:themeColor="text1"/>
                <w:sz w:val="21"/>
                <w:szCs w:val="21"/>
              </w:rPr>
              <w:t>M</w:t>
            </w:r>
          </w:p>
        </w:tc>
      </w:tr>
      <w:tr w:rsidR="00450A09" w:rsidRPr="0048090B" w14:paraId="3A243C9A" w14:textId="77777777" w:rsidTr="00B9362F">
        <w:trPr>
          <w:trHeight w:val="400"/>
        </w:trPr>
        <w:tc>
          <w:tcPr>
            <w:tcW w:w="1129" w:type="dxa"/>
            <w:noWrap/>
            <w:hideMark/>
          </w:tcPr>
          <w:p w14:paraId="54C65E4D" w14:textId="13EBEFAE" w:rsidR="00450A09" w:rsidRPr="0048090B" w:rsidRDefault="00450A09"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134" w:type="dxa"/>
            <w:noWrap/>
            <w:hideMark/>
          </w:tcPr>
          <w:p w14:paraId="591C9F9D" w14:textId="14556C20" w:rsidR="00450A09" w:rsidRPr="0048090B" w:rsidRDefault="00450A09"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r w:rsidR="007D7AEE" w:rsidRPr="0048090B">
              <w:rPr>
                <w:rFonts w:ascii="Times New Roman" w:eastAsia="ＭＳ 明朝" w:hAnsi="Times New Roman" w:cs="Times New Roman"/>
                <w:sz w:val="21"/>
                <w:szCs w:val="21"/>
              </w:rPr>
              <w:t>0</w:t>
            </w:r>
          </w:p>
        </w:tc>
      </w:tr>
      <w:tr w:rsidR="00450A09" w:rsidRPr="0048090B" w14:paraId="06E851E4" w14:textId="77777777" w:rsidTr="00B9362F">
        <w:trPr>
          <w:trHeight w:val="400"/>
        </w:trPr>
        <w:tc>
          <w:tcPr>
            <w:tcW w:w="1129" w:type="dxa"/>
            <w:noWrap/>
            <w:hideMark/>
          </w:tcPr>
          <w:p w14:paraId="1B35AF5F" w14:textId="07CD4B3E" w:rsidR="00450A09" w:rsidRPr="0048090B" w:rsidRDefault="007F67E3"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25</w:t>
            </w:r>
            <w:r w:rsidR="007D7AEE" w:rsidRPr="0048090B">
              <w:rPr>
                <w:rFonts w:ascii="Times New Roman" w:eastAsia="ＭＳ 明朝" w:hAnsi="Times New Roman" w:cs="Times New Roman"/>
                <w:sz w:val="21"/>
                <w:szCs w:val="21"/>
              </w:rPr>
              <w:t>0</w:t>
            </w:r>
          </w:p>
        </w:tc>
        <w:tc>
          <w:tcPr>
            <w:tcW w:w="1134" w:type="dxa"/>
            <w:noWrap/>
            <w:hideMark/>
          </w:tcPr>
          <w:p w14:paraId="759597AA" w14:textId="28975DA4" w:rsidR="00450A09" w:rsidRPr="0048090B" w:rsidRDefault="006340B4"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7</w:t>
            </w:r>
            <w:r w:rsidR="007D7AEE"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38</w:t>
            </w:r>
          </w:p>
        </w:tc>
      </w:tr>
      <w:tr w:rsidR="00450A09" w:rsidRPr="0048090B" w14:paraId="7C48DC6F" w14:textId="77777777" w:rsidTr="00B9362F">
        <w:trPr>
          <w:trHeight w:val="400"/>
        </w:trPr>
        <w:tc>
          <w:tcPr>
            <w:tcW w:w="1129" w:type="dxa"/>
            <w:noWrap/>
            <w:hideMark/>
          </w:tcPr>
          <w:p w14:paraId="1C0EAB63" w14:textId="5C38B011" w:rsidR="00450A09" w:rsidRPr="0048090B" w:rsidRDefault="007F67E3"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4</w:t>
            </w:r>
            <w:r w:rsidR="007D7AEE" w:rsidRPr="0048090B">
              <w:rPr>
                <w:rFonts w:ascii="Times New Roman" w:eastAsia="ＭＳ 明朝" w:hAnsi="Times New Roman" w:cs="Times New Roman"/>
                <w:sz w:val="21"/>
                <w:szCs w:val="21"/>
              </w:rPr>
              <w:t>00</w:t>
            </w:r>
          </w:p>
        </w:tc>
        <w:tc>
          <w:tcPr>
            <w:tcW w:w="1134" w:type="dxa"/>
            <w:noWrap/>
            <w:hideMark/>
          </w:tcPr>
          <w:p w14:paraId="79D1AF8E" w14:textId="350CD76C" w:rsidR="00450A09" w:rsidRPr="0048090B" w:rsidRDefault="00557D08"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16</w:t>
            </w:r>
            <w:r w:rsidR="00410F8C">
              <w:rPr>
                <w:rFonts w:ascii="Times New Roman" w:eastAsia="ＭＳ 明朝" w:hAnsi="Times New Roman" w:cs="Times New Roman"/>
                <w:sz w:val="21"/>
                <w:szCs w:val="21"/>
              </w:rPr>
              <w:t>.</w:t>
            </w:r>
            <w:r w:rsidR="00FF6DE3" w:rsidRPr="0048090B">
              <w:rPr>
                <w:rFonts w:ascii="Times New Roman" w:eastAsia="ＭＳ 明朝" w:hAnsi="Times New Roman" w:cs="Times New Roman"/>
                <w:sz w:val="21"/>
                <w:szCs w:val="21"/>
              </w:rPr>
              <w:t>3</w:t>
            </w:r>
          </w:p>
        </w:tc>
      </w:tr>
      <w:tr w:rsidR="00450A09" w:rsidRPr="0048090B" w14:paraId="7241B643" w14:textId="77777777" w:rsidTr="00B9362F">
        <w:trPr>
          <w:trHeight w:val="400"/>
        </w:trPr>
        <w:tc>
          <w:tcPr>
            <w:tcW w:w="1129" w:type="dxa"/>
            <w:noWrap/>
            <w:hideMark/>
          </w:tcPr>
          <w:p w14:paraId="0EAFA472" w14:textId="4C441D3A" w:rsidR="00450A09" w:rsidRPr="0048090B" w:rsidRDefault="007F67E3"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600</w:t>
            </w:r>
          </w:p>
        </w:tc>
        <w:tc>
          <w:tcPr>
            <w:tcW w:w="1134" w:type="dxa"/>
            <w:noWrap/>
            <w:hideMark/>
          </w:tcPr>
          <w:p w14:paraId="03446775" w14:textId="4C045E21" w:rsidR="00450A09" w:rsidRPr="0048090B" w:rsidRDefault="007F67E3"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w:t>
            </w:r>
            <w:r w:rsidR="00494351" w:rsidRPr="0048090B">
              <w:rPr>
                <w:rFonts w:ascii="Times New Roman" w:eastAsia="ＭＳ 明朝" w:hAnsi="Times New Roman" w:cs="Times New Roman"/>
                <w:sz w:val="21"/>
                <w:szCs w:val="21"/>
              </w:rPr>
              <w:t>5</w:t>
            </w:r>
            <w:r w:rsidR="00410F8C">
              <w:rPr>
                <w:rFonts w:ascii="Times New Roman" w:eastAsia="ＭＳ 明朝" w:hAnsi="Times New Roman" w:cs="Times New Roman"/>
                <w:sz w:val="21"/>
                <w:szCs w:val="21"/>
              </w:rPr>
              <w:t>.</w:t>
            </w:r>
            <w:r w:rsidR="00FF6DE3" w:rsidRPr="0048090B">
              <w:rPr>
                <w:rFonts w:ascii="Times New Roman" w:eastAsia="ＭＳ 明朝" w:hAnsi="Times New Roman" w:cs="Times New Roman"/>
                <w:sz w:val="21"/>
                <w:szCs w:val="21"/>
              </w:rPr>
              <w:t>4</w:t>
            </w:r>
          </w:p>
        </w:tc>
      </w:tr>
      <w:tr w:rsidR="007F67E3" w:rsidRPr="0048090B" w14:paraId="747AC465" w14:textId="77777777" w:rsidTr="00B9362F">
        <w:trPr>
          <w:trHeight w:val="400"/>
        </w:trPr>
        <w:tc>
          <w:tcPr>
            <w:tcW w:w="1129" w:type="dxa"/>
            <w:noWrap/>
          </w:tcPr>
          <w:p w14:paraId="1F3EC417" w14:textId="0FFA89EA" w:rsidR="007F67E3" w:rsidRPr="0048090B" w:rsidRDefault="007F67E3" w:rsidP="00A566C4">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800</w:t>
            </w:r>
          </w:p>
        </w:tc>
        <w:tc>
          <w:tcPr>
            <w:tcW w:w="1134" w:type="dxa"/>
            <w:noWrap/>
          </w:tcPr>
          <w:p w14:paraId="45F57448" w14:textId="20BE5680" w:rsidR="007F67E3" w:rsidRPr="0048090B" w:rsidRDefault="00494351" w:rsidP="00A566C4">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37</w:t>
            </w:r>
            <w:r w:rsidR="00930A4D">
              <w:rPr>
                <w:rFonts w:ascii="Times New Roman" w:eastAsia="ＭＳ 明朝" w:hAnsi="Times New Roman" w:cs="Times New Roman"/>
                <w:sz w:val="21"/>
                <w:szCs w:val="21"/>
              </w:rPr>
              <w:t>.</w:t>
            </w:r>
            <w:r w:rsidR="002C216C" w:rsidRPr="0048090B">
              <w:rPr>
                <w:rFonts w:ascii="Times New Roman" w:eastAsia="ＭＳ 明朝" w:hAnsi="Times New Roman" w:cs="Times New Roman"/>
                <w:sz w:val="21"/>
                <w:szCs w:val="21"/>
              </w:rPr>
              <w:t>4</w:t>
            </w:r>
          </w:p>
        </w:tc>
      </w:tr>
    </w:tbl>
    <w:p w14:paraId="1EC1B09F" w14:textId="77777777" w:rsidR="00B02BB6" w:rsidRPr="0048090B" w:rsidRDefault="00B02BB6" w:rsidP="00B9362F">
      <w:pPr>
        <w:widowControl/>
        <w:rPr>
          <w:rFonts w:ascii="Times New Roman" w:eastAsia="ＭＳ 明朝" w:hAnsi="Times New Roman" w:cs="Times New Roman"/>
          <w:color w:val="000000" w:themeColor="text1"/>
          <w:szCs w:val="21"/>
        </w:rPr>
      </w:pPr>
    </w:p>
    <w:p w14:paraId="3ACBA255" w14:textId="520433B2" w:rsidR="004E1D32" w:rsidRPr="00B9362F" w:rsidRDefault="00450AD2"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957" w:name="_Toc126850987"/>
      <w:r w:rsidRPr="0048090B">
        <w:rPr>
          <w:rFonts w:ascii="Times New Roman" w:eastAsia="ＭＳ 明朝" w:hAnsi="Times New Roman" w:cs="Times New Roman"/>
          <w:color w:val="000000" w:themeColor="text1"/>
          <w:szCs w:val="21"/>
        </w:rPr>
        <w:t>クロノアンペロメトリー</w:t>
      </w:r>
      <w:r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w:t>
      </w:r>
      <w:bookmarkEnd w:id="957"/>
    </w:p>
    <w:p w14:paraId="5B0B1956" w14:textId="5A4B51B1" w:rsidR="00450AD2" w:rsidRPr="0048090B" w:rsidRDefault="004E1D32" w:rsidP="009B6B65">
      <w:pPr>
        <w:rPr>
          <w:rFonts w:ascii="Times New Roman" w:eastAsia="ＭＳ 明朝" w:hAnsi="Times New Roman" w:cs="Times New Roman"/>
          <w:color w:val="000000" w:themeColor="text1"/>
          <w:szCs w:val="21"/>
        </w:rPr>
      </w:pPr>
      <w:r w:rsidRPr="004E1D32">
        <w:rPr>
          <w:rFonts w:ascii="Times New Roman" w:eastAsia="ＭＳ 明朝" w:hAnsi="Times New Roman" w:cs="Times New Roman" w:hint="eastAsia"/>
          <w:color w:val="000000" w:themeColor="text1"/>
          <w:szCs w:val="21"/>
        </w:rPr>
        <w:t>キャスト電極</w:t>
      </w:r>
      <w:r>
        <w:rPr>
          <w:rFonts w:ascii="Times New Roman" w:eastAsia="ＭＳ 明朝" w:hAnsi="Times New Roman" w:cs="Times New Roman" w:hint="eastAsia"/>
          <w:color w:val="000000" w:themeColor="text1"/>
          <w:szCs w:val="21"/>
        </w:rPr>
        <w:t>で</w:t>
      </w:r>
      <w:r w:rsidRPr="004E1D32">
        <w:rPr>
          <w:rFonts w:ascii="Times New Roman" w:eastAsia="ＭＳ 明朝" w:hAnsi="Times New Roman" w:cs="Times New Roman"/>
          <w:color w:val="000000" w:themeColor="text1"/>
          <w:szCs w:val="21"/>
        </w:rPr>
        <w:t>サイクリックボルタンメトリーを測定した所、グルコースの酸化ピークが</w:t>
      </w:r>
      <w:r w:rsidRPr="004E1D32">
        <w:rPr>
          <w:rFonts w:ascii="Times New Roman" w:eastAsia="ＭＳ 明朝" w:hAnsi="Times New Roman" w:cs="Times New Roman"/>
          <w:color w:val="000000" w:themeColor="text1"/>
          <w:szCs w:val="21"/>
        </w:rPr>
        <w:t>0.5</w:t>
      </w:r>
      <w:r w:rsidRPr="004E1D32">
        <w:rPr>
          <w:rFonts w:ascii="Times New Roman" w:eastAsia="ＭＳ 明朝" w:hAnsi="Times New Roman" w:cs="Times New Roman" w:hint="eastAsia"/>
          <w:color w:val="000000" w:themeColor="text1"/>
          <w:szCs w:val="21"/>
        </w:rPr>
        <w:t>〜</w:t>
      </w:r>
      <w:r w:rsidRPr="004E1D32">
        <w:rPr>
          <w:rFonts w:ascii="Times New Roman" w:eastAsia="ＭＳ 明朝" w:hAnsi="Times New Roman" w:cs="Times New Roman"/>
          <w:color w:val="000000" w:themeColor="text1"/>
          <w:szCs w:val="21"/>
        </w:rPr>
        <w:t>0.7 V vs Ag/AgCl</w:t>
      </w:r>
      <w:r w:rsidRPr="004E1D32">
        <w:rPr>
          <w:rFonts w:ascii="Times New Roman" w:eastAsia="ＭＳ 明朝" w:hAnsi="Times New Roman" w:cs="Times New Roman"/>
          <w:color w:val="000000" w:themeColor="text1"/>
          <w:szCs w:val="21"/>
        </w:rPr>
        <w:t>に現れた。そこで</w:t>
      </w:r>
      <w:r w:rsidRPr="004E1D32">
        <w:rPr>
          <w:rFonts w:ascii="Times New Roman" w:eastAsia="ＭＳ 明朝" w:hAnsi="Times New Roman" w:cs="Times New Roman"/>
          <w:color w:val="000000" w:themeColor="text1"/>
          <w:szCs w:val="21"/>
        </w:rPr>
        <w:t>CP</w:t>
      </w:r>
      <w:r w:rsidRPr="004E1D32">
        <w:rPr>
          <w:rFonts w:ascii="Times New Roman" w:eastAsia="ＭＳ 明朝" w:hAnsi="Times New Roman" w:cs="Times New Roman"/>
          <w:color w:val="000000" w:themeColor="text1"/>
          <w:szCs w:val="21"/>
        </w:rPr>
        <w:t>電極に</w:t>
      </w:r>
      <w:r w:rsidRPr="004E1D32">
        <w:rPr>
          <w:rFonts w:ascii="Times New Roman" w:eastAsia="ＭＳ 明朝" w:hAnsi="Times New Roman" w:cs="Times New Roman"/>
          <w:color w:val="000000" w:themeColor="text1"/>
          <w:szCs w:val="21"/>
        </w:rPr>
        <w:t>0.6 V vs. Ag/AgCl</w:t>
      </w:r>
      <w:r w:rsidRPr="004E1D32">
        <w:rPr>
          <w:rFonts w:ascii="Times New Roman" w:eastAsia="ＭＳ 明朝" w:hAnsi="Times New Roman" w:cs="Times New Roman"/>
          <w:color w:val="000000" w:themeColor="text1"/>
          <w:szCs w:val="21"/>
        </w:rPr>
        <w:t>を印加しながら、十分撹拌している電解液に</w:t>
      </w:r>
      <w:r w:rsidRPr="004E1D32">
        <w:rPr>
          <w:rFonts w:ascii="Times New Roman" w:eastAsia="ＭＳ 明朝" w:hAnsi="Times New Roman" w:cs="Times New Roman"/>
          <w:color w:val="000000" w:themeColor="text1"/>
          <w:szCs w:val="21"/>
        </w:rPr>
        <w:t>0.7 M</w:t>
      </w:r>
      <w:r w:rsidRPr="004E1D32">
        <w:rPr>
          <w:rFonts w:ascii="Times New Roman" w:eastAsia="ＭＳ 明朝" w:hAnsi="Times New Roman" w:cs="Times New Roman"/>
          <w:color w:val="000000" w:themeColor="text1"/>
          <w:szCs w:val="21"/>
        </w:rPr>
        <w:t>グルコース溶液を任意量加え、電流値の変化を調べた。</w:t>
      </w:r>
    </w:p>
    <w:p w14:paraId="53D7DD05" w14:textId="5D71AA07" w:rsidR="00450AD2" w:rsidRPr="0048090B" w:rsidRDefault="00450AD2"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w:t>
      </w:r>
      <w:r w:rsidR="002B7348" w:rsidRPr="0048090B">
        <w:rPr>
          <w:rFonts w:ascii="Times New Roman" w:eastAsia="ＭＳ 明朝" w:hAnsi="Times New Roman" w:cs="Times New Roman"/>
          <w:color w:val="000000" w:themeColor="text1"/>
          <w:szCs w:val="21"/>
        </w:rPr>
        <w:t>電流密度の計算式と</w:t>
      </w:r>
      <w:r w:rsidRPr="0048090B">
        <w:rPr>
          <w:rFonts w:ascii="Times New Roman" w:eastAsia="ＭＳ 明朝" w:hAnsi="Times New Roman" w:cs="Times New Roman"/>
          <w:color w:val="000000" w:themeColor="text1"/>
          <w:szCs w:val="21"/>
        </w:rPr>
        <w:t>グルコースを加えた時の濃度の計算式である。</w:t>
      </w:r>
    </w:p>
    <w:p w14:paraId="227BF631" w14:textId="4E570EC2" w:rsidR="002B7348" w:rsidRPr="0048090B" w:rsidRDefault="00701D70"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電流密度の計算式</w:t>
      </w:r>
    </w:p>
    <w:p w14:paraId="6E7E52E7" w14:textId="5CADD098" w:rsidR="00701D70" w:rsidRPr="0048090B" w:rsidRDefault="00097F14" w:rsidP="009B6B65">
      <w:pPr>
        <w:rPr>
          <w:rFonts w:ascii="Times New Roman" w:eastAsia="ＭＳ 明朝" w:hAnsi="Times New Roman" w:cs="Times New Roman"/>
          <w:color w:val="000000" w:themeColor="text1"/>
          <w:szCs w:val="21"/>
        </w:rPr>
      </w:pPr>
      <m:oMathPara>
        <m:oMath>
          <m:r>
            <w:rPr>
              <w:rFonts w:ascii="Cambria Math" w:eastAsia="ＭＳ 明朝" w:hAnsi="Cambria Math" w:cs="Times New Roman"/>
              <w:color w:val="000000" w:themeColor="text1"/>
              <w:szCs w:val="21"/>
            </w:rPr>
            <m:t>I</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mA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e>
          </m:d>
          <m:r>
            <w:rPr>
              <w:rFonts w:ascii="Cambria Math" w:eastAsia="ＭＳ 明朝" w:hAnsi="Cambria Math" w:cs="Times New Roman"/>
              <w:color w:val="000000" w:themeColor="text1"/>
              <w:szCs w:val="21"/>
            </w:rPr>
            <m:t xml:space="preserve">= </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ｘ</m:t>
              </m:r>
              <m:r>
                <w:rPr>
                  <w:rFonts w:ascii="Cambria Math" w:eastAsia="ＭＳ 明朝" w:hAnsi="Cambria Math" w:cs="Times New Roman"/>
                  <w:color w:val="000000" w:themeColor="text1"/>
                  <w:szCs w:val="21"/>
                </w:rPr>
                <m:t>(A)</m:t>
              </m:r>
            </m:num>
            <m:den>
              <m:r>
                <w:rPr>
                  <w:rFonts w:ascii="Cambria Math" w:eastAsia="ＭＳ 明朝" w:hAnsi="Cambria Math" w:cs="Times New Roman"/>
                  <w:color w:val="000000" w:themeColor="text1"/>
                  <w:szCs w:val="21"/>
                </w:rPr>
                <m:t>電極表面積</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den>
          </m:f>
        </m:oMath>
      </m:oMathPara>
    </w:p>
    <w:p w14:paraId="1029B57B" w14:textId="57B7237D" w:rsidR="002B7348" w:rsidRPr="0048090B" w:rsidRDefault="00F73561"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x</w:t>
      </w:r>
      <w:r w:rsidRPr="0048090B">
        <w:rPr>
          <w:rFonts w:ascii="Times New Roman" w:eastAsia="ＭＳ 明朝" w:hAnsi="Times New Roman" w:cs="Times New Roman"/>
          <w:color w:val="000000" w:themeColor="text1"/>
          <w:szCs w:val="21"/>
        </w:rPr>
        <w:t>：グルコース濃度における電流量</w:t>
      </w:r>
    </w:p>
    <w:p w14:paraId="4808D25F" w14:textId="2A920D03" w:rsidR="00266F47" w:rsidRPr="0048090B" w:rsidRDefault="00266F47"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電極直径</w:t>
      </w:r>
      <w:r w:rsidRPr="0048090B">
        <w:rPr>
          <w:rFonts w:ascii="Times New Roman" w:eastAsia="ＭＳ 明朝" w:hAnsi="Times New Roman" w:cs="Times New Roman"/>
          <w:color w:val="000000" w:themeColor="text1"/>
          <w:szCs w:val="21"/>
        </w:rPr>
        <w:t>:0.16 cm</w:t>
      </w:r>
    </w:p>
    <w:p w14:paraId="3C58A430" w14:textId="70ABECCD" w:rsidR="00F73561" w:rsidRPr="0048090B" w:rsidRDefault="00F73561" w:rsidP="009B6B65">
      <w:pPr>
        <w:rPr>
          <w:rFonts w:ascii="Times New Roman" w:eastAsia="ＭＳ 明朝" w:hAnsi="Times New Roman" w:cs="Times New Roman"/>
          <w:color w:val="000000" w:themeColor="text1"/>
          <w:szCs w:val="21"/>
          <w:vertAlign w:val="superscript"/>
        </w:rPr>
      </w:pPr>
      <w:r w:rsidRPr="0048090B">
        <w:rPr>
          <w:rFonts w:ascii="Times New Roman" w:eastAsia="ＭＳ 明朝" w:hAnsi="Times New Roman" w:cs="Times New Roman"/>
          <w:color w:val="000000" w:themeColor="text1"/>
          <w:szCs w:val="21"/>
        </w:rPr>
        <w:t>電極表面積</w:t>
      </w:r>
      <w:r w:rsidRPr="0048090B">
        <w:rPr>
          <w:rFonts w:ascii="Times New Roman" w:eastAsia="ＭＳ 明朝" w:hAnsi="Times New Roman" w:cs="Times New Roman"/>
          <w:color w:val="000000" w:themeColor="text1"/>
          <w:szCs w:val="21"/>
        </w:rPr>
        <w:t>:</w:t>
      </w:r>
      <w:r w:rsidR="00FE3E72" w:rsidRPr="0048090B">
        <w:rPr>
          <w:rFonts w:ascii="Times New Roman" w:eastAsia="ＭＳ 明朝" w:hAnsi="Times New Roman" w:cs="Times New Roman"/>
          <w:color w:val="000000" w:themeColor="text1"/>
          <w:szCs w:val="21"/>
        </w:rPr>
        <w:t xml:space="preserve"> 0.020106 cm</w:t>
      </w:r>
      <w:r w:rsidR="00FE3E72" w:rsidRPr="0048090B">
        <w:rPr>
          <w:rFonts w:ascii="Times New Roman" w:eastAsia="ＭＳ 明朝" w:hAnsi="Times New Roman" w:cs="Times New Roman"/>
          <w:color w:val="000000" w:themeColor="text1"/>
          <w:szCs w:val="21"/>
          <w:vertAlign w:val="superscript"/>
        </w:rPr>
        <w:t>2</w:t>
      </w:r>
    </w:p>
    <w:p w14:paraId="5940230A" w14:textId="77777777" w:rsidR="00F73561" w:rsidRPr="0048090B" w:rsidRDefault="00F73561" w:rsidP="009B6B65">
      <w:pPr>
        <w:rPr>
          <w:rFonts w:ascii="Times New Roman" w:eastAsia="ＭＳ 明朝" w:hAnsi="Times New Roman" w:cs="Times New Roman"/>
          <w:color w:val="000000" w:themeColor="text1"/>
          <w:szCs w:val="21"/>
        </w:rPr>
      </w:pPr>
    </w:p>
    <w:p w14:paraId="1B46EE6C" w14:textId="507D02C1" w:rsidR="00450AD2" w:rsidRPr="0048090B" w:rsidRDefault="00450AD2"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0B356467" w14:textId="717A63CB" w:rsidR="00450AD2" w:rsidRPr="0048090B" w:rsidRDefault="00EA04CC" w:rsidP="009B6B65">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1A597B9E" w14:textId="4E44ABB3" w:rsidR="00450AD2" w:rsidRPr="0048090B" w:rsidRDefault="00450AD2"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75E818B6" w14:textId="2BB1D9A0" w:rsidR="00450AD2" w:rsidRPr="0048090B" w:rsidRDefault="00450AD2"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640906C9" w14:textId="39D1BB03" w:rsidR="00450AD2" w:rsidRPr="0048090B" w:rsidRDefault="00881E8E"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00450AD2" w:rsidRPr="0048090B">
        <w:rPr>
          <w:rFonts w:ascii="Times New Roman" w:eastAsia="ＭＳ 明朝" w:hAnsi="Times New Roman" w:cs="Times New Roman"/>
          <w:color w:val="000000" w:themeColor="text1"/>
          <w:szCs w:val="21"/>
        </w:rPr>
        <w:t>：加えたグルコース溶液量</w:t>
      </w:r>
      <w:r w:rsidR="00450AD2" w:rsidRPr="0048090B">
        <w:rPr>
          <w:rFonts w:ascii="Times New Roman" w:eastAsia="ＭＳ 明朝" w:hAnsi="Times New Roman" w:cs="Times New Roman"/>
          <w:color w:val="000000" w:themeColor="text1"/>
          <w:szCs w:val="21"/>
        </w:rPr>
        <w:t>(L)</w:t>
      </w:r>
    </w:p>
    <w:p w14:paraId="495632D9" w14:textId="77777777" w:rsidR="00450AD2" w:rsidRPr="0048090B" w:rsidRDefault="00450AD2" w:rsidP="00B9362F">
      <w:pPr>
        <w:widowControl/>
        <w:outlineLvl w:val="1"/>
        <w:rPr>
          <w:rStyle w:val="normaltextrun"/>
          <w:rFonts w:ascii="Times New Roman" w:eastAsia="ＭＳ 明朝" w:hAnsi="Times New Roman" w:cs="Times New Roman"/>
          <w:color w:val="000000" w:themeColor="text1"/>
          <w:szCs w:val="21"/>
        </w:rPr>
      </w:pPr>
    </w:p>
    <w:p w14:paraId="07E9D15A" w14:textId="65E4255F" w:rsidR="009E28E7" w:rsidRPr="0048090B" w:rsidRDefault="0081308D" w:rsidP="009B6B65">
      <w:pPr>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また、</w:t>
      </w:r>
      <w:r w:rsidR="0015391C" w:rsidRPr="0048090B">
        <w:rPr>
          <w:rStyle w:val="normaltextrun"/>
          <w:rFonts w:ascii="Times New Roman" w:eastAsia="ＭＳ 明朝" w:hAnsi="Times New Roman" w:cs="Times New Roman"/>
          <w:color w:val="000000" w:themeColor="text1"/>
          <w:szCs w:val="21"/>
        </w:rPr>
        <w:t>電極のグルコース濃度における電流密度のグラフを作成するにあたり、</w:t>
      </w:r>
      <w:r w:rsidR="00A81B2C" w:rsidRPr="0048090B">
        <w:rPr>
          <w:rStyle w:val="normaltextrun"/>
          <w:rFonts w:ascii="Times New Roman" w:eastAsia="ＭＳ 明朝" w:hAnsi="Times New Roman" w:cs="Times New Roman"/>
          <w:color w:val="000000" w:themeColor="text1"/>
          <w:szCs w:val="21"/>
        </w:rPr>
        <w:t>決定係数</w:t>
      </w:r>
      <w:r w:rsidR="00A81B2C" w:rsidRPr="0048090B">
        <w:rPr>
          <w:rStyle w:val="normaltextrun"/>
          <w:rFonts w:ascii="Times New Roman" w:eastAsia="ＭＳ 明朝" w:hAnsi="Times New Roman" w:cs="Times New Roman"/>
          <w:color w:val="000000" w:themeColor="text1"/>
          <w:szCs w:val="21"/>
        </w:rPr>
        <w:t>(R</w:t>
      </w:r>
      <w:r w:rsidR="00A81B2C" w:rsidRPr="0048090B">
        <w:rPr>
          <w:rStyle w:val="normaltextrun"/>
          <w:rFonts w:ascii="Times New Roman" w:eastAsia="ＭＳ 明朝" w:hAnsi="Times New Roman" w:cs="Times New Roman"/>
          <w:color w:val="000000" w:themeColor="text1"/>
          <w:szCs w:val="21"/>
          <w:vertAlign w:val="superscript"/>
        </w:rPr>
        <w:t>2</w:t>
      </w:r>
      <w:r w:rsidR="00A81B2C" w:rsidRPr="0048090B">
        <w:rPr>
          <w:rStyle w:val="normaltextrun"/>
          <w:rFonts w:ascii="Times New Roman" w:eastAsia="ＭＳ 明朝" w:hAnsi="Times New Roman" w:cs="Times New Roman"/>
          <w:color w:val="000000" w:themeColor="text1"/>
          <w:szCs w:val="21"/>
        </w:rPr>
        <w:t>)</w:t>
      </w:r>
      <w:r w:rsidR="00A81B2C" w:rsidRPr="0048090B">
        <w:rPr>
          <w:rStyle w:val="normaltextrun"/>
          <w:rFonts w:ascii="Times New Roman" w:eastAsia="ＭＳ 明朝" w:hAnsi="Times New Roman" w:cs="Times New Roman"/>
          <w:color w:val="000000" w:themeColor="text1"/>
          <w:szCs w:val="21"/>
        </w:rPr>
        <w:t>が</w:t>
      </w:r>
      <w:r w:rsidR="00A81B2C" w:rsidRPr="0048090B">
        <w:rPr>
          <w:rStyle w:val="normaltextrun"/>
          <w:rFonts w:ascii="Times New Roman" w:eastAsia="ＭＳ 明朝" w:hAnsi="Times New Roman" w:cs="Times New Roman"/>
          <w:color w:val="000000" w:themeColor="text1"/>
          <w:szCs w:val="21"/>
        </w:rPr>
        <w:t>0.99</w:t>
      </w:r>
      <w:r w:rsidR="00A81B2C" w:rsidRPr="0048090B">
        <w:rPr>
          <w:rStyle w:val="normaltextrun"/>
          <w:rFonts w:ascii="Times New Roman" w:eastAsia="ＭＳ 明朝" w:hAnsi="Times New Roman" w:cs="Times New Roman"/>
          <w:color w:val="000000" w:themeColor="text1"/>
          <w:szCs w:val="21"/>
        </w:rPr>
        <w:t>以上を取るように</w:t>
      </w:r>
      <w:r w:rsidRPr="0048090B">
        <w:rPr>
          <w:rStyle w:val="normaltextrun"/>
          <w:rFonts w:ascii="Times New Roman" w:eastAsia="ＭＳ 明朝" w:hAnsi="Times New Roman" w:cs="Times New Roman"/>
          <w:color w:val="000000" w:themeColor="text1"/>
          <w:szCs w:val="21"/>
        </w:rPr>
        <w:t>滴下データを後ろもしくは</w:t>
      </w:r>
      <w:r w:rsidR="00835C18" w:rsidRPr="0048090B">
        <w:rPr>
          <w:rStyle w:val="normaltextrun"/>
          <w:rFonts w:ascii="Times New Roman" w:eastAsia="ＭＳ 明朝" w:hAnsi="Times New Roman" w:cs="Times New Roman"/>
          <w:color w:val="000000" w:themeColor="text1"/>
          <w:szCs w:val="21"/>
        </w:rPr>
        <w:t>前から連続して</w:t>
      </w:r>
      <w:r w:rsidR="001F3EDD" w:rsidRPr="0048090B">
        <w:rPr>
          <w:rStyle w:val="normaltextrun"/>
          <w:rFonts w:ascii="Times New Roman" w:eastAsia="ＭＳ 明朝" w:hAnsi="Times New Roman" w:cs="Times New Roman"/>
          <w:color w:val="000000" w:themeColor="text1"/>
          <w:szCs w:val="21"/>
        </w:rPr>
        <w:t>データ除去</w:t>
      </w:r>
      <w:r w:rsidR="00835C18" w:rsidRPr="0048090B">
        <w:rPr>
          <w:rStyle w:val="normaltextrun"/>
          <w:rFonts w:ascii="Times New Roman" w:eastAsia="ＭＳ 明朝" w:hAnsi="Times New Roman" w:cs="Times New Roman"/>
          <w:color w:val="000000" w:themeColor="text1"/>
          <w:szCs w:val="21"/>
        </w:rPr>
        <w:t>を行な</w:t>
      </w:r>
      <w:r w:rsidR="001F3EDD" w:rsidRPr="0048090B">
        <w:rPr>
          <w:rStyle w:val="normaltextrun"/>
          <w:rFonts w:ascii="Times New Roman" w:eastAsia="ＭＳ 明朝" w:hAnsi="Times New Roman" w:cs="Times New Roman"/>
          <w:color w:val="000000" w:themeColor="text1"/>
          <w:szCs w:val="21"/>
        </w:rPr>
        <w:t>い</w:t>
      </w:r>
      <w:r w:rsidR="00DB2770" w:rsidRPr="0048090B">
        <w:rPr>
          <w:rStyle w:val="normaltextrun"/>
          <w:rFonts w:ascii="Times New Roman" w:eastAsia="ＭＳ 明朝" w:hAnsi="Times New Roman" w:cs="Times New Roman"/>
          <w:color w:val="000000" w:themeColor="text1"/>
          <w:szCs w:val="21"/>
        </w:rPr>
        <w:t>、</w:t>
      </w:r>
      <w:r w:rsidR="00292391" w:rsidRPr="0048090B">
        <w:rPr>
          <w:rStyle w:val="normaltextrun"/>
          <w:rFonts w:ascii="Times New Roman" w:eastAsia="ＭＳ 明朝" w:hAnsi="Times New Roman" w:cs="Times New Roman"/>
          <w:color w:val="000000" w:themeColor="text1"/>
          <w:szCs w:val="21"/>
        </w:rPr>
        <w:lastRenderedPageBreak/>
        <w:t>近侍曲線</w:t>
      </w:r>
      <w:r w:rsidR="001F3EDD" w:rsidRPr="0048090B">
        <w:rPr>
          <w:rStyle w:val="normaltextrun"/>
          <w:rFonts w:ascii="Times New Roman" w:eastAsia="ＭＳ 明朝" w:hAnsi="Times New Roman" w:cs="Times New Roman"/>
          <w:color w:val="000000" w:themeColor="text1"/>
          <w:szCs w:val="21"/>
        </w:rPr>
        <w:t>を作成した</w:t>
      </w:r>
      <w:r w:rsidR="00835C18" w:rsidRPr="0048090B">
        <w:rPr>
          <w:rStyle w:val="normaltextrun"/>
          <w:rFonts w:ascii="Times New Roman" w:eastAsia="ＭＳ 明朝" w:hAnsi="Times New Roman" w:cs="Times New Roman"/>
          <w:color w:val="000000" w:themeColor="text1"/>
          <w:szCs w:val="21"/>
        </w:rPr>
        <w:t>。</w:t>
      </w:r>
    </w:p>
    <w:p w14:paraId="1F937043" w14:textId="77777777" w:rsidR="009E28E7" w:rsidRPr="0048090B" w:rsidRDefault="009E28E7" w:rsidP="00B9362F">
      <w:pPr>
        <w:widowControl/>
        <w:outlineLvl w:val="1"/>
        <w:rPr>
          <w:rStyle w:val="normaltextrun"/>
          <w:rFonts w:ascii="Times New Roman" w:eastAsia="ＭＳ 明朝" w:hAnsi="Times New Roman" w:cs="Times New Roman"/>
          <w:color w:val="000000" w:themeColor="text1"/>
          <w:szCs w:val="21"/>
        </w:rPr>
      </w:pPr>
    </w:p>
    <w:p w14:paraId="0AE982E8" w14:textId="49576D1E" w:rsidR="00450AD2" w:rsidRPr="0048090B" w:rsidRDefault="00450AD2" w:rsidP="009B6B65">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58" w:name="_Toc126850988"/>
      <w:r w:rsidRPr="0048090B">
        <w:rPr>
          <w:rStyle w:val="normaltextrun"/>
          <w:rFonts w:ascii="Times New Roman" w:eastAsia="ＭＳ 明朝" w:hAnsi="Times New Roman" w:cs="Times New Roman"/>
          <w:sz w:val="21"/>
          <w:szCs w:val="21"/>
        </w:rPr>
        <w:t>220415C</w:t>
      </w:r>
      <w:r w:rsidR="00D15C34" w:rsidRPr="0048090B">
        <w:rPr>
          <w:rStyle w:val="normaltextrun"/>
          <w:rFonts w:ascii="Times New Roman" w:eastAsia="ＭＳ 明朝" w:hAnsi="Times New Roman" w:cs="Times New Roman"/>
          <w:sz w:val="21"/>
          <w:szCs w:val="21"/>
        </w:rPr>
        <w:t>ast</w:t>
      </w:r>
      <w:r w:rsidRPr="0048090B">
        <w:rPr>
          <w:rStyle w:val="normaltextrun"/>
          <w:rFonts w:ascii="Times New Roman" w:eastAsia="ＭＳ 明朝" w:hAnsi="Times New Roman" w:cs="Times New Roman"/>
          <w:sz w:val="21"/>
          <w:szCs w:val="21"/>
        </w:rPr>
        <w:t>_1</w:t>
      </w:r>
      <w:r w:rsidR="005C2D7A" w:rsidRPr="0048090B">
        <w:rPr>
          <w:rStyle w:val="normaltextrun"/>
          <w:rFonts w:ascii="Times New Roman" w:eastAsia="ＭＳ 明朝" w:hAnsi="Times New Roman" w:cs="Times New Roman"/>
          <w:sz w:val="21"/>
          <w:szCs w:val="21"/>
        </w:rPr>
        <w:t>_2</w:t>
      </w:r>
      <w:r w:rsidR="005C2D7A"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958"/>
    </w:p>
    <w:p w14:paraId="248A93C4" w14:textId="488F2D52" w:rsidR="005C2D7A" w:rsidRPr="0048090B" w:rsidRDefault="005C2D7A" w:rsidP="00B9362F">
      <w:pPr>
        <w:pStyle w:val="a4"/>
        <w:widowControl/>
        <w:numPr>
          <w:ilvl w:val="0"/>
          <w:numId w:val="26"/>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CV</w:t>
      </w:r>
      <w:r w:rsidRPr="0048090B">
        <w:rPr>
          <w:rStyle w:val="normaltextrun"/>
          <w:rFonts w:ascii="Times New Roman" w:eastAsia="ＭＳ 明朝" w:hAnsi="Times New Roman" w:cs="Times New Roman"/>
          <w:szCs w:val="21"/>
        </w:rPr>
        <w:t>で測定した</w:t>
      </w:r>
      <w:r w:rsidRPr="0048090B">
        <w:rPr>
          <w:rStyle w:val="normaltextrun"/>
          <w:rFonts w:ascii="Times New Roman" w:eastAsia="ＭＳ 明朝" w:hAnsi="Times New Roman" w:cs="Times New Roman"/>
          <w:szCs w:val="21"/>
        </w:rPr>
        <w:t>220415Cast_1</w:t>
      </w:r>
      <w:r w:rsidRPr="0048090B">
        <w:rPr>
          <w:rStyle w:val="normaltextrun"/>
          <w:rFonts w:ascii="Times New Roman" w:eastAsia="ＭＳ 明朝" w:hAnsi="Times New Roman" w:cs="Times New Roman"/>
          <w:szCs w:val="21"/>
        </w:rPr>
        <w:t>を</w:t>
      </w:r>
      <w:r w:rsidR="002D2A62" w:rsidRPr="0048090B">
        <w:rPr>
          <w:rStyle w:val="normaltextrun"/>
          <w:rFonts w:ascii="Times New Roman" w:eastAsia="ＭＳ 明朝" w:hAnsi="Times New Roman" w:cs="Times New Roman"/>
          <w:szCs w:val="21"/>
        </w:rPr>
        <w:t>プロワイプで水分を拭き取り、</w:t>
      </w:r>
      <w:r w:rsidR="00F13A05" w:rsidRPr="0048090B">
        <w:rPr>
          <w:rStyle w:val="normaltextrun"/>
          <w:rFonts w:ascii="Times New Roman" w:eastAsia="ＭＳ 明朝" w:hAnsi="Times New Roman" w:cs="Times New Roman"/>
          <w:szCs w:val="21"/>
        </w:rPr>
        <w:t>再度使用した。</w:t>
      </w:r>
    </w:p>
    <w:p w14:paraId="3B4FAA1D" w14:textId="4E68C641" w:rsidR="00450AD2" w:rsidRPr="0048090B" w:rsidRDefault="00450AD2" w:rsidP="00B9362F">
      <w:pPr>
        <w:pStyle w:val="a4"/>
        <w:widowControl/>
        <w:numPr>
          <w:ilvl w:val="0"/>
          <w:numId w:val="2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7A3DFE56" w14:textId="517E2E91" w:rsidR="00450AD2" w:rsidRPr="00D705A5" w:rsidRDefault="00450AD2" w:rsidP="00B9362F">
      <w:pPr>
        <w:pStyle w:val="a4"/>
        <w:widowControl/>
        <w:numPr>
          <w:ilvl w:val="0"/>
          <w:numId w:val="2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水酸化ナトリウム</w:t>
      </w:r>
      <w:r w:rsidRPr="0048090B">
        <w:rPr>
          <w:rStyle w:val="normaltextrun"/>
          <w:rFonts w:ascii="Times New Roman" w:eastAsia="ＭＳ 明朝" w:hAnsi="Times New Roman" w:cs="Times New Roman"/>
          <w:szCs w:val="21"/>
        </w:rPr>
        <w:t>1.</w:t>
      </w:r>
      <w:r w:rsidR="00853E9B" w:rsidRPr="0048090B">
        <w:rPr>
          <w:rStyle w:val="normaltextrun"/>
          <w:rFonts w:ascii="Times New Roman" w:eastAsia="ＭＳ 明朝" w:hAnsi="Times New Roman" w:cs="Times New Roman"/>
          <w:szCs w:val="21"/>
        </w:rPr>
        <w:t>1747</w:t>
      </w:r>
      <w:r w:rsidRPr="0048090B">
        <w:rPr>
          <w:rStyle w:val="normaltextrun"/>
          <w:rFonts w:ascii="Times New Roman" w:eastAsia="ＭＳ 明朝" w:hAnsi="Times New Roman" w:cs="Times New Roman"/>
          <w:szCs w:val="21"/>
        </w:rPr>
        <w:t xml:space="preserve"> g</w:t>
      </w:r>
      <w:r w:rsidRPr="0048090B">
        <w:rPr>
          <w:rStyle w:val="normaltextrun"/>
          <w:rFonts w:ascii="Times New Roman" w:eastAsia="ＭＳ 明朝" w:hAnsi="Times New Roman" w:cs="Times New Roman"/>
          <w:szCs w:val="21"/>
        </w:rPr>
        <w:t>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w:t>
      </w:r>
      <w:r w:rsidR="00FE1549" w:rsidRPr="0048090B">
        <w:rPr>
          <w:rStyle w:val="normaltextrun"/>
          <w:rFonts w:ascii="Times New Roman" w:eastAsia="ＭＳ 明朝" w:hAnsi="Times New Roman" w:cs="Times New Roman"/>
          <w:szCs w:val="21"/>
        </w:rPr>
        <w:t xml:space="preserve">293 </w:t>
      </w:r>
      <w:r w:rsidRPr="0048090B">
        <w:rPr>
          <w:rStyle w:val="normaltextrun"/>
          <w:rFonts w:ascii="Times New Roman" w:eastAsia="ＭＳ 明朝" w:hAnsi="Times New Roman" w:cs="Times New Roman"/>
          <w:szCs w:val="21"/>
        </w:rPr>
        <w:t>mL</w:t>
      </w:r>
      <w:r w:rsidRPr="0048090B">
        <w:rPr>
          <w:rStyle w:val="normaltextrun"/>
          <w:rFonts w:ascii="Times New Roman" w:eastAsia="ＭＳ 明朝" w:hAnsi="Times New Roman" w:cs="Times New Roman"/>
          <w:szCs w:val="21"/>
        </w:rPr>
        <w:t>を加え</w:t>
      </w: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00FE1549" w:rsidRPr="00D705A5">
        <w:rPr>
          <w:rStyle w:val="normaltextrun"/>
          <w:rFonts w:ascii="Times New Roman" w:eastAsia="ＭＳ 明朝" w:hAnsi="Times New Roman" w:cs="Times New Roman"/>
          <w:szCs w:val="21"/>
        </w:rPr>
        <w:t>(0.01 mM)</w:t>
      </w:r>
      <w:r w:rsidRPr="00D705A5">
        <w:rPr>
          <w:rStyle w:val="normaltextrun"/>
          <w:rFonts w:ascii="Times New Roman" w:eastAsia="ＭＳ 明朝" w:hAnsi="Times New Roman" w:cs="Times New Roman"/>
          <w:szCs w:val="21"/>
        </w:rPr>
        <w:t>を調整した。</w:t>
      </w:r>
    </w:p>
    <w:p w14:paraId="37532759" w14:textId="5914C509" w:rsidR="00450AD2" w:rsidRPr="0048090B" w:rsidRDefault="00D705A5" w:rsidP="00B9362F">
      <w:pPr>
        <w:pStyle w:val="a4"/>
        <w:widowControl/>
        <w:numPr>
          <w:ilvl w:val="0"/>
          <w:numId w:val="26"/>
        </w:numPr>
        <w:ind w:leftChars="0"/>
        <w:rPr>
          <w:rStyle w:val="normaltextrun"/>
          <w:rFonts w:ascii="Times New Roman" w:eastAsia="ＭＳ 明朝" w:hAnsi="Times New Roman" w:cs="Times New Roman"/>
          <w:szCs w:val="21"/>
        </w:rPr>
      </w:pPr>
      <w:r w:rsidRPr="00D705A5">
        <w:rPr>
          <w:rStyle w:val="normaltextrun"/>
          <w:rFonts w:ascii="Cambria Math" w:eastAsia="ＭＳ 明朝" w:hAnsi="Cambria Math" w:cs="Cambria Math"/>
          <w:szCs w:val="21"/>
        </w:rPr>
        <w:t>③</w:t>
      </w:r>
      <w:r w:rsidR="00450AD2" w:rsidRPr="00D705A5">
        <w:rPr>
          <w:rStyle w:val="normaltextrun"/>
          <w:rFonts w:ascii="Times New Roman" w:eastAsia="ＭＳ 明朝" w:hAnsi="Times New Roman" w:cs="Times New Roman"/>
          <w:szCs w:val="21"/>
        </w:rPr>
        <w:t>の</w:t>
      </w:r>
      <w:r w:rsidR="00450AD2" w:rsidRPr="0048090B">
        <w:rPr>
          <w:rStyle w:val="normaltextrun"/>
          <w:rFonts w:ascii="Times New Roman" w:eastAsia="ＭＳ 明朝" w:hAnsi="Times New Roman" w:cs="Times New Roman"/>
          <w:szCs w:val="21"/>
        </w:rPr>
        <w:t>水溶液</w:t>
      </w:r>
      <w:r w:rsidR="00450AD2" w:rsidRPr="0048090B">
        <w:rPr>
          <w:rStyle w:val="normaltextrun"/>
          <w:rFonts w:ascii="Times New Roman" w:eastAsia="ＭＳ 明朝" w:hAnsi="Times New Roman" w:cs="Times New Roman"/>
          <w:szCs w:val="21"/>
        </w:rPr>
        <w:t>80 mL</w:t>
      </w:r>
      <w:r w:rsidR="00450AD2" w:rsidRPr="0048090B">
        <w:rPr>
          <w:rStyle w:val="normaltextrun"/>
          <w:rFonts w:ascii="Times New Roman" w:eastAsia="ＭＳ 明朝" w:hAnsi="Times New Roman" w:cs="Times New Roman"/>
          <w:szCs w:val="21"/>
        </w:rPr>
        <w:t>をメスシリンダーで量りとり装置のセルに加えた。</w:t>
      </w:r>
    </w:p>
    <w:p w14:paraId="3F7C1F63" w14:textId="0CD7DB6A" w:rsidR="0026379D" w:rsidRPr="0048090B" w:rsidRDefault="00450AD2" w:rsidP="00B9362F">
      <w:pPr>
        <w:pStyle w:val="a4"/>
        <w:widowControl/>
        <w:numPr>
          <w:ilvl w:val="0"/>
          <w:numId w:val="2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w:t>
      </w:r>
      <w:r w:rsidR="00041396" w:rsidRPr="0048090B">
        <w:rPr>
          <w:rStyle w:val="normaltextrun"/>
          <w:rFonts w:ascii="Times New Roman" w:eastAsia="ＭＳ 明朝" w:hAnsi="Times New Roman" w:cs="Times New Roman"/>
          <w:szCs w:val="21"/>
        </w:rPr>
        <w:t>59</w:t>
      </w:r>
      <w:r w:rsidRPr="0048090B">
        <w:rPr>
          <w:rStyle w:val="normaltextrun"/>
          <w:rFonts w:ascii="Times New Roman" w:eastAsia="ＭＳ 明朝" w:hAnsi="Times New Roman" w:cs="Times New Roman"/>
          <w:szCs w:val="21"/>
        </w:rPr>
        <w:t xml:space="preserve"> g</w:t>
      </w:r>
      <w:r w:rsidR="000C674F" w:rsidRPr="0048090B">
        <w:rPr>
          <w:rStyle w:val="normaltextrun"/>
          <w:rFonts w:ascii="Times New Roman" w:eastAsia="ＭＳ 明朝" w:hAnsi="Times New Roman" w:cs="Times New Roman"/>
          <w:szCs w:val="21"/>
        </w:rPr>
        <w:t>(0.07 mM)</w:t>
      </w:r>
      <w:r w:rsidRPr="0048090B">
        <w:rPr>
          <w:rStyle w:val="normaltextrun"/>
          <w:rFonts w:ascii="Times New Roman" w:eastAsia="ＭＳ 明朝" w:hAnsi="Times New Roman" w:cs="Times New Roman"/>
          <w:szCs w:val="21"/>
        </w:rPr>
        <w:t>に</w:t>
      </w:r>
      <w:r w:rsidR="00D705A5" w:rsidRPr="001D0ECF">
        <w:rPr>
          <w:rStyle w:val="normaltextrun"/>
          <w:rFonts w:ascii="Cambria Math" w:eastAsia="ＭＳ 明朝" w:hAnsi="Cambria Math" w:cs="Cambria Math"/>
          <w:szCs w:val="21"/>
        </w:rPr>
        <w:t>③</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1829E5B" w14:textId="3E51BE78" w:rsidR="00450AD2" w:rsidRPr="0048090B" w:rsidRDefault="00450AD2" w:rsidP="00B9362F">
      <w:pPr>
        <w:pStyle w:val="a4"/>
        <w:widowControl/>
        <w:numPr>
          <w:ilvl w:val="0"/>
          <w:numId w:val="2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0.5</w:t>
      </w:r>
      <w:r w:rsidR="0087694C" w:rsidRPr="0048090B">
        <w:rPr>
          <w:rStyle w:val="normaltextrun"/>
          <w:rFonts w:ascii="Times New Roman" w:eastAsia="ＭＳ 明朝" w:hAnsi="Times New Roman" w:cs="Times New Roman"/>
          <w:szCs w:val="21"/>
        </w:rPr>
        <w:t>7</w:t>
      </w:r>
      <w:r w:rsidR="007D0529" w:rsidRPr="0048090B">
        <w:rPr>
          <w:rStyle w:val="normaltextrun"/>
          <w:rFonts w:ascii="Times New Roman" w:eastAsia="ＭＳ 明朝" w:hAnsi="Times New Roman" w:cs="Times New Roman"/>
          <w:szCs w:val="21"/>
        </w:rPr>
        <w:t xml:space="preserve"> V</w:t>
      </w:r>
      <w:r w:rsidR="009D3CF0" w:rsidRPr="0048090B">
        <w:rPr>
          <w:rStyle w:val="normaltextrun"/>
          <w:rFonts w:ascii="Times New Roman" w:eastAsia="ＭＳ 明朝" w:hAnsi="Times New Roman" w:cs="Times New Roman"/>
          <w:szCs w:val="21"/>
        </w:rPr>
        <w:t>、サンプリング時間</w:t>
      </w:r>
      <w:r w:rsidR="009D3CF0" w:rsidRPr="0048090B">
        <w:rPr>
          <w:rStyle w:val="normaltextrun"/>
          <w:rFonts w:ascii="Times New Roman" w:eastAsia="ＭＳ 明朝" w:hAnsi="Times New Roman" w:cs="Times New Roman"/>
          <w:szCs w:val="21"/>
        </w:rPr>
        <w:t>0.1 s</w:t>
      </w:r>
      <w:r w:rsidR="009D3CF0" w:rsidRPr="0048090B">
        <w:rPr>
          <w:rStyle w:val="normaltextrun"/>
          <w:rFonts w:ascii="Times New Roman" w:eastAsia="ＭＳ 明朝" w:hAnsi="Times New Roman" w:cs="Times New Roman"/>
          <w:szCs w:val="21"/>
        </w:rPr>
        <w:t>でクロノアンペロメトリック</w:t>
      </w:r>
      <w:r w:rsidR="0026379D" w:rsidRPr="0048090B">
        <w:rPr>
          <w:rStyle w:val="normaltextrun"/>
          <w:rFonts w:ascii="Times New Roman" w:eastAsia="ＭＳ 明朝" w:hAnsi="Times New Roman" w:cs="Times New Roman"/>
          <w:szCs w:val="21"/>
        </w:rPr>
        <w:t>測定を行なった</w:t>
      </w:r>
      <w:r w:rsidR="008F136F" w:rsidRPr="0048090B">
        <w:rPr>
          <w:rStyle w:val="normaltextrun"/>
          <w:rFonts w:ascii="Times New Roman" w:eastAsia="ＭＳ 明朝" w:hAnsi="Times New Roman" w:cs="Times New Roman"/>
          <w:szCs w:val="21"/>
        </w:rPr>
        <w:t>。</w:t>
      </w:r>
    </w:p>
    <w:p w14:paraId="3C113CBE" w14:textId="1B3098BC" w:rsidR="008F136F" w:rsidRPr="0048090B" w:rsidRDefault="008F136F" w:rsidP="00B9362F">
      <w:pPr>
        <w:pStyle w:val="a4"/>
        <w:widowControl/>
        <w:numPr>
          <w:ilvl w:val="0"/>
          <w:numId w:val="26"/>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FF6C22A" w14:textId="7D362F93" w:rsidR="008F136F" w:rsidRPr="0048090B" w:rsidRDefault="009B0684" w:rsidP="00B9362F">
      <w:pPr>
        <w:pStyle w:val="a4"/>
        <w:widowControl/>
        <w:numPr>
          <w:ilvl w:val="0"/>
          <w:numId w:val="26"/>
        </w:numPr>
        <w:ind w:leftChars="0"/>
        <w:rPr>
          <w:rFonts w:ascii="Times New Roman" w:eastAsia="ＭＳ 明朝" w:hAnsi="Times New Roman" w:cs="Times New Roman"/>
          <w:szCs w:val="21"/>
        </w:rPr>
      </w:pPr>
      <w:r w:rsidRPr="0048090B">
        <w:rPr>
          <w:rFonts w:ascii="Cambria Math" w:eastAsia="ＭＳ 明朝" w:hAnsi="Cambria Math" w:cs="Cambria Math"/>
          <w:szCs w:val="21"/>
        </w:rPr>
        <w:t>⑤</w:t>
      </w:r>
      <w:r w:rsidR="008F136F" w:rsidRPr="0048090B">
        <w:rPr>
          <w:rFonts w:ascii="Times New Roman" w:eastAsia="ＭＳ 明朝" w:hAnsi="Times New Roman" w:cs="Times New Roman"/>
          <w:szCs w:val="21"/>
        </w:rPr>
        <w:t>の溶液をマイクロピペットで連続的に加えた。</w:t>
      </w:r>
    </w:p>
    <w:p w14:paraId="7E7F3296" w14:textId="3C13A831" w:rsidR="000A6B2C" w:rsidRPr="0048090B" w:rsidRDefault="000A6B2C"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740C9911" w14:textId="77777777" w:rsidR="00F86B50" w:rsidRDefault="00F86B50" w:rsidP="00D83AC5">
      <w:pPr>
        <w:rPr>
          <w:rFonts w:ascii="Times New Roman" w:eastAsia="ＭＳ 明朝" w:hAnsi="Times New Roman" w:cs="Times New Roman"/>
        </w:rPr>
      </w:pPr>
    </w:p>
    <w:p w14:paraId="1740ACEE" w14:textId="7290D91E" w:rsidR="00BD026A" w:rsidRPr="0048090B" w:rsidRDefault="00F86B50" w:rsidP="00B9362F">
      <w:r w:rsidRPr="00F86B50">
        <w:rPr>
          <w:rFonts w:ascii="Times New Roman" w:eastAsia="ＭＳ 明朝" w:hAnsi="Times New Roman" w:cs="Times New Roman" w:hint="eastAsia"/>
        </w:rPr>
        <w:t>表</w:t>
      </w:r>
      <w:r w:rsidRPr="00F86B50">
        <w:rPr>
          <w:rFonts w:ascii="Times New Roman" w:eastAsia="ＭＳ 明朝" w:hAnsi="Times New Roman" w:cs="Times New Roman"/>
        </w:rPr>
        <w:t xml:space="preserve"> 3-8-1</w:t>
      </w:r>
      <w:r w:rsidRPr="00F86B50">
        <w:rPr>
          <w:rFonts w:ascii="Times New Roman" w:eastAsia="ＭＳ 明朝" w:hAnsi="Times New Roman" w:cs="Times New Roman"/>
        </w:rPr>
        <w:t>セル内のグルコース濃度</w:t>
      </w:r>
    </w:p>
    <w:tbl>
      <w:tblPr>
        <w:tblW w:w="8500" w:type="dxa"/>
        <w:tblCellMar>
          <w:left w:w="99" w:type="dxa"/>
          <w:right w:w="99" w:type="dxa"/>
        </w:tblCellMar>
        <w:tblLook w:val="04A0" w:firstRow="1" w:lastRow="0" w:firstColumn="1" w:lastColumn="0" w:noHBand="0" w:noVBand="1"/>
      </w:tblPr>
      <w:tblGrid>
        <w:gridCol w:w="1271"/>
        <w:gridCol w:w="1276"/>
        <w:gridCol w:w="1559"/>
        <w:gridCol w:w="284"/>
        <w:gridCol w:w="1275"/>
        <w:gridCol w:w="1276"/>
        <w:gridCol w:w="1559"/>
      </w:tblGrid>
      <w:tr w:rsidR="003B70C7" w:rsidRPr="0048090B" w14:paraId="369B6499" w14:textId="4169A9D1" w:rsidTr="00B9362F">
        <w:trPr>
          <w:trHeight w:val="280"/>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901B76" w14:textId="77777777" w:rsidR="00BE2297" w:rsidRPr="0048090B" w:rsidRDefault="00BE2297"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0C7A553D" w14:textId="77777777" w:rsidR="00BE2297" w:rsidRPr="0048090B" w:rsidRDefault="00BE2297"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4C24B0B1" w14:textId="77777777" w:rsidR="00BE2297" w:rsidRPr="0048090B" w:rsidRDefault="00BE2297"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84" w:type="dxa"/>
            <w:tcBorders>
              <w:top w:val="single" w:sz="4" w:space="0" w:color="auto"/>
              <w:left w:val="nil"/>
              <w:bottom w:val="single" w:sz="4" w:space="0" w:color="auto"/>
              <w:right w:val="single" w:sz="4" w:space="0" w:color="auto"/>
            </w:tcBorders>
          </w:tcPr>
          <w:p w14:paraId="0F2D5AE0" w14:textId="77777777" w:rsidR="00BE2297" w:rsidRPr="0048090B" w:rsidRDefault="00BE2297" w:rsidP="00BE2297">
            <w:pPr>
              <w:widowControl/>
              <w:rPr>
                <w:rFonts w:ascii="Times New Roman" w:eastAsia="ＭＳ 明朝" w:hAnsi="Times New Roman" w:cs="Times New Roman"/>
                <w:color w:val="000000"/>
                <w:kern w:val="0"/>
                <w:szCs w:val="21"/>
              </w:rPr>
            </w:pPr>
          </w:p>
        </w:tc>
        <w:tc>
          <w:tcPr>
            <w:tcW w:w="1275" w:type="dxa"/>
            <w:tcBorders>
              <w:top w:val="single" w:sz="4" w:space="0" w:color="auto"/>
              <w:left w:val="nil"/>
              <w:bottom w:val="single" w:sz="4" w:space="0" w:color="auto"/>
              <w:right w:val="single" w:sz="4" w:space="0" w:color="auto"/>
            </w:tcBorders>
            <w:vAlign w:val="center"/>
          </w:tcPr>
          <w:p w14:paraId="0DA49B68" w14:textId="66DAE9D0" w:rsidR="00BE2297" w:rsidRPr="0048090B" w:rsidRDefault="00BE2297" w:rsidP="00BE2297">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7EEAAE82" w14:textId="7748B171" w:rsidR="00BE2297" w:rsidRPr="0048090B" w:rsidRDefault="00BE2297" w:rsidP="00BE2297">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0C35A73E" w14:textId="3ACC36EF" w:rsidR="00BE2297" w:rsidRPr="0048090B" w:rsidRDefault="00BE2297" w:rsidP="00BE2297">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3B70C7" w:rsidRPr="0048090B" w14:paraId="3A64FAD4" w14:textId="193D7111"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026F0373" w14:textId="39E65946" w:rsidR="00BE2297" w:rsidRPr="0048090B" w:rsidRDefault="00BE2297"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A04A0C">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276" w:type="dxa"/>
            <w:tcBorders>
              <w:top w:val="nil"/>
              <w:left w:val="nil"/>
              <w:bottom w:val="single" w:sz="4" w:space="0" w:color="auto"/>
              <w:right w:val="single" w:sz="4" w:space="0" w:color="auto"/>
            </w:tcBorders>
            <w:shd w:val="clear" w:color="auto" w:fill="auto"/>
            <w:noWrap/>
            <w:vAlign w:val="center"/>
            <w:hideMark/>
          </w:tcPr>
          <w:p w14:paraId="77E3F94A" w14:textId="77777777" w:rsidR="00BE2297" w:rsidRPr="0048090B" w:rsidRDefault="00BE2297"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shd w:val="clear" w:color="auto" w:fill="auto"/>
            <w:noWrap/>
            <w:vAlign w:val="center"/>
            <w:hideMark/>
          </w:tcPr>
          <w:p w14:paraId="7FDF73A8" w14:textId="65F59C98" w:rsidR="00BE2297" w:rsidRPr="0048090B" w:rsidRDefault="00BE2297"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C35054">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84" w:type="dxa"/>
            <w:tcBorders>
              <w:top w:val="nil"/>
              <w:left w:val="nil"/>
              <w:bottom w:val="single" w:sz="4" w:space="0" w:color="auto"/>
              <w:right w:val="single" w:sz="4" w:space="0" w:color="auto"/>
            </w:tcBorders>
          </w:tcPr>
          <w:p w14:paraId="34FE8260" w14:textId="77777777" w:rsidR="00BE2297" w:rsidRPr="0048090B" w:rsidRDefault="00BE2297" w:rsidP="00BE2297">
            <w:pPr>
              <w:widowControl/>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65275D05" w14:textId="54FB9231" w:rsidR="00BE2297" w:rsidRPr="0048090B" w:rsidRDefault="00BE2297" w:rsidP="00BE2297">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A04A0C">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276" w:type="dxa"/>
            <w:tcBorders>
              <w:top w:val="nil"/>
              <w:left w:val="nil"/>
              <w:bottom w:val="single" w:sz="4" w:space="0" w:color="auto"/>
              <w:right w:val="single" w:sz="4" w:space="0" w:color="auto"/>
            </w:tcBorders>
            <w:vAlign w:val="center"/>
          </w:tcPr>
          <w:p w14:paraId="32287115" w14:textId="6CA37AAB" w:rsidR="00BE2297" w:rsidRPr="0048090B" w:rsidRDefault="00BE2297" w:rsidP="00BE2297">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5486EFC5" w14:textId="67CBF861" w:rsidR="00BE2297" w:rsidRPr="0048090B" w:rsidRDefault="00BE2297" w:rsidP="00BE2297">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C35054">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86609E" w:rsidRPr="0048090B" w14:paraId="7B1A305A" w14:textId="764A3C48"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4EF7682A"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276" w:type="dxa"/>
            <w:tcBorders>
              <w:top w:val="nil"/>
              <w:left w:val="nil"/>
              <w:bottom w:val="single" w:sz="4" w:space="0" w:color="auto"/>
              <w:right w:val="single" w:sz="4" w:space="0" w:color="auto"/>
            </w:tcBorders>
            <w:shd w:val="clear" w:color="auto" w:fill="auto"/>
            <w:noWrap/>
            <w:vAlign w:val="center"/>
            <w:hideMark/>
          </w:tcPr>
          <w:p w14:paraId="0463E23C"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59" w:type="dxa"/>
            <w:tcBorders>
              <w:top w:val="nil"/>
              <w:left w:val="nil"/>
              <w:bottom w:val="single" w:sz="4" w:space="0" w:color="auto"/>
              <w:right w:val="single" w:sz="4" w:space="0" w:color="auto"/>
            </w:tcBorders>
            <w:shd w:val="clear" w:color="auto" w:fill="auto"/>
            <w:noWrap/>
            <w:vAlign w:val="center"/>
            <w:hideMark/>
          </w:tcPr>
          <w:p w14:paraId="06EADC83" w14:textId="522451BE"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w:t>
            </w:r>
          </w:p>
        </w:tc>
        <w:tc>
          <w:tcPr>
            <w:tcW w:w="284" w:type="dxa"/>
            <w:tcBorders>
              <w:top w:val="nil"/>
              <w:left w:val="nil"/>
              <w:bottom w:val="single" w:sz="4" w:space="0" w:color="auto"/>
              <w:right w:val="single" w:sz="4" w:space="0" w:color="auto"/>
            </w:tcBorders>
          </w:tcPr>
          <w:p w14:paraId="4098F6A7"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18F78E58" w14:textId="69499550"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276" w:type="dxa"/>
            <w:tcBorders>
              <w:top w:val="nil"/>
              <w:left w:val="nil"/>
              <w:bottom w:val="single" w:sz="4" w:space="0" w:color="auto"/>
              <w:right w:val="single" w:sz="4" w:space="0" w:color="auto"/>
            </w:tcBorders>
            <w:vAlign w:val="center"/>
          </w:tcPr>
          <w:p w14:paraId="6C1C86EE" w14:textId="4DDC9247"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1D7144CF" w14:textId="5603713B"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4.350.E-03</w:t>
            </w:r>
          </w:p>
        </w:tc>
      </w:tr>
      <w:tr w:rsidR="0086609E" w:rsidRPr="0048090B" w14:paraId="1BBC132F" w14:textId="755494F7"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36BDF7B0"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276" w:type="dxa"/>
            <w:tcBorders>
              <w:top w:val="nil"/>
              <w:left w:val="nil"/>
              <w:bottom w:val="single" w:sz="4" w:space="0" w:color="auto"/>
              <w:right w:val="single" w:sz="4" w:space="0" w:color="auto"/>
            </w:tcBorders>
            <w:shd w:val="clear" w:color="auto" w:fill="auto"/>
            <w:noWrap/>
            <w:vAlign w:val="center"/>
            <w:hideMark/>
          </w:tcPr>
          <w:p w14:paraId="30D3F2AE"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59" w:type="dxa"/>
            <w:tcBorders>
              <w:top w:val="nil"/>
              <w:left w:val="nil"/>
              <w:bottom w:val="single" w:sz="4" w:space="0" w:color="auto"/>
              <w:right w:val="single" w:sz="4" w:space="0" w:color="auto"/>
            </w:tcBorders>
            <w:shd w:val="clear" w:color="auto" w:fill="auto"/>
            <w:noWrap/>
            <w:vAlign w:val="center"/>
            <w:hideMark/>
          </w:tcPr>
          <w:p w14:paraId="4E11CB96" w14:textId="5ACF7A62" w:rsidR="0086609E" w:rsidRPr="0048090B" w:rsidRDefault="0086609E" w:rsidP="0086609E">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4374</w:t>
            </w:r>
          </w:p>
        </w:tc>
        <w:tc>
          <w:tcPr>
            <w:tcW w:w="284" w:type="dxa"/>
            <w:tcBorders>
              <w:top w:val="nil"/>
              <w:left w:val="nil"/>
              <w:bottom w:val="single" w:sz="4" w:space="0" w:color="auto"/>
              <w:right w:val="single" w:sz="4" w:space="0" w:color="auto"/>
            </w:tcBorders>
          </w:tcPr>
          <w:p w14:paraId="53609852"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48E3C72F" w14:textId="0E873C46"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655D2EDD" w14:textId="694CC9E5"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42DBB77E" w14:textId="560CB1D8"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4.782.E-03</w:t>
            </w:r>
          </w:p>
        </w:tc>
      </w:tr>
      <w:tr w:rsidR="0086609E" w:rsidRPr="0048090B" w14:paraId="70859B5A" w14:textId="6523CB92"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1938B5D0"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276" w:type="dxa"/>
            <w:tcBorders>
              <w:top w:val="nil"/>
              <w:left w:val="nil"/>
              <w:bottom w:val="single" w:sz="4" w:space="0" w:color="auto"/>
              <w:right w:val="single" w:sz="4" w:space="0" w:color="auto"/>
            </w:tcBorders>
            <w:shd w:val="clear" w:color="auto" w:fill="auto"/>
            <w:noWrap/>
            <w:vAlign w:val="center"/>
            <w:hideMark/>
          </w:tcPr>
          <w:p w14:paraId="2FA3A7D5"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59" w:type="dxa"/>
            <w:tcBorders>
              <w:top w:val="nil"/>
              <w:left w:val="nil"/>
              <w:bottom w:val="single" w:sz="4" w:space="0" w:color="auto"/>
              <w:right w:val="single" w:sz="4" w:space="0" w:color="auto"/>
            </w:tcBorders>
            <w:shd w:val="clear" w:color="auto" w:fill="auto"/>
            <w:noWrap/>
            <w:vAlign w:val="center"/>
            <w:hideMark/>
          </w:tcPr>
          <w:p w14:paraId="346A63DB" w14:textId="0DC02972" w:rsidR="0086609E" w:rsidRPr="0048090B" w:rsidRDefault="0086609E" w:rsidP="0086609E">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8743</w:t>
            </w:r>
          </w:p>
        </w:tc>
        <w:tc>
          <w:tcPr>
            <w:tcW w:w="284" w:type="dxa"/>
            <w:tcBorders>
              <w:top w:val="nil"/>
              <w:left w:val="nil"/>
              <w:bottom w:val="single" w:sz="4" w:space="0" w:color="auto"/>
              <w:right w:val="single" w:sz="4" w:space="0" w:color="auto"/>
            </w:tcBorders>
          </w:tcPr>
          <w:p w14:paraId="0E0627C2"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294596F4" w14:textId="31B01463"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6" w:type="dxa"/>
            <w:tcBorders>
              <w:top w:val="nil"/>
              <w:left w:val="nil"/>
              <w:bottom w:val="single" w:sz="4" w:space="0" w:color="auto"/>
              <w:right w:val="single" w:sz="4" w:space="0" w:color="auto"/>
            </w:tcBorders>
            <w:vAlign w:val="center"/>
          </w:tcPr>
          <w:p w14:paraId="6DBCCC3B" w14:textId="79FF2822"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7EF3D91C" w14:textId="1E912276"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5.213.E-03</w:t>
            </w:r>
          </w:p>
        </w:tc>
      </w:tr>
      <w:tr w:rsidR="0086609E" w:rsidRPr="0048090B" w14:paraId="6275D949" w14:textId="3963B7D7"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50A5C0E2"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276" w:type="dxa"/>
            <w:tcBorders>
              <w:top w:val="nil"/>
              <w:left w:val="nil"/>
              <w:bottom w:val="single" w:sz="4" w:space="0" w:color="auto"/>
              <w:right w:val="single" w:sz="4" w:space="0" w:color="auto"/>
            </w:tcBorders>
            <w:shd w:val="clear" w:color="auto" w:fill="auto"/>
            <w:noWrap/>
            <w:vAlign w:val="center"/>
            <w:hideMark/>
          </w:tcPr>
          <w:p w14:paraId="01E57B3E"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59" w:type="dxa"/>
            <w:tcBorders>
              <w:top w:val="nil"/>
              <w:left w:val="nil"/>
              <w:bottom w:val="single" w:sz="4" w:space="0" w:color="auto"/>
              <w:right w:val="single" w:sz="4" w:space="0" w:color="auto"/>
            </w:tcBorders>
            <w:shd w:val="clear" w:color="auto" w:fill="auto"/>
            <w:noWrap/>
            <w:vAlign w:val="center"/>
            <w:hideMark/>
          </w:tcPr>
          <w:p w14:paraId="5BB5A488" w14:textId="2002B53C"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1.311</w:t>
            </w:r>
          </w:p>
        </w:tc>
        <w:tc>
          <w:tcPr>
            <w:tcW w:w="284" w:type="dxa"/>
            <w:tcBorders>
              <w:top w:val="nil"/>
              <w:left w:val="nil"/>
              <w:bottom w:val="single" w:sz="4" w:space="0" w:color="auto"/>
              <w:right w:val="single" w:sz="4" w:space="0" w:color="auto"/>
            </w:tcBorders>
          </w:tcPr>
          <w:p w14:paraId="3D781827"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4190951D" w14:textId="7DA317C8"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62B5437D" w14:textId="0FAD9BBD"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5EEAF6F6" w14:textId="3263D151"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5.644.E-03</w:t>
            </w:r>
          </w:p>
        </w:tc>
      </w:tr>
      <w:tr w:rsidR="0086609E" w:rsidRPr="0048090B" w14:paraId="44F9C3D3" w14:textId="49B6A5D8"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5E1DBB3B"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276" w:type="dxa"/>
            <w:tcBorders>
              <w:top w:val="nil"/>
              <w:left w:val="nil"/>
              <w:bottom w:val="single" w:sz="4" w:space="0" w:color="auto"/>
              <w:right w:val="single" w:sz="4" w:space="0" w:color="auto"/>
            </w:tcBorders>
            <w:shd w:val="clear" w:color="auto" w:fill="auto"/>
            <w:noWrap/>
            <w:vAlign w:val="center"/>
            <w:hideMark/>
          </w:tcPr>
          <w:p w14:paraId="35A4ADFC"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59" w:type="dxa"/>
            <w:tcBorders>
              <w:top w:val="nil"/>
              <w:left w:val="nil"/>
              <w:bottom w:val="single" w:sz="4" w:space="0" w:color="auto"/>
              <w:right w:val="single" w:sz="4" w:space="0" w:color="auto"/>
            </w:tcBorders>
            <w:shd w:val="clear" w:color="auto" w:fill="auto"/>
            <w:noWrap/>
            <w:vAlign w:val="center"/>
            <w:hideMark/>
          </w:tcPr>
          <w:p w14:paraId="09B37770" w14:textId="22EF88D4"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1.746</w:t>
            </w:r>
          </w:p>
        </w:tc>
        <w:tc>
          <w:tcPr>
            <w:tcW w:w="284" w:type="dxa"/>
            <w:tcBorders>
              <w:top w:val="nil"/>
              <w:left w:val="nil"/>
              <w:bottom w:val="single" w:sz="4" w:space="0" w:color="auto"/>
              <w:right w:val="single" w:sz="4" w:space="0" w:color="auto"/>
            </w:tcBorders>
          </w:tcPr>
          <w:p w14:paraId="74A160D8"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7F053CB6" w14:textId="55A4EF92"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06F70BE1" w14:textId="71974B34"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4E8F70A8" w14:textId="5AD87B48"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6.075.E-03</w:t>
            </w:r>
          </w:p>
        </w:tc>
      </w:tr>
      <w:tr w:rsidR="0086609E" w:rsidRPr="0048090B" w14:paraId="3352EB59" w14:textId="24ED3830"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3CDA6213"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276" w:type="dxa"/>
            <w:tcBorders>
              <w:top w:val="nil"/>
              <w:left w:val="nil"/>
              <w:bottom w:val="single" w:sz="4" w:space="0" w:color="auto"/>
              <w:right w:val="single" w:sz="4" w:space="0" w:color="auto"/>
            </w:tcBorders>
            <w:shd w:val="clear" w:color="auto" w:fill="auto"/>
            <w:noWrap/>
            <w:vAlign w:val="center"/>
            <w:hideMark/>
          </w:tcPr>
          <w:p w14:paraId="20F14660"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59" w:type="dxa"/>
            <w:tcBorders>
              <w:top w:val="nil"/>
              <w:left w:val="nil"/>
              <w:bottom w:val="single" w:sz="4" w:space="0" w:color="auto"/>
              <w:right w:val="single" w:sz="4" w:space="0" w:color="auto"/>
            </w:tcBorders>
            <w:shd w:val="clear" w:color="auto" w:fill="auto"/>
            <w:noWrap/>
            <w:vAlign w:val="center"/>
            <w:hideMark/>
          </w:tcPr>
          <w:p w14:paraId="632591B0" w14:textId="5A60F22C"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2.182</w:t>
            </w:r>
          </w:p>
        </w:tc>
        <w:tc>
          <w:tcPr>
            <w:tcW w:w="284" w:type="dxa"/>
            <w:tcBorders>
              <w:top w:val="nil"/>
              <w:left w:val="nil"/>
              <w:bottom w:val="single" w:sz="4" w:space="0" w:color="auto"/>
              <w:right w:val="single" w:sz="4" w:space="0" w:color="auto"/>
            </w:tcBorders>
          </w:tcPr>
          <w:p w14:paraId="4AC5DC40"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3B916034" w14:textId="61162E8E"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532491C4" w14:textId="78CE2875"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3CF8F51A" w14:textId="62A9A35D"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6.505.E-03</w:t>
            </w:r>
          </w:p>
        </w:tc>
      </w:tr>
      <w:tr w:rsidR="0086609E" w:rsidRPr="0048090B" w14:paraId="5A9019AC" w14:textId="30BE4A93"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0F1B8A14"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276" w:type="dxa"/>
            <w:tcBorders>
              <w:top w:val="nil"/>
              <w:left w:val="nil"/>
              <w:bottom w:val="single" w:sz="4" w:space="0" w:color="auto"/>
              <w:right w:val="single" w:sz="4" w:space="0" w:color="auto"/>
            </w:tcBorders>
            <w:shd w:val="clear" w:color="auto" w:fill="auto"/>
            <w:noWrap/>
            <w:vAlign w:val="center"/>
            <w:hideMark/>
          </w:tcPr>
          <w:p w14:paraId="2E8CE574"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59" w:type="dxa"/>
            <w:tcBorders>
              <w:top w:val="nil"/>
              <w:left w:val="nil"/>
              <w:bottom w:val="single" w:sz="4" w:space="0" w:color="auto"/>
              <w:right w:val="single" w:sz="4" w:space="0" w:color="auto"/>
            </w:tcBorders>
            <w:shd w:val="clear" w:color="auto" w:fill="auto"/>
            <w:noWrap/>
            <w:vAlign w:val="center"/>
            <w:hideMark/>
          </w:tcPr>
          <w:p w14:paraId="6E4B51DA" w14:textId="543774EC"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2.616</w:t>
            </w:r>
          </w:p>
        </w:tc>
        <w:tc>
          <w:tcPr>
            <w:tcW w:w="284" w:type="dxa"/>
            <w:tcBorders>
              <w:top w:val="nil"/>
              <w:left w:val="nil"/>
              <w:bottom w:val="single" w:sz="4" w:space="0" w:color="auto"/>
              <w:right w:val="single" w:sz="4" w:space="0" w:color="auto"/>
            </w:tcBorders>
          </w:tcPr>
          <w:p w14:paraId="446F93A6"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0F3FA3DA" w14:textId="42B04418"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177D8963" w14:textId="1BAF6CFA"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460C4E5E" w14:textId="44A02547"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6.934.E-03</w:t>
            </w:r>
          </w:p>
        </w:tc>
      </w:tr>
      <w:tr w:rsidR="0086609E" w:rsidRPr="0048090B" w14:paraId="4A37913E" w14:textId="4189BB9B"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6535B087"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276" w:type="dxa"/>
            <w:tcBorders>
              <w:top w:val="nil"/>
              <w:left w:val="nil"/>
              <w:bottom w:val="single" w:sz="4" w:space="0" w:color="auto"/>
              <w:right w:val="single" w:sz="4" w:space="0" w:color="auto"/>
            </w:tcBorders>
            <w:shd w:val="clear" w:color="auto" w:fill="auto"/>
            <w:noWrap/>
            <w:vAlign w:val="center"/>
            <w:hideMark/>
          </w:tcPr>
          <w:p w14:paraId="57C20B1A"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59" w:type="dxa"/>
            <w:tcBorders>
              <w:top w:val="nil"/>
              <w:left w:val="nil"/>
              <w:bottom w:val="single" w:sz="4" w:space="0" w:color="auto"/>
              <w:right w:val="single" w:sz="4" w:space="0" w:color="auto"/>
            </w:tcBorders>
            <w:shd w:val="clear" w:color="auto" w:fill="auto"/>
            <w:noWrap/>
            <w:vAlign w:val="center"/>
            <w:hideMark/>
          </w:tcPr>
          <w:p w14:paraId="4A30B90A" w14:textId="6E8D73FF"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3.051</w:t>
            </w:r>
          </w:p>
        </w:tc>
        <w:tc>
          <w:tcPr>
            <w:tcW w:w="284" w:type="dxa"/>
            <w:tcBorders>
              <w:top w:val="nil"/>
              <w:left w:val="nil"/>
              <w:bottom w:val="single" w:sz="4" w:space="0" w:color="auto"/>
              <w:right w:val="single" w:sz="4" w:space="0" w:color="auto"/>
            </w:tcBorders>
          </w:tcPr>
          <w:p w14:paraId="4AA58BC1"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5BEEF895" w14:textId="27AB4A21"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79C34CB5" w14:textId="62131BA8"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5462C120" w14:textId="60C87B8A"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7.363.E-03</w:t>
            </w:r>
          </w:p>
        </w:tc>
      </w:tr>
      <w:tr w:rsidR="0086609E" w:rsidRPr="0048090B" w14:paraId="6AE16F22" w14:textId="6972ED86"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50CBE4D8"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276" w:type="dxa"/>
            <w:tcBorders>
              <w:top w:val="nil"/>
              <w:left w:val="nil"/>
              <w:bottom w:val="single" w:sz="4" w:space="0" w:color="auto"/>
              <w:right w:val="single" w:sz="4" w:space="0" w:color="auto"/>
            </w:tcBorders>
            <w:shd w:val="clear" w:color="auto" w:fill="auto"/>
            <w:noWrap/>
            <w:vAlign w:val="center"/>
            <w:hideMark/>
          </w:tcPr>
          <w:p w14:paraId="39170CD5"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59" w:type="dxa"/>
            <w:tcBorders>
              <w:top w:val="nil"/>
              <w:left w:val="nil"/>
              <w:bottom w:val="single" w:sz="4" w:space="0" w:color="auto"/>
              <w:right w:val="single" w:sz="4" w:space="0" w:color="auto"/>
            </w:tcBorders>
            <w:shd w:val="clear" w:color="auto" w:fill="auto"/>
            <w:noWrap/>
            <w:vAlign w:val="center"/>
            <w:hideMark/>
          </w:tcPr>
          <w:p w14:paraId="44542377" w14:textId="1EC4D2A6"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3.484</w:t>
            </w:r>
          </w:p>
        </w:tc>
        <w:tc>
          <w:tcPr>
            <w:tcW w:w="284" w:type="dxa"/>
            <w:tcBorders>
              <w:top w:val="nil"/>
              <w:left w:val="nil"/>
              <w:bottom w:val="single" w:sz="4" w:space="0" w:color="auto"/>
              <w:right w:val="single" w:sz="4" w:space="0" w:color="auto"/>
            </w:tcBorders>
          </w:tcPr>
          <w:p w14:paraId="05E96B86"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790F20EB" w14:textId="393F567D"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546EBF25" w14:textId="0170B7C2"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559" w:type="dxa"/>
            <w:tcBorders>
              <w:top w:val="nil"/>
              <w:left w:val="nil"/>
              <w:bottom w:val="single" w:sz="4" w:space="0" w:color="auto"/>
              <w:right w:val="single" w:sz="4" w:space="0" w:color="auto"/>
            </w:tcBorders>
            <w:vAlign w:val="center"/>
          </w:tcPr>
          <w:p w14:paraId="37A7DE4F" w14:textId="0EA3DD67"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7.791.E-03</w:t>
            </w:r>
          </w:p>
        </w:tc>
      </w:tr>
      <w:tr w:rsidR="0086609E" w:rsidRPr="0048090B" w14:paraId="1DF616EF" w14:textId="3DE8809F"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6571628F"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276" w:type="dxa"/>
            <w:tcBorders>
              <w:top w:val="nil"/>
              <w:left w:val="nil"/>
              <w:bottom w:val="single" w:sz="4" w:space="0" w:color="auto"/>
              <w:right w:val="single" w:sz="4" w:space="0" w:color="auto"/>
            </w:tcBorders>
            <w:shd w:val="clear" w:color="auto" w:fill="auto"/>
            <w:noWrap/>
            <w:vAlign w:val="center"/>
            <w:hideMark/>
          </w:tcPr>
          <w:p w14:paraId="49DF07DA"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59" w:type="dxa"/>
            <w:tcBorders>
              <w:top w:val="nil"/>
              <w:left w:val="nil"/>
              <w:bottom w:val="single" w:sz="4" w:space="0" w:color="auto"/>
              <w:right w:val="single" w:sz="4" w:space="0" w:color="auto"/>
            </w:tcBorders>
            <w:shd w:val="clear" w:color="auto" w:fill="auto"/>
            <w:noWrap/>
            <w:vAlign w:val="center"/>
            <w:hideMark/>
          </w:tcPr>
          <w:p w14:paraId="0C3D125C" w14:textId="7FD1FF92"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3.917</w:t>
            </w:r>
          </w:p>
        </w:tc>
        <w:tc>
          <w:tcPr>
            <w:tcW w:w="284" w:type="dxa"/>
            <w:tcBorders>
              <w:top w:val="nil"/>
              <w:left w:val="nil"/>
              <w:bottom w:val="single" w:sz="4" w:space="0" w:color="auto"/>
              <w:right w:val="single" w:sz="4" w:space="0" w:color="auto"/>
            </w:tcBorders>
          </w:tcPr>
          <w:p w14:paraId="397FDC82"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1B9B1FF7" w14:textId="36467901"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29261628" w14:textId="489CE3AB"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352CC4B0" w14:textId="45D6FBD3" w:rsidR="0086609E" w:rsidRPr="0048090B" w:rsidRDefault="0086609E" w:rsidP="00B9362F">
            <w:pPr>
              <w:widowControl/>
              <w:jc w:val="right"/>
              <w:rPr>
                <w:rFonts w:ascii="Times New Roman" w:eastAsia="ＭＳ 明朝" w:hAnsi="Times New Roman" w:cs="Times New Roman"/>
                <w:color w:val="000000"/>
                <w:kern w:val="0"/>
                <w:szCs w:val="21"/>
              </w:rPr>
            </w:pPr>
          </w:p>
        </w:tc>
      </w:tr>
    </w:tbl>
    <w:p w14:paraId="610FFAE0" w14:textId="77777777" w:rsidR="00770C56" w:rsidRPr="0048090B" w:rsidRDefault="00770C56" w:rsidP="00B9362F">
      <w:pPr>
        <w:widowControl/>
        <w:rPr>
          <w:rFonts w:ascii="Times New Roman" w:eastAsia="ＭＳ 明朝" w:hAnsi="Times New Roman" w:cs="Times New Roman"/>
          <w:color w:val="000000" w:themeColor="text1"/>
          <w:szCs w:val="21"/>
        </w:rPr>
      </w:pPr>
    </w:p>
    <w:p w14:paraId="57BB071B" w14:textId="6169E1E5" w:rsidR="00E55C1B" w:rsidRPr="0048090B" w:rsidRDefault="00E55C1B"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59" w:name="_Toc126850989"/>
      <w:r w:rsidRPr="0048090B">
        <w:rPr>
          <w:rStyle w:val="normaltextrun"/>
          <w:rFonts w:ascii="Times New Roman" w:eastAsia="ＭＳ 明朝" w:hAnsi="Times New Roman" w:cs="Times New Roman"/>
          <w:sz w:val="21"/>
          <w:szCs w:val="21"/>
        </w:rPr>
        <w:t>220</w:t>
      </w:r>
      <w:r w:rsidR="00D15C34" w:rsidRPr="0048090B">
        <w:rPr>
          <w:rStyle w:val="normaltextrun"/>
          <w:rFonts w:ascii="Times New Roman" w:eastAsia="ＭＳ 明朝" w:hAnsi="Times New Roman" w:cs="Times New Roman"/>
          <w:sz w:val="21"/>
          <w:szCs w:val="21"/>
        </w:rPr>
        <w:t>415Cast</w:t>
      </w:r>
      <w:r w:rsidR="009E7B4B" w:rsidRPr="0048090B">
        <w:rPr>
          <w:rStyle w:val="normaltextrun"/>
          <w:rFonts w:ascii="Times New Roman" w:eastAsia="ＭＳ 明朝" w:hAnsi="Times New Roman" w:cs="Times New Roman"/>
          <w:sz w:val="21"/>
          <w:szCs w:val="21"/>
        </w:rPr>
        <w:t>_2</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959"/>
    </w:p>
    <w:p w14:paraId="3D0C82DB" w14:textId="796343D6" w:rsidR="00E55C1B" w:rsidRPr="0048090B" w:rsidRDefault="00E55C1B" w:rsidP="00B9362F">
      <w:pPr>
        <w:pStyle w:val="a4"/>
        <w:widowControl/>
        <w:numPr>
          <w:ilvl w:val="0"/>
          <w:numId w:val="27"/>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2404E28D" w14:textId="097DDC39" w:rsidR="00E55C1B" w:rsidRPr="0048090B" w:rsidRDefault="00E55C1B" w:rsidP="00B9362F">
      <w:pPr>
        <w:pStyle w:val="a4"/>
        <w:widowControl/>
        <w:numPr>
          <w:ilvl w:val="0"/>
          <w:numId w:val="2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水酸化ナトリウム</w:t>
      </w:r>
      <w:r w:rsidRPr="0048090B">
        <w:rPr>
          <w:rStyle w:val="normaltextrun"/>
          <w:rFonts w:ascii="Times New Roman" w:eastAsia="ＭＳ 明朝" w:hAnsi="Times New Roman" w:cs="Times New Roman"/>
          <w:szCs w:val="21"/>
        </w:rPr>
        <w:t>1.</w:t>
      </w:r>
      <w:r w:rsidR="00041396" w:rsidRPr="0048090B">
        <w:rPr>
          <w:rStyle w:val="normaltextrun"/>
          <w:rFonts w:ascii="Times New Roman" w:eastAsia="ＭＳ 明朝" w:hAnsi="Times New Roman" w:cs="Times New Roman"/>
          <w:szCs w:val="21"/>
        </w:rPr>
        <w:t>1747</w:t>
      </w:r>
      <w:r w:rsidRPr="0048090B">
        <w:rPr>
          <w:rStyle w:val="normaltextrun"/>
          <w:rFonts w:ascii="Times New Roman" w:eastAsia="ＭＳ 明朝" w:hAnsi="Times New Roman" w:cs="Times New Roman"/>
          <w:szCs w:val="21"/>
        </w:rPr>
        <w:t xml:space="preserve"> g</w:t>
      </w:r>
      <w:r w:rsidRPr="0048090B">
        <w:rPr>
          <w:rStyle w:val="normaltextrun"/>
          <w:rFonts w:ascii="Times New Roman" w:eastAsia="ＭＳ 明朝" w:hAnsi="Times New Roman" w:cs="Times New Roman"/>
          <w:szCs w:val="21"/>
        </w:rPr>
        <w:t>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w:t>
      </w:r>
      <w:r w:rsidR="00041396" w:rsidRPr="0048090B">
        <w:rPr>
          <w:rStyle w:val="normaltextrun"/>
          <w:rFonts w:ascii="Times New Roman" w:eastAsia="ＭＳ 明朝" w:hAnsi="Times New Roman" w:cs="Times New Roman"/>
          <w:szCs w:val="21"/>
        </w:rPr>
        <w:t>293</w:t>
      </w:r>
      <w:r w:rsidRPr="0048090B">
        <w:rPr>
          <w:rStyle w:val="normaltextrun"/>
          <w:rFonts w:ascii="Times New Roman" w:eastAsia="ＭＳ 明朝" w:hAnsi="Times New Roman" w:cs="Times New Roman"/>
          <w:szCs w:val="21"/>
        </w:rPr>
        <w:t xml:space="preserve"> mL</w:t>
      </w:r>
      <w:r w:rsidRPr="0048090B">
        <w:rPr>
          <w:rStyle w:val="normaltextrun"/>
          <w:rFonts w:ascii="Times New Roman" w:eastAsia="ＭＳ 明朝" w:hAnsi="Times New Roman" w:cs="Times New Roman"/>
          <w:szCs w:val="21"/>
        </w:rPr>
        <w:t>を加え</w:t>
      </w: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00041396" w:rsidRPr="0048090B">
        <w:rPr>
          <w:rStyle w:val="normaltextrun"/>
          <w:rFonts w:ascii="Times New Roman" w:eastAsia="ＭＳ 明朝" w:hAnsi="Times New Roman" w:cs="Times New Roman"/>
          <w:szCs w:val="21"/>
        </w:rPr>
        <w:t>(0.01 mM)</w:t>
      </w:r>
      <w:r w:rsidRPr="0048090B">
        <w:rPr>
          <w:rStyle w:val="normaltextrun"/>
          <w:rFonts w:ascii="Times New Roman" w:eastAsia="ＭＳ 明朝" w:hAnsi="Times New Roman" w:cs="Times New Roman"/>
          <w:szCs w:val="21"/>
        </w:rPr>
        <w:t>を調整した。</w:t>
      </w:r>
    </w:p>
    <w:p w14:paraId="6A7410A3" w14:textId="786DA13E" w:rsidR="00E55C1B" w:rsidRPr="0048090B" w:rsidRDefault="00E55C1B" w:rsidP="00B9362F">
      <w:pPr>
        <w:pStyle w:val="a4"/>
        <w:widowControl/>
        <w:numPr>
          <w:ilvl w:val="0"/>
          <w:numId w:val="27"/>
        </w:numPr>
        <w:ind w:leftChars="0"/>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w:t>
      </w:r>
      <w:r w:rsidRPr="0048090B">
        <w:rPr>
          <w:rStyle w:val="normaltextrun"/>
          <w:rFonts w:ascii="Times New Roman" w:eastAsia="ＭＳ 明朝" w:hAnsi="Times New Roman" w:cs="Times New Roman"/>
          <w:szCs w:val="21"/>
        </w:rPr>
        <w:t>80 mL</w:t>
      </w:r>
      <w:r w:rsidRPr="0048090B">
        <w:rPr>
          <w:rStyle w:val="normaltextrun"/>
          <w:rFonts w:ascii="Times New Roman" w:eastAsia="ＭＳ 明朝" w:hAnsi="Times New Roman" w:cs="Times New Roman"/>
          <w:szCs w:val="21"/>
        </w:rPr>
        <w:t>をメスシリンダーで量りとり装置のセルに加えた。</w:t>
      </w:r>
    </w:p>
    <w:p w14:paraId="01AF401E" w14:textId="33D4FE27" w:rsidR="00E55C1B" w:rsidRPr="0048090B" w:rsidRDefault="00E55C1B" w:rsidP="00B9362F">
      <w:pPr>
        <w:pStyle w:val="a4"/>
        <w:widowControl/>
        <w:numPr>
          <w:ilvl w:val="0"/>
          <w:numId w:val="2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w:t>
      </w:r>
      <w:r w:rsidR="004E1A11" w:rsidRPr="0048090B">
        <w:rPr>
          <w:rStyle w:val="normaltextrun"/>
          <w:rFonts w:ascii="Times New Roman" w:eastAsia="ＭＳ 明朝" w:hAnsi="Times New Roman" w:cs="Times New Roman"/>
          <w:szCs w:val="21"/>
        </w:rPr>
        <w:t>59</w:t>
      </w:r>
      <w:r w:rsidRPr="0048090B">
        <w:rPr>
          <w:rStyle w:val="normaltextrun"/>
          <w:rFonts w:ascii="Times New Roman" w:eastAsia="ＭＳ 明朝" w:hAnsi="Times New Roman" w:cs="Times New Roman"/>
          <w:szCs w:val="21"/>
        </w:rPr>
        <w:t xml:space="preserve"> g</w:t>
      </w:r>
      <w:r w:rsidR="004E1A11" w:rsidRPr="0048090B">
        <w:rPr>
          <w:rStyle w:val="normaltextrun"/>
          <w:rFonts w:ascii="Times New Roman" w:eastAsia="ＭＳ 明朝" w:hAnsi="Times New Roman" w:cs="Times New Roman"/>
          <w:szCs w:val="21"/>
        </w:rPr>
        <w:t>(0.07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3B3B7EE3" w14:textId="3D9BC741" w:rsidR="00E55C1B" w:rsidRPr="0048090B" w:rsidRDefault="00E55C1B" w:rsidP="00B9362F">
      <w:pPr>
        <w:pStyle w:val="a4"/>
        <w:widowControl/>
        <w:numPr>
          <w:ilvl w:val="0"/>
          <w:numId w:val="2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lastRenderedPageBreak/>
        <w:t>印加電圧</w:t>
      </w:r>
      <w:r w:rsidRPr="0048090B">
        <w:rPr>
          <w:rStyle w:val="normaltextrun"/>
          <w:rFonts w:ascii="Times New Roman" w:eastAsia="ＭＳ 明朝" w:hAnsi="Times New Roman" w:cs="Times New Roman"/>
          <w:szCs w:val="21"/>
        </w:rPr>
        <w:t>0.5</w:t>
      </w:r>
      <w:r w:rsidR="005D5E81" w:rsidRPr="0048090B">
        <w:rPr>
          <w:rStyle w:val="normaltextrun"/>
          <w:rFonts w:ascii="Times New Roman" w:eastAsia="ＭＳ 明朝" w:hAnsi="Times New Roman" w:cs="Times New Roman"/>
          <w:szCs w:val="21"/>
        </w:rPr>
        <w:t>7</w:t>
      </w:r>
      <w:r w:rsidRPr="0048090B">
        <w:rPr>
          <w:rStyle w:val="normaltextrun"/>
          <w:rFonts w:ascii="Times New Roman" w:eastAsia="ＭＳ 明朝" w:hAnsi="Times New Roman" w:cs="Times New Roman"/>
          <w:szCs w:val="21"/>
        </w:rPr>
        <w:t xml:space="preserve">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47FA8F3" w14:textId="3B189256" w:rsidR="00E55C1B" w:rsidRPr="0048090B" w:rsidRDefault="00E55C1B" w:rsidP="00B9362F">
      <w:pPr>
        <w:pStyle w:val="a4"/>
        <w:widowControl/>
        <w:numPr>
          <w:ilvl w:val="0"/>
          <w:numId w:val="27"/>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08164FE" w14:textId="4F3D3939" w:rsidR="00E55C1B" w:rsidRPr="0048090B" w:rsidRDefault="00E55C1B" w:rsidP="00B9362F">
      <w:pPr>
        <w:pStyle w:val="a4"/>
        <w:widowControl/>
        <w:numPr>
          <w:ilvl w:val="0"/>
          <w:numId w:val="27"/>
        </w:numPr>
        <w:ind w:leftChars="0"/>
        <w:rPr>
          <w:rFonts w:ascii="Times New Roman" w:eastAsia="ＭＳ 明朝" w:hAnsi="Times New Roman" w:cs="Times New Roman"/>
          <w:szCs w:val="21"/>
        </w:rPr>
      </w:pPr>
      <w:r w:rsidRPr="0048090B">
        <w:rPr>
          <w:rFonts w:ascii="Cambria Math" w:eastAsia="ＭＳ 明朝" w:hAnsi="Cambria Math" w:cs="Cambria Math"/>
          <w:szCs w:val="21"/>
        </w:rPr>
        <w:t>④</w:t>
      </w:r>
      <w:r w:rsidRPr="0048090B">
        <w:rPr>
          <w:rFonts w:ascii="Times New Roman" w:eastAsia="ＭＳ 明朝" w:hAnsi="Times New Roman" w:cs="Times New Roman"/>
          <w:szCs w:val="21"/>
        </w:rPr>
        <w:t>の溶液をマイクロピペットで連続的に加えた。</w:t>
      </w:r>
    </w:p>
    <w:p w14:paraId="5F0C41B5" w14:textId="2365CE1A" w:rsidR="00E55C1B" w:rsidRPr="0048090B" w:rsidRDefault="00E55C1B"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7441A9FF" w14:textId="77777777" w:rsidR="00E55C1B" w:rsidRDefault="00E55C1B" w:rsidP="00A007A1">
      <w:pPr>
        <w:widowControl/>
        <w:rPr>
          <w:rFonts w:ascii="Times New Roman" w:eastAsia="ＭＳ 明朝" w:hAnsi="Times New Roman" w:cs="Times New Roman"/>
          <w:szCs w:val="21"/>
        </w:rPr>
      </w:pPr>
    </w:p>
    <w:p w14:paraId="16239566" w14:textId="0BBDDC90" w:rsidR="00E55C1B" w:rsidRPr="0048090B" w:rsidRDefault="00281AE0" w:rsidP="00B9362F">
      <w:pPr>
        <w:widowControl/>
      </w:pPr>
      <w:r w:rsidRPr="00281AE0">
        <w:rPr>
          <w:rFonts w:ascii="Times New Roman" w:eastAsia="ＭＳ 明朝" w:hAnsi="Times New Roman" w:cs="Times New Roman" w:hint="eastAsia"/>
          <w:szCs w:val="21"/>
        </w:rPr>
        <w:t>表</w:t>
      </w:r>
      <w:r w:rsidRPr="00281AE0">
        <w:rPr>
          <w:rFonts w:ascii="Times New Roman" w:eastAsia="ＭＳ 明朝" w:hAnsi="Times New Roman" w:cs="Times New Roman"/>
          <w:szCs w:val="21"/>
        </w:rPr>
        <w:t xml:space="preserve"> 3-8-2</w:t>
      </w:r>
      <w:r w:rsidRPr="00281AE0">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18"/>
        <w:gridCol w:w="1341"/>
        <w:gridCol w:w="1276"/>
        <w:gridCol w:w="1559"/>
      </w:tblGrid>
      <w:tr w:rsidR="00662D39" w:rsidRPr="0048090B" w14:paraId="33B209FF" w14:textId="7C3A8CE6"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44D0FE" w14:textId="77777777" w:rsidR="00525AAF" w:rsidRPr="0048090B" w:rsidRDefault="00525AA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8124BF6" w14:textId="77777777" w:rsidR="00525AAF" w:rsidRPr="0048090B" w:rsidRDefault="00525AA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10F8CBE0" w14:textId="77777777" w:rsidR="00525AAF" w:rsidRPr="0048090B" w:rsidRDefault="00525AA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18" w:type="dxa"/>
            <w:tcBorders>
              <w:top w:val="single" w:sz="4" w:space="0" w:color="auto"/>
              <w:left w:val="nil"/>
              <w:bottom w:val="single" w:sz="4" w:space="0" w:color="auto"/>
              <w:right w:val="single" w:sz="4" w:space="0" w:color="auto"/>
            </w:tcBorders>
          </w:tcPr>
          <w:p w14:paraId="4900ED5D" w14:textId="77777777" w:rsidR="00525AAF" w:rsidRPr="0048090B" w:rsidRDefault="00525AAF" w:rsidP="00525AAF">
            <w:pPr>
              <w:widowControl/>
              <w:rPr>
                <w:rFonts w:ascii="Times New Roman" w:eastAsia="ＭＳ 明朝" w:hAnsi="Times New Roman" w:cs="Times New Roman"/>
                <w:color w:val="000000"/>
                <w:kern w:val="0"/>
                <w:szCs w:val="21"/>
              </w:rPr>
            </w:pPr>
          </w:p>
        </w:tc>
        <w:tc>
          <w:tcPr>
            <w:tcW w:w="1341" w:type="dxa"/>
            <w:tcBorders>
              <w:top w:val="single" w:sz="4" w:space="0" w:color="auto"/>
              <w:left w:val="nil"/>
              <w:bottom w:val="single" w:sz="4" w:space="0" w:color="auto"/>
              <w:right w:val="single" w:sz="4" w:space="0" w:color="auto"/>
            </w:tcBorders>
            <w:vAlign w:val="center"/>
          </w:tcPr>
          <w:p w14:paraId="6D3C40B9" w14:textId="287266E3" w:rsidR="00525AAF" w:rsidRPr="0048090B" w:rsidRDefault="00525AAF" w:rsidP="00525AA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3B8BEC13" w14:textId="47E1D680" w:rsidR="00525AAF" w:rsidRPr="0048090B" w:rsidRDefault="00525AAF" w:rsidP="00525AA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01EC59EA" w14:textId="3DEEC3A4" w:rsidR="00525AAF" w:rsidRPr="0048090B" w:rsidRDefault="00525AAF" w:rsidP="00525AA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662D39" w:rsidRPr="0048090B" w14:paraId="6BFB25EE" w14:textId="300AD3F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364943" w14:textId="0DC34999" w:rsidR="00525AAF" w:rsidRPr="0048090B" w:rsidRDefault="00525AA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A04A0C"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4DA57012" w14:textId="77777777" w:rsidR="00525AAF" w:rsidRPr="0048090B" w:rsidRDefault="00525AA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5EC94F7C" w14:textId="7302575A" w:rsidR="00525AAF" w:rsidRPr="0048090B" w:rsidRDefault="00525AA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A04A0C">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18" w:type="dxa"/>
            <w:tcBorders>
              <w:top w:val="nil"/>
              <w:left w:val="nil"/>
              <w:bottom w:val="single" w:sz="4" w:space="0" w:color="auto"/>
              <w:right w:val="single" w:sz="4" w:space="0" w:color="auto"/>
            </w:tcBorders>
          </w:tcPr>
          <w:p w14:paraId="37A7539F" w14:textId="77777777" w:rsidR="00525AAF" w:rsidRPr="0048090B" w:rsidRDefault="00525AAF" w:rsidP="00525AAF">
            <w:pPr>
              <w:widowControl/>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2A71C19C" w14:textId="17EB186C" w:rsidR="00525AAF" w:rsidRPr="0048090B" w:rsidRDefault="00525AAF" w:rsidP="00525AA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A04A0C"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691D3737" w14:textId="6ABE9E1E" w:rsidR="00525AAF" w:rsidRPr="0048090B" w:rsidRDefault="00525AAF" w:rsidP="00525AA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20DC2601" w14:textId="615D766A" w:rsidR="00525AAF" w:rsidRPr="0048090B" w:rsidRDefault="00525AAF" w:rsidP="00525AA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A04A0C">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662D39" w:rsidRPr="0048090B" w14:paraId="2ECABBF3" w14:textId="1093DD9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EB0C28"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003E1534"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68C027FB" w14:textId="3114B6A9"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w:t>
            </w:r>
          </w:p>
        </w:tc>
        <w:tc>
          <w:tcPr>
            <w:tcW w:w="218" w:type="dxa"/>
            <w:tcBorders>
              <w:top w:val="nil"/>
              <w:left w:val="nil"/>
              <w:bottom w:val="single" w:sz="4" w:space="0" w:color="auto"/>
              <w:right w:val="single" w:sz="4" w:space="0" w:color="auto"/>
            </w:tcBorders>
          </w:tcPr>
          <w:p w14:paraId="35B3879B"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13A9889C" w14:textId="003DD821"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276" w:type="dxa"/>
            <w:tcBorders>
              <w:top w:val="nil"/>
              <w:left w:val="nil"/>
              <w:bottom w:val="single" w:sz="4" w:space="0" w:color="auto"/>
              <w:right w:val="single" w:sz="4" w:space="0" w:color="auto"/>
            </w:tcBorders>
            <w:vAlign w:val="center"/>
          </w:tcPr>
          <w:p w14:paraId="69EA8177" w14:textId="0FE9B175"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59" w:type="dxa"/>
            <w:tcBorders>
              <w:top w:val="nil"/>
              <w:left w:val="nil"/>
              <w:bottom w:val="single" w:sz="4" w:space="0" w:color="auto"/>
              <w:right w:val="single" w:sz="4" w:space="0" w:color="auto"/>
            </w:tcBorders>
            <w:vAlign w:val="center"/>
          </w:tcPr>
          <w:p w14:paraId="6475A64B" w14:textId="02B0398E"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w:t>
            </w:r>
          </w:p>
        </w:tc>
      </w:tr>
      <w:tr w:rsidR="00662D39" w:rsidRPr="0048090B" w14:paraId="1D523C34" w14:textId="6F12AEE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99337E"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3A5936ED"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0B9CE6E3" w14:textId="3EA54CCA" w:rsidR="00662D39" w:rsidRPr="0048090B" w:rsidRDefault="003E44D7" w:rsidP="003E44D7">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662D39" w:rsidRPr="0048090B">
              <w:rPr>
                <w:rFonts w:ascii="Times New Roman" w:eastAsia="ＭＳ 明朝" w:hAnsi="Times New Roman" w:cs="Times New Roman"/>
                <w:color w:val="000000"/>
                <w:kern w:val="0"/>
                <w:szCs w:val="21"/>
              </w:rPr>
              <w:t>4389</w:t>
            </w:r>
          </w:p>
        </w:tc>
        <w:tc>
          <w:tcPr>
            <w:tcW w:w="218" w:type="dxa"/>
            <w:tcBorders>
              <w:top w:val="nil"/>
              <w:left w:val="nil"/>
              <w:bottom w:val="single" w:sz="4" w:space="0" w:color="auto"/>
              <w:right w:val="single" w:sz="4" w:space="0" w:color="auto"/>
            </w:tcBorders>
          </w:tcPr>
          <w:p w14:paraId="12F6936B"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3ACD5A8B" w14:textId="2212A43B"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1850</w:t>
            </w:r>
          </w:p>
        </w:tc>
        <w:tc>
          <w:tcPr>
            <w:tcW w:w="1276" w:type="dxa"/>
            <w:tcBorders>
              <w:top w:val="nil"/>
              <w:left w:val="nil"/>
              <w:bottom w:val="single" w:sz="4" w:space="0" w:color="auto"/>
              <w:right w:val="single" w:sz="4" w:space="0" w:color="auto"/>
            </w:tcBorders>
            <w:vAlign w:val="center"/>
          </w:tcPr>
          <w:p w14:paraId="731752FF" w14:textId="040D6422"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60D7EBEF" w14:textId="667FBAEC"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w:t>
            </w:r>
          </w:p>
        </w:tc>
      </w:tr>
      <w:tr w:rsidR="00662D39" w:rsidRPr="0048090B" w14:paraId="1B98E16E" w14:textId="2816CF3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6DC5108"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7D1D9E4F"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744F2705" w14:textId="30C4FA11" w:rsidR="00662D39" w:rsidRPr="0048090B" w:rsidRDefault="003E44D7" w:rsidP="003E44D7">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662D39" w:rsidRPr="0048090B">
              <w:rPr>
                <w:rFonts w:ascii="Times New Roman" w:eastAsia="ＭＳ 明朝" w:hAnsi="Times New Roman" w:cs="Times New Roman"/>
                <w:color w:val="000000"/>
                <w:kern w:val="0"/>
                <w:szCs w:val="21"/>
              </w:rPr>
              <w:t>8772</w:t>
            </w:r>
          </w:p>
        </w:tc>
        <w:tc>
          <w:tcPr>
            <w:tcW w:w="218" w:type="dxa"/>
            <w:tcBorders>
              <w:top w:val="nil"/>
              <w:left w:val="nil"/>
              <w:bottom w:val="single" w:sz="4" w:space="0" w:color="auto"/>
              <w:right w:val="single" w:sz="4" w:space="0" w:color="auto"/>
            </w:tcBorders>
          </w:tcPr>
          <w:p w14:paraId="546A2C48"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0E18C75B" w14:textId="0D290606"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276" w:type="dxa"/>
            <w:tcBorders>
              <w:top w:val="nil"/>
              <w:left w:val="nil"/>
              <w:bottom w:val="single" w:sz="4" w:space="0" w:color="auto"/>
              <w:right w:val="single" w:sz="4" w:space="0" w:color="auto"/>
            </w:tcBorders>
            <w:vAlign w:val="center"/>
          </w:tcPr>
          <w:p w14:paraId="67A49505" w14:textId="0F502899"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2FF5CC0A" w14:textId="0FBA2AE8"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4.798</w:t>
            </w:r>
          </w:p>
        </w:tc>
      </w:tr>
      <w:tr w:rsidR="00662D39" w:rsidRPr="0048090B" w14:paraId="3CBBD1C0" w14:textId="756DCFE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0D011E"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34F0B2AB"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11030AA3" w14:textId="740CB9C1"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c>
          <w:tcPr>
            <w:tcW w:w="218" w:type="dxa"/>
            <w:tcBorders>
              <w:top w:val="nil"/>
              <w:left w:val="nil"/>
              <w:bottom w:val="single" w:sz="4" w:space="0" w:color="auto"/>
              <w:right w:val="single" w:sz="4" w:space="0" w:color="auto"/>
            </w:tcBorders>
          </w:tcPr>
          <w:p w14:paraId="36159CB5"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10CE7777" w14:textId="26B7B3FE"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1950</w:t>
            </w:r>
          </w:p>
        </w:tc>
        <w:tc>
          <w:tcPr>
            <w:tcW w:w="1276" w:type="dxa"/>
            <w:tcBorders>
              <w:top w:val="nil"/>
              <w:left w:val="nil"/>
              <w:bottom w:val="single" w:sz="4" w:space="0" w:color="auto"/>
              <w:right w:val="single" w:sz="4" w:space="0" w:color="auto"/>
            </w:tcBorders>
            <w:vAlign w:val="center"/>
          </w:tcPr>
          <w:p w14:paraId="5BC9C4E7" w14:textId="1ACED851"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6693C65B" w14:textId="273F1926"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5.231</w:t>
            </w:r>
          </w:p>
        </w:tc>
      </w:tr>
      <w:tr w:rsidR="00662D39" w:rsidRPr="0048090B" w14:paraId="3BDC9172" w14:textId="70F85E5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6A97FB"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70553ADE"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10C049D1" w14:textId="3AB4A058"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p>
        </w:tc>
        <w:tc>
          <w:tcPr>
            <w:tcW w:w="218" w:type="dxa"/>
            <w:tcBorders>
              <w:top w:val="nil"/>
              <w:left w:val="nil"/>
              <w:bottom w:val="single" w:sz="4" w:space="0" w:color="auto"/>
              <w:right w:val="single" w:sz="4" w:space="0" w:color="auto"/>
            </w:tcBorders>
          </w:tcPr>
          <w:p w14:paraId="1E5B5C54"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03493E14" w14:textId="14D83136"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2050</w:t>
            </w:r>
          </w:p>
        </w:tc>
        <w:tc>
          <w:tcPr>
            <w:tcW w:w="1276" w:type="dxa"/>
            <w:tcBorders>
              <w:top w:val="nil"/>
              <w:left w:val="nil"/>
              <w:bottom w:val="single" w:sz="4" w:space="0" w:color="auto"/>
              <w:right w:val="single" w:sz="4" w:space="0" w:color="auto"/>
            </w:tcBorders>
            <w:vAlign w:val="center"/>
          </w:tcPr>
          <w:p w14:paraId="2BDF378B" w14:textId="138B8CCA"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2D62A4C5" w14:textId="3E782C22"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5.663</w:t>
            </w:r>
          </w:p>
        </w:tc>
      </w:tr>
      <w:tr w:rsidR="00662D39" w:rsidRPr="0048090B" w14:paraId="527FD29F" w14:textId="5C899A5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C496F0"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6BDF2477"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6A86DAAB" w14:textId="2341D7DD"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p>
        </w:tc>
        <w:tc>
          <w:tcPr>
            <w:tcW w:w="218" w:type="dxa"/>
            <w:tcBorders>
              <w:top w:val="nil"/>
              <w:left w:val="nil"/>
              <w:bottom w:val="single" w:sz="4" w:space="0" w:color="auto"/>
              <w:right w:val="single" w:sz="4" w:space="0" w:color="auto"/>
            </w:tcBorders>
          </w:tcPr>
          <w:p w14:paraId="052980DD"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25F304A7" w14:textId="1B0F262F"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2100</w:t>
            </w:r>
          </w:p>
        </w:tc>
        <w:tc>
          <w:tcPr>
            <w:tcW w:w="1276" w:type="dxa"/>
            <w:tcBorders>
              <w:top w:val="nil"/>
              <w:left w:val="nil"/>
              <w:bottom w:val="single" w:sz="4" w:space="0" w:color="auto"/>
              <w:right w:val="single" w:sz="4" w:space="0" w:color="auto"/>
            </w:tcBorders>
            <w:vAlign w:val="center"/>
          </w:tcPr>
          <w:p w14:paraId="7706369C" w14:textId="2B576226"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4469E480" w14:textId="30030603"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6.095</w:t>
            </w:r>
          </w:p>
        </w:tc>
      </w:tr>
      <w:tr w:rsidR="00662D39" w:rsidRPr="0048090B" w14:paraId="3EB1C6F0" w14:textId="7356587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C00B4F"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3E7E9E9B"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1A977009" w14:textId="7F0A7AED"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w:t>
            </w:r>
          </w:p>
        </w:tc>
        <w:tc>
          <w:tcPr>
            <w:tcW w:w="218" w:type="dxa"/>
            <w:tcBorders>
              <w:top w:val="nil"/>
              <w:left w:val="nil"/>
              <w:bottom w:val="single" w:sz="4" w:space="0" w:color="auto"/>
              <w:right w:val="single" w:sz="4" w:space="0" w:color="auto"/>
            </w:tcBorders>
          </w:tcPr>
          <w:p w14:paraId="4521CE8C"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528DB1E3" w14:textId="4AFA0D2B"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2150</w:t>
            </w:r>
          </w:p>
        </w:tc>
        <w:tc>
          <w:tcPr>
            <w:tcW w:w="1276" w:type="dxa"/>
            <w:tcBorders>
              <w:top w:val="nil"/>
              <w:left w:val="nil"/>
              <w:bottom w:val="single" w:sz="4" w:space="0" w:color="auto"/>
              <w:right w:val="single" w:sz="4" w:space="0" w:color="auto"/>
            </w:tcBorders>
            <w:vAlign w:val="center"/>
          </w:tcPr>
          <w:p w14:paraId="20EE42AF" w14:textId="7BA2EF5D"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6F80F8A8" w14:textId="501ACE22"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6.526</w:t>
            </w:r>
          </w:p>
        </w:tc>
      </w:tr>
      <w:tr w:rsidR="00662D39" w:rsidRPr="0048090B" w14:paraId="3732A9D1" w14:textId="4AFB666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29AB78"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6AA402F7"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
          <w:p w14:paraId="3112BEE8" w14:textId="2F62C7E4"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3.061</w:t>
            </w:r>
          </w:p>
        </w:tc>
        <w:tc>
          <w:tcPr>
            <w:tcW w:w="218" w:type="dxa"/>
            <w:tcBorders>
              <w:top w:val="nil"/>
              <w:left w:val="nil"/>
              <w:bottom w:val="single" w:sz="4" w:space="0" w:color="auto"/>
              <w:right w:val="single" w:sz="4" w:space="0" w:color="auto"/>
            </w:tcBorders>
          </w:tcPr>
          <w:p w14:paraId="60F16200"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299348EB" w14:textId="5CAC3CCD"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2200</w:t>
            </w:r>
          </w:p>
        </w:tc>
        <w:tc>
          <w:tcPr>
            <w:tcW w:w="1276" w:type="dxa"/>
            <w:tcBorders>
              <w:top w:val="nil"/>
              <w:left w:val="nil"/>
              <w:bottom w:val="single" w:sz="4" w:space="0" w:color="auto"/>
              <w:right w:val="single" w:sz="4" w:space="0" w:color="auto"/>
            </w:tcBorders>
            <w:vAlign w:val="center"/>
          </w:tcPr>
          <w:p w14:paraId="12612342" w14:textId="20EC3710"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3392642F" w14:textId="7B9B51FD"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6.957</w:t>
            </w:r>
          </w:p>
        </w:tc>
      </w:tr>
      <w:tr w:rsidR="00662D39" w:rsidRPr="0048090B" w14:paraId="03D4B50E" w14:textId="7B623EA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A9811B"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1750</w:t>
            </w:r>
          </w:p>
        </w:tc>
        <w:tc>
          <w:tcPr>
            <w:tcW w:w="1300" w:type="dxa"/>
            <w:tcBorders>
              <w:top w:val="nil"/>
              <w:left w:val="nil"/>
              <w:bottom w:val="single" w:sz="4" w:space="0" w:color="auto"/>
              <w:right w:val="single" w:sz="4" w:space="0" w:color="auto"/>
            </w:tcBorders>
            <w:shd w:val="clear" w:color="auto" w:fill="auto"/>
            <w:noWrap/>
            <w:vAlign w:val="center"/>
            <w:hideMark/>
          </w:tcPr>
          <w:p w14:paraId="5ACABBE7"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
          <w:p w14:paraId="2E97779E" w14:textId="10A540C9"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3.496</w:t>
            </w:r>
          </w:p>
        </w:tc>
        <w:tc>
          <w:tcPr>
            <w:tcW w:w="218" w:type="dxa"/>
            <w:tcBorders>
              <w:top w:val="nil"/>
              <w:left w:val="nil"/>
              <w:bottom w:val="single" w:sz="4" w:space="0" w:color="auto"/>
              <w:right w:val="single" w:sz="4" w:space="0" w:color="auto"/>
            </w:tcBorders>
          </w:tcPr>
          <w:p w14:paraId="26C92F93"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030B006A" w14:textId="58E650D3"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2250</w:t>
            </w:r>
          </w:p>
        </w:tc>
        <w:tc>
          <w:tcPr>
            <w:tcW w:w="1276" w:type="dxa"/>
            <w:tcBorders>
              <w:top w:val="nil"/>
              <w:left w:val="nil"/>
              <w:bottom w:val="single" w:sz="4" w:space="0" w:color="auto"/>
              <w:right w:val="single" w:sz="4" w:space="0" w:color="auto"/>
            </w:tcBorders>
            <w:vAlign w:val="center"/>
          </w:tcPr>
          <w:p w14:paraId="581B9156" w14:textId="1CC7DB3F"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34A37E3E" w14:textId="2EB32BD3"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7.387</w:t>
            </w:r>
          </w:p>
        </w:tc>
      </w:tr>
    </w:tbl>
    <w:p w14:paraId="34642070" w14:textId="77777777" w:rsidR="00F67D61" w:rsidRPr="0048090B" w:rsidRDefault="00F67D61" w:rsidP="00B9362F">
      <w:pPr>
        <w:widowControl/>
        <w:rPr>
          <w:rFonts w:ascii="Times New Roman" w:eastAsia="ＭＳ 明朝" w:hAnsi="Times New Roman" w:cs="Times New Roman"/>
          <w:color w:val="000000" w:themeColor="text1"/>
          <w:szCs w:val="21"/>
        </w:rPr>
      </w:pPr>
    </w:p>
    <w:p w14:paraId="03F7430B" w14:textId="714AD62E" w:rsidR="00C23508" w:rsidRPr="00B9362F" w:rsidRDefault="00F67D61"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960" w:name="_Toc126850990"/>
      <w:r w:rsidRPr="0048090B">
        <w:rPr>
          <w:rFonts w:ascii="Times New Roman" w:eastAsia="ＭＳ 明朝" w:hAnsi="Times New Roman" w:cs="Times New Roman"/>
          <w:color w:val="000000" w:themeColor="text1"/>
          <w:szCs w:val="21"/>
        </w:rPr>
        <w:t>電極の作製</w:t>
      </w:r>
      <w:r w:rsidRPr="0048090B">
        <w:rPr>
          <w:rFonts w:ascii="Times New Roman" w:eastAsia="ＭＳ 明朝" w:hAnsi="Times New Roman" w:cs="Times New Roman"/>
          <w:color w:val="000000" w:themeColor="text1"/>
          <w:szCs w:val="21"/>
        </w:rPr>
        <w:t>III (</w:t>
      </w:r>
      <w:r w:rsidRPr="0048090B">
        <w:rPr>
          <w:rFonts w:ascii="Times New Roman" w:eastAsia="ＭＳ 明朝" w:hAnsi="Times New Roman" w:cs="Times New Roman"/>
          <w:color w:val="000000" w:themeColor="text1"/>
          <w:szCs w:val="21"/>
        </w:rPr>
        <w:t>ケッチェンブラックとセルロースナノファイバー</w:t>
      </w:r>
      <w:r w:rsidRPr="0048090B">
        <w:rPr>
          <w:rFonts w:ascii="Times New Roman" w:eastAsia="ＭＳ 明朝" w:hAnsi="Times New Roman" w:cs="Times New Roman"/>
          <w:color w:val="000000" w:themeColor="text1"/>
          <w:szCs w:val="21"/>
        </w:rPr>
        <w:t>)</w:t>
      </w:r>
      <w:bookmarkEnd w:id="960"/>
    </w:p>
    <w:p w14:paraId="48D7CA98" w14:textId="5BA9A6B1" w:rsidR="00F67D61" w:rsidRPr="0048090B" w:rsidRDefault="00C23508" w:rsidP="00B9362F">
      <w:pPr>
        <w:widowControl/>
        <w:rPr>
          <w:rFonts w:ascii="Times New Roman" w:eastAsia="ＭＳ 明朝" w:hAnsi="Times New Roman" w:cs="Times New Roman"/>
          <w:color w:val="000000" w:themeColor="text1"/>
          <w:szCs w:val="21"/>
        </w:rPr>
      </w:pPr>
      <w:r w:rsidRPr="001D0ECF">
        <w:rPr>
          <w:rFonts w:ascii="Times New Roman" w:eastAsia="ＭＳ 明朝" w:hAnsi="Times New Roman" w:cs="Times New Roman"/>
          <w:color w:val="000000" w:themeColor="text1"/>
          <w:szCs w:val="21"/>
        </w:rPr>
        <w:t>1-</w:t>
      </w:r>
      <w:r w:rsidRPr="001D0ECF">
        <w:rPr>
          <w:rFonts w:ascii="Times New Roman" w:eastAsia="ＭＳ 明朝" w:hAnsi="Times New Roman" w:cs="Times New Roman"/>
          <w:color w:val="000000" w:themeColor="text1"/>
          <w:szCs w:val="21"/>
        </w:rPr>
        <w:t>ブタノール中で層剥離して得た</w:t>
      </w:r>
      <w:r w:rsidRPr="001D0ECF">
        <w:rPr>
          <w:rFonts w:ascii="Times New Roman" w:eastAsia="ＭＳ 明朝" w:hAnsi="Times New Roman" w:cs="Times New Roman"/>
          <w:szCs w:val="21"/>
        </w:rPr>
        <w:t>ナノシート分散液</w:t>
      </w:r>
      <w:r w:rsidRPr="001D0ECF">
        <w:rPr>
          <w:rFonts w:ascii="Times New Roman" w:eastAsia="ＭＳ 明朝" w:hAnsi="Times New Roman" w:cs="Times New Roman"/>
          <w:szCs w:val="21"/>
        </w:rPr>
        <w:t>15 g</w:t>
      </w:r>
      <w:r w:rsidRPr="001D0ECF">
        <w:rPr>
          <w:rFonts w:ascii="Times New Roman" w:eastAsia="ＭＳ 明朝" w:hAnsi="Times New Roman" w:cs="Times New Roman"/>
          <w:szCs w:val="21"/>
        </w:rPr>
        <w:t>にケッチェンブラック</w:t>
      </w:r>
      <w:r w:rsidRPr="001D0ECF">
        <w:rPr>
          <w:rFonts w:ascii="Times New Roman" w:eastAsia="ＭＳ 明朝" w:hAnsi="Times New Roman" w:cs="Times New Roman"/>
          <w:szCs w:val="21"/>
        </w:rPr>
        <w:t>0.01 g</w:t>
      </w:r>
      <w:r w:rsidRPr="001D0ECF">
        <w:rPr>
          <w:rFonts w:ascii="Times New Roman" w:eastAsia="ＭＳ 明朝" w:hAnsi="Times New Roman" w:cs="Times New Roman"/>
          <w:szCs w:val="21"/>
        </w:rPr>
        <w:t>を加えてから減圧濃縮し、得た粉末を</w:t>
      </w:r>
      <w:r>
        <w:rPr>
          <w:rFonts w:ascii="Times New Roman" w:eastAsia="ＭＳ 明朝" w:hAnsi="Times New Roman" w:cs="Times New Roman" w:hint="eastAsia"/>
          <w:szCs w:val="21"/>
        </w:rPr>
        <w:t>セルロースナノファイバー</w:t>
      </w:r>
      <w:r w:rsidRPr="001D0ECF">
        <w:rPr>
          <w:rFonts w:ascii="Times New Roman" w:eastAsia="ＭＳ 明朝" w:hAnsi="Times New Roman" w:cs="Times New Roman"/>
          <w:szCs w:val="21"/>
        </w:rPr>
        <w:t>と乳鉢で混合し、カーボンペースト</w:t>
      </w:r>
      <w:r w:rsidRPr="001D0ECF">
        <w:rPr>
          <w:rFonts w:ascii="Times New Roman" w:eastAsia="ＭＳ 明朝" w:hAnsi="Times New Roman" w:cs="Times New Roman"/>
          <w:szCs w:val="21"/>
        </w:rPr>
        <w:t>(CP)</w:t>
      </w:r>
      <w:r w:rsidRPr="001D0ECF">
        <w:rPr>
          <w:rFonts w:ascii="Times New Roman" w:eastAsia="ＭＳ 明朝" w:hAnsi="Times New Roman" w:cs="Times New Roman"/>
          <w:szCs w:val="21"/>
        </w:rPr>
        <w:t>とした。</w:t>
      </w:r>
    </w:p>
    <w:p w14:paraId="19840B27"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79ACA889" w14:textId="166CC06D" w:rsidR="00F67D61" w:rsidRPr="005A7352" w:rsidRDefault="00F67D61" w:rsidP="00B9362F">
      <w:pPr>
        <w:pStyle w:val="a4"/>
        <w:numPr>
          <w:ilvl w:val="2"/>
          <w:numId w:val="62"/>
        </w:numPr>
        <w:ind w:leftChars="0"/>
        <w:rPr>
          <w:rStyle w:val="normaltextrun"/>
          <w:rFonts w:ascii="Times New Roman" w:eastAsia="ＭＳ 明朝" w:hAnsi="Times New Roman" w:cs="Times New Roman"/>
          <w:szCs w:val="21"/>
        </w:rPr>
      </w:pPr>
      <w:r w:rsidRPr="005A7352">
        <w:rPr>
          <w:rStyle w:val="normaltextrun"/>
          <w:rFonts w:ascii="Times New Roman" w:eastAsia="ＭＳ 明朝" w:hAnsi="Times New Roman" w:cs="Times New Roman"/>
          <w:szCs w:val="21"/>
        </w:rPr>
        <w:t>220415CP_cell0.02g</w:t>
      </w:r>
    </w:p>
    <w:p w14:paraId="6FCA9A02" w14:textId="77777777" w:rsidR="00F67D61" w:rsidRPr="0048090B" w:rsidRDefault="00F67D61" w:rsidP="00A007A1">
      <w:pPr>
        <w:pStyle w:val="paragraph"/>
        <w:numPr>
          <w:ilvl w:val="0"/>
          <w:numId w:val="4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0.0119 g</w:t>
      </w:r>
      <w:r w:rsidRPr="0048090B">
        <w:rPr>
          <w:rStyle w:val="normaltextrun"/>
          <w:rFonts w:ascii="Times New Roman" w:eastAsia="ＭＳ 明朝" w:hAnsi="Times New Roman" w:cs="Times New Roman"/>
          <w:sz w:val="21"/>
          <w:szCs w:val="21"/>
        </w:rPr>
        <w:t>を入れた。</w:t>
      </w:r>
    </w:p>
    <w:p w14:paraId="4A8343E0" w14:textId="651ECD31" w:rsidR="00F67D61" w:rsidRPr="0048090B" w:rsidRDefault="00F67D61" w:rsidP="00A007A1">
      <w:pPr>
        <w:pStyle w:val="paragraph"/>
        <w:numPr>
          <w:ilvl w:val="0"/>
          <w:numId w:val="4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5905F2">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28CFB9AD" w14:textId="69B2C876" w:rsidR="00F67D61" w:rsidRPr="0048090B" w:rsidRDefault="00F67D61" w:rsidP="00A007A1">
      <w:pPr>
        <w:pStyle w:val="paragraph"/>
        <w:numPr>
          <w:ilvl w:val="0"/>
          <w:numId w:val="4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0.0057 g</w:t>
      </w:r>
      <w:r w:rsidRPr="0048090B">
        <w:rPr>
          <w:rStyle w:val="normaltextrun"/>
          <w:rFonts w:ascii="Times New Roman" w:eastAsia="ＭＳ 明朝" w:hAnsi="Times New Roman" w:cs="Times New Roman"/>
          <w:sz w:val="21"/>
          <w:szCs w:val="21"/>
        </w:rPr>
        <w:t>と混ぜた後、電極に詰めた。</w:t>
      </w:r>
    </w:p>
    <w:p w14:paraId="4412D865"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22047D86" w14:textId="1C65B83F"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61" w:name="_Toc126850991"/>
      <w:r w:rsidRPr="0048090B">
        <w:rPr>
          <w:rStyle w:val="normaltextrun"/>
          <w:rFonts w:ascii="Times New Roman" w:eastAsia="ＭＳ 明朝" w:hAnsi="Times New Roman" w:cs="Times New Roman"/>
          <w:sz w:val="21"/>
          <w:szCs w:val="21"/>
        </w:rPr>
        <w:t>220415CP_cell0.2g</w:t>
      </w:r>
      <w:bookmarkEnd w:id="961"/>
    </w:p>
    <w:p w14:paraId="21504790" w14:textId="77777777" w:rsidR="00F67D61" w:rsidRPr="0048090B" w:rsidRDefault="00F67D61" w:rsidP="00A007A1">
      <w:pPr>
        <w:pStyle w:val="paragraph"/>
        <w:numPr>
          <w:ilvl w:val="0"/>
          <w:numId w:val="4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0.0119 g</w:t>
      </w:r>
      <w:r w:rsidRPr="0048090B">
        <w:rPr>
          <w:rStyle w:val="normaltextrun"/>
          <w:rFonts w:ascii="Times New Roman" w:eastAsia="ＭＳ 明朝" w:hAnsi="Times New Roman" w:cs="Times New Roman"/>
          <w:sz w:val="21"/>
          <w:szCs w:val="21"/>
        </w:rPr>
        <w:t>を入れた。</w:t>
      </w:r>
    </w:p>
    <w:p w14:paraId="1FD61689" w14:textId="167F9775" w:rsidR="00F67D61" w:rsidRPr="0048090B" w:rsidRDefault="00F67D61" w:rsidP="00A007A1">
      <w:pPr>
        <w:pStyle w:val="paragraph"/>
        <w:numPr>
          <w:ilvl w:val="0"/>
          <w:numId w:val="4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lastRenderedPageBreak/>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414C29">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32B5A96" w14:textId="37E2157B" w:rsidR="00F67D61" w:rsidRPr="0048090B" w:rsidRDefault="00F67D61" w:rsidP="00A007A1">
      <w:pPr>
        <w:pStyle w:val="paragraph"/>
        <w:numPr>
          <w:ilvl w:val="0"/>
          <w:numId w:val="4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0.0068 g</w:t>
      </w:r>
      <w:r w:rsidRPr="0048090B">
        <w:rPr>
          <w:rStyle w:val="normaltextrun"/>
          <w:rFonts w:ascii="Times New Roman" w:eastAsia="ＭＳ 明朝" w:hAnsi="Times New Roman" w:cs="Times New Roman"/>
          <w:sz w:val="21"/>
          <w:szCs w:val="21"/>
        </w:rPr>
        <w:t>と混ぜた後、電極に詰めた。</w:t>
      </w:r>
    </w:p>
    <w:p w14:paraId="613F1E02"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4D6F13C2" w14:textId="35CEE00C"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62" w:name="_Toc126850992"/>
      <w:commentRangeStart w:id="963"/>
      <w:r w:rsidRPr="0048090B">
        <w:rPr>
          <w:rStyle w:val="normaltextrun"/>
          <w:rFonts w:ascii="Times New Roman" w:eastAsia="ＭＳ 明朝" w:hAnsi="Times New Roman" w:cs="Times New Roman"/>
          <w:sz w:val="21"/>
          <w:szCs w:val="21"/>
        </w:rPr>
        <w:t>220906CP_cell0.02g</w:t>
      </w:r>
      <w:commentRangeEnd w:id="963"/>
      <w:r w:rsidRPr="0048090B">
        <w:rPr>
          <w:rStyle w:val="ad"/>
          <w:rFonts w:ascii="Times New Roman" w:eastAsia="ＭＳ 明朝" w:hAnsi="Times New Roman" w:cs="Times New Roman"/>
          <w:kern w:val="2"/>
          <w:sz w:val="21"/>
          <w:szCs w:val="21"/>
        </w:rPr>
        <w:commentReference w:id="963"/>
      </w:r>
      <w:bookmarkEnd w:id="962"/>
    </w:p>
    <w:p w14:paraId="3955DBEF" w14:textId="77777777" w:rsidR="00F67D61" w:rsidRPr="0048090B" w:rsidRDefault="00F67D61" w:rsidP="00A007A1">
      <w:pPr>
        <w:pStyle w:val="paragraph"/>
        <w:numPr>
          <w:ilvl w:val="0"/>
          <w:numId w:val="47"/>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2DE32D3A" w14:textId="2425F7DF" w:rsidR="00F67D61" w:rsidRPr="0048090B" w:rsidRDefault="00F67D61" w:rsidP="00A007A1">
      <w:pPr>
        <w:pStyle w:val="paragraph"/>
        <w:numPr>
          <w:ilvl w:val="0"/>
          <w:numId w:val="47"/>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414C29">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F4AD5E5" w14:textId="5FA2DE6E" w:rsidR="00F67D61" w:rsidRPr="0048090B" w:rsidRDefault="00F67D61" w:rsidP="00A007A1">
      <w:pPr>
        <w:pStyle w:val="paragraph"/>
        <w:numPr>
          <w:ilvl w:val="0"/>
          <w:numId w:val="47"/>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0.0051 g</w:t>
      </w:r>
      <w:r w:rsidRPr="0048090B">
        <w:rPr>
          <w:rStyle w:val="normaltextrun"/>
          <w:rFonts w:ascii="Times New Roman" w:eastAsia="ＭＳ 明朝" w:hAnsi="Times New Roman" w:cs="Times New Roman"/>
          <w:sz w:val="21"/>
          <w:szCs w:val="21"/>
        </w:rPr>
        <w:t>と混ぜた後、電極に詰めた。</w:t>
      </w:r>
    </w:p>
    <w:p w14:paraId="74FCAB7F"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1C4C2A57" w14:textId="2D076836"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64" w:name="_Toc126850993"/>
      <w:r w:rsidRPr="0048090B">
        <w:rPr>
          <w:rStyle w:val="normaltextrun"/>
          <w:rFonts w:ascii="Times New Roman" w:eastAsia="ＭＳ 明朝" w:hAnsi="Times New Roman" w:cs="Times New Roman"/>
          <w:sz w:val="21"/>
          <w:szCs w:val="21"/>
        </w:rPr>
        <w:t>220906CP_cell0.2g</w:t>
      </w:r>
      <w:r w:rsidR="006B4E26" w:rsidRPr="0048090B">
        <w:rPr>
          <w:rStyle w:val="normaltextrun"/>
          <w:rFonts w:ascii="Times New Roman" w:eastAsia="ＭＳ 明朝" w:hAnsi="Times New Roman" w:cs="Times New Roman"/>
          <w:sz w:val="21"/>
          <w:szCs w:val="21"/>
        </w:rPr>
        <w:t>_1</w:t>
      </w:r>
      <w:bookmarkEnd w:id="964"/>
    </w:p>
    <w:p w14:paraId="3101012E" w14:textId="1750B472" w:rsidR="00F67D61" w:rsidRPr="0048090B" w:rsidRDefault="00F67D61" w:rsidP="00A007A1">
      <w:pPr>
        <w:pStyle w:val="paragraph"/>
        <w:numPr>
          <w:ilvl w:val="0"/>
          <w:numId w:val="46"/>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w:t>
      </w:r>
      <w:r w:rsidR="002B5B49" w:rsidRPr="0048090B">
        <w:rPr>
          <w:rStyle w:val="normaltextrun"/>
          <w:rFonts w:ascii="Times New Roman" w:eastAsia="ＭＳ 明朝" w:hAnsi="Times New Roman" w:cs="Times New Roman"/>
          <w:sz w:val="21"/>
          <w:szCs w:val="21"/>
        </w:rPr>
        <w:t>094</w:t>
      </w:r>
      <w:r w:rsidRPr="0048090B">
        <w:rPr>
          <w:rStyle w:val="normaltextrun"/>
          <w:rFonts w:ascii="Times New Roman" w:eastAsia="ＭＳ 明朝" w:hAnsi="Times New Roman" w:cs="Times New Roman"/>
          <w:sz w:val="21"/>
          <w:szCs w:val="21"/>
        </w:rPr>
        <w:t xml:space="preserve"> g</w:t>
      </w:r>
      <w:r w:rsidRPr="0048090B">
        <w:rPr>
          <w:rStyle w:val="normaltextrun"/>
          <w:rFonts w:ascii="Times New Roman" w:eastAsia="ＭＳ 明朝" w:hAnsi="Times New Roman" w:cs="Times New Roman"/>
          <w:sz w:val="21"/>
          <w:szCs w:val="21"/>
        </w:rPr>
        <w:t>を入れた。</w:t>
      </w:r>
    </w:p>
    <w:p w14:paraId="0E9716AF" w14:textId="43551884" w:rsidR="00F67D61" w:rsidRPr="0048090B" w:rsidRDefault="00F67D61" w:rsidP="00A007A1">
      <w:pPr>
        <w:pStyle w:val="paragraph"/>
        <w:numPr>
          <w:ilvl w:val="0"/>
          <w:numId w:val="46"/>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414C29">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554DEA4D" w14:textId="329A475C" w:rsidR="00F67D61" w:rsidRPr="0048090B" w:rsidRDefault="00F67D61" w:rsidP="00A007A1">
      <w:pPr>
        <w:pStyle w:val="paragraph"/>
        <w:numPr>
          <w:ilvl w:val="0"/>
          <w:numId w:val="46"/>
        </w:numPr>
        <w:spacing w:before="0" w:beforeAutospacing="0" w:after="0" w:afterAutospacing="0"/>
        <w:jc w:val="both"/>
        <w:textAlignment w:val="baseline"/>
        <w:rPr>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0.2 g</w:t>
      </w:r>
      <w:r w:rsidRPr="0048090B">
        <w:rPr>
          <w:rStyle w:val="normaltextrun"/>
          <w:rFonts w:ascii="Times New Roman" w:eastAsia="ＭＳ 明朝" w:hAnsi="Times New Roman" w:cs="Times New Roman"/>
          <w:sz w:val="21"/>
          <w:szCs w:val="21"/>
        </w:rPr>
        <w:t>量り取り先ほどの乾燥物と混ぜた後、電極に詰めた。</w:t>
      </w:r>
    </w:p>
    <w:p w14:paraId="292264B1"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05C84D98" w14:textId="78FD6F3F" w:rsidR="006B4E26" w:rsidRPr="0048090B" w:rsidRDefault="006B4E26"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65" w:name="_Toc126850994"/>
      <w:r w:rsidRPr="0048090B">
        <w:rPr>
          <w:rStyle w:val="normaltextrun"/>
          <w:rFonts w:ascii="Times New Roman" w:eastAsia="ＭＳ 明朝" w:hAnsi="Times New Roman" w:cs="Times New Roman"/>
          <w:sz w:val="21"/>
          <w:szCs w:val="21"/>
        </w:rPr>
        <w:t>220906CP_cell0.2g_2 &amp; 220906CP_cell0.2g_3 &amp; 220906CP_cell0.2g_4</w:t>
      </w:r>
      <w:bookmarkEnd w:id="965"/>
    </w:p>
    <w:p w14:paraId="70557CE8" w14:textId="77777777" w:rsidR="006B4E26" w:rsidRPr="0048090B" w:rsidRDefault="006B4E26" w:rsidP="00A007A1">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0979D28C" w14:textId="138CC0FD" w:rsidR="006B4E26" w:rsidRPr="0048090B" w:rsidRDefault="006B4E26" w:rsidP="00A007A1">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8523DC">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60395433" w14:textId="19D45572" w:rsidR="006B4E26" w:rsidRPr="0048090B" w:rsidRDefault="006B4E26" w:rsidP="00A007A1">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0.0050 g</w:t>
      </w:r>
      <w:r w:rsidRPr="0048090B">
        <w:rPr>
          <w:rStyle w:val="normaltextrun"/>
          <w:rFonts w:ascii="Times New Roman" w:eastAsia="ＭＳ 明朝" w:hAnsi="Times New Roman" w:cs="Times New Roman"/>
          <w:sz w:val="21"/>
          <w:szCs w:val="21"/>
        </w:rPr>
        <w:t>と混ぜた後、電極に詰めた。</w:t>
      </w:r>
    </w:p>
    <w:p w14:paraId="7D17071A" w14:textId="7F48310A" w:rsidR="00A849A5" w:rsidRPr="0048090B" w:rsidRDefault="00A849A5" w:rsidP="00A007A1">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この時作成した電極をそれぞれ、</w:t>
      </w:r>
      <w:r w:rsidRPr="0048090B">
        <w:rPr>
          <w:rStyle w:val="normaltextrun"/>
          <w:rFonts w:ascii="Times New Roman" w:eastAsia="ＭＳ 明朝" w:hAnsi="Times New Roman" w:cs="Times New Roman"/>
          <w:sz w:val="21"/>
          <w:szCs w:val="21"/>
        </w:rPr>
        <w:t>220906CP_cell0.2g_2</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220906CP_cell0.2g_3</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220906CP_cell0.2g_4</w:t>
      </w:r>
      <w:r w:rsidRPr="0048090B">
        <w:rPr>
          <w:rStyle w:val="normaltextrun"/>
          <w:rFonts w:ascii="Times New Roman" w:eastAsia="ＭＳ 明朝" w:hAnsi="Times New Roman" w:cs="Times New Roman"/>
          <w:sz w:val="21"/>
          <w:szCs w:val="21"/>
        </w:rPr>
        <w:t>とする。</w:t>
      </w:r>
    </w:p>
    <w:p w14:paraId="416E3938" w14:textId="77777777" w:rsidR="006B4E26" w:rsidRPr="0048090B" w:rsidRDefault="006B4E26"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277D902D" w14:textId="733F605D"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66" w:name="_Toc126850995"/>
      <w:r w:rsidRPr="0048090B">
        <w:rPr>
          <w:rStyle w:val="normaltextrun"/>
          <w:rFonts w:ascii="Times New Roman" w:eastAsia="ＭＳ 明朝" w:hAnsi="Times New Roman" w:cs="Times New Roman"/>
          <w:sz w:val="21"/>
          <w:szCs w:val="21"/>
        </w:rPr>
        <w:t>220906CP_cell0.8g</w:t>
      </w:r>
      <w:bookmarkEnd w:id="966"/>
    </w:p>
    <w:p w14:paraId="1710D8D4" w14:textId="77777777" w:rsidR="00F67D61" w:rsidRPr="0048090B" w:rsidRDefault="00F67D61" w:rsidP="00A007A1">
      <w:pPr>
        <w:pStyle w:val="paragraph"/>
        <w:numPr>
          <w:ilvl w:val="0"/>
          <w:numId w:val="4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lastRenderedPageBreak/>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7C5B059E" w14:textId="77777777" w:rsidR="00F67D61" w:rsidRPr="0048090B" w:rsidRDefault="00F67D61" w:rsidP="00A007A1">
      <w:pPr>
        <w:pStyle w:val="paragraph"/>
        <w:numPr>
          <w:ilvl w:val="0"/>
          <w:numId w:val="4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4AF37EFA" w14:textId="7DA1D668" w:rsidR="00F67D61" w:rsidRPr="0048090B" w:rsidRDefault="00F67D61" w:rsidP="00A007A1">
      <w:pPr>
        <w:pStyle w:val="paragraph"/>
        <w:numPr>
          <w:ilvl w:val="0"/>
          <w:numId w:val="4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0.8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0.0051 g</w:t>
      </w:r>
      <w:r w:rsidRPr="0048090B">
        <w:rPr>
          <w:rStyle w:val="normaltextrun"/>
          <w:rFonts w:ascii="Times New Roman" w:eastAsia="ＭＳ 明朝" w:hAnsi="Times New Roman" w:cs="Times New Roman"/>
          <w:sz w:val="21"/>
          <w:szCs w:val="21"/>
        </w:rPr>
        <w:t>と混ぜた後、電極に詰めた。</w:t>
      </w:r>
    </w:p>
    <w:p w14:paraId="7A5B0AF8" w14:textId="77777777" w:rsidR="00F67D61" w:rsidRPr="0048090B" w:rsidRDefault="00F67D61" w:rsidP="00B9362F">
      <w:pPr>
        <w:widowControl/>
        <w:rPr>
          <w:rStyle w:val="normaltextrun"/>
          <w:rFonts w:ascii="Times New Roman" w:eastAsia="ＭＳ 明朝" w:hAnsi="Times New Roman" w:cs="Times New Roman"/>
          <w:color w:val="000000" w:themeColor="text1"/>
          <w:kern w:val="0"/>
          <w:sz w:val="24"/>
          <w:szCs w:val="21"/>
        </w:rPr>
      </w:pPr>
    </w:p>
    <w:p w14:paraId="11C0B73F" w14:textId="2204EEAA"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67" w:name="_Toc126850996"/>
      <w:r w:rsidRPr="0048090B">
        <w:rPr>
          <w:rStyle w:val="normaltextrun"/>
          <w:rFonts w:ascii="Times New Roman" w:eastAsia="ＭＳ 明朝" w:hAnsi="Times New Roman" w:cs="Times New Roman"/>
          <w:sz w:val="21"/>
          <w:szCs w:val="21"/>
        </w:rPr>
        <w:t>220914CP_cell500μL</w:t>
      </w:r>
      <w:bookmarkEnd w:id="967"/>
    </w:p>
    <w:p w14:paraId="294295C6" w14:textId="77777777" w:rsidR="00F67D61" w:rsidRPr="0048090B" w:rsidRDefault="00F67D61" w:rsidP="00A007A1">
      <w:pPr>
        <w:pStyle w:val="paragraph"/>
        <w:numPr>
          <w:ilvl w:val="0"/>
          <w:numId w:val="4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220914Ni_OH_nano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7A789502" w14:textId="26013009" w:rsidR="00F67D61" w:rsidRPr="0048090B" w:rsidRDefault="00F67D61" w:rsidP="00A007A1">
      <w:pPr>
        <w:pStyle w:val="paragraph"/>
        <w:numPr>
          <w:ilvl w:val="0"/>
          <w:numId w:val="4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AA132B">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EF963E3" w14:textId="169C806B" w:rsidR="00F67D61" w:rsidRPr="0048090B" w:rsidRDefault="00F67D61" w:rsidP="00A007A1">
      <w:pPr>
        <w:pStyle w:val="paragraph"/>
        <w:numPr>
          <w:ilvl w:val="0"/>
          <w:numId w:val="43"/>
        </w:numPr>
        <w:spacing w:before="0" w:beforeAutospacing="0" w:after="0" w:afterAutospacing="0"/>
        <w:jc w:val="both"/>
        <w:textAlignment w:val="baseline"/>
        <w:rPr>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 xml:space="preserve">500 </w:t>
      </w:r>
      <w:r w:rsidR="00AA132B">
        <w:rPr>
          <w:rStyle w:val="normaltextrun"/>
          <w:rFonts w:ascii="Times New Roman" w:eastAsia="ＭＳ 明朝" w:hAnsi="Times New Roman" w:cs="Times New Roman"/>
          <w:sz w:val="21"/>
          <w:szCs w:val="21"/>
        </w:rPr>
        <w:t>μL</w:t>
      </w:r>
      <w:r w:rsidRPr="0048090B">
        <w:rPr>
          <w:rStyle w:val="normaltextrun"/>
          <w:rFonts w:ascii="Times New Roman" w:eastAsia="ＭＳ 明朝" w:hAnsi="Times New Roman" w:cs="Times New Roman"/>
          <w:sz w:val="21"/>
          <w:szCs w:val="21"/>
        </w:rPr>
        <w:t>量り取り先ほどの乾燥物と混ぜた後、電極に詰めた。</w:t>
      </w:r>
    </w:p>
    <w:p w14:paraId="4079E68A" w14:textId="77777777" w:rsidR="00F67D61" w:rsidRPr="0048090B" w:rsidRDefault="00F67D61" w:rsidP="00B9362F">
      <w:pPr>
        <w:widowControl/>
        <w:rPr>
          <w:rFonts w:ascii="Times New Roman" w:eastAsia="ＭＳ 明朝" w:hAnsi="Times New Roman" w:cs="Times New Roman"/>
          <w:color w:val="000000" w:themeColor="text1"/>
          <w:szCs w:val="21"/>
        </w:rPr>
      </w:pPr>
    </w:p>
    <w:p w14:paraId="266F9FD7" w14:textId="2C23E3CC" w:rsidR="00F67D61" w:rsidRPr="00B9362F" w:rsidRDefault="00F67D61"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968" w:name="_Toc126850997"/>
      <w:r w:rsidRPr="0048090B">
        <w:rPr>
          <w:rFonts w:ascii="Times New Roman" w:eastAsia="ＭＳ 明朝" w:hAnsi="Times New Roman" w:cs="Times New Roman"/>
          <w:color w:val="000000" w:themeColor="text1"/>
          <w:szCs w:val="21"/>
        </w:rPr>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w:t>
      </w:r>
      <w:bookmarkEnd w:id="968"/>
    </w:p>
    <w:p w14:paraId="28512B1C" w14:textId="77777777" w:rsidR="00735E45" w:rsidRPr="001D0ECF" w:rsidRDefault="00735E45" w:rsidP="00735E45">
      <w:pPr>
        <w:rPr>
          <w:rFonts w:ascii="Times New Roman" w:eastAsia="ＭＳ 明朝" w:hAnsi="Times New Roman" w:cs="Times New Roman"/>
          <w:color w:val="000000"/>
          <w:szCs w:val="21"/>
        </w:rPr>
      </w:pPr>
      <w:r>
        <w:rPr>
          <w:rFonts w:ascii="Times New Roman" w:eastAsia="ＭＳ 明朝" w:hAnsi="Times New Roman" w:cs="Times New Roman" w:hint="eastAsia"/>
          <w:szCs w:val="21"/>
        </w:rPr>
        <w:t>作製</w:t>
      </w:r>
      <w:r w:rsidRPr="0048090B">
        <w:rPr>
          <w:rFonts w:ascii="Times New Roman" w:eastAsia="ＭＳ 明朝" w:hAnsi="Times New Roman" w:cs="Times New Roman"/>
          <w:szCs w:val="21"/>
        </w:rPr>
        <w:t>した電極</w:t>
      </w:r>
      <w:r w:rsidRPr="0048090B">
        <w:rPr>
          <w:rFonts w:ascii="Times New Roman" w:eastAsia="ＭＳ 明朝" w:hAnsi="Times New Roman" w:cs="Times New Roman"/>
          <w:color w:val="000000"/>
          <w:szCs w:val="21"/>
        </w:rPr>
        <w:t>を作用極として、</w:t>
      </w:r>
      <w:r w:rsidRPr="00E533D6">
        <w:rPr>
          <w:rFonts w:ascii="Times New Roman" w:eastAsia="ＭＳ 明朝" w:hAnsi="Times New Roman" w:cs="Times New Roman" w:hint="eastAsia"/>
          <w:color w:val="000000"/>
          <w:szCs w:val="21"/>
        </w:rPr>
        <w:t>電解液は</w:t>
      </w:r>
      <w:r w:rsidRPr="00E533D6">
        <w:rPr>
          <w:rFonts w:ascii="Times New Roman" w:eastAsia="ＭＳ 明朝" w:hAnsi="Times New Roman" w:cs="Times New Roman"/>
          <w:color w:val="000000"/>
          <w:szCs w:val="21"/>
        </w:rPr>
        <w:t>0.1 M NaOH</w:t>
      </w:r>
      <w:r w:rsidRPr="00E533D6">
        <w:rPr>
          <w:rFonts w:ascii="Times New Roman" w:eastAsia="ＭＳ 明朝" w:hAnsi="Times New Roman" w:cs="Times New Roman"/>
          <w:color w:val="000000"/>
          <w:szCs w:val="21"/>
        </w:rPr>
        <w:t>水溶液、参照極には</w:t>
      </w:r>
      <w:r w:rsidRPr="00E533D6">
        <w:rPr>
          <w:rFonts w:ascii="Times New Roman" w:eastAsia="ＭＳ 明朝" w:hAnsi="Times New Roman" w:cs="Times New Roman"/>
          <w:color w:val="000000"/>
          <w:szCs w:val="21"/>
        </w:rPr>
        <w:t>Ag/AgCl</w:t>
      </w:r>
      <w:r w:rsidRPr="00E533D6">
        <w:rPr>
          <w:rFonts w:ascii="Times New Roman" w:eastAsia="ＭＳ 明朝" w:hAnsi="Times New Roman" w:cs="Times New Roman"/>
          <w:color w:val="000000"/>
          <w:szCs w:val="21"/>
        </w:rPr>
        <w:t>電極、対極には白金線を使用し大気下で電気化学測定を行なった。</w:t>
      </w:r>
    </w:p>
    <w:p w14:paraId="4CEF94C2" w14:textId="77777777" w:rsidR="00735E45" w:rsidRPr="0048090B" w:rsidRDefault="00735E45" w:rsidP="00735E4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以下式に示すのは、グルコースを加えた時の濃度の計算式である。</w:t>
      </w:r>
    </w:p>
    <w:p w14:paraId="1E2AAA2D" w14:textId="77777777" w:rsidR="00735E45" w:rsidRPr="0048090B" w:rsidRDefault="00735E45" w:rsidP="00735E4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65CF2FB3" w14:textId="77777777" w:rsidR="00735E45" w:rsidRPr="0048090B" w:rsidRDefault="00735E45" w:rsidP="00735E45">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5865DE70" w14:textId="77777777" w:rsidR="00735E45" w:rsidRPr="0048090B" w:rsidRDefault="00735E45" w:rsidP="00735E4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5713448E" w14:textId="77777777" w:rsidR="00735E45" w:rsidRPr="0048090B" w:rsidRDefault="00735E45" w:rsidP="00735E4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1939DB92" w14:textId="77777777" w:rsidR="00735E45" w:rsidRPr="00413ACF" w:rsidRDefault="00735E45" w:rsidP="00735E4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52F266E7" w14:textId="77777777" w:rsidR="00F67D61" w:rsidRPr="0048090B" w:rsidRDefault="00F67D61" w:rsidP="00B9362F">
      <w:pPr>
        <w:widowControl/>
        <w:outlineLvl w:val="1"/>
        <w:rPr>
          <w:rFonts w:ascii="Times New Roman" w:eastAsia="ＭＳ 明朝" w:hAnsi="Times New Roman" w:cs="Times New Roman"/>
          <w:color w:val="000000" w:themeColor="text1"/>
          <w:szCs w:val="21"/>
        </w:rPr>
      </w:pPr>
    </w:p>
    <w:p w14:paraId="386295B8" w14:textId="0E6D9D35" w:rsidR="00F67D61" w:rsidRPr="0048090B" w:rsidRDefault="00F67D61"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969" w:name="_Toc126850998"/>
      <w:r w:rsidRPr="0048090B">
        <w:rPr>
          <w:rStyle w:val="normaltextrun"/>
          <w:rFonts w:ascii="Times New Roman" w:eastAsia="ＭＳ 明朝" w:hAnsi="Times New Roman" w:cs="Times New Roman"/>
          <w:szCs w:val="21"/>
        </w:rPr>
        <w:t>220906CP_cell0.2g_2_1</w:t>
      </w:r>
      <w:r w:rsidRPr="0048090B">
        <w:rPr>
          <w:rStyle w:val="normaltextrun"/>
          <w:rFonts w:ascii="Times New Roman" w:eastAsia="ＭＳ 明朝" w:hAnsi="Times New Roman" w:cs="Times New Roman"/>
          <w:szCs w:val="21"/>
        </w:rPr>
        <w:t>回目</w:t>
      </w:r>
      <w:r w:rsidR="00FC0096">
        <w:rPr>
          <w:rStyle w:val="normaltextrun"/>
          <w:rFonts w:ascii="Times New Roman" w:eastAsia="ＭＳ 明朝" w:hAnsi="Times New Roman" w:cs="Times New Roman" w:hint="eastAsia"/>
          <w:szCs w:val="21"/>
        </w:rPr>
        <w:t xml:space="preserve"> </w:t>
      </w:r>
      <w:r w:rsidR="00FC0096">
        <w:rPr>
          <w:rStyle w:val="normaltextrun"/>
          <w:rFonts w:ascii="Times New Roman" w:eastAsia="ＭＳ 明朝" w:hAnsi="Times New Roman" w:cs="Times New Roman"/>
          <w:szCs w:val="21"/>
        </w:rPr>
        <w:t>CV</w:t>
      </w:r>
      <w:r w:rsidR="00FC0096">
        <w:rPr>
          <w:rStyle w:val="normaltextrun"/>
          <w:rFonts w:ascii="Times New Roman" w:eastAsia="ＭＳ 明朝" w:hAnsi="Times New Roman" w:cs="Times New Roman" w:hint="eastAsia"/>
          <w:szCs w:val="21"/>
        </w:rPr>
        <w:t>測定</w:t>
      </w:r>
      <w:bookmarkEnd w:id="969"/>
    </w:p>
    <w:p w14:paraId="3916799A" w14:textId="77777777" w:rsidR="00F67D61" w:rsidRPr="0048090B" w:rsidRDefault="00F67D61" w:rsidP="00B9362F">
      <w:pPr>
        <w:pStyle w:val="a4"/>
        <w:widowControl/>
        <w:numPr>
          <w:ilvl w:val="0"/>
          <w:numId w:val="5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2E43E6E8" w14:textId="77777777" w:rsidR="00F67D61" w:rsidRPr="0048090B" w:rsidRDefault="00F67D61" w:rsidP="00B9362F">
      <w:pPr>
        <w:pStyle w:val="a4"/>
        <w:widowControl/>
        <w:numPr>
          <w:ilvl w:val="0"/>
          <w:numId w:val="50"/>
        </w:numPr>
        <w:ind w:leftChars="0"/>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7DFE2393" w14:textId="77777777" w:rsidR="00F67D61" w:rsidRPr="0048090B" w:rsidRDefault="00F67D61" w:rsidP="00A007A1">
      <w:pPr>
        <w:pStyle w:val="paragraph"/>
        <w:numPr>
          <w:ilvl w:val="0"/>
          <w:numId w:val="50"/>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0.07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0.7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0.07 V</w:t>
      </w:r>
      <w:r w:rsidRPr="0048090B">
        <w:rPr>
          <w:rFonts w:ascii="Times New Roman" w:eastAsia="ＭＳ 明朝" w:hAnsi="Times New Roman" w:cs="Times New Roman"/>
          <w:color w:val="000000" w:themeColor="text1"/>
          <w:sz w:val="21"/>
          <w:szCs w:val="21"/>
        </w:rPr>
        <w:t>でグルコースの濃度を変化させながら</w:t>
      </w:r>
      <w:r w:rsidRPr="0048090B">
        <w:rPr>
          <w:rFonts w:ascii="Times New Roman" w:eastAsia="ＭＳ 明朝" w:hAnsi="Times New Roman" w:cs="Times New Roman"/>
          <w:color w:val="000000" w:themeColor="text1"/>
          <w:sz w:val="21"/>
          <w:szCs w:val="21"/>
        </w:rPr>
        <w:t>CV</w:t>
      </w:r>
      <w:r w:rsidRPr="0048090B">
        <w:rPr>
          <w:rFonts w:ascii="Times New Roman" w:eastAsia="ＭＳ 明朝" w:hAnsi="Times New Roman" w:cs="Times New Roman"/>
          <w:color w:val="000000" w:themeColor="text1"/>
          <w:sz w:val="21"/>
          <w:szCs w:val="21"/>
        </w:rPr>
        <w:t>測定を行い酸化還元反応の変化を確認した。</w:t>
      </w:r>
    </w:p>
    <w:p w14:paraId="4036E0D4" w14:textId="24DAB807" w:rsidR="00F67D61" w:rsidRPr="00B9362F" w:rsidRDefault="008A59DA" w:rsidP="00B9362F">
      <w:pPr>
        <w:pStyle w:val="a4"/>
        <w:widowControl/>
        <w:ind w:leftChars="0" w:left="420"/>
        <w:rPr>
          <w:rFonts w:ascii="Times New Roman" w:eastAsia="ＭＳ 明朝" w:hAnsi="Times New Roman" w:cs="Times New Roman"/>
          <w:szCs w:val="21"/>
        </w:rPr>
      </w:pPr>
      <w:r>
        <w:rPr>
          <w:rFonts w:ascii="Times New Roman" w:eastAsia="ＭＳ 明朝" w:hAnsi="Times New Roman" w:cs="Times New Roman"/>
          <w:szCs w:val="21"/>
        </w:rPr>
        <w:br w:type="page"/>
      </w:r>
    </w:p>
    <w:p w14:paraId="53BDECAD" w14:textId="1E06E264" w:rsidR="00F67D61" w:rsidRPr="00B9362F" w:rsidRDefault="00F67D61" w:rsidP="00B9362F">
      <w:pPr>
        <w:rPr>
          <w:rFonts w:ascii="Times New Roman" w:eastAsia="ＭＳ 明朝" w:hAnsi="Times New Roman" w:cs="Times New Roman"/>
        </w:rPr>
      </w:pPr>
      <w:r w:rsidRPr="00B9362F">
        <w:rPr>
          <w:rFonts w:ascii="Times New Roman" w:eastAsia="ＭＳ 明朝" w:hAnsi="Times New Roman" w:cs="Times New Roman"/>
        </w:rPr>
        <w:lastRenderedPageBreak/>
        <w:t>表</w:t>
      </w:r>
      <w:r w:rsidRPr="00B9362F">
        <w:rPr>
          <w:rFonts w:ascii="Times New Roman" w:eastAsia="ＭＳ 明朝" w:hAnsi="Times New Roman" w:cs="Times New Roman"/>
        </w:rPr>
        <w:t xml:space="preserve"> 3-1</w:t>
      </w:r>
      <w:r w:rsidR="0014494F" w:rsidRPr="00B9362F">
        <w:rPr>
          <w:rFonts w:ascii="Times New Roman" w:eastAsia="ＭＳ 明朝" w:hAnsi="Times New Roman" w:cs="Times New Roman"/>
        </w:rPr>
        <w:t>0</w:t>
      </w:r>
      <w:r w:rsidRPr="00B9362F">
        <w:rPr>
          <w:rFonts w:ascii="Times New Roman" w:eastAsia="ＭＳ 明朝" w:hAnsi="Times New Roman" w:cs="Times New Roman"/>
        </w:rPr>
        <w:t>-1</w:t>
      </w:r>
      <w:r w:rsidRPr="00B9362F">
        <w:rPr>
          <w:rFonts w:ascii="Times New Roman" w:eastAsia="ＭＳ 明朝" w:hAnsi="Times New Roman" w:cs="Times New Roman"/>
        </w:rPr>
        <w:t>セル内のグルコース濃度</w:t>
      </w:r>
    </w:p>
    <w:tbl>
      <w:tblPr>
        <w:tblStyle w:val="a5"/>
        <w:tblW w:w="0" w:type="auto"/>
        <w:tblLook w:val="04A0" w:firstRow="1" w:lastRow="0" w:firstColumn="1" w:lastColumn="0" w:noHBand="0" w:noVBand="1"/>
      </w:tblPr>
      <w:tblGrid>
        <w:gridCol w:w="1129"/>
        <w:gridCol w:w="1276"/>
      </w:tblGrid>
      <w:tr w:rsidR="00F67D61" w:rsidRPr="0048090B" w14:paraId="4899C65F" w14:textId="77777777" w:rsidTr="006D79D3">
        <w:trPr>
          <w:trHeight w:val="416"/>
        </w:trPr>
        <w:tc>
          <w:tcPr>
            <w:tcW w:w="1129" w:type="dxa"/>
            <w:hideMark/>
          </w:tcPr>
          <w:p w14:paraId="382D9917" w14:textId="77777777"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投入量</w:t>
            </w:r>
          </w:p>
        </w:tc>
        <w:tc>
          <w:tcPr>
            <w:tcW w:w="1276" w:type="dxa"/>
            <w:hideMark/>
          </w:tcPr>
          <w:p w14:paraId="4856E4F1" w14:textId="77777777"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濃度</w:t>
            </w:r>
          </w:p>
        </w:tc>
      </w:tr>
      <w:tr w:rsidR="00F67D61" w:rsidRPr="0048090B" w14:paraId="5E8756F7" w14:textId="77777777" w:rsidTr="006D79D3">
        <w:trPr>
          <w:trHeight w:val="416"/>
        </w:trPr>
        <w:tc>
          <w:tcPr>
            <w:tcW w:w="1129" w:type="dxa"/>
          </w:tcPr>
          <w:p w14:paraId="4E5BF5AA" w14:textId="77777777"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/μL</w:t>
            </w:r>
          </w:p>
        </w:tc>
        <w:tc>
          <w:tcPr>
            <w:tcW w:w="1276" w:type="dxa"/>
          </w:tcPr>
          <w:p w14:paraId="38EC5BB7" w14:textId="437F728A"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w:t>
            </w:r>
            <w:r w:rsidR="008A59DA">
              <w:rPr>
                <w:rFonts w:ascii="Times New Roman" w:eastAsia="ＭＳ 明朝" w:hAnsi="Times New Roman" w:cs="Times New Roman"/>
                <w:color w:val="000000" w:themeColor="text1"/>
                <w:sz w:val="21"/>
                <w:szCs w:val="21"/>
              </w:rPr>
              <w:t>m</w:t>
            </w:r>
            <w:r w:rsidRPr="0048090B">
              <w:rPr>
                <w:rFonts w:ascii="Times New Roman" w:eastAsia="ＭＳ 明朝" w:hAnsi="Times New Roman" w:cs="Times New Roman"/>
                <w:color w:val="000000" w:themeColor="text1"/>
                <w:sz w:val="21"/>
                <w:szCs w:val="21"/>
              </w:rPr>
              <w:t>M</w:t>
            </w:r>
          </w:p>
        </w:tc>
      </w:tr>
      <w:tr w:rsidR="00F67D61" w:rsidRPr="0048090B" w14:paraId="5C9EDAA9" w14:textId="77777777" w:rsidTr="006D79D3">
        <w:trPr>
          <w:trHeight w:val="400"/>
        </w:trPr>
        <w:tc>
          <w:tcPr>
            <w:tcW w:w="1129" w:type="dxa"/>
            <w:noWrap/>
            <w:hideMark/>
          </w:tcPr>
          <w:p w14:paraId="0920399F" w14:textId="77777777"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276" w:type="dxa"/>
            <w:noWrap/>
            <w:hideMark/>
          </w:tcPr>
          <w:p w14:paraId="344F2DDA" w14:textId="04DB3785"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0.0</w:t>
            </w:r>
          </w:p>
        </w:tc>
      </w:tr>
      <w:tr w:rsidR="00F67D61" w:rsidRPr="0048090B" w14:paraId="1BBF80A7" w14:textId="77777777" w:rsidTr="006D79D3">
        <w:trPr>
          <w:trHeight w:val="400"/>
        </w:trPr>
        <w:tc>
          <w:tcPr>
            <w:tcW w:w="1129" w:type="dxa"/>
            <w:noWrap/>
            <w:hideMark/>
          </w:tcPr>
          <w:p w14:paraId="553776C3" w14:textId="77777777"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10</w:t>
            </w:r>
          </w:p>
        </w:tc>
        <w:tc>
          <w:tcPr>
            <w:tcW w:w="1276" w:type="dxa"/>
            <w:noWrap/>
            <w:hideMark/>
          </w:tcPr>
          <w:p w14:paraId="4BD3E9DC" w14:textId="0128CC74" w:rsidR="00F67D61" w:rsidRPr="0048090B" w:rsidRDefault="008A59DA" w:rsidP="008A59DA">
            <w:pPr>
              <w:pStyle w:val="paragraph"/>
              <w:jc w:val="right"/>
              <w:textAlignment w:val="baseline"/>
              <w:rPr>
                <w:rFonts w:ascii="Times New Roman" w:eastAsia="ＭＳ 明朝" w:hAnsi="Times New Roman" w:cs="Times New Roman"/>
                <w:color w:val="000000" w:themeColor="text1"/>
                <w:sz w:val="21"/>
                <w:szCs w:val="21"/>
              </w:rPr>
            </w:pPr>
            <w:r>
              <w:rPr>
                <w:rFonts w:ascii="Times New Roman" w:eastAsia="ＭＳ 明朝" w:hAnsi="Times New Roman" w:cs="Times New Roman"/>
                <w:sz w:val="21"/>
                <w:szCs w:val="21"/>
              </w:rPr>
              <w:t>0.0</w:t>
            </w:r>
            <w:r w:rsidR="00F67D61" w:rsidRPr="0048090B">
              <w:rPr>
                <w:rFonts w:ascii="Times New Roman" w:eastAsia="ＭＳ 明朝" w:hAnsi="Times New Roman" w:cs="Times New Roman"/>
                <w:sz w:val="21"/>
                <w:szCs w:val="21"/>
              </w:rPr>
              <w:t>848</w:t>
            </w:r>
          </w:p>
        </w:tc>
      </w:tr>
      <w:tr w:rsidR="00F67D61" w:rsidRPr="0048090B" w14:paraId="2FC5402D" w14:textId="77777777" w:rsidTr="006D79D3">
        <w:trPr>
          <w:trHeight w:val="400"/>
        </w:trPr>
        <w:tc>
          <w:tcPr>
            <w:tcW w:w="1129" w:type="dxa"/>
            <w:noWrap/>
            <w:hideMark/>
          </w:tcPr>
          <w:p w14:paraId="1CB75771" w14:textId="77777777"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100</w:t>
            </w:r>
          </w:p>
        </w:tc>
        <w:tc>
          <w:tcPr>
            <w:tcW w:w="1276" w:type="dxa"/>
            <w:noWrap/>
            <w:hideMark/>
          </w:tcPr>
          <w:p w14:paraId="40A25C8C" w14:textId="15382EC6"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2.11</w:t>
            </w:r>
          </w:p>
        </w:tc>
      </w:tr>
      <w:tr w:rsidR="00F67D61" w:rsidRPr="0048090B" w14:paraId="000625AE" w14:textId="77777777" w:rsidTr="006D79D3">
        <w:trPr>
          <w:trHeight w:val="400"/>
        </w:trPr>
        <w:tc>
          <w:tcPr>
            <w:tcW w:w="1129" w:type="dxa"/>
            <w:noWrap/>
          </w:tcPr>
          <w:p w14:paraId="3D3BC59B" w14:textId="77777777" w:rsidR="00F67D61" w:rsidRPr="0048090B" w:rsidRDefault="00F67D61" w:rsidP="008A59DA">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500</w:t>
            </w:r>
          </w:p>
        </w:tc>
        <w:tc>
          <w:tcPr>
            <w:tcW w:w="1276" w:type="dxa"/>
            <w:noWrap/>
          </w:tcPr>
          <w:p w14:paraId="39189B2F" w14:textId="38037B96" w:rsidR="00F67D61" w:rsidRPr="0048090B" w:rsidRDefault="00F67D61" w:rsidP="008A59DA">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17</w:t>
            </w:r>
            <w:r w:rsidR="008A59DA">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0</w:t>
            </w:r>
          </w:p>
        </w:tc>
      </w:tr>
    </w:tbl>
    <w:p w14:paraId="06E04241" w14:textId="77777777" w:rsidR="00F67D61" w:rsidRPr="00B9362F" w:rsidRDefault="00F67D61" w:rsidP="00B9362F">
      <w:pPr>
        <w:widowControl/>
        <w:rPr>
          <w:rFonts w:ascii="Times New Roman" w:eastAsia="ＭＳ 明朝" w:hAnsi="Times New Roman" w:cs="Times New Roman"/>
          <w:szCs w:val="21"/>
        </w:rPr>
      </w:pPr>
    </w:p>
    <w:p w14:paraId="645A7A60" w14:textId="4A318186" w:rsidR="00F67D61" w:rsidRPr="0048090B" w:rsidRDefault="00F67D61"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970" w:name="_Toc126850999"/>
      <w:r w:rsidRPr="0048090B">
        <w:rPr>
          <w:rStyle w:val="normaltextrun"/>
          <w:rFonts w:ascii="Times New Roman" w:eastAsia="ＭＳ 明朝" w:hAnsi="Times New Roman" w:cs="Times New Roman"/>
          <w:szCs w:val="21"/>
        </w:rPr>
        <w:t>220914CP_cell500μL</w:t>
      </w:r>
      <w:r w:rsidR="008456D0">
        <w:rPr>
          <w:rStyle w:val="normaltextrun"/>
          <w:rFonts w:ascii="Times New Roman" w:eastAsia="ＭＳ 明朝" w:hAnsi="Times New Roman" w:cs="Times New Roman"/>
          <w:szCs w:val="21"/>
        </w:rPr>
        <w:t xml:space="preserve"> CV</w:t>
      </w:r>
      <w:r w:rsidR="008456D0">
        <w:rPr>
          <w:rStyle w:val="normaltextrun"/>
          <w:rFonts w:ascii="Times New Roman" w:eastAsia="ＭＳ 明朝" w:hAnsi="Times New Roman" w:cs="Times New Roman" w:hint="eastAsia"/>
          <w:szCs w:val="21"/>
        </w:rPr>
        <w:t>測定</w:t>
      </w:r>
      <w:bookmarkEnd w:id="970"/>
    </w:p>
    <w:p w14:paraId="7E15964C" w14:textId="77777777" w:rsidR="00F67D61" w:rsidRPr="0048090B" w:rsidRDefault="00F67D61" w:rsidP="00B9362F">
      <w:pPr>
        <w:pStyle w:val="a4"/>
        <w:widowControl/>
        <w:numPr>
          <w:ilvl w:val="0"/>
          <w:numId w:val="5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1D33DF0B" w14:textId="77777777" w:rsidR="00F67D61" w:rsidRPr="0048090B" w:rsidRDefault="00F67D61" w:rsidP="00B9362F">
      <w:pPr>
        <w:pStyle w:val="a4"/>
        <w:widowControl/>
        <w:numPr>
          <w:ilvl w:val="0"/>
          <w:numId w:val="59"/>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1.2669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A005F2B" w14:textId="77777777" w:rsidR="00F67D61" w:rsidRPr="0048090B" w:rsidRDefault="00F67D61" w:rsidP="00B9362F">
      <w:pPr>
        <w:pStyle w:val="a4"/>
        <w:widowControl/>
        <w:numPr>
          <w:ilvl w:val="0"/>
          <w:numId w:val="59"/>
        </w:numPr>
        <w:ind w:leftChars="0"/>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初期電位</w:t>
      </w:r>
      <w:r w:rsidRPr="0048090B">
        <w:rPr>
          <w:rFonts w:ascii="Times New Roman" w:eastAsia="ＭＳ 明朝" w:hAnsi="Times New Roman" w:cs="Times New Roman"/>
          <w:color w:val="000000" w:themeColor="text1"/>
          <w:szCs w:val="21"/>
        </w:rPr>
        <w:t xml:space="preserve"> 0 V</w:t>
      </w:r>
      <w:r w:rsidRPr="0048090B">
        <w:rPr>
          <w:rFonts w:ascii="Times New Roman" w:eastAsia="ＭＳ 明朝" w:hAnsi="Times New Roman" w:cs="Times New Roman"/>
          <w:color w:val="000000" w:themeColor="text1"/>
          <w:szCs w:val="21"/>
        </w:rPr>
        <w:t>、高電位</w:t>
      </w:r>
      <w:r w:rsidRPr="0048090B">
        <w:rPr>
          <w:rFonts w:ascii="Times New Roman" w:eastAsia="ＭＳ 明朝" w:hAnsi="Times New Roman" w:cs="Times New Roman"/>
          <w:color w:val="000000" w:themeColor="text1"/>
          <w:szCs w:val="21"/>
        </w:rPr>
        <w:t xml:space="preserve"> 0.8 V</w:t>
      </w:r>
      <w:r w:rsidRPr="0048090B">
        <w:rPr>
          <w:rFonts w:ascii="Times New Roman" w:eastAsia="ＭＳ 明朝" w:hAnsi="Times New Roman" w:cs="Times New Roman"/>
          <w:color w:val="000000" w:themeColor="text1"/>
          <w:szCs w:val="21"/>
        </w:rPr>
        <w:t>、低電位</w:t>
      </w:r>
      <w:r w:rsidRPr="0048090B">
        <w:rPr>
          <w:rFonts w:ascii="Times New Roman" w:eastAsia="ＭＳ 明朝" w:hAnsi="Times New Roman" w:cs="Times New Roman"/>
          <w:color w:val="000000" w:themeColor="text1"/>
          <w:szCs w:val="21"/>
        </w:rPr>
        <w:t xml:space="preserve"> 0 V</w:t>
      </w:r>
      <w:r w:rsidRPr="0048090B">
        <w:rPr>
          <w:rFonts w:ascii="Times New Roman" w:eastAsia="ＭＳ 明朝" w:hAnsi="Times New Roman" w:cs="Times New Roman"/>
          <w:color w:val="000000" w:themeColor="text1"/>
          <w:szCs w:val="21"/>
        </w:rPr>
        <w:t>でグルコースの濃度を変化させながら</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測定を行い酸化還元反応の変化を確認した。</w:t>
      </w:r>
    </w:p>
    <w:p w14:paraId="2B4FDAFA" w14:textId="77777777" w:rsidR="00F67D61" w:rsidRPr="00B9362F" w:rsidRDefault="00F67D61" w:rsidP="00B9362F">
      <w:pPr>
        <w:widowControl/>
        <w:rPr>
          <w:rFonts w:ascii="Times New Roman" w:eastAsia="ＭＳ 明朝" w:hAnsi="Times New Roman" w:cs="Times New Roman"/>
          <w:szCs w:val="21"/>
        </w:rPr>
      </w:pPr>
    </w:p>
    <w:p w14:paraId="319060F1" w14:textId="56C07225" w:rsidR="00F67D61" w:rsidRPr="00B9362F" w:rsidRDefault="00F67D61" w:rsidP="00B9362F">
      <w:pPr>
        <w:rPr>
          <w:rFonts w:ascii="Times New Roman" w:eastAsia="ＭＳ 明朝" w:hAnsi="Times New Roman" w:cs="Times New Roman"/>
        </w:rPr>
      </w:pPr>
      <w:r w:rsidRPr="00B9362F">
        <w:rPr>
          <w:rFonts w:ascii="Times New Roman" w:eastAsia="ＭＳ 明朝" w:hAnsi="Times New Roman" w:cs="Times New Roman"/>
        </w:rPr>
        <w:t>表</w:t>
      </w:r>
      <w:r w:rsidRPr="00B9362F">
        <w:rPr>
          <w:rFonts w:ascii="Times New Roman" w:eastAsia="ＭＳ 明朝" w:hAnsi="Times New Roman" w:cs="Times New Roman"/>
        </w:rPr>
        <w:t xml:space="preserve"> 3-1</w:t>
      </w:r>
      <w:r w:rsidR="0014494F" w:rsidRPr="00B9362F">
        <w:rPr>
          <w:rFonts w:ascii="Times New Roman" w:eastAsia="ＭＳ 明朝" w:hAnsi="Times New Roman" w:cs="Times New Roman"/>
        </w:rPr>
        <w:t>0</w:t>
      </w:r>
      <w:r w:rsidRPr="00B9362F">
        <w:rPr>
          <w:rFonts w:ascii="Times New Roman" w:eastAsia="ＭＳ 明朝" w:hAnsi="Times New Roman" w:cs="Times New Roman"/>
        </w:rPr>
        <w:t>-2</w:t>
      </w:r>
      <w:r w:rsidRPr="00B9362F">
        <w:rPr>
          <w:rFonts w:ascii="Times New Roman" w:eastAsia="ＭＳ 明朝" w:hAnsi="Times New Roman" w:cs="Times New Roman"/>
        </w:rPr>
        <w:t>セル内のグルコース濃度</w:t>
      </w:r>
    </w:p>
    <w:tbl>
      <w:tblPr>
        <w:tblStyle w:val="a5"/>
        <w:tblW w:w="0" w:type="auto"/>
        <w:tblLook w:val="04A0" w:firstRow="1" w:lastRow="0" w:firstColumn="1" w:lastColumn="0" w:noHBand="0" w:noVBand="1"/>
      </w:tblPr>
      <w:tblGrid>
        <w:gridCol w:w="1129"/>
        <w:gridCol w:w="1276"/>
      </w:tblGrid>
      <w:tr w:rsidR="00F67D61" w:rsidRPr="0048090B" w14:paraId="0539D5A9" w14:textId="77777777" w:rsidTr="006D79D3">
        <w:trPr>
          <w:trHeight w:val="416"/>
        </w:trPr>
        <w:tc>
          <w:tcPr>
            <w:tcW w:w="1129" w:type="dxa"/>
            <w:hideMark/>
          </w:tcPr>
          <w:p w14:paraId="0AE3D944" w14:textId="77777777"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投入量</w:t>
            </w:r>
          </w:p>
        </w:tc>
        <w:tc>
          <w:tcPr>
            <w:tcW w:w="1276" w:type="dxa"/>
            <w:hideMark/>
          </w:tcPr>
          <w:p w14:paraId="6212C5C4" w14:textId="77777777"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濃度</w:t>
            </w:r>
          </w:p>
        </w:tc>
      </w:tr>
      <w:tr w:rsidR="00F67D61" w:rsidRPr="0048090B" w14:paraId="206C553F" w14:textId="77777777" w:rsidTr="006D79D3">
        <w:trPr>
          <w:trHeight w:val="416"/>
        </w:trPr>
        <w:tc>
          <w:tcPr>
            <w:tcW w:w="1129" w:type="dxa"/>
          </w:tcPr>
          <w:p w14:paraId="16C665A0" w14:textId="77777777"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/μL</w:t>
            </w:r>
          </w:p>
        </w:tc>
        <w:tc>
          <w:tcPr>
            <w:tcW w:w="1276" w:type="dxa"/>
          </w:tcPr>
          <w:p w14:paraId="54356B90" w14:textId="4A1A82DA"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w:t>
            </w:r>
            <w:r w:rsidR="00F40425">
              <w:rPr>
                <w:rFonts w:ascii="Times New Roman" w:eastAsia="ＭＳ 明朝" w:hAnsi="Times New Roman" w:cs="Times New Roman"/>
                <w:color w:val="000000" w:themeColor="text1"/>
                <w:sz w:val="21"/>
                <w:szCs w:val="21"/>
              </w:rPr>
              <w:t>m</w:t>
            </w:r>
            <w:r w:rsidRPr="0048090B">
              <w:rPr>
                <w:rFonts w:ascii="Times New Roman" w:eastAsia="ＭＳ 明朝" w:hAnsi="Times New Roman" w:cs="Times New Roman"/>
                <w:color w:val="000000" w:themeColor="text1"/>
                <w:sz w:val="21"/>
                <w:szCs w:val="21"/>
              </w:rPr>
              <w:t>M</w:t>
            </w:r>
          </w:p>
        </w:tc>
      </w:tr>
      <w:tr w:rsidR="00F67D61" w:rsidRPr="0048090B" w14:paraId="63E80B55" w14:textId="77777777" w:rsidTr="006D79D3">
        <w:trPr>
          <w:trHeight w:val="400"/>
        </w:trPr>
        <w:tc>
          <w:tcPr>
            <w:tcW w:w="1129" w:type="dxa"/>
            <w:noWrap/>
            <w:hideMark/>
          </w:tcPr>
          <w:p w14:paraId="770F14DF" w14:textId="77777777"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276" w:type="dxa"/>
            <w:noWrap/>
            <w:hideMark/>
          </w:tcPr>
          <w:p w14:paraId="18A097B0" w14:textId="35140BF4"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0.0</w:t>
            </w:r>
          </w:p>
        </w:tc>
      </w:tr>
      <w:tr w:rsidR="00F67D61" w:rsidRPr="0048090B" w14:paraId="6E66A1F0" w14:textId="77777777" w:rsidTr="006D79D3">
        <w:trPr>
          <w:trHeight w:val="400"/>
        </w:trPr>
        <w:tc>
          <w:tcPr>
            <w:tcW w:w="1129" w:type="dxa"/>
            <w:noWrap/>
            <w:hideMark/>
          </w:tcPr>
          <w:p w14:paraId="5807B842" w14:textId="77777777"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10</w:t>
            </w:r>
          </w:p>
        </w:tc>
        <w:tc>
          <w:tcPr>
            <w:tcW w:w="1276" w:type="dxa"/>
            <w:noWrap/>
            <w:hideMark/>
          </w:tcPr>
          <w:p w14:paraId="3B34A9E6" w14:textId="7FE9A282" w:rsidR="00F67D61" w:rsidRPr="0048090B" w:rsidRDefault="00F40425" w:rsidP="00F40425">
            <w:pPr>
              <w:pStyle w:val="paragraph"/>
              <w:jc w:val="right"/>
              <w:textAlignment w:val="baseline"/>
              <w:rPr>
                <w:rFonts w:ascii="Times New Roman" w:eastAsia="ＭＳ 明朝" w:hAnsi="Times New Roman" w:cs="Times New Roman"/>
                <w:color w:val="000000" w:themeColor="text1"/>
                <w:sz w:val="21"/>
                <w:szCs w:val="21"/>
              </w:rPr>
            </w:pPr>
            <w:r>
              <w:rPr>
                <w:rFonts w:ascii="Times New Roman" w:eastAsia="ＭＳ 明朝" w:hAnsi="Times New Roman" w:cs="Times New Roman"/>
                <w:sz w:val="21"/>
                <w:szCs w:val="21"/>
              </w:rPr>
              <w:t>0.0</w:t>
            </w:r>
            <w:r w:rsidR="00F67D61" w:rsidRPr="0048090B">
              <w:rPr>
                <w:rFonts w:ascii="Times New Roman" w:eastAsia="ＭＳ 明朝" w:hAnsi="Times New Roman" w:cs="Times New Roman"/>
                <w:sz w:val="21"/>
                <w:szCs w:val="21"/>
              </w:rPr>
              <w:t>878</w:t>
            </w:r>
          </w:p>
        </w:tc>
      </w:tr>
      <w:tr w:rsidR="00F67D61" w:rsidRPr="0048090B" w14:paraId="498E0C2A" w14:textId="77777777" w:rsidTr="006D79D3">
        <w:trPr>
          <w:trHeight w:val="400"/>
        </w:trPr>
        <w:tc>
          <w:tcPr>
            <w:tcW w:w="1129" w:type="dxa"/>
            <w:noWrap/>
            <w:hideMark/>
          </w:tcPr>
          <w:p w14:paraId="725F55AB" w14:textId="77777777"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100</w:t>
            </w:r>
          </w:p>
        </w:tc>
        <w:tc>
          <w:tcPr>
            <w:tcW w:w="1276" w:type="dxa"/>
            <w:noWrap/>
            <w:hideMark/>
          </w:tcPr>
          <w:p w14:paraId="4E666719" w14:textId="410C470B"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2.19</w:t>
            </w:r>
          </w:p>
        </w:tc>
      </w:tr>
      <w:tr w:rsidR="00F67D61" w:rsidRPr="0048090B" w14:paraId="6F522583" w14:textId="77777777" w:rsidTr="006D79D3">
        <w:trPr>
          <w:trHeight w:val="400"/>
        </w:trPr>
        <w:tc>
          <w:tcPr>
            <w:tcW w:w="1129" w:type="dxa"/>
            <w:noWrap/>
          </w:tcPr>
          <w:p w14:paraId="6975782E" w14:textId="77777777" w:rsidR="00F67D61" w:rsidRPr="0048090B" w:rsidRDefault="00F67D61" w:rsidP="00F40425">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400</w:t>
            </w:r>
          </w:p>
        </w:tc>
        <w:tc>
          <w:tcPr>
            <w:tcW w:w="1276" w:type="dxa"/>
            <w:noWrap/>
          </w:tcPr>
          <w:p w14:paraId="5A905D24" w14:textId="31DB4B1B" w:rsidR="00F67D61" w:rsidRPr="0048090B" w:rsidRDefault="00F67D61" w:rsidP="00F40425">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16</w:t>
            </w:r>
            <w:r w:rsidR="00F40425">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3</w:t>
            </w:r>
          </w:p>
        </w:tc>
      </w:tr>
    </w:tbl>
    <w:p w14:paraId="3D7600F6" w14:textId="77777777" w:rsidR="00F67D61" w:rsidRPr="00B9362F" w:rsidRDefault="00F67D61" w:rsidP="00B9362F">
      <w:pPr>
        <w:widowControl/>
        <w:rPr>
          <w:rFonts w:ascii="Times New Roman" w:eastAsia="ＭＳ 明朝" w:hAnsi="Times New Roman" w:cs="Times New Roman"/>
          <w:szCs w:val="21"/>
        </w:rPr>
      </w:pPr>
    </w:p>
    <w:p w14:paraId="1C5C9D3F" w14:textId="23DD1AAD" w:rsidR="00D1791C" w:rsidRPr="00B9362F" w:rsidRDefault="00F67D61"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971" w:name="_Toc126851000"/>
      <w:r w:rsidRPr="0048090B">
        <w:rPr>
          <w:rFonts w:ascii="Times New Roman" w:eastAsia="ＭＳ 明朝" w:hAnsi="Times New Roman" w:cs="Times New Roman"/>
          <w:color w:val="000000" w:themeColor="text1"/>
          <w:szCs w:val="21"/>
        </w:rPr>
        <w:t>クロノアンペロメトリー</w:t>
      </w:r>
      <w:r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w:t>
      </w:r>
      <w:bookmarkEnd w:id="971"/>
    </w:p>
    <w:p w14:paraId="7828B5E0" w14:textId="77777777" w:rsidR="00D1791C" w:rsidRPr="0048090B" w:rsidRDefault="00D1791C" w:rsidP="00D1791C">
      <w:pPr>
        <w:rPr>
          <w:rFonts w:ascii="Times New Roman" w:eastAsia="ＭＳ 明朝" w:hAnsi="Times New Roman" w:cs="Times New Roman"/>
          <w:color w:val="000000" w:themeColor="text1"/>
          <w:szCs w:val="21"/>
        </w:rPr>
      </w:pPr>
      <w:r w:rsidRPr="004E1D32">
        <w:rPr>
          <w:rFonts w:ascii="Times New Roman" w:eastAsia="ＭＳ 明朝" w:hAnsi="Times New Roman" w:cs="Times New Roman" w:hint="eastAsia"/>
          <w:color w:val="000000" w:themeColor="text1"/>
          <w:szCs w:val="21"/>
        </w:rPr>
        <w:t>キャスト電極</w:t>
      </w:r>
      <w:r>
        <w:rPr>
          <w:rFonts w:ascii="Times New Roman" w:eastAsia="ＭＳ 明朝" w:hAnsi="Times New Roman" w:cs="Times New Roman" w:hint="eastAsia"/>
          <w:color w:val="000000" w:themeColor="text1"/>
          <w:szCs w:val="21"/>
        </w:rPr>
        <w:t>で</w:t>
      </w:r>
      <w:r w:rsidRPr="004E1D32">
        <w:rPr>
          <w:rFonts w:ascii="Times New Roman" w:eastAsia="ＭＳ 明朝" w:hAnsi="Times New Roman" w:cs="Times New Roman"/>
          <w:color w:val="000000" w:themeColor="text1"/>
          <w:szCs w:val="21"/>
        </w:rPr>
        <w:t>サイクリックボルタンメトリーを測定した所、グルコースの酸化ピークが</w:t>
      </w:r>
      <w:r w:rsidRPr="004E1D32">
        <w:rPr>
          <w:rFonts w:ascii="Times New Roman" w:eastAsia="ＭＳ 明朝" w:hAnsi="Times New Roman" w:cs="Times New Roman"/>
          <w:color w:val="000000" w:themeColor="text1"/>
          <w:szCs w:val="21"/>
        </w:rPr>
        <w:t>0.5</w:t>
      </w:r>
      <w:r w:rsidRPr="004E1D32">
        <w:rPr>
          <w:rFonts w:ascii="Times New Roman" w:eastAsia="ＭＳ 明朝" w:hAnsi="Times New Roman" w:cs="Times New Roman" w:hint="eastAsia"/>
          <w:color w:val="000000" w:themeColor="text1"/>
          <w:szCs w:val="21"/>
        </w:rPr>
        <w:t>〜</w:t>
      </w:r>
      <w:r w:rsidRPr="004E1D32">
        <w:rPr>
          <w:rFonts w:ascii="Times New Roman" w:eastAsia="ＭＳ 明朝" w:hAnsi="Times New Roman" w:cs="Times New Roman"/>
          <w:color w:val="000000" w:themeColor="text1"/>
          <w:szCs w:val="21"/>
        </w:rPr>
        <w:t>0.7 V vs Ag/AgCl</w:t>
      </w:r>
      <w:r w:rsidRPr="004E1D32">
        <w:rPr>
          <w:rFonts w:ascii="Times New Roman" w:eastAsia="ＭＳ 明朝" w:hAnsi="Times New Roman" w:cs="Times New Roman"/>
          <w:color w:val="000000" w:themeColor="text1"/>
          <w:szCs w:val="21"/>
        </w:rPr>
        <w:t>に現れた。そこで</w:t>
      </w:r>
      <w:r w:rsidRPr="004E1D32">
        <w:rPr>
          <w:rFonts w:ascii="Times New Roman" w:eastAsia="ＭＳ 明朝" w:hAnsi="Times New Roman" w:cs="Times New Roman"/>
          <w:color w:val="000000" w:themeColor="text1"/>
          <w:szCs w:val="21"/>
        </w:rPr>
        <w:t>CP</w:t>
      </w:r>
      <w:r w:rsidRPr="004E1D32">
        <w:rPr>
          <w:rFonts w:ascii="Times New Roman" w:eastAsia="ＭＳ 明朝" w:hAnsi="Times New Roman" w:cs="Times New Roman"/>
          <w:color w:val="000000" w:themeColor="text1"/>
          <w:szCs w:val="21"/>
        </w:rPr>
        <w:t>電極に</w:t>
      </w:r>
      <w:r w:rsidRPr="004E1D32">
        <w:rPr>
          <w:rFonts w:ascii="Times New Roman" w:eastAsia="ＭＳ 明朝" w:hAnsi="Times New Roman" w:cs="Times New Roman"/>
          <w:color w:val="000000" w:themeColor="text1"/>
          <w:szCs w:val="21"/>
        </w:rPr>
        <w:t>0.6 V vs. Ag/AgCl</w:t>
      </w:r>
      <w:r w:rsidRPr="004E1D32">
        <w:rPr>
          <w:rFonts w:ascii="Times New Roman" w:eastAsia="ＭＳ 明朝" w:hAnsi="Times New Roman" w:cs="Times New Roman"/>
          <w:color w:val="000000" w:themeColor="text1"/>
          <w:szCs w:val="21"/>
        </w:rPr>
        <w:t>を印加しながら、十分撹拌している電解液に</w:t>
      </w:r>
      <w:r w:rsidRPr="004E1D32">
        <w:rPr>
          <w:rFonts w:ascii="Times New Roman" w:eastAsia="ＭＳ 明朝" w:hAnsi="Times New Roman" w:cs="Times New Roman"/>
          <w:color w:val="000000" w:themeColor="text1"/>
          <w:szCs w:val="21"/>
        </w:rPr>
        <w:t>0.7 M</w:t>
      </w:r>
      <w:r w:rsidRPr="004E1D32">
        <w:rPr>
          <w:rFonts w:ascii="Times New Roman" w:eastAsia="ＭＳ 明朝" w:hAnsi="Times New Roman" w:cs="Times New Roman"/>
          <w:color w:val="000000" w:themeColor="text1"/>
          <w:szCs w:val="21"/>
        </w:rPr>
        <w:t>グルコース溶液を任意量加え、電流値の変化を調べた。</w:t>
      </w:r>
    </w:p>
    <w:p w14:paraId="4CD65786"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以下式に示すのは、電流密度の計算式とグルコースを加えた時の濃度の計算式である。</w:t>
      </w:r>
    </w:p>
    <w:p w14:paraId="55E880FA"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電流密度の計算式</w:t>
      </w:r>
    </w:p>
    <w:p w14:paraId="53A8D3BB" w14:textId="77777777" w:rsidR="00D1791C" w:rsidRPr="0048090B" w:rsidRDefault="00D1791C" w:rsidP="00D1791C">
      <w:pPr>
        <w:rPr>
          <w:rFonts w:ascii="Times New Roman" w:eastAsia="ＭＳ 明朝" w:hAnsi="Times New Roman" w:cs="Times New Roman"/>
          <w:color w:val="000000" w:themeColor="text1"/>
          <w:szCs w:val="21"/>
        </w:rPr>
      </w:pPr>
      <m:oMathPara>
        <m:oMath>
          <m:r>
            <w:rPr>
              <w:rFonts w:ascii="Cambria Math" w:eastAsia="ＭＳ 明朝" w:hAnsi="Cambria Math" w:cs="Times New Roman"/>
              <w:color w:val="000000" w:themeColor="text1"/>
              <w:szCs w:val="21"/>
            </w:rPr>
            <m:t>I</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mA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e>
          </m:d>
          <m:r>
            <w:rPr>
              <w:rFonts w:ascii="Cambria Math" w:eastAsia="ＭＳ 明朝" w:hAnsi="Cambria Math" w:cs="Times New Roman"/>
              <w:color w:val="000000" w:themeColor="text1"/>
              <w:szCs w:val="21"/>
            </w:rPr>
            <m:t xml:space="preserve">= </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ｘ</m:t>
              </m:r>
              <m:r>
                <w:rPr>
                  <w:rFonts w:ascii="Cambria Math" w:eastAsia="ＭＳ 明朝" w:hAnsi="Cambria Math" w:cs="Times New Roman"/>
                  <w:color w:val="000000" w:themeColor="text1"/>
                  <w:szCs w:val="21"/>
                </w:rPr>
                <m:t>(A)</m:t>
              </m:r>
            </m:num>
            <m:den>
              <m:r>
                <w:rPr>
                  <w:rFonts w:ascii="Cambria Math" w:eastAsia="ＭＳ 明朝" w:hAnsi="Cambria Math" w:cs="Times New Roman"/>
                  <w:color w:val="000000" w:themeColor="text1"/>
                  <w:szCs w:val="21"/>
                </w:rPr>
                <m:t>電極表面積</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den>
          </m:f>
        </m:oMath>
      </m:oMathPara>
    </w:p>
    <w:p w14:paraId="0ECF8FC4"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x</w:t>
      </w:r>
      <w:r w:rsidRPr="0048090B">
        <w:rPr>
          <w:rFonts w:ascii="Times New Roman" w:eastAsia="ＭＳ 明朝" w:hAnsi="Times New Roman" w:cs="Times New Roman"/>
          <w:color w:val="000000" w:themeColor="text1"/>
          <w:szCs w:val="21"/>
        </w:rPr>
        <w:t>：グルコース濃度における電流量</w:t>
      </w:r>
    </w:p>
    <w:p w14:paraId="4BCB1C15"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電極直径</w:t>
      </w:r>
      <w:r w:rsidRPr="0048090B">
        <w:rPr>
          <w:rFonts w:ascii="Times New Roman" w:eastAsia="ＭＳ 明朝" w:hAnsi="Times New Roman" w:cs="Times New Roman"/>
          <w:color w:val="000000" w:themeColor="text1"/>
          <w:szCs w:val="21"/>
        </w:rPr>
        <w:t>:0.16 cm</w:t>
      </w:r>
    </w:p>
    <w:p w14:paraId="4A012F37" w14:textId="77777777" w:rsidR="00D1791C" w:rsidRPr="0048090B" w:rsidRDefault="00D1791C" w:rsidP="00D1791C">
      <w:pPr>
        <w:rPr>
          <w:rFonts w:ascii="Times New Roman" w:eastAsia="ＭＳ 明朝" w:hAnsi="Times New Roman" w:cs="Times New Roman"/>
          <w:color w:val="000000" w:themeColor="text1"/>
          <w:szCs w:val="21"/>
          <w:vertAlign w:val="superscript"/>
        </w:rPr>
      </w:pPr>
      <w:r w:rsidRPr="0048090B">
        <w:rPr>
          <w:rFonts w:ascii="Times New Roman" w:eastAsia="ＭＳ 明朝" w:hAnsi="Times New Roman" w:cs="Times New Roman"/>
          <w:color w:val="000000" w:themeColor="text1"/>
          <w:szCs w:val="21"/>
        </w:rPr>
        <w:lastRenderedPageBreak/>
        <w:t>電極表面積</w:t>
      </w:r>
      <w:r w:rsidRPr="0048090B">
        <w:rPr>
          <w:rFonts w:ascii="Times New Roman" w:eastAsia="ＭＳ 明朝" w:hAnsi="Times New Roman" w:cs="Times New Roman"/>
          <w:color w:val="000000" w:themeColor="text1"/>
          <w:szCs w:val="21"/>
        </w:rPr>
        <w:t>: 0.020106 cm</w:t>
      </w:r>
      <w:r w:rsidRPr="0048090B">
        <w:rPr>
          <w:rFonts w:ascii="Times New Roman" w:eastAsia="ＭＳ 明朝" w:hAnsi="Times New Roman" w:cs="Times New Roman"/>
          <w:color w:val="000000" w:themeColor="text1"/>
          <w:szCs w:val="21"/>
          <w:vertAlign w:val="superscript"/>
        </w:rPr>
        <w:t>2</w:t>
      </w:r>
    </w:p>
    <w:p w14:paraId="2A7D25CD" w14:textId="77777777" w:rsidR="00D1791C" w:rsidRPr="0048090B" w:rsidRDefault="00D1791C" w:rsidP="00D1791C">
      <w:pPr>
        <w:rPr>
          <w:rFonts w:ascii="Times New Roman" w:eastAsia="ＭＳ 明朝" w:hAnsi="Times New Roman" w:cs="Times New Roman"/>
          <w:color w:val="000000" w:themeColor="text1"/>
          <w:szCs w:val="21"/>
        </w:rPr>
      </w:pPr>
    </w:p>
    <w:p w14:paraId="1E1FF4A1"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4AF87F15" w14:textId="77777777" w:rsidR="00D1791C" w:rsidRPr="0048090B" w:rsidRDefault="00D1791C" w:rsidP="00D1791C">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3A30241E"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63E6646B"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18A74EB1"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65828C67" w14:textId="77777777" w:rsidR="00D1791C" w:rsidRPr="0048090B" w:rsidRDefault="00D1791C" w:rsidP="00D1791C">
      <w:pPr>
        <w:widowControl/>
        <w:outlineLvl w:val="1"/>
        <w:rPr>
          <w:rStyle w:val="normaltextrun"/>
          <w:rFonts w:ascii="Times New Roman" w:eastAsia="ＭＳ 明朝" w:hAnsi="Times New Roman" w:cs="Times New Roman"/>
          <w:color w:val="000000" w:themeColor="text1"/>
          <w:szCs w:val="21"/>
        </w:rPr>
      </w:pPr>
    </w:p>
    <w:p w14:paraId="5C513CC8" w14:textId="77777777" w:rsidR="00D1791C" w:rsidRPr="0048090B" w:rsidRDefault="00D1791C" w:rsidP="00D1791C">
      <w:pPr>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また、電極のグルコース濃度における電流密度のグラフを作成するにあたり、決定係数</w:t>
      </w:r>
      <w:r w:rsidRPr="0048090B">
        <w:rPr>
          <w:rStyle w:val="normaltextrun"/>
          <w:rFonts w:ascii="Times New Roman" w:eastAsia="ＭＳ 明朝" w:hAnsi="Times New Roman" w:cs="Times New Roman"/>
          <w:color w:val="000000" w:themeColor="text1"/>
          <w:szCs w:val="21"/>
        </w:rPr>
        <w:t>(R</w:t>
      </w:r>
      <w:r w:rsidRPr="0048090B">
        <w:rPr>
          <w:rStyle w:val="normaltextrun"/>
          <w:rFonts w:ascii="Times New Roman" w:eastAsia="ＭＳ 明朝" w:hAnsi="Times New Roman" w:cs="Times New Roman"/>
          <w:color w:val="000000" w:themeColor="text1"/>
          <w:szCs w:val="21"/>
          <w:vertAlign w:val="superscript"/>
        </w:rPr>
        <w:t>2</w:t>
      </w:r>
      <w:r w:rsidRPr="0048090B">
        <w:rPr>
          <w:rStyle w:val="normaltextrun"/>
          <w:rFonts w:ascii="Times New Roman" w:eastAsia="ＭＳ 明朝" w:hAnsi="Times New Roman" w:cs="Times New Roman"/>
          <w:color w:val="000000" w:themeColor="text1"/>
          <w:szCs w:val="21"/>
        </w:rPr>
        <w:t>)</w:t>
      </w:r>
      <w:r w:rsidRPr="0048090B">
        <w:rPr>
          <w:rStyle w:val="normaltextrun"/>
          <w:rFonts w:ascii="Times New Roman" w:eastAsia="ＭＳ 明朝" w:hAnsi="Times New Roman" w:cs="Times New Roman"/>
          <w:color w:val="000000" w:themeColor="text1"/>
          <w:szCs w:val="21"/>
        </w:rPr>
        <w:t>が</w:t>
      </w:r>
      <w:r w:rsidRPr="0048090B">
        <w:rPr>
          <w:rStyle w:val="normaltextrun"/>
          <w:rFonts w:ascii="Times New Roman" w:eastAsia="ＭＳ 明朝" w:hAnsi="Times New Roman" w:cs="Times New Roman"/>
          <w:color w:val="000000" w:themeColor="text1"/>
          <w:szCs w:val="21"/>
        </w:rPr>
        <w:t>0.99</w:t>
      </w:r>
      <w:r w:rsidRPr="0048090B">
        <w:rPr>
          <w:rStyle w:val="normaltextrun"/>
          <w:rFonts w:ascii="Times New Roman" w:eastAsia="ＭＳ 明朝" w:hAnsi="Times New Roman" w:cs="Times New Roman"/>
          <w:color w:val="000000" w:themeColor="text1"/>
          <w:szCs w:val="21"/>
        </w:rPr>
        <w:t>以上を取るように滴下データを後ろもしくは前から連続してデータ除去を行ない、近侍曲線を作成した。</w:t>
      </w:r>
    </w:p>
    <w:p w14:paraId="6A0EE7FA" w14:textId="77777777" w:rsidR="00F67D61" w:rsidRPr="0048090B" w:rsidRDefault="00F67D61" w:rsidP="00B9362F">
      <w:pPr>
        <w:widowControl/>
        <w:rPr>
          <w:rFonts w:ascii="Times New Roman" w:eastAsia="ＭＳ 明朝" w:hAnsi="Times New Roman" w:cs="Times New Roman"/>
          <w:szCs w:val="21"/>
        </w:rPr>
      </w:pPr>
    </w:p>
    <w:p w14:paraId="58E64613" w14:textId="6DB515D0"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72" w:name="_Toc126851001"/>
      <w:r w:rsidRPr="0048090B">
        <w:rPr>
          <w:rStyle w:val="normaltextrun"/>
          <w:rFonts w:ascii="Times New Roman" w:eastAsia="ＭＳ 明朝" w:hAnsi="Times New Roman" w:cs="Times New Roman"/>
          <w:sz w:val="21"/>
          <w:szCs w:val="21"/>
        </w:rPr>
        <w:t>220415CP_cell0.02g CA</w:t>
      </w:r>
      <w:r w:rsidRPr="0048090B">
        <w:rPr>
          <w:rStyle w:val="normaltextrun"/>
          <w:rFonts w:ascii="Times New Roman" w:eastAsia="ＭＳ 明朝" w:hAnsi="Times New Roman" w:cs="Times New Roman"/>
          <w:sz w:val="21"/>
          <w:szCs w:val="21"/>
        </w:rPr>
        <w:t>測定</w:t>
      </w:r>
      <w:bookmarkEnd w:id="972"/>
    </w:p>
    <w:p w14:paraId="151B2218" w14:textId="77777777" w:rsidR="00F67D61" w:rsidRPr="0048090B" w:rsidRDefault="00F67D61" w:rsidP="00B9362F">
      <w:pPr>
        <w:pStyle w:val="a4"/>
        <w:widowControl/>
        <w:numPr>
          <w:ilvl w:val="0"/>
          <w:numId w:val="51"/>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CF7A85E" w14:textId="77777777" w:rsidR="00F67D61" w:rsidRPr="0048090B" w:rsidRDefault="00F67D61" w:rsidP="00B9362F">
      <w:pPr>
        <w:pStyle w:val="a4"/>
        <w:widowControl/>
        <w:numPr>
          <w:ilvl w:val="0"/>
          <w:numId w:val="5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5402FA16" w14:textId="77777777" w:rsidR="00F67D61" w:rsidRPr="0048090B" w:rsidRDefault="00F67D61" w:rsidP="00B9362F">
      <w:pPr>
        <w:pStyle w:val="a4"/>
        <w:widowControl/>
        <w:numPr>
          <w:ilvl w:val="0"/>
          <w:numId w:val="5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1140F2F7" w14:textId="77777777" w:rsidR="00F67D61" w:rsidRPr="0048090B" w:rsidRDefault="00F67D61" w:rsidP="00B9362F">
      <w:pPr>
        <w:pStyle w:val="a4"/>
        <w:widowControl/>
        <w:numPr>
          <w:ilvl w:val="0"/>
          <w:numId w:val="5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03B5A076" w14:textId="77777777" w:rsidR="00F67D61" w:rsidRPr="0048090B" w:rsidRDefault="00F67D61" w:rsidP="00B9362F">
      <w:pPr>
        <w:pStyle w:val="a4"/>
        <w:widowControl/>
        <w:numPr>
          <w:ilvl w:val="0"/>
          <w:numId w:val="51"/>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9D98137" w14:textId="77777777" w:rsidR="00F67D61" w:rsidRPr="0048090B" w:rsidRDefault="00F67D61" w:rsidP="00B9362F">
      <w:pPr>
        <w:pStyle w:val="a4"/>
        <w:widowControl/>
        <w:numPr>
          <w:ilvl w:val="0"/>
          <w:numId w:val="51"/>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83F1D94"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085EA79D" w14:textId="77777777" w:rsidR="00F67D61" w:rsidRPr="0048090B" w:rsidRDefault="00F67D61" w:rsidP="00B9362F">
      <w:pPr>
        <w:widowControl/>
        <w:rPr>
          <w:rFonts w:ascii="Times New Roman" w:eastAsia="ＭＳ 明朝" w:hAnsi="Times New Roman" w:cs="Times New Roman"/>
          <w:szCs w:val="21"/>
        </w:rPr>
      </w:pPr>
    </w:p>
    <w:p w14:paraId="3250D447" w14:textId="6C2741E5"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402C23" w:rsidRPr="0048090B" w14:paraId="0615E4C8" w14:textId="3B4172B0"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EC8201" w14:textId="77777777" w:rsidR="00402C23" w:rsidRPr="0048090B" w:rsidRDefault="00402C2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94454E0" w14:textId="77777777" w:rsidR="00402C23" w:rsidRPr="0048090B" w:rsidRDefault="00402C2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5D790085" w14:textId="77777777" w:rsidR="00402C23" w:rsidRPr="0048090B" w:rsidRDefault="00402C2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70477F1D" w14:textId="77777777" w:rsidR="00402C23" w:rsidRPr="0048090B" w:rsidRDefault="00402C23" w:rsidP="00402C23">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58D98EDF" w14:textId="6E33D2D4" w:rsidR="00402C23" w:rsidRPr="0048090B" w:rsidRDefault="00402C23" w:rsidP="00402C2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2D4ADF0C" w14:textId="552BFF08" w:rsidR="00402C23" w:rsidRPr="0048090B" w:rsidRDefault="00402C23" w:rsidP="00402C2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2C5BA7A0" w14:textId="13E3C507" w:rsidR="00402C23" w:rsidRPr="0048090B" w:rsidRDefault="00402C23" w:rsidP="00402C2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402C23" w:rsidRPr="0048090B" w14:paraId="18A62E50" w14:textId="63EDCD5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F686CE" w14:textId="32BFDA79" w:rsidR="00402C23" w:rsidRPr="0048090B" w:rsidRDefault="00402C2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F95BA0"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5C9E3E83" w14:textId="77777777" w:rsidR="00402C23" w:rsidRPr="0048090B" w:rsidRDefault="00402C2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3DD111D7" w14:textId="7431F342" w:rsidR="00402C23" w:rsidRPr="0048090B" w:rsidRDefault="00402C2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50B71625" w14:textId="77777777" w:rsidR="00402C23" w:rsidRPr="0048090B" w:rsidRDefault="00402C23" w:rsidP="00402C23">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4EB4B96" w14:textId="052D1752" w:rsidR="00402C23" w:rsidRPr="0048090B" w:rsidRDefault="00402C23" w:rsidP="00402C2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F95BA0"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41BF902F" w14:textId="3CF805CA" w:rsidR="00402C23" w:rsidRPr="0048090B" w:rsidRDefault="00402C23" w:rsidP="00402C2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6D0B3AFB" w14:textId="1202DBEB" w:rsidR="00402C23" w:rsidRPr="0048090B" w:rsidRDefault="00402C23" w:rsidP="00402C2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402C23" w:rsidRPr="0048090B" w14:paraId="6B264C80" w14:textId="58C2547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4B784C"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7C52CF27"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0FE1F951" w14:textId="2DE46395"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w:t>
            </w:r>
          </w:p>
        </w:tc>
        <w:tc>
          <w:tcPr>
            <w:tcW w:w="204" w:type="dxa"/>
            <w:tcBorders>
              <w:top w:val="nil"/>
              <w:left w:val="nil"/>
              <w:bottom w:val="single" w:sz="4" w:space="0" w:color="auto"/>
              <w:right w:val="single" w:sz="4" w:space="0" w:color="auto"/>
            </w:tcBorders>
          </w:tcPr>
          <w:p w14:paraId="245E27F4"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22F3684" w14:textId="1E8404C0"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584B4543" w14:textId="0EB3E253"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59" w:type="dxa"/>
            <w:tcBorders>
              <w:top w:val="nil"/>
              <w:left w:val="nil"/>
              <w:bottom w:val="single" w:sz="4" w:space="0" w:color="auto"/>
              <w:right w:val="single" w:sz="4" w:space="0" w:color="auto"/>
            </w:tcBorders>
            <w:vAlign w:val="center"/>
          </w:tcPr>
          <w:p w14:paraId="5AACF6FA" w14:textId="273E47C3"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w:t>
            </w:r>
          </w:p>
        </w:tc>
      </w:tr>
      <w:tr w:rsidR="00402C23" w:rsidRPr="0048090B" w14:paraId="2D15C606" w14:textId="472B7A5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51AD8E"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537BFF85"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57067079" w14:textId="2D8C83C2" w:rsidR="00402C23" w:rsidRPr="0048090B" w:rsidRDefault="00402C23" w:rsidP="00402C2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4388</w:t>
            </w:r>
          </w:p>
        </w:tc>
        <w:tc>
          <w:tcPr>
            <w:tcW w:w="204" w:type="dxa"/>
            <w:tcBorders>
              <w:top w:val="nil"/>
              <w:left w:val="nil"/>
              <w:bottom w:val="single" w:sz="4" w:space="0" w:color="auto"/>
              <w:right w:val="single" w:sz="4" w:space="0" w:color="auto"/>
            </w:tcBorders>
          </w:tcPr>
          <w:p w14:paraId="722F07EC" w14:textId="77777777" w:rsidR="00402C23"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A022C1B" w14:textId="7AB43628" w:rsidR="00402C23"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7062FE58" w14:textId="6F567318" w:rsidR="00402C23"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20C45D72" w14:textId="62826510" w:rsidR="00402C23"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w:t>
            </w:r>
          </w:p>
        </w:tc>
      </w:tr>
      <w:tr w:rsidR="00402C23" w:rsidRPr="0048090B" w14:paraId="368B1765" w14:textId="1A80F17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5A9585"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2926D1C8"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514A9D8D" w14:textId="6AA2C2EE" w:rsidR="00402C23" w:rsidRPr="0048090B" w:rsidRDefault="00402C23" w:rsidP="00402C2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8771</w:t>
            </w:r>
          </w:p>
        </w:tc>
        <w:tc>
          <w:tcPr>
            <w:tcW w:w="204" w:type="dxa"/>
            <w:tcBorders>
              <w:top w:val="nil"/>
              <w:left w:val="nil"/>
              <w:bottom w:val="single" w:sz="4" w:space="0" w:color="auto"/>
              <w:right w:val="single" w:sz="4" w:space="0" w:color="auto"/>
            </w:tcBorders>
          </w:tcPr>
          <w:p w14:paraId="6A7181C7" w14:textId="77777777" w:rsidR="00402C23"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FBB2D21" w14:textId="2BD67E83" w:rsidR="00402C23"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2ABF23DB" w14:textId="0F983646" w:rsidR="00402C23"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01CF4C5F" w14:textId="3835CA43" w:rsidR="00402C23"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4.797</w:t>
            </w:r>
          </w:p>
        </w:tc>
      </w:tr>
      <w:tr w:rsidR="00402C23" w:rsidRPr="0048090B" w14:paraId="4E8E1CF6" w14:textId="7C87D2F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10D4A1F"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5E1453A"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6E29A439" w14:textId="011D12D6"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c>
          <w:tcPr>
            <w:tcW w:w="204" w:type="dxa"/>
            <w:tcBorders>
              <w:top w:val="nil"/>
              <w:left w:val="nil"/>
              <w:bottom w:val="single" w:sz="4" w:space="0" w:color="auto"/>
              <w:right w:val="single" w:sz="4" w:space="0" w:color="auto"/>
            </w:tcBorders>
          </w:tcPr>
          <w:p w14:paraId="4A945EC7"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1B573D0" w14:textId="6563B259"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2928AA3C" w14:textId="5DCBCB9A"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18179811" w14:textId="5D107821"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5.230</w:t>
            </w:r>
          </w:p>
        </w:tc>
      </w:tr>
      <w:tr w:rsidR="00402C23" w:rsidRPr="0048090B" w14:paraId="7161BA87" w14:textId="7D31FBF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F9E5C1"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59EFF587"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65AB22C5" w14:textId="53685536"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p>
        </w:tc>
        <w:tc>
          <w:tcPr>
            <w:tcW w:w="204" w:type="dxa"/>
            <w:tcBorders>
              <w:top w:val="nil"/>
              <w:left w:val="nil"/>
              <w:bottom w:val="single" w:sz="4" w:space="0" w:color="auto"/>
              <w:right w:val="single" w:sz="4" w:space="0" w:color="auto"/>
            </w:tcBorders>
          </w:tcPr>
          <w:p w14:paraId="4FD1FA8F"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19BD56D" w14:textId="56C753A3"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52576DF8" w14:textId="3783656A"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7F22A5D9" w14:textId="2A590A93"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5.662</w:t>
            </w:r>
          </w:p>
        </w:tc>
      </w:tr>
      <w:tr w:rsidR="00402C23" w:rsidRPr="0048090B" w14:paraId="75688D07" w14:textId="5A06557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3DBA83"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4291BF7"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4822AD8B" w14:textId="6499DEAB"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p>
        </w:tc>
        <w:tc>
          <w:tcPr>
            <w:tcW w:w="204" w:type="dxa"/>
            <w:tcBorders>
              <w:top w:val="nil"/>
              <w:left w:val="nil"/>
              <w:bottom w:val="single" w:sz="4" w:space="0" w:color="auto"/>
              <w:right w:val="single" w:sz="4" w:space="0" w:color="auto"/>
            </w:tcBorders>
          </w:tcPr>
          <w:p w14:paraId="0323D16F"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00A5668" w14:textId="1616B756"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67A19DE2" w14:textId="681B3552"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3E32D998" w14:textId="103DABDD"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6.094</w:t>
            </w:r>
          </w:p>
        </w:tc>
      </w:tr>
      <w:tr w:rsidR="00402C23" w:rsidRPr="0048090B" w14:paraId="032B29BD" w14:textId="439D5B0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6F73616"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4E2BD3E"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59829F6E" w14:textId="7E003A8E"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w:t>
            </w:r>
          </w:p>
        </w:tc>
        <w:tc>
          <w:tcPr>
            <w:tcW w:w="204" w:type="dxa"/>
            <w:tcBorders>
              <w:top w:val="nil"/>
              <w:left w:val="nil"/>
              <w:bottom w:val="single" w:sz="4" w:space="0" w:color="auto"/>
              <w:right w:val="single" w:sz="4" w:space="0" w:color="auto"/>
            </w:tcBorders>
          </w:tcPr>
          <w:p w14:paraId="68F2FC8E"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6B992DB" w14:textId="26E09F19"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18438C57" w14:textId="5F03B265"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726BA298" w14:textId="3F0175B3"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6.525</w:t>
            </w:r>
          </w:p>
        </w:tc>
      </w:tr>
      <w:tr w:rsidR="00402C23" w:rsidRPr="0048090B" w14:paraId="230EA2C1" w14:textId="6D0D4AA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9ECE4EB"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0016DA21"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
          <w:p w14:paraId="07BAC470" w14:textId="69D36420"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3.060</w:t>
            </w:r>
          </w:p>
        </w:tc>
        <w:tc>
          <w:tcPr>
            <w:tcW w:w="204" w:type="dxa"/>
            <w:tcBorders>
              <w:top w:val="nil"/>
              <w:left w:val="nil"/>
              <w:bottom w:val="single" w:sz="4" w:space="0" w:color="auto"/>
              <w:right w:val="single" w:sz="4" w:space="0" w:color="auto"/>
            </w:tcBorders>
          </w:tcPr>
          <w:p w14:paraId="03754C6E"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1F4FD99" w14:textId="2FF94E1A"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276" w:type="dxa"/>
            <w:tcBorders>
              <w:top w:val="nil"/>
              <w:left w:val="nil"/>
              <w:bottom w:val="single" w:sz="4" w:space="0" w:color="auto"/>
              <w:right w:val="single" w:sz="4" w:space="0" w:color="auto"/>
            </w:tcBorders>
            <w:vAlign w:val="center"/>
          </w:tcPr>
          <w:p w14:paraId="1EB19AD8" w14:textId="554C00AD"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1E8E1628" w14:textId="51103FCB"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6.956</w:t>
            </w:r>
          </w:p>
        </w:tc>
      </w:tr>
      <w:tr w:rsidR="00402C23" w:rsidRPr="0048090B" w14:paraId="6D7EEE6A" w14:textId="1BEE809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8691BD"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5C91B5D5"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
          <w:p w14:paraId="5CF992BB" w14:textId="6DB51A48"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3.495</w:t>
            </w:r>
          </w:p>
        </w:tc>
        <w:tc>
          <w:tcPr>
            <w:tcW w:w="204" w:type="dxa"/>
            <w:tcBorders>
              <w:top w:val="nil"/>
              <w:left w:val="nil"/>
              <w:bottom w:val="single" w:sz="4" w:space="0" w:color="auto"/>
              <w:right w:val="single" w:sz="4" w:space="0" w:color="auto"/>
            </w:tcBorders>
          </w:tcPr>
          <w:p w14:paraId="488B511E"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7C853F0" w14:textId="0E99AEEC"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276" w:type="dxa"/>
            <w:tcBorders>
              <w:top w:val="nil"/>
              <w:left w:val="nil"/>
              <w:bottom w:val="single" w:sz="4" w:space="0" w:color="auto"/>
              <w:right w:val="single" w:sz="4" w:space="0" w:color="auto"/>
            </w:tcBorders>
            <w:vAlign w:val="center"/>
          </w:tcPr>
          <w:p w14:paraId="4B48D64F" w14:textId="5C8130AB"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44527069" w14:textId="7FE39554"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7.386</w:t>
            </w:r>
          </w:p>
        </w:tc>
      </w:tr>
    </w:tbl>
    <w:p w14:paraId="05B08838" w14:textId="77777777" w:rsidR="00F67D61" w:rsidRPr="0048090B" w:rsidRDefault="00F67D61" w:rsidP="00B9362F">
      <w:pPr>
        <w:widowControl/>
        <w:rPr>
          <w:rFonts w:ascii="Times New Roman" w:eastAsia="ＭＳ 明朝" w:hAnsi="Times New Roman" w:cs="Times New Roman"/>
          <w:szCs w:val="21"/>
        </w:rPr>
      </w:pPr>
    </w:p>
    <w:p w14:paraId="6066928D" w14:textId="03AA930C"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73" w:name="_Toc126851002"/>
      <w:r w:rsidRPr="0048090B">
        <w:rPr>
          <w:rStyle w:val="normaltextrun"/>
          <w:rFonts w:ascii="Times New Roman" w:eastAsia="ＭＳ 明朝" w:hAnsi="Times New Roman" w:cs="Times New Roman"/>
          <w:sz w:val="21"/>
          <w:szCs w:val="21"/>
        </w:rPr>
        <w:t>220415CP_cell0.2g_1</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973"/>
    </w:p>
    <w:p w14:paraId="5A110CA1" w14:textId="77777777" w:rsidR="00F67D61" w:rsidRPr="0048090B" w:rsidRDefault="00F67D61" w:rsidP="00B9362F">
      <w:pPr>
        <w:pStyle w:val="a4"/>
        <w:widowControl/>
        <w:numPr>
          <w:ilvl w:val="0"/>
          <w:numId w:val="64"/>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B1E5B6C" w14:textId="77777777" w:rsidR="00F67D61" w:rsidRPr="0048090B" w:rsidRDefault="00F67D61" w:rsidP="00B9362F">
      <w:pPr>
        <w:pStyle w:val="a4"/>
        <w:widowControl/>
        <w:numPr>
          <w:ilvl w:val="0"/>
          <w:numId w:val="64"/>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36A61D65" w14:textId="77777777" w:rsidR="00F67D61" w:rsidRPr="0048090B" w:rsidRDefault="00F67D61" w:rsidP="00B9362F">
      <w:pPr>
        <w:pStyle w:val="a4"/>
        <w:widowControl/>
        <w:numPr>
          <w:ilvl w:val="0"/>
          <w:numId w:val="64"/>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1DC27965" w14:textId="77777777" w:rsidR="00F67D61" w:rsidRPr="0048090B" w:rsidRDefault="00F67D61" w:rsidP="00B9362F">
      <w:pPr>
        <w:pStyle w:val="a4"/>
        <w:widowControl/>
        <w:numPr>
          <w:ilvl w:val="0"/>
          <w:numId w:val="64"/>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48B7D907" w14:textId="77777777" w:rsidR="00F67D61" w:rsidRPr="0048090B" w:rsidRDefault="00F67D61" w:rsidP="00B9362F">
      <w:pPr>
        <w:pStyle w:val="a4"/>
        <w:widowControl/>
        <w:numPr>
          <w:ilvl w:val="0"/>
          <w:numId w:val="64"/>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500DCA5E" w14:textId="2E49656C" w:rsidR="00F67D61" w:rsidRPr="0048090B" w:rsidRDefault="00976B0E" w:rsidP="00B9362F">
      <w:pPr>
        <w:pStyle w:val="a4"/>
        <w:widowControl/>
        <w:numPr>
          <w:ilvl w:val="0"/>
          <w:numId w:val="64"/>
        </w:numPr>
        <w:ind w:leftChars="0"/>
        <w:rPr>
          <w:rFonts w:ascii="Times New Roman" w:eastAsia="ＭＳ 明朝" w:hAnsi="Times New Roman" w:cs="Times New Roman"/>
          <w:szCs w:val="21"/>
        </w:rPr>
      </w:pPr>
      <w:r w:rsidRPr="00976B0E">
        <w:rPr>
          <w:rFonts w:ascii="Cambria Math" w:eastAsia="ＭＳ 明朝" w:hAnsi="Cambria Math" w:cs="Cambria Math"/>
          <w:szCs w:val="21"/>
        </w:rPr>
        <w:t>③</w:t>
      </w:r>
      <w:r w:rsidR="00F67D61" w:rsidRPr="0048090B">
        <w:rPr>
          <w:rFonts w:ascii="Times New Roman" w:eastAsia="ＭＳ 明朝" w:hAnsi="Times New Roman" w:cs="Times New Roman"/>
          <w:szCs w:val="21"/>
        </w:rPr>
        <w:t>の溶液をマイクロピペットで連続的に加えた。</w:t>
      </w:r>
    </w:p>
    <w:p w14:paraId="3C195669"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3314C0F4" w14:textId="77777777" w:rsidR="00F67D61" w:rsidRPr="0048090B" w:rsidRDefault="00F67D61" w:rsidP="00B9362F">
      <w:pPr>
        <w:widowControl/>
        <w:rPr>
          <w:rFonts w:ascii="Times New Roman" w:eastAsia="ＭＳ 明朝" w:hAnsi="Times New Roman" w:cs="Times New Roman"/>
          <w:szCs w:val="21"/>
        </w:rPr>
      </w:pPr>
    </w:p>
    <w:p w14:paraId="3E3B1D11" w14:textId="61CBDC5B"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89"/>
        <w:gridCol w:w="1417"/>
        <w:gridCol w:w="204"/>
        <w:gridCol w:w="1355"/>
        <w:gridCol w:w="1276"/>
        <w:gridCol w:w="1559"/>
      </w:tblGrid>
      <w:tr w:rsidR="00952718" w:rsidRPr="0048090B" w14:paraId="2F28A2CF" w14:textId="02E3EF35"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D6F980" w14:textId="77777777" w:rsidR="00952718" w:rsidRPr="0048090B" w:rsidRDefault="00952718"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89" w:type="dxa"/>
            <w:tcBorders>
              <w:top w:val="single" w:sz="4" w:space="0" w:color="auto"/>
              <w:left w:val="nil"/>
              <w:bottom w:val="single" w:sz="4" w:space="0" w:color="auto"/>
              <w:right w:val="single" w:sz="4" w:space="0" w:color="auto"/>
            </w:tcBorders>
            <w:shd w:val="clear" w:color="auto" w:fill="auto"/>
            <w:noWrap/>
            <w:vAlign w:val="center"/>
            <w:hideMark/>
          </w:tcPr>
          <w:p w14:paraId="5E2EAC05" w14:textId="77777777" w:rsidR="00952718" w:rsidRPr="0048090B" w:rsidRDefault="00952718"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3F8A13DC" w14:textId="77777777" w:rsidR="00952718" w:rsidRPr="0048090B" w:rsidRDefault="00952718"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14E50D51" w14:textId="77777777" w:rsidR="00952718" w:rsidRPr="0048090B" w:rsidRDefault="00952718" w:rsidP="00952718">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7D5C8450" w14:textId="6D58120D" w:rsidR="00952718" w:rsidRPr="0048090B" w:rsidRDefault="00952718" w:rsidP="00952718">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614CFCE1" w14:textId="66B97475" w:rsidR="00952718" w:rsidRPr="0048090B" w:rsidRDefault="00952718" w:rsidP="00952718">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618E3268" w14:textId="73B59088" w:rsidR="00952718" w:rsidRPr="0048090B" w:rsidRDefault="00952718" w:rsidP="00952718">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952718" w:rsidRPr="0048090B" w14:paraId="2EB31BC8" w14:textId="2AEA87D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4FAA867" w14:textId="50C4A1DF" w:rsidR="00952718" w:rsidRPr="0048090B" w:rsidRDefault="00952718"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02DB6" w:rsidRPr="0048090B">
              <w:rPr>
                <w:rFonts w:ascii="Times New Roman" w:eastAsia="ＭＳ 明朝" w:hAnsi="Times New Roman" w:cs="Times New Roman"/>
                <w:color w:val="000000"/>
                <w:kern w:val="0"/>
                <w:szCs w:val="21"/>
              </w:rPr>
              <w:t>Sec</w:t>
            </w:r>
          </w:p>
        </w:tc>
        <w:tc>
          <w:tcPr>
            <w:tcW w:w="1389" w:type="dxa"/>
            <w:tcBorders>
              <w:top w:val="nil"/>
              <w:left w:val="nil"/>
              <w:bottom w:val="single" w:sz="4" w:space="0" w:color="auto"/>
              <w:right w:val="single" w:sz="4" w:space="0" w:color="auto"/>
            </w:tcBorders>
            <w:shd w:val="clear" w:color="auto" w:fill="auto"/>
            <w:noWrap/>
            <w:vAlign w:val="center"/>
            <w:hideMark/>
          </w:tcPr>
          <w:p w14:paraId="5F1B6303" w14:textId="77777777" w:rsidR="00952718" w:rsidRPr="0048090B" w:rsidRDefault="00952718"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417" w:type="dxa"/>
            <w:tcBorders>
              <w:top w:val="nil"/>
              <w:left w:val="nil"/>
              <w:bottom w:val="single" w:sz="4" w:space="0" w:color="auto"/>
              <w:right w:val="single" w:sz="4" w:space="0" w:color="auto"/>
            </w:tcBorders>
            <w:shd w:val="clear" w:color="auto" w:fill="auto"/>
            <w:noWrap/>
            <w:vAlign w:val="center"/>
            <w:hideMark/>
          </w:tcPr>
          <w:p w14:paraId="38B26400" w14:textId="595D235B" w:rsidR="00952718" w:rsidRPr="0048090B" w:rsidRDefault="00952718"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02DB6">
              <w:rPr>
                <w:rFonts w:ascii="Times New Roman" w:eastAsia="ＭＳ 明朝" w:hAnsi="Times New Roman" w:cs="Times New Roman"/>
                <w:color w:val="000000"/>
                <w:kern w:val="0"/>
                <w:szCs w:val="21"/>
              </w:rPr>
              <w:t>m</w:t>
            </w:r>
            <w:r w:rsidRPr="0048090B">
              <w:rPr>
                <w:rFonts w:ascii="Times New Roman" w:eastAsia="ＭＳ 明朝" w:hAnsi="Times New Roman" w:cs="Times New Roman" w:hint="eastAsia"/>
                <w:color w:val="000000"/>
                <w:kern w:val="0"/>
                <w:szCs w:val="21"/>
              </w:rPr>
              <w:t>M</w:t>
            </w:r>
          </w:p>
        </w:tc>
        <w:tc>
          <w:tcPr>
            <w:tcW w:w="204" w:type="dxa"/>
            <w:tcBorders>
              <w:top w:val="nil"/>
              <w:left w:val="nil"/>
              <w:bottom w:val="single" w:sz="4" w:space="0" w:color="auto"/>
              <w:right w:val="single" w:sz="4" w:space="0" w:color="auto"/>
            </w:tcBorders>
          </w:tcPr>
          <w:p w14:paraId="64E1C7FF" w14:textId="77777777" w:rsidR="00952718" w:rsidRPr="0048090B" w:rsidRDefault="00952718" w:rsidP="00952718">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26AE11C" w14:textId="2282C659" w:rsidR="00952718" w:rsidRPr="0048090B" w:rsidRDefault="00952718" w:rsidP="00952718">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02DB6"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594AAF02" w14:textId="3C9A4140" w:rsidR="00952718" w:rsidRPr="0048090B" w:rsidRDefault="00952718" w:rsidP="00952718">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2128D6A4" w14:textId="640695CB" w:rsidR="00952718" w:rsidRPr="0048090B" w:rsidRDefault="00952718" w:rsidP="00952718">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02DB6">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402DB6" w:rsidRPr="0048090B" w14:paraId="69037C4C" w14:textId="498FAE8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83DA1F2"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89" w:type="dxa"/>
            <w:tcBorders>
              <w:top w:val="nil"/>
              <w:left w:val="nil"/>
              <w:bottom w:val="single" w:sz="4" w:space="0" w:color="auto"/>
              <w:right w:val="single" w:sz="4" w:space="0" w:color="auto"/>
            </w:tcBorders>
            <w:shd w:val="clear" w:color="auto" w:fill="auto"/>
            <w:noWrap/>
            <w:vAlign w:val="center"/>
            <w:hideMark/>
          </w:tcPr>
          <w:p w14:paraId="5F7A9608"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417" w:type="dxa"/>
            <w:tcBorders>
              <w:top w:val="nil"/>
              <w:left w:val="nil"/>
              <w:bottom w:val="single" w:sz="4" w:space="0" w:color="auto"/>
              <w:right w:val="single" w:sz="4" w:space="0" w:color="auto"/>
            </w:tcBorders>
            <w:shd w:val="clear" w:color="auto" w:fill="auto"/>
            <w:noWrap/>
            <w:vAlign w:val="center"/>
            <w:hideMark/>
          </w:tcPr>
          <w:p w14:paraId="7CDA97EE" w14:textId="0E00121C"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4F1ED76F"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827BE80" w14:textId="3EDA5B0E"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276" w:type="dxa"/>
            <w:tcBorders>
              <w:top w:val="nil"/>
              <w:left w:val="nil"/>
              <w:bottom w:val="single" w:sz="4" w:space="0" w:color="auto"/>
              <w:right w:val="single" w:sz="4" w:space="0" w:color="auto"/>
            </w:tcBorders>
            <w:vAlign w:val="center"/>
          </w:tcPr>
          <w:p w14:paraId="17C3EA3A" w14:textId="1BF3E9B8"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51FD6F9D" w14:textId="33C3847B"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4.797</w:t>
            </w:r>
          </w:p>
        </w:tc>
      </w:tr>
      <w:tr w:rsidR="00402DB6" w:rsidRPr="0048090B" w14:paraId="0B4B4BC6" w14:textId="0CB384E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C44CBF"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89" w:type="dxa"/>
            <w:tcBorders>
              <w:top w:val="nil"/>
              <w:left w:val="nil"/>
              <w:bottom w:val="single" w:sz="4" w:space="0" w:color="auto"/>
              <w:right w:val="single" w:sz="4" w:space="0" w:color="auto"/>
            </w:tcBorders>
            <w:shd w:val="clear" w:color="auto" w:fill="auto"/>
            <w:noWrap/>
            <w:vAlign w:val="center"/>
            <w:hideMark/>
          </w:tcPr>
          <w:p w14:paraId="16C10CC3"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417" w:type="dxa"/>
            <w:tcBorders>
              <w:top w:val="nil"/>
              <w:left w:val="nil"/>
              <w:bottom w:val="single" w:sz="4" w:space="0" w:color="auto"/>
              <w:right w:val="single" w:sz="4" w:space="0" w:color="auto"/>
            </w:tcBorders>
            <w:shd w:val="clear" w:color="auto" w:fill="auto"/>
            <w:noWrap/>
            <w:vAlign w:val="center"/>
            <w:hideMark/>
          </w:tcPr>
          <w:p w14:paraId="0713525C" w14:textId="0F05C1D1" w:rsidR="00402DB6" w:rsidRPr="0048090B" w:rsidRDefault="001A3ABB" w:rsidP="00402DB6">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402DB6" w:rsidRPr="0048090B">
              <w:rPr>
                <w:rFonts w:ascii="Times New Roman" w:eastAsia="ＭＳ 明朝" w:hAnsi="Times New Roman" w:cs="Times New Roman"/>
                <w:color w:val="000000"/>
                <w:kern w:val="0"/>
                <w:szCs w:val="21"/>
              </w:rPr>
              <w:t>4388</w:t>
            </w:r>
          </w:p>
        </w:tc>
        <w:tc>
          <w:tcPr>
            <w:tcW w:w="204" w:type="dxa"/>
            <w:tcBorders>
              <w:top w:val="nil"/>
              <w:left w:val="nil"/>
              <w:bottom w:val="single" w:sz="4" w:space="0" w:color="auto"/>
              <w:right w:val="single" w:sz="4" w:space="0" w:color="auto"/>
            </w:tcBorders>
          </w:tcPr>
          <w:p w14:paraId="6DB1AC49"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DFD3DA5" w14:textId="4EEDD49B"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276" w:type="dxa"/>
            <w:tcBorders>
              <w:top w:val="nil"/>
              <w:left w:val="nil"/>
              <w:bottom w:val="single" w:sz="4" w:space="0" w:color="auto"/>
              <w:right w:val="single" w:sz="4" w:space="0" w:color="auto"/>
            </w:tcBorders>
            <w:vAlign w:val="center"/>
          </w:tcPr>
          <w:p w14:paraId="5732CC97" w14:textId="0EA4219D"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52DF9B0A" w14:textId="6AE93249"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5.230</w:t>
            </w:r>
          </w:p>
        </w:tc>
      </w:tr>
      <w:tr w:rsidR="00402DB6" w:rsidRPr="0048090B" w14:paraId="30E66975" w14:textId="6E4668D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2A68ED2"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389" w:type="dxa"/>
            <w:tcBorders>
              <w:top w:val="nil"/>
              <w:left w:val="nil"/>
              <w:bottom w:val="single" w:sz="4" w:space="0" w:color="auto"/>
              <w:right w:val="single" w:sz="4" w:space="0" w:color="auto"/>
            </w:tcBorders>
            <w:shd w:val="clear" w:color="auto" w:fill="auto"/>
            <w:noWrap/>
            <w:vAlign w:val="center"/>
            <w:hideMark/>
          </w:tcPr>
          <w:p w14:paraId="2AC1E85B"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417" w:type="dxa"/>
            <w:tcBorders>
              <w:top w:val="nil"/>
              <w:left w:val="nil"/>
              <w:bottom w:val="single" w:sz="4" w:space="0" w:color="auto"/>
              <w:right w:val="single" w:sz="4" w:space="0" w:color="auto"/>
            </w:tcBorders>
            <w:shd w:val="clear" w:color="auto" w:fill="auto"/>
            <w:noWrap/>
            <w:vAlign w:val="center"/>
            <w:hideMark/>
          </w:tcPr>
          <w:p w14:paraId="6BFBAB45" w14:textId="656F4BB7" w:rsidR="00402DB6" w:rsidRPr="0048090B" w:rsidRDefault="001A3ABB" w:rsidP="00402DB6">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402DB6" w:rsidRPr="0048090B">
              <w:rPr>
                <w:rFonts w:ascii="Times New Roman" w:eastAsia="ＭＳ 明朝" w:hAnsi="Times New Roman" w:cs="Times New Roman"/>
                <w:color w:val="000000"/>
                <w:kern w:val="0"/>
                <w:szCs w:val="21"/>
              </w:rPr>
              <w:t>8771</w:t>
            </w:r>
          </w:p>
        </w:tc>
        <w:tc>
          <w:tcPr>
            <w:tcW w:w="204" w:type="dxa"/>
            <w:tcBorders>
              <w:top w:val="nil"/>
              <w:left w:val="nil"/>
              <w:bottom w:val="single" w:sz="4" w:space="0" w:color="auto"/>
              <w:right w:val="single" w:sz="4" w:space="0" w:color="auto"/>
            </w:tcBorders>
          </w:tcPr>
          <w:p w14:paraId="26E7CEA7"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E30BF6C" w14:textId="79C07D78"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276" w:type="dxa"/>
            <w:tcBorders>
              <w:top w:val="nil"/>
              <w:left w:val="nil"/>
              <w:bottom w:val="single" w:sz="4" w:space="0" w:color="auto"/>
              <w:right w:val="single" w:sz="4" w:space="0" w:color="auto"/>
            </w:tcBorders>
            <w:vAlign w:val="center"/>
          </w:tcPr>
          <w:p w14:paraId="4F2C5871" w14:textId="05D4BAF7"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7349C874" w14:textId="79B88A56"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5.662</w:t>
            </w:r>
          </w:p>
        </w:tc>
      </w:tr>
      <w:tr w:rsidR="00402DB6" w:rsidRPr="0048090B" w14:paraId="3BC0C3EF" w14:textId="2E5AA47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2687CDB"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89" w:type="dxa"/>
            <w:tcBorders>
              <w:top w:val="nil"/>
              <w:left w:val="nil"/>
              <w:bottom w:val="single" w:sz="4" w:space="0" w:color="auto"/>
              <w:right w:val="single" w:sz="4" w:space="0" w:color="auto"/>
            </w:tcBorders>
            <w:shd w:val="clear" w:color="auto" w:fill="auto"/>
            <w:noWrap/>
            <w:vAlign w:val="center"/>
            <w:hideMark/>
          </w:tcPr>
          <w:p w14:paraId="4D8A9EBF"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417" w:type="dxa"/>
            <w:tcBorders>
              <w:top w:val="nil"/>
              <w:left w:val="nil"/>
              <w:bottom w:val="single" w:sz="4" w:space="0" w:color="auto"/>
              <w:right w:val="single" w:sz="4" w:space="0" w:color="auto"/>
            </w:tcBorders>
            <w:shd w:val="clear" w:color="auto" w:fill="auto"/>
            <w:noWrap/>
            <w:vAlign w:val="center"/>
            <w:hideMark/>
          </w:tcPr>
          <w:p w14:paraId="59F8E046" w14:textId="37A003CC"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c>
          <w:tcPr>
            <w:tcW w:w="204" w:type="dxa"/>
            <w:tcBorders>
              <w:top w:val="nil"/>
              <w:left w:val="nil"/>
              <w:bottom w:val="single" w:sz="4" w:space="0" w:color="auto"/>
              <w:right w:val="single" w:sz="4" w:space="0" w:color="auto"/>
            </w:tcBorders>
          </w:tcPr>
          <w:p w14:paraId="51C5E392"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664C6DE" w14:textId="2203A77B"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276" w:type="dxa"/>
            <w:tcBorders>
              <w:top w:val="nil"/>
              <w:left w:val="nil"/>
              <w:bottom w:val="single" w:sz="4" w:space="0" w:color="auto"/>
              <w:right w:val="single" w:sz="4" w:space="0" w:color="auto"/>
            </w:tcBorders>
            <w:vAlign w:val="center"/>
          </w:tcPr>
          <w:p w14:paraId="432E17BA" w14:textId="1751F025"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5A5115AF" w14:textId="10BE7B02"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6.094</w:t>
            </w:r>
          </w:p>
        </w:tc>
      </w:tr>
      <w:tr w:rsidR="00402DB6" w:rsidRPr="0048090B" w14:paraId="55BA9E21" w14:textId="6850FD3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D296DE1"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89" w:type="dxa"/>
            <w:tcBorders>
              <w:top w:val="nil"/>
              <w:left w:val="nil"/>
              <w:bottom w:val="single" w:sz="4" w:space="0" w:color="auto"/>
              <w:right w:val="single" w:sz="4" w:space="0" w:color="auto"/>
            </w:tcBorders>
            <w:shd w:val="clear" w:color="auto" w:fill="auto"/>
            <w:noWrap/>
            <w:vAlign w:val="center"/>
            <w:hideMark/>
          </w:tcPr>
          <w:p w14:paraId="69694A92"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417" w:type="dxa"/>
            <w:tcBorders>
              <w:top w:val="nil"/>
              <w:left w:val="nil"/>
              <w:bottom w:val="single" w:sz="4" w:space="0" w:color="auto"/>
              <w:right w:val="single" w:sz="4" w:space="0" w:color="auto"/>
            </w:tcBorders>
            <w:shd w:val="clear" w:color="auto" w:fill="auto"/>
            <w:noWrap/>
            <w:vAlign w:val="center"/>
            <w:hideMark/>
          </w:tcPr>
          <w:p w14:paraId="075EAA5E" w14:textId="7681C3A8"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p>
        </w:tc>
        <w:tc>
          <w:tcPr>
            <w:tcW w:w="204" w:type="dxa"/>
            <w:tcBorders>
              <w:top w:val="nil"/>
              <w:left w:val="nil"/>
              <w:bottom w:val="single" w:sz="4" w:space="0" w:color="auto"/>
              <w:right w:val="single" w:sz="4" w:space="0" w:color="auto"/>
            </w:tcBorders>
          </w:tcPr>
          <w:p w14:paraId="748BE71D"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6104470" w14:textId="5C797061"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276" w:type="dxa"/>
            <w:tcBorders>
              <w:top w:val="nil"/>
              <w:left w:val="nil"/>
              <w:bottom w:val="single" w:sz="4" w:space="0" w:color="auto"/>
              <w:right w:val="single" w:sz="4" w:space="0" w:color="auto"/>
            </w:tcBorders>
            <w:vAlign w:val="center"/>
          </w:tcPr>
          <w:p w14:paraId="391E3B67" w14:textId="5B27909F"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57D9B988" w14:textId="6B3BEC41"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6.525</w:t>
            </w:r>
          </w:p>
        </w:tc>
      </w:tr>
      <w:tr w:rsidR="00402DB6" w:rsidRPr="0048090B" w14:paraId="54FD7877" w14:textId="53D8B85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514ADA"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89" w:type="dxa"/>
            <w:tcBorders>
              <w:top w:val="nil"/>
              <w:left w:val="nil"/>
              <w:bottom w:val="single" w:sz="4" w:space="0" w:color="auto"/>
              <w:right w:val="single" w:sz="4" w:space="0" w:color="auto"/>
            </w:tcBorders>
            <w:shd w:val="clear" w:color="auto" w:fill="auto"/>
            <w:noWrap/>
            <w:vAlign w:val="center"/>
            <w:hideMark/>
          </w:tcPr>
          <w:p w14:paraId="10B1787F"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417" w:type="dxa"/>
            <w:tcBorders>
              <w:top w:val="nil"/>
              <w:left w:val="nil"/>
              <w:bottom w:val="single" w:sz="4" w:space="0" w:color="auto"/>
              <w:right w:val="single" w:sz="4" w:space="0" w:color="auto"/>
            </w:tcBorders>
            <w:shd w:val="clear" w:color="auto" w:fill="auto"/>
            <w:noWrap/>
            <w:vAlign w:val="center"/>
            <w:hideMark/>
          </w:tcPr>
          <w:p w14:paraId="036857D0" w14:textId="74E36CED"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p>
        </w:tc>
        <w:tc>
          <w:tcPr>
            <w:tcW w:w="204" w:type="dxa"/>
            <w:tcBorders>
              <w:top w:val="nil"/>
              <w:left w:val="nil"/>
              <w:bottom w:val="single" w:sz="4" w:space="0" w:color="auto"/>
              <w:right w:val="single" w:sz="4" w:space="0" w:color="auto"/>
            </w:tcBorders>
          </w:tcPr>
          <w:p w14:paraId="70B6F0DF"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C2497DB" w14:textId="5A5CC214"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276" w:type="dxa"/>
            <w:tcBorders>
              <w:top w:val="nil"/>
              <w:left w:val="nil"/>
              <w:bottom w:val="single" w:sz="4" w:space="0" w:color="auto"/>
              <w:right w:val="single" w:sz="4" w:space="0" w:color="auto"/>
            </w:tcBorders>
            <w:vAlign w:val="center"/>
          </w:tcPr>
          <w:p w14:paraId="62E27384" w14:textId="763F42AB"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24766952" w14:textId="53D6AEEA"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6.956</w:t>
            </w:r>
          </w:p>
        </w:tc>
      </w:tr>
      <w:tr w:rsidR="00402DB6" w:rsidRPr="0048090B" w14:paraId="2A6D4C1D" w14:textId="08C310F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B034606"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89" w:type="dxa"/>
            <w:tcBorders>
              <w:top w:val="nil"/>
              <w:left w:val="nil"/>
              <w:bottom w:val="single" w:sz="4" w:space="0" w:color="auto"/>
              <w:right w:val="single" w:sz="4" w:space="0" w:color="auto"/>
            </w:tcBorders>
            <w:shd w:val="clear" w:color="auto" w:fill="auto"/>
            <w:noWrap/>
            <w:vAlign w:val="center"/>
            <w:hideMark/>
          </w:tcPr>
          <w:p w14:paraId="67A21105"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417" w:type="dxa"/>
            <w:tcBorders>
              <w:top w:val="nil"/>
              <w:left w:val="nil"/>
              <w:bottom w:val="single" w:sz="4" w:space="0" w:color="auto"/>
              <w:right w:val="single" w:sz="4" w:space="0" w:color="auto"/>
            </w:tcBorders>
            <w:shd w:val="clear" w:color="auto" w:fill="auto"/>
            <w:noWrap/>
            <w:vAlign w:val="center"/>
            <w:hideMark/>
          </w:tcPr>
          <w:p w14:paraId="4F73D989" w14:textId="6E0139B8"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w:t>
            </w:r>
          </w:p>
        </w:tc>
        <w:tc>
          <w:tcPr>
            <w:tcW w:w="204" w:type="dxa"/>
            <w:tcBorders>
              <w:top w:val="nil"/>
              <w:left w:val="nil"/>
              <w:bottom w:val="single" w:sz="4" w:space="0" w:color="auto"/>
              <w:right w:val="single" w:sz="4" w:space="0" w:color="auto"/>
            </w:tcBorders>
          </w:tcPr>
          <w:p w14:paraId="5331B621"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E6F6D03" w14:textId="5861AB87"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53B5E148" w14:textId="73D15A01"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03907528" w14:textId="40104B91"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7.386</w:t>
            </w:r>
          </w:p>
        </w:tc>
      </w:tr>
      <w:tr w:rsidR="00402DB6" w:rsidRPr="0048090B" w14:paraId="64481AF5" w14:textId="11239F2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E0DCB3A"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89" w:type="dxa"/>
            <w:tcBorders>
              <w:top w:val="nil"/>
              <w:left w:val="nil"/>
              <w:bottom w:val="single" w:sz="4" w:space="0" w:color="auto"/>
              <w:right w:val="single" w:sz="4" w:space="0" w:color="auto"/>
            </w:tcBorders>
            <w:shd w:val="clear" w:color="auto" w:fill="auto"/>
            <w:noWrap/>
            <w:vAlign w:val="center"/>
            <w:hideMark/>
          </w:tcPr>
          <w:p w14:paraId="323A4FFB"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417" w:type="dxa"/>
            <w:tcBorders>
              <w:top w:val="nil"/>
              <w:left w:val="nil"/>
              <w:bottom w:val="single" w:sz="4" w:space="0" w:color="auto"/>
              <w:right w:val="single" w:sz="4" w:space="0" w:color="auto"/>
            </w:tcBorders>
            <w:shd w:val="clear" w:color="auto" w:fill="auto"/>
            <w:noWrap/>
            <w:vAlign w:val="center"/>
            <w:hideMark/>
          </w:tcPr>
          <w:p w14:paraId="021B16D8" w14:textId="4C2FE01A"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3.060</w:t>
            </w:r>
          </w:p>
        </w:tc>
        <w:tc>
          <w:tcPr>
            <w:tcW w:w="204" w:type="dxa"/>
            <w:tcBorders>
              <w:top w:val="nil"/>
              <w:left w:val="nil"/>
              <w:bottom w:val="single" w:sz="4" w:space="0" w:color="auto"/>
              <w:right w:val="single" w:sz="4" w:space="0" w:color="auto"/>
            </w:tcBorders>
          </w:tcPr>
          <w:p w14:paraId="2D9649E3"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E9C6638" w14:textId="1B6B6C93"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6" w:type="dxa"/>
            <w:tcBorders>
              <w:top w:val="nil"/>
              <w:left w:val="nil"/>
              <w:bottom w:val="single" w:sz="4" w:space="0" w:color="auto"/>
              <w:right w:val="single" w:sz="4" w:space="0" w:color="auto"/>
            </w:tcBorders>
            <w:vAlign w:val="center"/>
          </w:tcPr>
          <w:p w14:paraId="710A32C8" w14:textId="084829BE"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559" w:type="dxa"/>
            <w:tcBorders>
              <w:top w:val="nil"/>
              <w:left w:val="nil"/>
              <w:bottom w:val="single" w:sz="4" w:space="0" w:color="auto"/>
              <w:right w:val="single" w:sz="4" w:space="0" w:color="auto"/>
            </w:tcBorders>
            <w:vAlign w:val="center"/>
          </w:tcPr>
          <w:p w14:paraId="2F4B0497" w14:textId="63B52AE5"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7.816</w:t>
            </w:r>
          </w:p>
        </w:tc>
      </w:tr>
      <w:tr w:rsidR="00402DB6" w:rsidRPr="0048090B" w14:paraId="31A058F2" w14:textId="3B0CA20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D3F1594"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89" w:type="dxa"/>
            <w:tcBorders>
              <w:top w:val="nil"/>
              <w:left w:val="nil"/>
              <w:bottom w:val="single" w:sz="4" w:space="0" w:color="auto"/>
              <w:right w:val="single" w:sz="4" w:space="0" w:color="auto"/>
            </w:tcBorders>
            <w:shd w:val="clear" w:color="auto" w:fill="auto"/>
            <w:noWrap/>
            <w:vAlign w:val="center"/>
            <w:hideMark/>
          </w:tcPr>
          <w:p w14:paraId="382BA0D0"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417" w:type="dxa"/>
            <w:tcBorders>
              <w:top w:val="nil"/>
              <w:left w:val="nil"/>
              <w:bottom w:val="single" w:sz="4" w:space="0" w:color="auto"/>
              <w:right w:val="single" w:sz="4" w:space="0" w:color="auto"/>
            </w:tcBorders>
            <w:shd w:val="clear" w:color="auto" w:fill="auto"/>
            <w:noWrap/>
            <w:vAlign w:val="center"/>
            <w:hideMark/>
          </w:tcPr>
          <w:p w14:paraId="7CC5216D" w14:textId="383B9126"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3.495</w:t>
            </w:r>
          </w:p>
        </w:tc>
        <w:tc>
          <w:tcPr>
            <w:tcW w:w="204" w:type="dxa"/>
            <w:tcBorders>
              <w:top w:val="nil"/>
              <w:left w:val="nil"/>
              <w:bottom w:val="single" w:sz="4" w:space="0" w:color="auto"/>
              <w:right w:val="single" w:sz="4" w:space="0" w:color="auto"/>
            </w:tcBorders>
          </w:tcPr>
          <w:p w14:paraId="3370D5D2"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EB0772D" w14:textId="4E62263C"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02D8DFA1" w14:textId="0C5B4189"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559" w:type="dxa"/>
            <w:tcBorders>
              <w:top w:val="nil"/>
              <w:left w:val="nil"/>
              <w:bottom w:val="single" w:sz="4" w:space="0" w:color="auto"/>
              <w:right w:val="single" w:sz="4" w:space="0" w:color="auto"/>
            </w:tcBorders>
            <w:vAlign w:val="center"/>
          </w:tcPr>
          <w:p w14:paraId="5507D4B7" w14:textId="603C1F3E"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8.245</w:t>
            </w:r>
          </w:p>
        </w:tc>
      </w:tr>
      <w:tr w:rsidR="00402DB6" w:rsidRPr="0048090B" w14:paraId="4079AF86" w14:textId="015B78A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81099D"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89" w:type="dxa"/>
            <w:tcBorders>
              <w:top w:val="nil"/>
              <w:left w:val="nil"/>
              <w:bottom w:val="single" w:sz="4" w:space="0" w:color="auto"/>
              <w:right w:val="single" w:sz="4" w:space="0" w:color="auto"/>
            </w:tcBorders>
            <w:shd w:val="clear" w:color="auto" w:fill="auto"/>
            <w:noWrap/>
            <w:vAlign w:val="center"/>
            <w:hideMark/>
          </w:tcPr>
          <w:p w14:paraId="445AB3BC"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417" w:type="dxa"/>
            <w:tcBorders>
              <w:top w:val="nil"/>
              <w:left w:val="nil"/>
              <w:bottom w:val="single" w:sz="4" w:space="0" w:color="auto"/>
              <w:right w:val="single" w:sz="4" w:space="0" w:color="auto"/>
            </w:tcBorders>
            <w:shd w:val="clear" w:color="auto" w:fill="auto"/>
            <w:noWrap/>
            <w:vAlign w:val="center"/>
            <w:hideMark/>
          </w:tcPr>
          <w:p w14:paraId="66AE1C1F" w14:textId="7D876F74"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w:t>
            </w:r>
          </w:p>
        </w:tc>
        <w:tc>
          <w:tcPr>
            <w:tcW w:w="204" w:type="dxa"/>
            <w:tcBorders>
              <w:top w:val="nil"/>
              <w:left w:val="nil"/>
              <w:bottom w:val="single" w:sz="4" w:space="0" w:color="auto"/>
              <w:right w:val="single" w:sz="4" w:space="0" w:color="auto"/>
            </w:tcBorders>
          </w:tcPr>
          <w:p w14:paraId="35DE9365"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D2FEEB7" w14:textId="778703AB"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22E5B2BB" w14:textId="76EBBEF7"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559" w:type="dxa"/>
            <w:tcBorders>
              <w:top w:val="nil"/>
              <w:left w:val="nil"/>
              <w:bottom w:val="single" w:sz="4" w:space="0" w:color="auto"/>
              <w:right w:val="single" w:sz="4" w:space="0" w:color="auto"/>
            </w:tcBorders>
            <w:vAlign w:val="center"/>
          </w:tcPr>
          <w:p w14:paraId="61068384" w14:textId="4FCB9E7D"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8.673</w:t>
            </w:r>
          </w:p>
        </w:tc>
      </w:tr>
      <w:tr w:rsidR="00402DB6" w:rsidRPr="0048090B" w14:paraId="1ED217B3" w14:textId="59BFE37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4F6E7D"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89" w:type="dxa"/>
            <w:tcBorders>
              <w:top w:val="nil"/>
              <w:left w:val="nil"/>
              <w:bottom w:val="single" w:sz="4" w:space="0" w:color="auto"/>
              <w:right w:val="single" w:sz="4" w:space="0" w:color="auto"/>
            </w:tcBorders>
            <w:shd w:val="clear" w:color="auto" w:fill="auto"/>
            <w:noWrap/>
            <w:vAlign w:val="center"/>
            <w:hideMark/>
          </w:tcPr>
          <w:p w14:paraId="5D4E7DD6"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417" w:type="dxa"/>
            <w:tcBorders>
              <w:top w:val="nil"/>
              <w:left w:val="nil"/>
              <w:bottom w:val="single" w:sz="4" w:space="0" w:color="auto"/>
              <w:right w:val="single" w:sz="4" w:space="0" w:color="auto"/>
            </w:tcBorders>
            <w:shd w:val="clear" w:color="auto" w:fill="auto"/>
            <w:noWrap/>
            <w:vAlign w:val="center"/>
            <w:hideMark/>
          </w:tcPr>
          <w:p w14:paraId="273E5F13" w14:textId="518C0A3C"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w:t>
            </w:r>
          </w:p>
        </w:tc>
        <w:tc>
          <w:tcPr>
            <w:tcW w:w="204" w:type="dxa"/>
            <w:tcBorders>
              <w:top w:val="nil"/>
              <w:left w:val="nil"/>
              <w:bottom w:val="single" w:sz="4" w:space="0" w:color="auto"/>
              <w:right w:val="single" w:sz="4" w:space="0" w:color="auto"/>
            </w:tcBorders>
          </w:tcPr>
          <w:p w14:paraId="03A5A444"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18668FB" w14:textId="04717E10"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0C763EBA" w14:textId="10FDCC42"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2F511B5F" w14:textId="7391CC67" w:rsidR="00402DB6" w:rsidRPr="0048090B" w:rsidRDefault="00402DB6" w:rsidP="00B9362F">
            <w:pPr>
              <w:widowControl/>
              <w:jc w:val="right"/>
              <w:rPr>
                <w:rFonts w:ascii="Times New Roman" w:eastAsia="ＭＳ 明朝" w:hAnsi="Times New Roman" w:cs="Times New Roman"/>
                <w:color w:val="000000"/>
                <w:kern w:val="0"/>
                <w:szCs w:val="21"/>
              </w:rPr>
            </w:pPr>
          </w:p>
        </w:tc>
      </w:tr>
    </w:tbl>
    <w:p w14:paraId="7E83433B" w14:textId="77777777" w:rsidR="00F67D61" w:rsidRPr="0048090B" w:rsidRDefault="00F67D61" w:rsidP="00B9362F">
      <w:pPr>
        <w:widowControl/>
        <w:rPr>
          <w:rFonts w:ascii="Times New Roman" w:eastAsia="ＭＳ 明朝" w:hAnsi="Times New Roman" w:cs="Times New Roman"/>
          <w:szCs w:val="21"/>
        </w:rPr>
      </w:pPr>
    </w:p>
    <w:p w14:paraId="0CB737EE" w14:textId="19C8B0CB"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74" w:name="_Toc126851003"/>
      <w:r w:rsidRPr="0048090B">
        <w:rPr>
          <w:rStyle w:val="normaltextrun"/>
          <w:rFonts w:ascii="Times New Roman" w:eastAsia="ＭＳ 明朝" w:hAnsi="Times New Roman" w:cs="Times New Roman"/>
          <w:sz w:val="21"/>
          <w:szCs w:val="21"/>
        </w:rPr>
        <w:t>220415CP_cell0.2g_2</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974"/>
    </w:p>
    <w:p w14:paraId="6BE964EC" w14:textId="77777777" w:rsidR="00F67D61" w:rsidRPr="0048090B" w:rsidRDefault="00F67D61" w:rsidP="00B9362F">
      <w:pPr>
        <w:pStyle w:val="a4"/>
        <w:widowControl/>
        <w:numPr>
          <w:ilvl w:val="0"/>
          <w:numId w:val="52"/>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回目で測定した</w:t>
      </w:r>
      <w:r w:rsidRPr="0048090B">
        <w:rPr>
          <w:rStyle w:val="normaltextrun"/>
          <w:rFonts w:ascii="Times New Roman" w:eastAsia="ＭＳ 明朝" w:hAnsi="Times New Roman" w:cs="Times New Roman"/>
          <w:szCs w:val="21"/>
        </w:rPr>
        <w:t>220415 CP_cell0.2g</w:t>
      </w:r>
      <w:r w:rsidRPr="0048090B">
        <w:rPr>
          <w:rStyle w:val="normaltextrun"/>
          <w:rFonts w:ascii="Times New Roman" w:eastAsia="ＭＳ 明朝" w:hAnsi="Times New Roman" w:cs="Times New Roman"/>
          <w:szCs w:val="21"/>
        </w:rPr>
        <w:t>の電極をミリ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水で洗浄しプロワイプで水分を拭き取り、再度使用した。</w:t>
      </w:r>
    </w:p>
    <w:p w14:paraId="73D1AC2A" w14:textId="77777777" w:rsidR="00F67D61" w:rsidRPr="0048090B" w:rsidRDefault="00F67D61" w:rsidP="00B9362F">
      <w:pPr>
        <w:pStyle w:val="a4"/>
        <w:widowControl/>
        <w:numPr>
          <w:ilvl w:val="0"/>
          <w:numId w:val="5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DC6BFF7" w14:textId="77777777" w:rsidR="00F67D61" w:rsidRPr="0048090B" w:rsidRDefault="00F67D61" w:rsidP="00B9362F">
      <w:pPr>
        <w:pStyle w:val="a4"/>
        <w:widowControl/>
        <w:numPr>
          <w:ilvl w:val="0"/>
          <w:numId w:val="5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5CBF588C" w14:textId="2310FE76" w:rsidR="00F67D61" w:rsidRPr="0048090B" w:rsidRDefault="00F67D61" w:rsidP="00B9362F">
      <w:pPr>
        <w:pStyle w:val="a4"/>
        <w:widowControl/>
        <w:numPr>
          <w:ilvl w:val="0"/>
          <w:numId w:val="5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mM)</w:t>
      </w:r>
      <w:r w:rsidRPr="0048090B">
        <w:rPr>
          <w:rStyle w:val="normaltextrun"/>
          <w:rFonts w:ascii="Times New Roman" w:eastAsia="ＭＳ 明朝" w:hAnsi="Times New Roman" w:cs="Times New Roman"/>
          <w:szCs w:val="21"/>
        </w:rPr>
        <w:t>に</w:t>
      </w:r>
      <w:r w:rsidR="0083723E" w:rsidRPr="0083723E">
        <w:rPr>
          <w:rStyle w:val="normaltextrun"/>
          <w:rFonts w:ascii="Cambria Math" w:eastAsia="ＭＳ 明朝" w:hAnsi="Cambria Math" w:cs="Cambria Math"/>
          <w:szCs w:val="21"/>
        </w:rPr>
        <w:t>③</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33B4C954" w14:textId="77777777" w:rsidR="00F67D61" w:rsidRPr="0048090B" w:rsidRDefault="00F67D61" w:rsidP="00B9362F">
      <w:pPr>
        <w:pStyle w:val="a4"/>
        <w:widowControl/>
        <w:numPr>
          <w:ilvl w:val="0"/>
          <w:numId w:val="5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399C6685" w14:textId="77777777" w:rsidR="00F67D61" w:rsidRPr="0083723E" w:rsidRDefault="00F67D61" w:rsidP="00B9362F">
      <w:pPr>
        <w:pStyle w:val="a4"/>
        <w:widowControl/>
        <w:numPr>
          <w:ilvl w:val="0"/>
          <w:numId w:val="52"/>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lastRenderedPageBreak/>
        <w:t>ス</w:t>
      </w:r>
      <w:r w:rsidRPr="0083723E">
        <w:rPr>
          <w:rFonts w:ascii="Times New Roman" w:eastAsia="ＭＳ 明朝" w:hAnsi="Times New Roman" w:cs="Times New Roman"/>
          <w:szCs w:val="21"/>
        </w:rPr>
        <w:t>ターラーによる撹拌を伴い測定した。</w:t>
      </w:r>
    </w:p>
    <w:p w14:paraId="4015CF56" w14:textId="77777777" w:rsidR="00F67D61" w:rsidRPr="0083723E" w:rsidRDefault="00F67D61" w:rsidP="00B9362F">
      <w:pPr>
        <w:pStyle w:val="a4"/>
        <w:widowControl/>
        <w:numPr>
          <w:ilvl w:val="0"/>
          <w:numId w:val="52"/>
        </w:numPr>
        <w:ind w:leftChars="0"/>
        <w:rPr>
          <w:rFonts w:ascii="Times New Roman" w:eastAsia="ＭＳ 明朝" w:hAnsi="Times New Roman" w:cs="Times New Roman"/>
          <w:szCs w:val="21"/>
        </w:rPr>
      </w:pPr>
      <w:r w:rsidRPr="0083723E">
        <w:rPr>
          <w:rFonts w:ascii="Cambria Math" w:eastAsia="ＭＳ 明朝" w:hAnsi="Cambria Math" w:cs="Cambria Math"/>
          <w:szCs w:val="21"/>
        </w:rPr>
        <w:t>④</w:t>
      </w:r>
      <w:r w:rsidRPr="0083723E">
        <w:rPr>
          <w:rFonts w:ascii="Times New Roman" w:eastAsia="ＭＳ 明朝" w:hAnsi="Times New Roman" w:cs="Times New Roman"/>
          <w:szCs w:val="21"/>
        </w:rPr>
        <w:t>の溶液をマイクロピペットで連続的に加えた。</w:t>
      </w:r>
    </w:p>
    <w:p w14:paraId="1FBFF9F9" w14:textId="77777777" w:rsidR="00F67D61" w:rsidRPr="0048090B" w:rsidRDefault="00F67D61" w:rsidP="00B9362F">
      <w:pPr>
        <w:widowControl/>
        <w:rPr>
          <w:rFonts w:ascii="Times New Roman" w:eastAsia="ＭＳ 明朝" w:hAnsi="Times New Roman" w:cs="Times New Roman"/>
          <w:szCs w:val="21"/>
        </w:rPr>
      </w:pPr>
      <w:r w:rsidRPr="0083723E">
        <w:rPr>
          <w:rFonts w:ascii="Times New Roman" w:eastAsia="ＭＳ 明朝" w:hAnsi="Times New Roman" w:cs="Times New Roman"/>
          <w:szCs w:val="21"/>
        </w:rPr>
        <w:t>下の表は</w:t>
      </w:r>
      <w:r w:rsidRPr="0048090B">
        <w:rPr>
          <w:rFonts w:ascii="Times New Roman" w:eastAsia="ＭＳ 明朝" w:hAnsi="Times New Roman" w:cs="Times New Roman"/>
          <w:szCs w:val="21"/>
        </w:rPr>
        <w:t>経過時間とその時のグルコースの合計量とセル内の濃度を示したものである。</w:t>
      </w:r>
    </w:p>
    <w:p w14:paraId="22E5963B" w14:textId="77777777" w:rsidR="00F67D61" w:rsidRPr="0048090B" w:rsidRDefault="00F67D61" w:rsidP="00B9362F">
      <w:pPr>
        <w:widowControl/>
        <w:rPr>
          <w:rFonts w:ascii="Times New Roman" w:eastAsia="ＭＳ 明朝" w:hAnsi="Times New Roman" w:cs="Times New Roman"/>
          <w:szCs w:val="21"/>
        </w:rPr>
      </w:pPr>
    </w:p>
    <w:p w14:paraId="5CC127EE" w14:textId="54584732"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-3</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953792" w:rsidRPr="0048090B" w14:paraId="26417E8F" w14:textId="20C47930"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25AEC6" w14:textId="77777777" w:rsidR="00953792" w:rsidRPr="0048090B" w:rsidRDefault="0095379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5AECF8D" w14:textId="77777777" w:rsidR="00953792" w:rsidRPr="0048090B" w:rsidRDefault="0095379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0E5D242D" w14:textId="77777777" w:rsidR="00953792" w:rsidRPr="0048090B" w:rsidRDefault="0095379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5B863F87" w14:textId="77777777" w:rsidR="00953792" w:rsidRPr="0048090B" w:rsidRDefault="00953792" w:rsidP="00953792">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2C69EFA5" w14:textId="3D7D985E" w:rsidR="00953792" w:rsidRPr="0048090B" w:rsidRDefault="00953792" w:rsidP="00953792">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771B522C" w14:textId="164B1243" w:rsidR="00953792" w:rsidRPr="0048090B" w:rsidRDefault="00953792" w:rsidP="00953792">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6E2C5BE4" w14:textId="59084C16" w:rsidR="00953792" w:rsidRPr="0048090B" w:rsidRDefault="00953792" w:rsidP="00953792">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953792" w:rsidRPr="0048090B" w14:paraId="2198DA3E" w14:textId="308F9F4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9A0EDDF" w14:textId="5DFEC99C" w:rsidR="00953792" w:rsidRPr="0048090B" w:rsidRDefault="0095379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6DD24725" w14:textId="77777777" w:rsidR="00953792" w:rsidRPr="0048090B" w:rsidRDefault="0095379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37004D0E" w14:textId="29823CF6" w:rsidR="00953792" w:rsidRPr="0048090B" w:rsidRDefault="0095379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856033">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4A450C6A" w14:textId="77777777" w:rsidR="00953792" w:rsidRPr="0048090B" w:rsidRDefault="00953792" w:rsidP="00953792">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0DDD6FC" w14:textId="12895039" w:rsidR="00953792" w:rsidRPr="0048090B" w:rsidRDefault="00953792" w:rsidP="00953792">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298D4EE0" w14:textId="11F6D0BE" w:rsidR="00953792" w:rsidRPr="0048090B" w:rsidRDefault="00953792" w:rsidP="00953792">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2D17AC3C" w14:textId="6F30A751" w:rsidR="00953792" w:rsidRPr="0048090B" w:rsidRDefault="00953792" w:rsidP="00953792">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856033">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856033" w:rsidRPr="0048090B" w14:paraId="24F59AFA" w14:textId="7F7440E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FF95349"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1AFD24C3"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7C780F73" w14:textId="38D7596C"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4BD8C72F"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9EAACAB" w14:textId="5F8E9E3F"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2AEEF25D" w14:textId="78221B9B"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2BD4B640" w14:textId="388E5F59"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w:t>
            </w:r>
          </w:p>
        </w:tc>
      </w:tr>
      <w:tr w:rsidR="00856033" w:rsidRPr="0048090B" w14:paraId="217446D6" w14:textId="5DF8B4D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D472762"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DBECE24"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0BF71884" w14:textId="3AEA78EF" w:rsidR="00856033" w:rsidRPr="0048090B" w:rsidRDefault="009573EA" w:rsidP="0085603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856033" w:rsidRPr="0048090B">
              <w:rPr>
                <w:rFonts w:ascii="Times New Roman" w:eastAsia="ＭＳ 明朝" w:hAnsi="Times New Roman" w:cs="Times New Roman"/>
                <w:color w:val="000000"/>
                <w:kern w:val="0"/>
                <w:szCs w:val="21"/>
              </w:rPr>
              <w:t>4388</w:t>
            </w:r>
          </w:p>
        </w:tc>
        <w:tc>
          <w:tcPr>
            <w:tcW w:w="204" w:type="dxa"/>
            <w:tcBorders>
              <w:top w:val="nil"/>
              <w:left w:val="nil"/>
              <w:bottom w:val="single" w:sz="4" w:space="0" w:color="auto"/>
              <w:right w:val="single" w:sz="4" w:space="0" w:color="auto"/>
            </w:tcBorders>
          </w:tcPr>
          <w:p w14:paraId="6FB5A13B"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93DC63E" w14:textId="5D69F111"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41EAF152" w14:textId="18ADBD91"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6D38A47D" w14:textId="502E3D6B"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4.797</w:t>
            </w:r>
          </w:p>
        </w:tc>
      </w:tr>
      <w:tr w:rsidR="00856033" w:rsidRPr="0048090B" w14:paraId="5A5D7225" w14:textId="4CAEB5E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CE5324"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7A5845EB"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277F5144" w14:textId="58F37201" w:rsidR="00856033" w:rsidRPr="0048090B" w:rsidRDefault="009573EA" w:rsidP="0085603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856033" w:rsidRPr="0048090B">
              <w:rPr>
                <w:rFonts w:ascii="Times New Roman" w:eastAsia="ＭＳ 明朝" w:hAnsi="Times New Roman" w:cs="Times New Roman"/>
                <w:color w:val="000000"/>
                <w:kern w:val="0"/>
                <w:szCs w:val="21"/>
              </w:rPr>
              <w:t>8771</w:t>
            </w:r>
          </w:p>
        </w:tc>
        <w:tc>
          <w:tcPr>
            <w:tcW w:w="204" w:type="dxa"/>
            <w:tcBorders>
              <w:top w:val="nil"/>
              <w:left w:val="nil"/>
              <w:bottom w:val="single" w:sz="4" w:space="0" w:color="auto"/>
              <w:right w:val="single" w:sz="4" w:space="0" w:color="auto"/>
            </w:tcBorders>
          </w:tcPr>
          <w:p w14:paraId="6E000C26"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584FF5C" w14:textId="73EC6DD4"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3A455F36" w14:textId="0363BF83"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12627EF3" w14:textId="0E696ABB"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5.230</w:t>
            </w:r>
          </w:p>
        </w:tc>
      </w:tr>
      <w:tr w:rsidR="00856033" w:rsidRPr="0048090B" w14:paraId="635F419C" w14:textId="633FC64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F0EA7B"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E603FE2"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3D7F9AB7" w14:textId="7D303DA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c>
          <w:tcPr>
            <w:tcW w:w="204" w:type="dxa"/>
            <w:tcBorders>
              <w:top w:val="nil"/>
              <w:left w:val="nil"/>
              <w:bottom w:val="single" w:sz="4" w:space="0" w:color="auto"/>
              <w:right w:val="single" w:sz="4" w:space="0" w:color="auto"/>
            </w:tcBorders>
          </w:tcPr>
          <w:p w14:paraId="43AEE807"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0A63CE1" w14:textId="13914061"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247A483A" w14:textId="5779F313"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02318D4D" w14:textId="3EBA38F0"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5.662</w:t>
            </w:r>
          </w:p>
        </w:tc>
      </w:tr>
      <w:tr w:rsidR="00856033" w:rsidRPr="0048090B" w14:paraId="29E29966" w14:textId="1F51935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64E36C"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317599B3"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07963E59" w14:textId="0927200A"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p>
        </w:tc>
        <w:tc>
          <w:tcPr>
            <w:tcW w:w="204" w:type="dxa"/>
            <w:tcBorders>
              <w:top w:val="nil"/>
              <w:left w:val="nil"/>
              <w:bottom w:val="single" w:sz="4" w:space="0" w:color="auto"/>
              <w:right w:val="single" w:sz="4" w:space="0" w:color="auto"/>
            </w:tcBorders>
          </w:tcPr>
          <w:p w14:paraId="10161F42"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8F42FC" w14:textId="5B2DA5BF"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6E097C1C" w14:textId="09D495EE"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7CEB31B5" w14:textId="3D04D2BC"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6.094</w:t>
            </w:r>
          </w:p>
        </w:tc>
      </w:tr>
      <w:tr w:rsidR="00856033" w:rsidRPr="0048090B" w14:paraId="13F68EE0" w14:textId="27CF34D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523B950"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76893B67"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09B8DCAD" w14:textId="7D154B7D"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p>
        </w:tc>
        <w:tc>
          <w:tcPr>
            <w:tcW w:w="204" w:type="dxa"/>
            <w:tcBorders>
              <w:top w:val="nil"/>
              <w:left w:val="nil"/>
              <w:bottom w:val="single" w:sz="4" w:space="0" w:color="auto"/>
              <w:right w:val="single" w:sz="4" w:space="0" w:color="auto"/>
            </w:tcBorders>
          </w:tcPr>
          <w:p w14:paraId="63A30A0F"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32BB802" w14:textId="4D8A8F1D"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4F3F07A2" w14:textId="5BA24B5D"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4014A2B3" w14:textId="34FDE868"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6.525</w:t>
            </w:r>
          </w:p>
        </w:tc>
      </w:tr>
      <w:tr w:rsidR="00856033" w:rsidRPr="0048090B" w14:paraId="7C51BDF3" w14:textId="7FD445C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4D3D96D"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7E491152"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542A7830" w14:textId="0BC9AA23"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w:t>
            </w:r>
          </w:p>
        </w:tc>
        <w:tc>
          <w:tcPr>
            <w:tcW w:w="204" w:type="dxa"/>
            <w:tcBorders>
              <w:top w:val="nil"/>
              <w:left w:val="nil"/>
              <w:bottom w:val="single" w:sz="4" w:space="0" w:color="auto"/>
              <w:right w:val="single" w:sz="4" w:space="0" w:color="auto"/>
            </w:tcBorders>
          </w:tcPr>
          <w:p w14:paraId="0F2BCD52"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D869CCC" w14:textId="62472BF5"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276" w:type="dxa"/>
            <w:tcBorders>
              <w:top w:val="nil"/>
              <w:left w:val="nil"/>
              <w:bottom w:val="single" w:sz="4" w:space="0" w:color="auto"/>
              <w:right w:val="single" w:sz="4" w:space="0" w:color="auto"/>
            </w:tcBorders>
            <w:vAlign w:val="center"/>
          </w:tcPr>
          <w:p w14:paraId="0039F0FD" w14:textId="263BC8F2"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49DEDA33" w14:textId="5290B7B6"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6.956</w:t>
            </w:r>
          </w:p>
        </w:tc>
      </w:tr>
      <w:tr w:rsidR="00856033" w:rsidRPr="0048090B" w14:paraId="40447FCF" w14:textId="7AB7105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6F0FE6C"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465D6BD9"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
          <w:p w14:paraId="08FF2BEB" w14:textId="14E4A766"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3.060</w:t>
            </w:r>
          </w:p>
        </w:tc>
        <w:tc>
          <w:tcPr>
            <w:tcW w:w="204" w:type="dxa"/>
            <w:tcBorders>
              <w:top w:val="nil"/>
              <w:left w:val="nil"/>
              <w:bottom w:val="single" w:sz="4" w:space="0" w:color="auto"/>
              <w:right w:val="single" w:sz="4" w:space="0" w:color="auto"/>
            </w:tcBorders>
          </w:tcPr>
          <w:p w14:paraId="7E1563A0"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BFC18A0" w14:textId="42127BDF"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276" w:type="dxa"/>
            <w:tcBorders>
              <w:top w:val="nil"/>
              <w:left w:val="nil"/>
              <w:bottom w:val="single" w:sz="4" w:space="0" w:color="auto"/>
              <w:right w:val="single" w:sz="4" w:space="0" w:color="auto"/>
            </w:tcBorders>
            <w:vAlign w:val="center"/>
          </w:tcPr>
          <w:p w14:paraId="7149A5BD" w14:textId="244BB986"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316827EA" w14:textId="22F6A536"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7.386</w:t>
            </w:r>
          </w:p>
        </w:tc>
      </w:tr>
      <w:tr w:rsidR="00856033" w:rsidRPr="0048090B" w14:paraId="332E6C6A" w14:textId="1BBE2F1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E7ECD6"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42758FE7"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
          <w:p w14:paraId="331E79AB" w14:textId="6B2CC216"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3.495</w:t>
            </w:r>
          </w:p>
        </w:tc>
        <w:tc>
          <w:tcPr>
            <w:tcW w:w="204" w:type="dxa"/>
            <w:tcBorders>
              <w:top w:val="nil"/>
              <w:left w:val="nil"/>
              <w:bottom w:val="single" w:sz="4" w:space="0" w:color="auto"/>
              <w:right w:val="single" w:sz="4" w:space="0" w:color="auto"/>
            </w:tcBorders>
          </w:tcPr>
          <w:p w14:paraId="73BAF5A4"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A2074E4" w14:textId="26A0B658"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276" w:type="dxa"/>
            <w:tcBorders>
              <w:top w:val="nil"/>
              <w:left w:val="nil"/>
              <w:bottom w:val="single" w:sz="4" w:space="0" w:color="auto"/>
              <w:right w:val="single" w:sz="4" w:space="0" w:color="auto"/>
            </w:tcBorders>
            <w:vAlign w:val="center"/>
          </w:tcPr>
          <w:p w14:paraId="7A31473C" w14:textId="10487E24"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559" w:type="dxa"/>
            <w:tcBorders>
              <w:top w:val="nil"/>
              <w:left w:val="nil"/>
              <w:bottom w:val="single" w:sz="4" w:space="0" w:color="auto"/>
              <w:right w:val="single" w:sz="4" w:space="0" w:color="auto"/>
            </w:tcBorders>
            <w:vAlign w:val="center"/>
          </w:tcPr>
          <w:p w14:paraId="4F86C507" w14:textId="2F1EAC0C"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7.816</w:t>
            </w:r>
          </w:p>
        </w:tc>
      </w:tr>
      <w:tr w:rsidR="00856033" w:rsidRPr="0048090B" w14:paraId="204544FD" w14:textId="099761A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01E970"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3F6539BD"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06" w:type="dxa"/>
            <w:tcBorders>
              <w:top w:val="nil"/>
              <w:left w:val="nil"/>
              <w:bottom w:val="single" w:sz="4" w:space="0" w:color="auto"/>
              <w:right w:val="single" w:sz="4" w:space="0" w:color="auto"/>
            </w:tcBorders>
            <w:shd w:val="clear" w:color="auto" w:fill="auto"/>
            <w:noWrap/>
            <w:vAlign w:val="center"/>
            <w:hideMark/>
          </w:tcPr>
          <w:p w14:paraId="2964EF83" w14:textId="10A67809"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w:t>
            </w:r>
          </w:p>
        </w:tc>
        <w:tc>
          <w:tcPr>
            <w:tcW w:w="204" w:type="dxa"/>
            <w:tcBorders>
              <w:top w:val="nil"/>
              <w:left w:val="nil"/>
              <w:bottom w:val="single" w:sz="4" w:space="0" w:color="auto"/>
              <w:right w:val="single" w:sz="4" w:space="0" w:color="auto"/>
            </w:tcBorders>
          </w:tcPr>
          <w:p w14:paraId="765307E9"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F898003" w14:textId="6AC90950"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276" w:type="dxa"/>
            <w:tcBorders>
              <w:top w:val="nil"/>
              <w:left w:val="nil"/>
              <w:bottom w:val="single" w:sz="4" w:space="0" w:color="auto"/>
              <w:right w:val="single" w:sz="4" w:space="0" w:color="auto"/>
            </w:tcBorders>
            <w:vAlign w:val="center"/>
          </w:tcPr>
          <w:p w14:paraId="2900A5BE" w14:textId="20F9F61D"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559" w:type="dxa"/>
            <w:tcBorders>
              <w:top w:val="nil"/>
              <w:left w:val="nil"/>
              <w:bottom w:val="single" w:sz="4" w:space="0" w:color="auto"/>
              <w:right w:val="single" w:sz="4" w:space="0" w:color="auto"/>
            </w:tcBorders>
            <w:vAlign w:val="center"/>
          </w:tcPr>
          <w:p w14:paraId="18E33BC6" w14:textId="5D57A797"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8.245</w:t>
            </w:r>
          </w:p>
        </w:tc>
      </w:tr>
    </w:tbl>
    <w:p w14:paraId="7FADA6C4" w14:textId="77777777" w:rsidR="00F67D61" w:rsidRPr="0048090B" w:rsidRDefault="00F67D61" w:rsidP="00B9362F">
      <w:pPr>
        <w:widowControl/>
        <w:rPr>
          <w:rFonts w:ascii="Times New Roman" w:eastAsia="ＭＳ 明朝" w:hAnsi="Times New Roman" w:cs="Times New Roman"/>
          <w:szCs w:val="21"/>
        </w:rPr>
      </w:pPr>
    </w:p>
    <w:p w14:paraId="43E39C79" w14:textId="047714C1"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75" w:name="_Toc126851004"/>
      <w:r w:rsidRPr="0048090B">
        <w:rPr>
          <w:rStyle w:val="normaltextrun"/>
          <w:rFonts w:ascii="Times New Roman" w:eastAsia="ＭＳ 明朝" w:hAnsi="Times New Roman" w:cs="Times New Roman"/>
          <w:sz w:val="21"/>
          <w:szCs w:val="21"/>
        </w:rPr>
        <w:t>220415CP_cell0.2g_3</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975"/>
    </w:p>
    <w:p w14:paraId="0DF69DC2" w14:textId="77777777" w:rsidR="00F67D61" w:rsidRPr="0048090B" w:rsidRDefault="00F67D61" w:rsidP="00B9362F">
      <w:pPr>
        <w:pStyle w:val="a4"/>
        <w:widowControl/>
        <w:numPr>
          <w:ilvl w:val="0"/>
          <w:numId w:val="53"/>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回目で測定した</w:t>
      </w:r>
      <w:r w:rsidRPr="0048090B">
        <w:rPr>
          <w:rStyle w:val="normaltextrun"/>
          <w:rFonts w:ascii="Times New Roman" w:eastAsia="ＭＳ 明朝" w:hAnsi="Times New Roman" w:cs="Times New Roman"/>
          <w:szCs w:val="21"/>
        </w:rPr>
        <w:t>220415 CP_cell0.2g</w:t>
      </w:r>
      <w:r w:rsidRPr="0048090B">
        <w:rPr>
          <w:rStyle w:val="normaltextrun"/>
          <w:rFonts w:ascii="Times New Roman" w:eastAsia="ＭＳ 明朝" w:hAnsi="Times New Roman" w:cs="Times New Roman"/>
          <w:szCs w:val="21"/>
        </w:rPr>
        <w:t>の電極をミリ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水で洗浄しプロワイプで水分を拭き取り、再度使用した。</w:t>
      </w:r>
    </w:p>
    <w:p w14:paraId="490EE01C" w14:textId="77777777" w:rsidR="00F67D61" w:rsidRPr="0048090B" w:rsidRDefault="00F67D61" w:rsidP="00B9362F">
      <w:pPr>
        <w:pStyle w:val="a4"/>
        <w:widowControl/>
        <w:numPr>
          <w:ilvl w:val="0"/>
          <w:numId w:val="53"/>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AB87AB2" w14:textId="77777777" w:rsidR="00F67D61" w:rsidRPr="0048090B" w:rsidRDefault="00F67D61" w:rsidP="00B9362F">
      <w:pPr>
        <w:pStyle w:val="a4"/>
        <w:widowControl/>
        <w:numPr>
          <w:ilvl w:val="0"/>
          <w:numId w:val="53"/>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7247E769" w14:textId="02FE606A" w:rsidR="00F67D61" w:rsidRPr="0048090B" w:rsidRDefault="00F67D61" w:rsidP="00B9362F">
      <w:pPr>
        <w:pStyle w:val="a4"/>
        <w:widowControl/>
        <w:numPr>
          <w:ilvl w:val="0"/>
          <w:numId w:val="53"/>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w:t>
      </w:r>
      <w:r w:rsidRPr="00B3033E">
        <w:rPr>
          <w:rStyle w:val="normaltextrun"/>
          <w:rFonts w:ascii="Times New Roman" w:eastAsia="ＭＳ 明朝" w:hAnsi="Times New Roman" w:cs="Times New Roman"/>
          <w:szCs w:val="21"/>
        </w:rPr>
        <w:t>M)</w:t>
      </w:r>
      <w:r w:rsidRPr="00B3033E">
        <w:rPr>
          <w:rStyle w:val="normaltextrun"/>
          <w:rFonts w:ascii="Times New Roman" w:eastAsia="ＭＳ 明朝" w:hAnsi="Times New Roman" w:cs="Times New Roman"/>
          <w:szCs w:val="21"/>
        </w:rPr>
        <w:t>に</w:t>
      </w:r>
      <w:r w:rsidR="00B3033E" w:rsidRPr="00B3033E">
        <w:rPr>
          <w:rStyle w:val="normaltextrun"/>
          <w:rFonts w:ascii="Cambria Math" w:eastAsia="ＭＳ 明朝" w:hAnsi="Cambria Math" w:cs="Cambria Math"/>
          <w:szCs w:val="21"/>
        </w:rPr>
        <w:t>③</w:t>
      </w:r>
      <w:r w:rsidRPr="00B3033E">
        <w:rPr>
          <w:rStyle w:val="normaltextrun"/>
          <w:rFonts w:ascii="Times New Roman" w:eastAsia="ＭＳ 明朝" w:hAnsi="Times New Roman" w:cs="Times New Roman"/>
          <w:szCs w:val="21"/>
        </w:rPr>
        <w:t>の</w:t>
      </w:r>
      <w:r w:rsidRPr="0048090B">
        <w:rPr>
          <w:rStyle w:val="normaltextrun"/>
          <w:rFonts w:ascii="Times New Roman" w:eastAsia="ＭＳ 明朝" w:hAnsi="Times New Roman" w:cs="Times New Roman"/>
          <w:szCs w:val="21"/>
        </w:rPr>
        <w:t>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4B85A4CD" w14:textId="77777777" w:rsidR="00F67D61" w:rsidRPr="0048090B" w:rsidRDefault="00F67D61" w:rsidP="00B9362F">
      <w:pPr>
        <w:pStyle w:val="a4"/>
        <w:widowControl/>
        <w:numPr>
          <w:ilvl w:val="0"/>
          <w:numId w:val="53"/>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61101779" w14:textId="77777777" w:rsidR="00F67D61" w:rsidRPr="0048090B" w:rsidRDefault="00F67D61" w:rsidP="00B9362F">
      <w:pPr>
        <w:pStyle w:val="a4"/>
        <w:widowControl/>
        <w:numPr>
          <w:ilvl w:val="0"/>
          <w:numId w:val="53"/>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41617657" w14:textId="77777777" w:rsidR="00F67D61" w:rsidRPr="0048090B" w:rsidRDefault="00F67D61" w:rsidP="00B9362F">
      <w:pPr>
        <w:pStyle w:val="a4"/>
        <w:widowControl/>
        <w:numPr>
          <w:ilvl w:val="0"/>
          <w:numId w:val="53"/>
        </w:numPr>
        <w:ind w:leftChars="0"/>
        <w:rPr>
          <w:rFonts w:ascii="Times New Roman" w:eastAsia="ＭＳ 明朝" w:hAnsi="Times New Roman" w:cs="Times New Roman"/>
          <w:szCs w:val="21"/>
        </w:rPr>
      </w:pPr>
      <w:r w:rsidRPr="0048090B">
        <w:rPr>
          <w:rFonts w:ascii="Cambria Math" w:eastAsia="ＭＳ 明朝" w:hAnsi="Cambria Math" w:cs="Cambria Math"/>
          <w:szCs w:val="21"/>
        </w:rPr>
        <w:t>④</w:t>
      </w:r>
      <w:r w:rsidRPr="0048090B">
        <w:rPr>
          <w:rFonts w:ascii="Times New Roman" w:eastAsia="ＭＳ 明朝" w:hAnsi="Times New Roman" w:cs="Times New Roman"/>
          <w:szCs w:val="21"/>
        </w:rPr>
        <w:t>の溶液をマイクロピペットで連続的に加えた。</w:t>
      </w:r>
    </w:p>
    <w:p w14:paraId="5305CB56"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1138C7E4" w14:textId="1F3D5972" w:rsidR="00F67D61" w:rsidRPr="0048090B" w:rsidRDefault="00780EA8" w:rsidP="00B9362F">
      <w:pPr>
        <w:widowControl/>
        <w:rPr>
          <w:rFonts w:ascii="Times New Roman" w:eastAsia="ＭＳ 明朝" w:hAnsi="Times New Roman" w:cs="Times New Roman"/>
          <w:szCs w:val="21"/>
        </w:rPr>
      </w:pPr>
      <w:r>
        <w:rPr>
          <w:rFonts w:ascii="Times New Roman" w:eastAsia="ＭＳ 明朝" w:hAnsi="Times New Roman" w:cs="Times New Roman"/>
          <w:szCs w:val="21"/>
        </w:rPr>
        <w:br w:type="page"/>
      </w:r>
    </w:p>
    <w:p w14:paraId="2F8732F3" w14:textId="55ABC9FE"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67D61" w:rsidRPr="0048090B" w14:paraId="437F80A3" w14:textId="77777777" w:rsidTr="006D79D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BA6D97" w14:textId="77777777" w:rsidR="00F67D61" w:rsidRPr="0048090B" w:rsidRDefault="00F67D6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B0B277A" w14:textId="77777777" w:rsidR="00F67D61" w:rsidRPr="0048090B" w:rsidRDefault="00F67D6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5F64345" w14:textId="77777777" w:rsidR="00F67D61" w:rsidRPr="0048090B" w:rsidRDefault="00F67D6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F67D61" w:rsidRPr="0048090B" w14:paraId="392F0050"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76CD80" w14:textId="73C57202" w:rsidR="00F67D61" w:rsidRPr="0048090B" w:rsidRDefault="00F67D6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780EA8"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1B66AA3" w14:textId="77777777" w:rsidR="00F67D61" w:rsidRPr="0048090B" w:rsidRDefault="00F67D6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6E25BF76" w14:textId="0EC5AA77" w:rsidR="00F67D61" w:rsidRPr="0048090B" w:rsidRDefault="00F67D6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8657B2">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F67D61" w:rsidRPr="0048090B" w14:paraId="1EF88B59"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B2BCD02"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3A64BEA9"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45F339AD" w14:textId="22696688"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r>
      <w:tr w:rsidR="00F67D61" w:rsidRPr="0048090B" w14:paraId="1A44ED82"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006A595"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5A0B0D35"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7506A06A" w14:textId="53A94B2E" w:rsidR="00F67D61" w:rsidRPr="0048090B" w:rsidRDefault="008657B2" w:rsidP="008657B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F67D61" w:rsidRPr="0048090B">
              <w:rPr>
                <w:rFonts w:ascii="Times New Roman" w:eastAsia="ＭＳ 明朝" w:hAnsi="Times New Roman" w:cs="Times New Roman"/>
                <w:color w:val="000000"/>
                <w:kern w:val="0"/>
                <w:szCs w:val="21"/>
              </w:rPr>
              <w:t>4388</w:t>
            </w:r>
          </w:p>
        </w:tc>
      </w:tr>
      <w:tr w:rsidR="00F67D61" w:rsidRPr="0048090B" w14:paraId="44B4A9D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1585663"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14F6FCB8"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6249CFC5" w14:textId="00C71C28" w:rsidR="00F67D61" w:rsidRPr="0048090B" w:rsidRDefault="008657B2" w:rsidP="008657B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F67D61" w:rsidRPr="0048090B">
              <w:rPr>
                <w:rFonts w:ascii="Times New Roman" w:eastAsia="ＭＳ 明朝" w:hAnsi="Times New Roman" w:cs="Times New Roman"/>
                <w:color w:val="000000"/>
                <w:kern w:val="0"/>
                <w:szCs w:val="21"/>
              </w:rPr>
              <w:t>8771</w:t>
            </w:r>
          </w:p>
        </w:tc>
      </w:tr>
      <w:tr w:rsidR="00F67D61" w:rsidRPr="0048090B" w14:paraId="3A4F001A"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1E528F9"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2F61C04F"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541B6719" w14:textId="718FE5CC"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r>
      <w:tr w:rsidR="00F67D61" w:rsidRPr="0048090B" w14:paraId="46DF8E8D"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C3AD01"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4D0C4C0"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5818B4DE" w14:textId="30CA669D"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p>
        </w:tc>
      </w:tr>
    </w:tbl>
    <w:p w14:paraId="096C9244" w14:textId="77777777" w:rsidR="00F67D61" w:rsidRPr="0048090B" w:rsidRDefault="00F67D61" w:rsidP="00B9362F">
      <w:pPr>
        <w:widowControl/>
        <w:rPr>
          <w:rFonts w:ascii="Times New Roman" w:eastAsia="ＭＳ 明朝" w:hAnsi="Times New Roman" w:cs="Times New Roman"/>
          <w:szCs w:val="21"/>
        </w:rPr>
      </w:pPr>
    </w:p>
    <w:p w14:paraId="2533E26B" w14:textId="6E2E893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76" w:name="_Toc126851005"/>
      <w:r w:rsidRPr="0048090B">
        <w:rPr>
          <w:rStyle w:val="normaltextrun"/>
          <w:rFonts w:ascii="Times New Roman" w:eastAsia="ＭＳ 明朝" w:hAnsi="Times New Roman" w:cs="Times New Roman"/>
          <w:sz w:val="21"/>
          <w:szCs w:val="21"/>
        </w:rPr>
        <w:t>220906CP_cell0.02g CA</w:t>
      </w:r>
      <w:r w:rsidRPr="0048090B">
        <w:rPr>
          <w:rStyle w:val="normaltextrun"/>
          <w:rFonts w:ascii="Times New Roman" w:eastAsia="ＭＳ 明朝" w:hAnsi="Times New Roman" w:cs="Times New Roman"/>
          <w:sz w:val="21"/>
          <w:szCs w:val="21"/>
        </w:rPr>
        <w:t>測定</w:t>
      </w:r>
      <w:bookmarkEnd w:id="976"/>
    </w:p>
    <w:p w14:paraId="5281E0B0" w14:textId="77777777" w:rsidR="00F67D61" w:rsidRPr="0048090B" w:rsidRDefault="00F67D61" w:rsidP="00B9362F">
      <w:pPr>
        <w:pStyle w:val="a4"/>
        <w:widowControl/>
        <w:numPr>
          <w:ilvl w:val="0"/>
          <w:numId w:val="54"/>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B959428" w14:textId="77777777" w:rsidR="00F67D61" w:rsidRPr="0048090B" w:rsidRDefault="00F67D61" w:rsidP="00B9362F">
      <w:pPr>
        <w:pStyle w:val="a4"/>
        <w:widowControl/>
        <w:numPr>
          <w:ilvl w:val="0"/>
          <w:numId w:val="54"/>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1461A2AB" w14:textId="77777777" w:rsidR="00F67D61" w:rsidRPr="0048090B" w:rsidRDefault="00F67D61" w:rsidP="00B9362F">
      <w:pPr>
        <w:pStyle w:val="a4"/>
        <w:widowControl/>
        <w:numPr>
          <w:ilvl w:val="0"/>
          <w:numId w:val="54"/>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1.2582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0AA2F53" w14:textId="77777777" w:rsidR="00F67D61" w:rsidRPr="0048090B" w:rsidRDefault="00F67D61" w:rsidP="00B9362F">
      <w:pPr>
        <w:pStyle w:val="a4"/>
        <w:widowControl/>
        <w:numPr>
          <w:ilvl w:val="0"/>
          <w:numId w:val="54"/>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1BE63548" w14:textId="77777777" w:rsidR="00F67D61" w:rsidRPr="0048090B" w:rsidRDefault="00F67D61" w:rsidP="00B9362F">
      <w:pPr>
        <w:pStyle w:val="a4"/>
        <w:widowControl/>
        <w:numPr>
          <w:ilvl w:val="0"/>
          <w:numId w:val="54"/>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996D27D" w14:textId="77777777" w:rsidR="00F67D61" w:rsidRPr="0048090B" w:rsidRDefault="00F67D61" w:rsidP="00B9362F">
      <w:pPr>
        <w:pStyle w:val="a4"/>
        <w:widowControl/>
        <w:numPr>
          <w:ilvl w:val="0"/>
          <w:numId w:val="54"/>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A15E7C1"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1568AD49" w14:textId="77777777" w:rsidR="00F67D61" w:rsidRPr="0048090B" w:rsidRDefault="00F67D61" w:rsidP="00B9362F">
      <w:pPr>
        <w:widowControl/>
        <w:rPr>
          <w:rFonts w:ascii="Times New Roman" w:eastAsia="ＭＳ 明朝" w:hAnsi="Times New Roman" w:cs="Times New Roman"/>
          <w:szCs w:val="21"/>
        </w:rPr>
      </w:pPr>
    </w:p>
    <w:p w14:paraId="6BCC78A6" w14:textId="1869EA88" w:rsidR="00F67D61" w:rsidRPr="0048090B" w:rsidRDefault="00F67D61" w:rsidP="00A007A1">
      <w:pPr>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-5</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214"/>
        <w:gridCol w:w="1417"/>
        <w:gridCol w:w="1559"/>
      </w:tblGrid>
      <w:tr w:rsidR="00606883" w:rsidRPr="0048090B" w14:paraId="6F80287A" w14:textId="50BF93CD"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3D5BD0" w14:textId="77777777" w:rsidR="00606883" w:rsidRPr="0048090B" w:rsidRDefault="0060688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2F7F66E" w14:textId="77777777" w:rsidR="00606883" w:rsidRPr="0048090B" w:rsidRDefault="0060688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6DB5B8D1" w14:textId="77777777" w:rsidR="00606883" w:rsidRPr="0048090B" w:rsidRDefault="0060688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70EF0E0F" w14:textId="77777777" w:rsidR="00606883" w:rsidRPr="0048090B" w:rsidRDefault="00606883" w:rsidP="00606883">
            <w:pPr>
              <w:widowControl/>
              <w:rPr>
                <w:rFonts w:ascii="Times New Roman" w:eastAsia="ＭＳ 明朝" w:hAnsi="Times New Roman" w:cs="Times New Roman"/>
                <w:color w:val="000000"/>
                <w:kern w:val="0"/>
                <w:szCs w:val="21"/>
              </w:rPr>
            </w:pPr>
          </w:p>
        </w:tc>
        <w:tc>
          <w:tcPr>
            <w:tcW w:w="1214" w:type="dxa"/>
            <w:tcBorders>
              <w:top w:val="single" w:sz="4" w:space="0" w:color="auto"/>
              <w:left w:val="nil"/>
              <w:bottom w:val="single" w:sz="4" w:space="0" w:color="auto"/>
              <w:right w:val="single" w:sz="4" w:space="0" w:color="auto"/>
            </w:tcBorders>
            <w:vAlign w:val="center"/>
          </w:tcPr>
          <w:p w14:paraId="6095F6B0" w14:textId="611709EC" w:rsidR="00606883" w:rsidRPr="0048090B" w:rsidRDefault="00606883" w:rsidP="0060688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417" w:type="dxa"/>
            <w:tcBorders>
              <w:top w:val="single" w:sz="4" w:space="0" w:color="auto"/>
              <w:left w:val="nil"/>
              <w:bottom w:val="single" w:sz="4" w:space="0" w:color="auto"/>
              <w:right w:val="single" w:sz="4" w:space="0" w:color="auto"/>
            </w:tcBorders>
            <w:vAlign w:val="center"/>
          </w:tcPr>
          <w:p w14:paraId="7425A842" w14:textId="4BE47AC6" w:rsidR="00606883" w:rsidRPr="0048090B" w:rsidRDefault="00606883" w:rsidP="0060688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63B4E283" w14:textId="1746E82E" w:rsidR="00606883" w:rsidRPr="0048090B" w:rsidRDefault="00606883" w:rsidP="0060688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606883" w:rsidRPr="0048090B" w14:paraId="054A329E" w14:textId="263C322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9DC895" w14:textId="2D9FC2D3" w:rsidR="00606883" w:rsidRPr="0048090B" w:rsidRDefault="0060688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3E3ED5"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1A24C423" w14:textId="77777777" w:rsidR="00606883" w:rsidRPr="0048090B" w:rsidRDefault="0060688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0F853B8C" w14:textId="28542EEF" w:rsidR="00606883" w:rsidRPr="0048090B" w:rsidRDefault="0060688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3E3ED5">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56AC6247" w14:textId="77777777" w:rsidR="00606883" w:rsidRPr="0048090B" w:rsidRDefault="00606883" w:rsidP="00606883">
            <w:pPr>
              <w:widowControl/>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6E5BBC0E" w14:textId="6501D99D" w:rsidR="00606883" w:rsidRPr="0048090B" w:rsidRDefault="00606883" w:rsidP="0060688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3E3ED5" w:rsidRPr="0048090B">
              <w:rPr>
                <w:rFonts w:ascii="Times New Roman" w:eastAsia="ＭＳ 明朝" w:hAnsi="Times New Roman" w:cs="Times New Roman"/>
                <w:color w:val="000000"/>
                <w:kern w:val="0"/>
                <w:szCs w:val="21"/>
              </w:rPr>
              <w:t>Sec</w:t>
            </w:r>
          </w:p>
        </w:tc>
        <w:tc>
          <w:tcPr>
            <w:tcW w:w="1417" w:type="dxa"/>
            <w:tcBorders>
              <w:top w:val="nil"/>
              <w:left w:val="nil"/>
              <w:bottom w:val="single" w:sz="4" w:space="0" w:color="auto"/>
              <w:right w:val="single" w:sz="4" w:space="0" w:color="auto"/>
            </w:tcBorders>
            <w:vAlign w:val="center"/>
          </w:tcPr>
          <w:p w14:paraId="504A5B66" w14:textId="14F7FD9C" w:rsidR="00606883" w:rsidRPr="0048090B" w:rsidRDefault="00606883" w:rsidP="0060688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4FA12AB3" w14:textId="20209FBB" w:rsidR="00606883" w:rsidRPr="0048090B" w:rsidRDefault="00606883" w:rsidP="0060688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3E3ED5">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606883" w:rsidRPr="0048090B" w14:paraId="03D2C8B5" w14:textId="726F09A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849930"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BF58C59"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3615F7DE" w14:textId="13064862"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4C627B42"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28D34A1B" w14:textId="7BA409BF"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417" w:type="dxa"/>
            <w:tcBorders>
              <w:top w:val="nil"/>
              <w:left w:val="nil"/>
              <w:bottom w:val="single" w:sz="4" w:space="0" w:color="auto"/>
              <w:right w:val="single" w:sz="4" w:space="0" w:color="auto"/>
            </w:tcBorders>
            <w:vAlign w:val="center"/>
          </w:tcPr>
          <w:p w14:paraId="4CCEA4E1" w14:textId="0A46DDE2"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w:t>
            </w:r>
          </w:p>
        </w:tc>
        <w:tc>
          <w:tcPr>
            <w:tcW w:w="1559" w:type="dxa"/>
            <w:tcBorders>
              <w:top w:val="nil"/>
              <w:left w:val="nil"/>
              <w:bottom w:val="single" w:sz="4" w:space="0" w:color="auto"/>
              <w:right w:val="single" w:sz="4" w:space="0" w:color="auto"/>
            </w:tcBorders>
            <w:vAlign w:val="center"/>
          </w:tcPr>
          <w:p w14:paraId="2E9838FC" w14:textId="7313A41A"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1.133</w:t>
            </w:r>
          </w:p>
        </w:tc>
      </w:tr>
      <w:tr w:rsidR="00606883" w:rsidRPr="0048090B" w14:paraId="6E5CB617" w14:textId="5BB2BC0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6A7F0D"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3898F183"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5E75F59F" w14:textId="25A4AB0F"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Pr="0048090B">
              <w:rPr>
                <w:rFonts w:ascii="Times New Roman" w:eastAsia="ＭＳ 明朝" w:hAnsi="Times New Roman" w:cs="Times New Roman"/>
                <w:color w:val="000000"/>
                <w:kern w:val="0"/>
                <w:szCs w:val="21"/>
              </w:rPr>
              <w:t>8729</w:t>
            </w:r>
          </w:p>
        </w:tc>
        <w:tc>
          <w:tcPr>
            <w:tcW w:w="204" w:type="dxa"/>
            <w:tcBorders>
              <w:top w:val="nil"/>
              <w:left w:val="nil"/>
              <w:bottom w:val="single" w:sz="4" w:space="0" w:color="auto"/>
              <w:right w:val="single" w:sz="4" w:space="0" w:color="auto"/>
            </w:tcBorders>
          </w:tcPr>
          <w:p w14:paraId="10F3011B"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72E36D18" w14:textId="09C84503"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417" w:type="dxa"/>
            <w:tcBorders>
              <w:top w:val="nil"/>
              <w:left w:val="nil"/>
              <w:bottom w:val="single" w:sz="4" w:space="0" w:color="auto"/>
              <w:right w:val="single" w:sz="4" w:space="0" w:color="auto"/>
            </w:tcBorders>
            <w:vAlign w:val="center"/>
          </w:tcPr>
          <w:p w14:paraId="19DD1FCB" w14:textId="65EAB0C9"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w:t>
            </w:r>
          </w:p>
        </w:tc>
        <w:tc>
          <w:tcPr>
            <w:tcW w:w="1559" w:type="dxa"/>
            <w:tcBorders>
              <w:top w:val="nil"/>
              <w:left w:val="nil"/>
              <w:bottom w:val="single" w:sz="4" w:space="0" w:color="auto"/>
              <w:right w:val="single" w:sz="4" w:space="0" w:color="auto"/>
            </w:tcBorders>
            <w:vAlign w:val="center"/>
          </w:tcPr>
          <w:p w14:paraId="53195BC7" w14:textId="394336B7"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1.568</w:t>
            </w:r>
          </w:p>
        </w:tc>
      </w:tr>
      <w:tr w:rsidR="00606883" w:rsidRPr="0048090B" w14:paraId="07E2A4FB" w14:textId="4FC0BD4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5C28EAE"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43E8B301"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512808B3" w14:textId="5199B145"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1746</w:t>
            </w:r>
          </w:p>
        </w:tc>
        <w:tc>
          <w:tcPr>
            <w:tcW w:w="204" w:type="dxa"/>
            <w:tcBorders>
              <w:top w:val="nil"/>
              <w:left w:val="nil"/>
              <w:bottom w:val="single" w:sz="4" w:space="0" w:color="auto"/>
              <w:right w:val="single" w:sz="4" w:space="0" w:color="auto"/>
            </w:tcBorders>
          </w:tcPr>
          <w:p w14:paraId="776C6474"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302A1480" w14:textId="78E1AE04"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417" w:type="dxa"/>
            <w:tcBorders>
              <w:top w:val="nil"/>
              <w:left w:val="nil"/>
              <w:bottom w:val="single" w:sz="4" w:space="0" w:color="auto"/>
              <w:right w:val="single" w:sz="4" w:space="0" w:color="auto"/>
            </w:tcBorders>
            <w:vAlign w:val="center"/>
          </w:tcPr>
          <w:p w14:paraId="596145D2" w14:textId="4AB0E628"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230</w:t>
            </w:r>
          </w:p>
        </w:tc>
        <w:tc>
          <w:tcPr>
            <w:tcW w:w="1559" w:type="dxa"/>
            <w:tcBorders>
              <w:top w:val="nil"/>
              <w:left w:val="nil"/>
              <w:bottom w:val="single" w:sz="4" w:space="0" w:color="auto"/>
              <w:right w:val="single" w:sz="4" w:space="0" w:color="auto"/>
            </w:tcBorders>
            <w:vAlign w:val="center"/>
          </w:tcPr>
          <w:p w14:paraId="03C06288" w14:textId="103290CA"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2.002</w:t>
            </w:r>
          </w:p>
        </w:tc>
      </w:tr>
      <w:tr w:rsidR="00606883" w:rsidRPr="0048090B" w14:paraId="260A0A47" w14:textId="5C31719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DFDE85"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536843AC"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61F8EF87" w14:textId="59D5EC7A"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2618</w:t>
            </w:r>
          </w:p>
        </w:tc>
        <w:tc>
          <w:tcPr>
            <w:tcW w:w="204" w:type="dxa"/>
            <w:tcBorders>
              <w:top w:val="nil"/>
              <w:left w:val="nil"/>
              <w:bottom w:val="single" w:sz="4" w:space="0" w:color="auto"/>
              <w:right w:val="single" w:sz="4" w:space="0" w:color="auto"/>
            </w:tcBorders>
          </w:tcPr>
          <w:p w14:paraId="5DFD8F0D"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6FE0C8AF" w14:textId="35F219D6"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417" w:type="dxa"/>
            <w:tcBorders>
              <w:top w:val="nil"/>
              <w:left w:val="nil"/>
              <w:bottom w:val="single" w:sz="4" w:space="0" w:color="auto"/>
              <w:right w:val="single" w:sz="4" w:space="0" w:color="auto"/>
            </w:tcBorders>
            <w:vAlign w:val="center"/>
          </w:tcPr>
          <w:p w14:paraId="1D7FDF4E" w14:textId="600FD1C5"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280</w:t>
            </w:r>
          </w:p>
        </w:tc>
        <w:tc>
          <w:tcPr>
            <w:tcW w:w="1559" w:type="dxa"/>
            <w:tcBorders>
              <w:top w:val="nil"/>
              <w:left w:val="nil"/>
              <w:bottom w:val="single" w:sz="4" w:space="0" w:color="auto"/>
              <w:right w:val="single" w:sz="4" w:space="0" w:color="auto"/>
            </w:tcBorders>
            <w:vAlign w:val="center"/>
          </w:tcPr>
          <w:p w14:paraId="4DA68562" w14:textId="7EDDE44D"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2.436</w:t>
            </w:r>
          </w:p>
        </w:tc>
      </w:tr>
      <w:tr w:rsidR="00606883" w:rsidRPr="0048090B" w14:paraId="2A58B294" w14:textId="19CF906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A38FF69"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27AB5323"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72A12015" w14:textId="1F312B1A"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3490</w:t>
            </w:r>
          </w:p>
        </w:tc>
        <w:tc>
          <w:tcPr>
            <w:tcW w:w="204" w:type="dxa"/>
            <w:tcBorders>
              <w:top w:val="nil"/>
              <w:left w:val="nil"/>
              <w:bottom w:val="single" w:sz="4" w:space="0" w:color="auto"/>
              <w:right w:val="single" w:sz="4" w:space="0" w:color="auto"/>
            </w:tcBorders>
          </w:tcPr>
          <w:p w14:paraId="13375363"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AE32D0F" w14:textId="455D0EC2"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417" w:type="dxa"/>
            <w:tcBorders>
              <w:top w:val="nil"/>
              <w:left w:val="nil"/>
              <w:bottom w:val="single" w:sz="4" w:space="0" w:color="auto"/>
              <w:right w:val="single" w:sz="4" w:space="0" w:color="auto"/>
            </w:tcBorders>
            <w:vAlign w:val="center"/>
          </w:tcPr>
          <w:p w14:paraId="08448566" w14:textId="4B5A8AC6"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380</w:t>
            </w:r>
          </w:p>
        </w:tc>
        <w:tc>
          <w:tcPr>
            <w:tcW w:w="1559" w:type="dxa"/>
            <w:tcBorders>
              <w:top w:val="nil"/>
              <w:left w:val="nil"/>
              <w:bottom w:val="single" w:sz="4" w:space="0" w:color="auto"/>
              <w:right w:val="single" w:sz="4" w:space="0" w:color="auto"/>
            </w:tcBorders>
            <w:vAlign w:val="center"/>
          </w:tcPr>
          <w:p w14:paraId="47BE5194" w14:textId="3C4F4B07"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3.302</w:t>
            </w:r>
          </w:p>
        </w:tc>
      </w:tr>
      <w:tr w:rsidR="00606883" w:rsidRPr="0048090B" w14:paraId="66A6EF2A" w14:textId="62A7EA4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7C78F70"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2DD693F4"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1BF6D06F" w14:textId="59882B4A"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4362</w:t>
            </w:r>
          </w:p>
        </w:tc>
        <w:tc>
          <w:tcPr>
            <w:tcW w:w="204" w:type="dxa"/>
            <w:tcBorders>
              <w:top w:val="nil"/>
              <w:left w:val="nil"/>
              <w:bottom w:val="single" w:sz="4" w:space="0" w:color="auto"/>
              <w:right w:val="single" w:sz="4" w:space="0" w:color="auto"/>
            </w:tcBorders>
          </w:tcPr>
          <w:p w14:paraId="7113274C"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ED3A099" w14:textId="1EC567C2"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417" w:type="dxa"/>
            <w:tcBorders>
              <w:top w:val="nil"/>
              <w:left w:val="nil"/>
              <w:bottom w:val="single" w:sz="4" w:space="0" w:color="auto"/>
              <w:right w:val="single" w:sz="4" w:space="0" w:color="auto"/>
            </w:tcBorders>
            <w:vAlign w:val="center"/>
          </w:tcPr>
          <w:p w14:paraId="77C5029E" w14:textId="6EA72FA7"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480</w:t>
            </w:r>
          </w:p>
        </w:tc>
        <w:tc>
          <w:tcPr>
            <w:tcW w:w="1559" w:type="dxa"/>
            <w:tcBorders>
              <w:top w:val="nil"/>
              <w:left w:val="nil"/>
              <w:bottom w:val="single" w:sz="4" w:space="0" w:color="auto"/>
              <w:right w:val="single" w:sz="4" w:space="0" w:color="auto"/>
            </w:tcBorders>
            <w:vAlign w:val="center"/>
          </w:tcPr>
          <w:p w14:paraId="5C025CF6" w14:textId="57F196EA"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4.165</w:t>
            </w:r>
          </w:p>
        </w:tc>
      </w:tr>
      <w:tr w:rsidR="00606883" w:rsidRPr="0048090B" w14:paraId="29B48F43" w14:textId="39097EB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320AFB"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73DC0829"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
          <w:p w14:paraId="5B3209F3" w14:textId="6C08AFA1"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5234</w:t>
            </w:r>
          </w:p>
        </w:tc>
        <w:tc>
          <w:tcPr>
            <w:tcW w:w="204" w:type="dxa"/>
            <w:tcBorders>
              <w:top w:val="nil"/>
              <w:left w:val="nil"/>
              <w:bottom w:val="single" w:sz="4" w:space="0" w:color="auto"/>
              <w:right w:val="single" w:sz="4" w:space="0" w:color="auto"/>
            </w:tcBorders>
          </w:tcPr>
          <w:p w14:paraId="1443879F"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3C4EB34E" w14:textId="518AEBB6"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417" w:type="dxa"/>
            <w:tcBorders>
              <w:top w:val="nil"/>
              <w:left w:val="nil"/>
              <w:bottom w:val="single" w:sz="4" w:space="0" w:color="auto"/>
              <w:right w:val="single" w:sz="4" w:space="0" w:color="auto"/>
            </w:tcBorders>
            <w:vAlign w:val="center"/>
          </w:tcPr>
          <w:p w14:paraId="3241911A" w14:textId="598B5C2E"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580</w:t>
            </w:r>
          </w:p>
        </w:tc>
        <w:tc>
          <w:tcPr>
            <w:tcW w:w="1559" w:type="dxa"/>
            <w:tcBorders>
              <w:top w:val="nil"/>
              <w:left w:val="nil"/>
              <w:bottom w:val="single" w:sz="4" w:space="0" w:color="auto"/>
              <w:right w:val="single" w:sz="4" w:space="0" w:color="auto"/>
            </w:tcBorders>
            <w:vAlign w:val="center"/>
          </w:tcPr>
          <w:p w14:paraId="18685D27" w14:textId="2446A5AE"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5.027</w:t>
            </w:r>
          </w:p>
        </w:tc>
      </w:tr>
      <w:tr w:rsidR="00606883" w:rsidRPr="0048090B" w14:paraId="72284E72" w14:textId="76C4182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EE8CAF8"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13BF4677"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w:t>
            </w:r>
          </w:p>
        </w:tc>
        <w:tc>
          <w:tcPr>
            <w:tcW w:w="1506" w:type="dxa"/>
            <w:tcBorders>
              <w:top w:val="nil"/>
              <w:left w:val="nil"/>
              <w:bottom w:val="single" w:sz="4" w:space="0" w:color="auto"/>
              <w:right w:val="single" w:sz="4" w:space="0" w:color="auto"/>
            </w:tcBorders>
            <w:shd w:val="clear" w:color="auto" w:fill="auto"/>
            <w:noWrap/>
            <w:vAlign w:val="center"/>
            <w:hideMark/>
          </w:tcPr>
          <w:p w14:paraId="2BFF09D1" w14:textId="7CA0F64A"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6105</w:t>
            </w:r>
          </w:p>
        </w:tc>
        <w:tc>
          <w:tcPr>
            <w:tcW w:w="204" w:type="dxa"/>
            <w:tcBorders>
              <w:top w:val="nil"/>
              <w:left w:val="nil"/>
              <w:bottom w:val="single" w:sz="4" w:space="0" w:color="auto"/>
              <w:right w:val="single" w:sz="4" w:space="0" w:color="auto"/>
            </w:tcBorders>
          </w:tcPr>
          <w:p w14:paraId="79506056"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BDF04A1" w14:textId="441FC971"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417" w:type="dxa"/>
            <w:tcBorders>
              <w:top w:val="nil"/>
              <w:left w:val="nil"/>
              <w:bottom w:val="single" w:sz="4" w:space="0" w:color="auto"/>
              <w:right w:val="single" w:sz="4" w:space="0" w:color="auto"/>
            </w:tcBorders>
            <w:vAlign w:val="center"/>
          </w:tcPr>
          <w:p w14:paraId="15C16F87" w14:textId="4CFECA82"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580</w:t>
            </w:r>
          </w:p>
        </w:tc>
        <w:tc>
          <w:tcPr>
            <w:tcW w:w="1559" w:type="dxa"/>
            <w:tcBorders>
              <w:top w:val="nil"/>
              <w:left w:val="nil"/>
              <w:bottom w:val="single" w:sz="4" w:space="0" w:color="auto"/>
              <w:right w:val="single" w:sz="4" w:space="0" w:color="auto"/>
            </w:tcBorders>
            <w:vAlign w:val="center"/>
          </w:tcPr>
          <w:p w14:paraId="38E05C1E" w14:textId="46157024"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5.027</w:t>
            </w:r>
          </w:p>
        </w:tc>
      </w:tr>
      <w:tr w:rsidR="00606883" w:rsidRPr="0048090B" w14:paraId="1775EBDE" w14:textId="7530A32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565C1C"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7F1858D6"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w:t>
            </w:r>
          </w:p>
        </w:tc>
        <w:tc>
          <w:tcPr>
            <w:tcW w:w="1506" w:type="dxa"/>
            <w:tcBorders>
              <w:top w:val="nil"/>
              <w:left w:val="nil"/>
              <w:bottom w:val="single" w:sz="4" w:space="0" w:color="auto"/>
              <w:right w:val="single" w:sz="4" w:space="0" w:color="auto"/>
            </w:tcBorders>
            <w:shd w:val="clear" w:color="auto" w:fill="auto"/>
            <w:noWrap/>
            <w:vAlign w:val="center"/>
            <w:hideMark/>
          </w:tcPr>
          <w:p w14:paraId="6415128F" w14:textId="0F644C3D"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6977</w:t>
            </w:r>
          </w:p>
        </w:tc>
        <w:tc>
          <w:tcPr>
            <w:tcW w:w="204" w:type="dxa"/>
            <w:tcBorders>
              <w:top w:val="nil"/>
              <w:left w:val="nil"/>
              <w:bottom w:val="single" w:sz="4" w:space="0" w:color="auto"/>
              <w:right w:val="single" w:sz="4" w:space="0" w:color="auto"/>
            </w:tcBorders>
          </w:tcPr>
          <w:p w14:paraId="71382A5E"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65F0F759" w14:textId="15CD718A"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417" w:type="dxa"/>
            <w:tcBorders>
              <w:top w:val="nil"/>
              <w:left w:val="nil"/>
              <w:bottom w:val="single" w:sz="4" w:space="0" w:color="auto"/>
              <w:right w:val="single" w:sz="4" w:space="0" w:color="auto"/>
            </w:tcBorders>
            <w:vAlign w:val="center"/>
          </w:tcPr>
          <w:p w14:paraId="684DF0DD" w14:textId="05898983"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111E3ED5" w14:textId="086D19EB" w:rsidR="00606883" w:rsidRPr="0048090B" w:rsidRDefault="00606883" w:rsidP="00B9362F">
            <w:pPr>
              <w:widowControl/>
              <w:jc w:val="right"/>
              <w:rPr>
                <w:rFonts w:ascii="Times New Roman" w:eastAsia="ＭＳ 明朝" w:hAnsi="Times New Roman" w:cs="Times New Roman"/>
                <w:color w:val="000000"/>
                <w:kern w:val="0"/>
                <w:szCs w:val="21"/>
              </w:rPr>
            </w:pPr>
          </w:p>
        </w:tc>
      </w:tr>
    </w:tbl>
    <w:p w14:paraId="2F546643" w14:textId="53274A70" w:rsidR="00F67D61" w:rsidRPr="0048090B" w:rsidRDefault="003E3ED5" w:rsidP="00B9362F">
      <w:pPr>
        <w:widowControl/>
        <w:outlineLvl w:val="1"/>
        <w:rPr>
          <w:rFonts w:ascii="Times New Roman" w:eastAsia="ＭＳ 明朝" w:hAnsi="Times New Roman" w:cs="Times New Roman"/>
          <w:szCs w:val="21"/>
        </w:rPr>
      </w:pPr>
      <w:r>
        <w:rPr>
          <w:rFonts w:ascii="Times New Roman" w:eastAsia="ＭＳ 明朝" w:hAnsi="Times New Roman" w:cs="Times New Roman"/>
          <w:szCs w:val="21"/>
        </w:rPr>
        <w:br w:type="page"/>
      </w:r>
    </w:p>
    <w:p w14:paraId="53E3E930" w14:textId="3887863C"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77" w:name="_Toc126851006"/>
      <w:r w:rsidRPr="0048090B">
        <w:rPr>
          <w:rStyle w:val="normaltextrun"/>
          <w:rFonts w:ascii="Times New Roman" w:eastAsia="ＭＳ 明朝" w:hAnsi="Times New Roman" w:cs="Times New Roman"/>
          <w:sz w:val="21"/>
          <w:szCs w:val="21"/>
        </w:rPr>
        <w:lastRenderedPageBreak/>
        <w:t>220906CP_cell0.2g_1 CA</w:t>
      </w:r>
      <w:r w:rsidRPr="0048090B">
        <w:rPr>
          <w:rStyle w:val="normaltextrun"/>
          <w:rFonts w:ascii="Times New Roman" w:eastAsia="ＭＳ 明朝" w:hAnsi="Times New Roman" w:cs="Times New Roman"/>
          <w:sz w:val="21"/>
          <w:szCs w:val="21"/>
        </w:rPr>
        <w:t>測定</w:t>
      </w:r>
      <w:bookmarkEnd w:id="977"/>
    </w:p>
    <w:p w14:paraId="6975AFE6" w14:textId="77777777" w:rsidR="00F67D61" w:rsidRPr="0048090B" w:rsidRDefault="00F67D61" w:rsidP="00B9362F">
      <w:pPr>
        <w:pStyle w:val="a4"/>
        <w:widowControl/>
        <w:numPr>
          <w:ilvl w:val="0"/>
          <w:numId w:val="55"/>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62EA061C" w14:textId="77777777" w:rsidR="00F67D61" w:rsidRPr="0048090B" w:rsidRDefault="00F67D61" w:rsidP="00B9362F">
      <w:pPr>
        <w:pStyle w:val="a4"/>
        <w:widowControl/>
        <w:numPr>
          <w:ilvl w:val="0"/>
          <w:numId w:val="5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46F94E2B" w14:textId="77777777" w:rsidR="00F67D61" w:rsidRPr="0048090B" w:rsidRDefault="00F67D61" w:rsidP="00B9362F">
      <w:pPr>
        <w:pStyle w:val="a4"/>
        <w:widowControl/>
        <w:numPr>
          <w:ilvl w:val="0"/>
          <w:numId w:val="5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1.2650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53893F9" w14:textId="77777777" w:rsidR="00F67D61" w:rsidRPr="0048090B" w:rsidRDefault="00F67D61" w:rsidP="00B9362F">
      <w:pPr>
        <w:pStyle w:val="a4"/>
        <w:widowControl/>
        <w:numPr>
          <w:ilvl w:val="0"/>
          <w:numId w:val="5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469194D1" w14:textId="77777777" w:rsidR="00F67D61" w:rsidRPr="0048090B" w:rsidRDefault="00F67D61" w:rsidP="00B9362F">
      <w:pPr>
        <w:pStyle w:val="a4"/>
        <w:widowControl/>
        <w:numPr>
          <w:ilvl w:val="0"/>
          <w:numId w:val="55"/>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5A06FC34" w14:textId="77777777" w:rsidR="00F67D61" w:rsidRPr="0048090B" w:rsidRDefault="00F67D61" w:rsidP="00B9362F">
      <w:pPr>
        <w:pStyle w:val="a4"/>
        <w:widowControl/>
        <w:numPr>
          <w:ilvl w:val="0"/>
          <w:numId w:val="55"/>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9062E68"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D2F2B9D" w14:textId="77777777" w:rsidR="00F67D61" w:rsidRPr="0048090B" w:rsidRDefault="00F67D61" w:rsidP="00B9362F">
      <w:pPr>
        <w:widowControl/>
        <w:rPr>
          <w:rFonts w:ascii="Times New Roman" w:eastAsia="ＭＳ 明朝" w:hAnsi="Times New Roman" w:cs="Times New Roman"/>
          <w:szCs w:val="21"/>
        </w:rPr>
      </w:pPr>
    </w:p>
    <w:p w14:paraId="75A90C16" w14:textId="52634A48" w:rsidR="00F67D61" w:rsidRPr="0048090B" w:rsidRDefault="00F67D61" w:rsidP="00A007A1">
      <w:pPr>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-6</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45194C" w:rsidRPr="0048090B" w14:paraId="40F2BF8E" w14:textId="527B71DF"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4190F7" w14:textId="77777777" w:rsidR="0045194C" w:rsidRPr="0048090B" w:rsidRDefault="0045194C"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B634000" w14:textId="77777777" w:rsidR="0045194C" w:rsidRPr="0048090B" w:rsidRDefault="0045194C"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299B2BF9" w14:textId="77777777" w:rsidR="0045194C" w:rsidRPr="0048090B" w:rsidRDefault="0045194C"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7AE62D46" w14:textId="77777777" w:rsidR="0045194C" w:rsidRPr="0048090B" w:rsidRDefault="0045194C" w:rsidP="0045194C">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64CC6268" w14:textId="1024B8B9" w:rsidR="0045194C" w:rsidRPr="0048090B" w:rsidRDefault="0045194C" w:rsidP="0045194C">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0FE82D4A" w14:textId="6BCF4774" w:rsidR="0045194C" w:rsidRPr="0048090B" w:rsidRDefault="0045194C" w:rsidP="0045194C">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591E2CE0" w14:textId="09F51A77" w:rsidR="0045194C" w:rsidRPr="0048090B" w:rsidRDefault="0045194C" w:rsidP="0045194C">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45194C" w:rsidRPr="0048090B" w14:paraId="675ADBC6" w14:textId="3713962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BAB8B18" w14:textId="059DFF29" w:rsidR="0045194C" w:rsidRPr="0048090B" w:rsidRDefault="0045194C"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13221"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3F03EFC3" w14:textId="77777777" w:rsidR="0045194C" w:rsidRPr="0048090B" w:rsidRDefault="0045194C"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1511CFBA" w14:textId="6ABF5774" w:rsidR="0045194C" w:rsidRPr="0048090B" w:rsidRDefault="0045194C"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13221">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6B3B2FE3" w14:textId="77777777" w:rsidR="0045194C" w:rsidRPr="0048090B" w:rsidRDefault="0045194C" w:rsidP="0045194C">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57408C0" w14:textId="19526DF6" w:rsidR="0045194C" w:rsidRPr="0048090B" w:rsidRDefault="0045194C" w:rsidP="0045194C">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13221"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4F80522A" w14:textId="2929C265" w:rsidR="0045194C" w:rsidRPr="0048090B" w:rsidRDefault="0045194C" w:rsidP="0045194C">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08DCF9BE" w14:textId="0315B035" w:rsidR="0045194C" w:rsidRPr="0048090B" w:rsidRDefault="0045194C" w:rsidP="0045194C">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13221">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227D08" w:rsidRPr="0048090B" w14:paraId="70D2CBA7" w14:textId="2F38EBE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AE2687"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6B08DC96"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4E0354A3" w14:textId="0A513456"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0B29CD86"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5BE07A8" w14:textId="271DB0F9"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276" w:type="dxa"/>
            <w:tcBorders>
              <w:top w:val="nil"/>
              <w:left w:val="nil"/>
              <w:bottom w:val="single" w:sz="4" w:space="0" w:color="auto"/>
              <w:right w:val="single" w:sz="4" w:space="0" w:color="auto"/>
            </w:tcBorders>
            <w:vAlign w:val="center"/>
          </w:tcPr>
          <w:p w14:paraId="5638879B" w14:textId="5A51E664"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51B71B67" w14:textId="68518308"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4.361</w:t>
            </w:r>
          </w:p>
        </w:tc>
      </w:tr>
      <w:tr w:rsidR="00227D08" w:rsidRPr="0048090B" w14:paraId="567245DC" w14:textId="4E80DD4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1DBA8B9"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2E4A024"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57E0643C" w14:textId="5D37A934" w:rsidR="00227D08" w:rsidRPr="0048090B" w:rsidRDefault="00227D08" w:rsidP="00227D08">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4386</w:t>
            </w:r>
          </w:p>
        </w:tc>
        <w:tc>
          <w:tcPr>
            <w:tcW w:w="204" w:type="dxa"/>
            <w:tcBorders>
              <w:top w:val="nil"/>
              <w:left w:val="nil"/>
              <w:bottom w:val="single" w:sz="4" w:space="0" w:color="auto"/>
              <w:right w:val="single" w:sz="4" w:space="0" w:color="auto"/>
            </w:tcBorders>
          </w:tcPr>
          <w:p w14:paraId="31B6B6D2"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0B5D624" w14:textId="4B7B9305"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1AE50BC1" w14:textId="2265272B"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6000BB6F" w14:textId="3B6327B4"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4.794</w:t>
            </w:r>
          </w:p>
        </w:tc>
      </w:tr>
      <w:tr w:rsidR="00227D08" w:rsidRPr="0048090B" w14:paraId="40E1D6CB" w14:textId="724FEA9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EEF09F"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191EC97"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562E14D3" w14:textId="4C50B3F6" w:rsidR="00227D08" w:rsidRPr="0048090B" w:rsidRDefault="00227D08" w:rsidP="00227D08">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8766</w:t>
            </w:r>
          </w:p>
        </w:tc>
        <w:tc>
          <w:tcPr>
            <w:tcW w:w="204" w:type="dxa"/>
            <w:tcBorders>
              <w:top w:val="nil"/>
              <w:left w:val="nil"/>
              <w:bottom w:val="single" w:sz="4" w:space="0" w:color="auto"/>
              <w:right w:val="single" w:sz="4" w:space="0" w:color="auto"/>
            </w:tcBorders>
          </w:tcPr>
          <w:p w14:paraId="53A160C2"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EE86E09" w14:textId="1C2F8183"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6" w:type="dxa"/>
            <w:tcBorders>
              <w:top w:val="nil"/>
              <w:left w:val="nil"/>
              <w:bottom w:val="single" w:sz="4" w:space="0" w:color="auto"/>
              <w:right w:val="single" w:sz="4" w:space="0" w:color="auto"/>
            </w:tcBorders>
            <w:vAlign w:val="center"/>
          </w:tcPr>
          <w:p w14:paraId="35D249C7" w14:textId="355D0331"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5F653088" w14:textId="4F14D55C"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5.227</w:t>
            </w:r>
          </w:p>
        </w:tc>
      </w:tr>
      <w:tr w:rsidR="00227D08" w:rsidRPr="0048090B" w14:paraId="19591D1C" w14:textId="3E2D3FA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F9FD84"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B7F8DA4"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27699A81" w14:textId="6D4A00F6"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1.314</w:t>
            </w:r>
          </w:p>
        </w:tc>
        <w:tc>
          <w:tcPr>
            <w:tcW w:w="204" w:type="dxa"/>
            <w:tcBorders>
              <w:top w:val="nil"/>
              <w:left w:val="nil"/>
              <w:bottom w:val="single" w:sz="4" w:space="0" w:color="auto"/>
              <w:right w:val="single" w:sz="4" w:space="0" w:color="auto"/>
            </w:tcBorders>
          </w:tcPr>
          <w:p w14:paraId="7F2F3970"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8EF5E80" w14:textId="6826335F"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4209523B" w14:textId="0543D909"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7AA47354" w14:textId="4B13D5B4"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5.659</w:t>
            </w:r>
          </w:p>
        </w:tc>
      </w:tr>
      <w:tr w:rsidR="00227D08" w:rsidRPr="0048090B" w14:paraId="40980BF0" w14:textId="40CB1E7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BE7146"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470C4373"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3C847562" w14:textId="52FA2970"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1.751</w:t>
            </w:r>
          </w:p>
        </w:tc>
        <w:tc>
          <w:tcPr>
            <w:tcW w:w="204" w:type="dxa"/>
            <w:tcBorders>
              <w:top w:val="nil"/>
              <w:left w:val="nil"/>
              <w:bottom w:val="single" w:sz="4" w:space="0" w:color="auto"/>
              <w:right w:val="single" w:sz="4" w:space="0" w:color="auto"/>
            </w:tcBorders>
          </w:tcPr>
          <w:p w14:paraId="2AD3C166"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B5CEFBB" w14:textId="69BAB23A"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4765C8BA" w14:textId="4FA070B9"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26D261B6" w14:textId="62149FBA"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6.091</w:t>
            </w:r>
          </w:p>
        </w:tc>
      </w:tr>
      <w:tr w:rsidR="00227D08" w:rsidRPr="0048090B" w14:paraId="2BD91F55" w14:textId="371F6B8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40EE023"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69B97268"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0A66FBDE" w14:textId="4C408DF1"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2.187</w:t>
            </w:r>
          </w:p>
        </w:tc>
        <w:tc>
          <w:tcPr>
            <w:tcW w:w="204" w:type="dxa"/>
            <w:tcBorders>
              <w:top w:val="nil"/>
              <w:left w:val="nil"/>
              <w:bottom w:val="single" w:sz="4" w:space="0" w:color="auto"/>
              <w:right w:val="single" w:sz="4" w:space="0" w:color="auto"/>
            </w:tcBorders>
          </w:tcPr>
          <w:p w14:paraId="698880F3"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B6D51C4" w14:textId="668A3A48"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3BE6B4BB" w14:textId="4B34FF39"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1CB02C53" w14:textId="63923B8D"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6.522</w:t>
            </w:r>
          </w:p>
        </w:tc>
      </w:tr>
      <w:tr w:rsidR="00227D08" w:rsidRPr="0048090B" w14:paraId="0E03A173" w14:textId="36752F0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393D5BF"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197BE05F"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405B6A23" w14:textId="7C038ABA"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2.623</w:t>
            </w:r>
          </w:p>
        </w:tc>
        <w:tc>
          <w:tcPr>
            <w:tcW w:w="204" w:type="dxa"/>
            <w:tcBorders>
              <w:top w:val="nil"/>
              <w:left w:val="nil"/>
              <w:bottom w:val="single" w:sz="4" w:space="0" w:color="auto"/>
              <w:right w:val="single" w:sz="4" w:space="0" w:color="auto"/>
            </w:tcBorders>
          </w:tcPr>
          <w:p w14:paraId="54BB8455"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898FADA" w14:textId="08C818C9"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2FDC4D98" w14:textId="5BA17C53"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3199963D" w14:textId="2EEE011A"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6.952</w:t>
            </w:r>
          </w:p>
        </w:tc>
      </w:tr>
      <w:tr w:rsidR="00227D08" w:rsidRPr="0048090B" w14:paraId="4F020493" w14:textId="54B1FBB3"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557F5C"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3703CA4F"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
          <w:p w14:paraId="27750308" w14:textId="36492610"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3.059</w:t>
            </w:r>
          </w:p>
        </w:tc>
        <w:tc>
          <w:tcPr>
            <w:tcW w:w="204" w:type="dxa"/>
            <w:tcBorders>
              <w:top w:val="nil"/>
              <w:left w:val="nil"/>
              <w:bottom w:val="single" w:sz="4" w:space="0" w:color="auto"/>
              <w:right w:val="single" w:sz="4" w:space="0" w:color="auto"/>
            </w:tcBorders>
          </w:tcPr>
          <w:p w14:paraId="628E2928"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B11F5F1" w14:textId="13F2055D"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0B14F852" w14:textId="788D8CF1"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3E870621" w14:textId="2F45F693"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7.382</w:t>
            </w:r>
          </w:p>
        </w:tc>
      </w:tr>
      <w:tr w:rsidR="00227D08" w:rsidRPr="0048090B" w14:paraId="77775D20" w14:textId="34427CF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B765DDC"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26FB8E53"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
          <w:p w14:paraId="1B8FD1FB" w14:textId="2A11392D"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3.493</w:t>
            </w:r>
          </w:p>
        </w:tc>
        <w:tc>
          <w:tcPr>
            <w:tcW w:w="204" w:type="dxa"/>
            <w:tcBorders>
              <w:top w:val="nil"/>
              <w:left w:val="nil"/>
              <w:bottom w:val="single" w:sz="4" w:space="0" w:color="auto"/>
              <w:right w:val="single" w:sz="4" w:space="0" w:color="auto"/>
            </w:tcBorders>
          </w:tcPr>
          <w:p w14:paraId="1EC0DC48"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5C116AC" w14:textId="557B1247"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0B8FC9DC" w14:textId="58EFAEF6"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263FBCB0" w14:textId="71CB29AB"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7.382</w:t>
            </w:r>
          </w:p>
        </w:tc>
      </w:tr>
      <w:tr w:rsidR="00227D08" w:rsidRPr="0048090B" w14:paraId="408ACF6E" w14:textId="2030BEE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93C97C0"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649675CB"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06" w:type="dxa"/>
            <w:tcBorders>
              <w:top w:val="nil"/>
              <w:left w:val="nil"/>
              <w:bottom w:val="single" w:sz="4" w:space="0" w:color="auto"/>
              <w:right w:val="single" w:sz="4" w:space="0" w:color="auto"/>
            </w:tcBorders>
            <w:shd w:val="clear" w:color="auto" w:fill="auto"/>
            <w:noWrap/>
            <w:vAlign w:val="center"/>
            <w:hideMark/>
          </w:tcPr>
          <w:p w14:paraId="7B31CCCD" w14:textId="1A0A796A"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3.928</w:t>
            </w:r>
          </w:p>
        </w:tc>
        <w:tc>
          <w:tcPr>
            <w:tcW w:w="204" w:type="dxa"/>
            <w:tcBorders>
              <w:top w:val="nil"/>
              <w:left w:val="nil"/>
              <w:bottom w:val="single" w:sz="4" w:space="0" w:color="auto"/>
              <w:right w:val="single" w:sz="4" w:space="0" w:color="auto"/>
            </w:tcBorders>
          </w:tcPr>
          <w:p w14:paraId="7CF1F9CA"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919345C" w14:textId="1EE08764"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26FA71FC" w14:textId="4B8DDDFB"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70F38BBD" w14:textId="1C89C8CB" w:rsidR="00227D08" w:rsidRPr="0048090B" w:rsidRDefault="00227D08" w:rsidP="00B9362F">
            <w:pPr>
              <w:widowControl/>
              <w:jc w:val="right"/>
              <w:rPr>
                <w:rFonts w:ascii="Times New Roman" w:eastAsia="ＭＳ 明朝" w:hAnsi="Times New Roman" w:cs="Times New Roman"/>
                <w:color w:val="000000"/>
                <w:kern w:val="0"/>
                <w:szCs w:val="21"/>
              </w:rPr>
            </w:pPr>
          </w:p>
        </w:tc>
      </w:tr>
    </w:tbl>
    <w:p w14:paraId="634F2E85" w14:textId="77777777" w:rsidR="00F67D61" w:rsidRPr="0048090B" w:rsidRDefault="00F67D61" w:rsidP="00B9362F">
      <w:pPr>
        <w:widowControl/>
        <w:rPr>
          <w:rFonts w:ascii="Times New Roman" w:eastAsia="ＭＳ 明朝" w:hAnsi="Times New Roman" w:cs="Times New Roman"/>
          <w:szCs w:val="21"/>
        </w:rPr>
      </w:pPr>
    </w:p>
    <w:p w14:paraId="6FB898D4" w14:textId="2ECCE45C"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78" w:name="_Toc126851007"/>
      <w:r w:rsidRPr="0048090B">
        <w:rPr>
          <w:rStyle w:val="normaltextrun"/>
          <w:rFonts w:ascii="Times New Roman" w:eastAsia="ＭＳ 明朝" w:hAnsi="Times New Roman" w:cs="Times New Roman"/>
          <w:sz w:val="21"/>
          <w:szCs w:val="21"/>
        </w:rPr>
        <w:t>220906CP_cell0.2g_2_2</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978"/>
    </w:p>
    <w:p w14:paraId="17CBE82A" w14:textId="77777777" w:rsidR="00F67D61" w:rsidRPr="0048090B" w:rsidRDefault="00F67D61" w:rsidP="00B9362F">
      <w:pPr>
        <w:pStyle w:val="a4"/>
        <w:widowControl/>
        <w:numPr>
          <w:ilvl w:val="0"/>
          <w:numId w:val="56"/>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CV</w:t>
      </w:r>
      <w:r w:rsidRPr="0048090B">
        <w:rPr>
          <w:rStyle w:val="normaltextrun"/>
          <w:rFonts w:ascii="Times New Roman" w:eastAsia="ＭＳ 明朝" w:hAnsi="Times New Roman" w:cs="Times New Roman"/>
          <w:szCs w:val="21"/>
        </w:rPr>
        <w:t>で測定した</w:t>
      </w:r>
      <w:r w:rsidRPr="0048090B">
        <w:rPr>
          <w:rStyle w:val="normaltextrun"/>
          <w:rFonts w:ascii="Times New Roman" w:eastAsia="ＭＳ 明朝" w:hAnsi="Times New Roman" w:cs="Times New Roman"/>
          <w:szCs w:val="21"/>
        </w:rPr>
        <w:t>220906CP_cell0.2g_2</w:t>
      </w:r>
      <w:r w:rsidRPr="0048090B">
        <w:rPr>
          <w:rStyle w:val="normaltextrun"/>
          <w:rFonts w:ascii="Times New Roman" w:eastAsia="ＭＳ 明朝" w:hAnsi="Times New Roman" w:cs="Times New Roman"/>
          <w:szCs w:val="21"/>
        </w:rPr>
        <w:t>をプロワイプで水分を拭き取り、再度使用した。</w:t>
      </w:r>
    </w:p>
    <w:p w14:paraId="04966383" w14:textId="77777777" w:rsidR="00F67D61" w:rsidRPr="0048090B" w:rsidRDefault="00F67D61" w:rsidP="00B9362F">
      <w:pPr>
        <w:pStyle w:val="a4"/>
        <w:widowControl/>
        <w:numPr>
          <w:ilvl w:val="0"/>
          <w:numId w:val="5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18743A4F" w14:textId="77777777" w:rsidR="00F67D61" w:rsidRPr="0048090B" w:rsidRDefault="00F67D61" w:rsidP="00B9362F">
      <w:pPr>
        <w:pStyle w:val="a4"/>
        <w:widowControl/>
        <w:numPr>
          <w:ilvl w:val="0"/>
          <w:numId w:val="5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3DEDB880" w14:textId="2A7CEE70" w:rsidR="00F67D61" w:rsidRPr="0048090B" w:rsidRDefault="00F67D61" w:rsidP="00B9362F">
      <w:pPr>
        <w:pStyle w:val="a4"/>
        <w:widowControl/>
        <w:numPr>
          <w:ilvl w:val="0"/>
          <w:numId w:val="5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w:t>
      </w:r>
      <w:r w:rsidRPr="00227D08">
        <w:rPr>
          <w:rStyle w:val="normaltextrun"/>
          <w:rFonts w:ascii="Times New Roman" w:eastAsia="ＭＳ 明朝" w:hAnsi="Times New Roman" w:cs="Times New Roman"/>
          <w:szCs w:val="21"/>
        </w:rPr>
        <w:t>M)</w:t>
      </w:r>
      <w:r w:rsidRPr="00227D08">
        <w:rPr>
          <w:rStyle w:val="normaltextrun"/>
          <w:rFonts w:ascii="Times New Roman" w:eastAsia="ＭＳ 明朝" w:hAnsi="Times New Roman" w:cs="Times New Roman"/>
          <w:szCs w:val="21"/>
        </w:rPr>
        <w:t>に</w:t>
      </w:r>
      <w:r w:rsidR="00227D08" w:rsidRPr="00227D08">
        <w:rPr>
          <w:rStyle w:val="normaltextrun"/>
          <w:rFonts w:ascii="Cambria Math" w:eastAsia="ＭＳ 明朝" w:hAnsi="Cambria Math" w:cs="Cambria Math"/>
          <w:szCs w:val="21"/>
        </w:rPr>
        <w:t>③</w:t>
      </w:r>
      <w:r w:rsidRPr="00227D08">
        <w:rPr>
          <w:rStyle w:val="normaltextrun"/>
          <w:rFonts w:ascii="Times New Roman" w:eastAsia="ＭＳ 明朝" w:hAnsi="Times New Roman" w:cs="Times New Roman"/>
          <w:szCs w:val="21"/>
        </w:rPr>
        <w:t>の水溶液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3CBCB22" w14:textId="77777777" w:rsidR="00F67D61" w:rsidRPr="0048090B" w:rsidRDefault="00F67D61" w:rsidP="00B9362F">
      <w:pPr>
        <w:pStyle w:val="a4"/>
        <w:widowControl/>
        <w:numPr>
          <w:ilvl w:val="0"/>
          <w:numId w:val="5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1C3CBFE1" w14:textId="77777777" w:rsidR="00F67D61" w:rsidRPr="0048090B" w:rsidRDefault="00F67D61" w:rsidP="00B9362F">
      <w:pPr>
        <w:pStyle w:val="a4"/>
        <w:widowControl/>
        <w:numPr>
          <w:ilvl w:val="0"/>
          <w:numId w:val="56"/>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199DD1F" w14:textId="77777777" w:rsidR="00F67D61" w:rsidRPr="0048090B" w:rsidRDefault="00F67D61" w:rsidP="00B9362F">
      <w:pPr>
        <w:pStyle w:val="a4"/>
        <w:widowControl/>
        <w:numPr>
          <w:ilvl w:val="0"/>
          <w:numId w:val="56"/>
        </w:numPr>
        <w:ind w:leftChars="0"/>
        <w:rPr>
          <w:rFonts w:ascii="Times New Roman" w:eastAsia="ＭＳ 明朝" w:hAnsi="Times New Roman" w:cs="Times New Roman"/>
          <w:szCs w:val="21"/>
        </w:rPr>
      </w:pPr>
      <w:r w:rsidRPr="0048090B">
        <w:rPr>
          <w:rFonts w:ascii="Cambria Math" w:eastAsia="ＭＳ 明朝" w:hAnsi="Cambria Math" w:cs="Cambria Math"/>
          <w:szCs w:val="21"/>
        </w:rPr>
        <w:t>④</w:t>
      </w:r>
      <w:r w:rsidRPr="0048090B">
        <w:rPr>
          <w:rFonts w:ascii="Times New Roman" w:eastAsia="ＭＳ 明朝" w:hAnsi="Times New Roman" w:cs="Times New Roman"/>
          <w:szCs w:val="21"/>
        </w:rPr>
        <w:t>の溶液をマイクロピペットで連続的に加えた。</w:t>
      </w:r>
    </w:p>
    <w:p w14:paraId="66C4EBEA"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2B9B614D" w14:textId="77777777" w:rsidR="00F67D61" w:rsidRPr="0048090B" w:rsidRDefault="00F67D61" w:rsidP="00B9362F">
      <w:pPr>
        <w:widowControl/>
        <w:rPr>
          <w:rFonts w:ascii="Times New Roman" w:eastAsia="ＭＳ 明朝" w:hAnsi="Times New Roman" w:cs="Times New Roman"/>
          <w:szCs w:val="21"/>
        </w:rPr>
      </w:pPr>
    </w:p>
    <w:p w14:paraId="02F09307" w14:textId="2913B37E" w:rsidR="00F67D61" w:rsidRPr="0048090B" w:rsidRDefault="00F67D61" w:rsidP="00A007A1">
      <w:pPr>
        <w:rPr>
          <w:rStyle w:val="normaltextrun"/>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-7</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9168EA" w:rsidRPr="0048090B" w14:paraId="1952F4EA" w14:textId="10EF8AEB"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453507" w14:textId="77777777" w:rsidR="009168EA" w:rsidRPr="0048090B" w:rsidRDefault="009168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410444F" w14:textId="77777777" w:rsidR="009168EA" w:rsidRPr="0048090B" w:rsidRDefault="009168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4F19515B" w14:textId="77777777" w:rsidR="009168EA" w:rsidRPr="0048090B" w:rsidRDefault="009168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5CA62079" w14:textId="77777777" w:rsidR="009168EA" w:rsidRPr="0048090B" w:rsidRDefault="009168EA" w:rsidP="009168EA">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50B10C19" w14:textId="7EE83D96" w:rsidR="009168EA" w:rsidRPr="0048090B" w:rsidRDefault="009168EA" w:rsidP="009168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3329F3CC" w14:textId="2E8F9C34" w:rsidR="009168EA" w:rsidRPr="0048090B" w:rsidRDefault="009168EA" w:rsidP="009168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6B7AB558" w14:textId="56684258" w:rsidR="009168EA" w:rsidRPr="0048090B" w:rsidRDefault="009168EA" w:rsidP="009168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9168EA" w:rsidRPr="0048090B" w14:paraId="373C78B7" w14:textId="1739589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8A7B38" w14:textId="15D3F636" w:rsidR="009168EA" w:rsidRPr="0048090B" w:rsidRDefault="009168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41A5CE63" w14:textId="77777777" w:rsidR="009168EA" w:rsidRPr="0048090B" w:rsidRDefault="009168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10EB8AE7" w14:textId="4F7D843A" w:rsidR="009168EA" w:rsidRPr="0048090B" w:rsidRDefault="009168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56339104" w14:textId="77777777" w:rsidR="009168EA" w:rsidRPr="0048090B" w:rsidRDefault="009168EA" w:rsidP="009168EA">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E07EBAD" w14:textId="7F993FF1" w:rsidR="009168EA" w:rsidRPr="0048090B" w:rsidRDefault="009168EA" w:rsidP="009168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60E91161" w14:textId="5F0B93B0" w:rsidR="009168EA" w:rsidRPr="0048090B" w:rsidRDefault="009168EA" w:rsidP="009168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684CA5A8" w14:textId="7EC09D94" w:rsidR="009168EA" w:rsidRPr="0048090B" w:rsidRDefault="009168EA" w:rsidP="009168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9168EA" w:rsidRPr="0048090B" w14:paraId="78D7E26D" w14:textId="1691E66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EFD22F"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7C5F1669"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66EBA2F8" w14:textId="353707F2"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7614A8F8"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640454B" w14:textId="2C664D5C"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6" w:type="dxa"/>
            <w:tcBorders>
              <w:top w:val="nil"/>
              <w:left w:val="nil"/>
              <w:bottom w:val="single" w:sz="4" w:space="0" w:color="auto"/>
              <w:right w:val="single" w:sz="4" w:space="0" w:color="auto"/>
            </w:tcBorders>
            <w:vAlign w:val="center"/>
          </w:tcPr>
          <w:p w14:paraId="1AAF4C94" w14:textId="3CCB7767"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260</w:t>
            </w:r>
          </w:p>
        </w:tc>
        <w:tc>
          <w:tcPr>
            <w:tcW w:w="1559" w:type="dxa"/>
            <w:tcBorders>
              <w:top w:val="nil"/>
              <w:left w:val="nil"/>
              <w:bottom w:val="single" w:sz="4" w:space="0" w:color="auto"/>
              <w:right w:val="single" w:sz="4" w:space="0" w:color="auto"/>
            </w:tcBorders>
            <w:vAlign w:val="center"/>
          </w:tcPr>
          <w:p w14:paraId="521986D5" w14:textId="1B38B173"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2.198</w:t>
            </w:r>
          </w:p>
        </w:tc>
      </w:tr>
      <w:tr w:rsidR="009168EA" w:rsidRPr="0048090B" w14:paraId="2A7AF5BE" w14:textId="22C737C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1663BD"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EFD121E"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3DACD52D" w14:textId="2ECE84BA"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009168EA" w:rsidRPr="0048090B">
              <w:rPr>
                <w:rFonts w:ascii="Times New Roman" w:eastAsia="ＭＳ 明朝" w:hAnsi="Times New Roman" w:cs="Times New Roman"/>
                <w:color w:val="000000"/>
                <w:kern w:val="0"/>
                <w:szCs w:val="21"/>
              </w:rPr>
              <w:t>8480</w:t>
            </w:r>
          </w:p>
        </w:tc>
        <w:tc>
          <w:tcPr>
            <w:tcW w:w="204" w:type="dxa"/>
            <w:tcBorders>
              <w:top w:val="nil"/>
              <w:left w:val="nil"/>
              <w:bottom w:val="single" w:sz="4" w:space="0" w:color="auto"/>
              <w:right w:val="single" w:sz="4" w:space="0" w:color="auto"/>
            </w:tcBorders>
          </w:tcPr>
          <w:p w14:paraId="00D84EC4"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FB32F8C" w14:textId="50C5095E"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2833E36E" w14:textId="0E6C8CF6"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310</w:t>
            </w:r>
          </w:p>
        </w:tc>
        <w:tc>
          <w:tcPr>
            <w:tcW w:w="1559" w:type="dxa"/>
            <w:tcBorders>
              <w:top w:val="nil"/>
              <w:left w:val="nil"/>
              <w:bottom w:val="single" w:sz="4" w:space="0" w:color="auto"/>
              <w:right w:val="single" w:sz="4" w:space="0" w:color="auto"/>
            </w:tcBorders>
            <w:vAlign w:val="center"/>
          </w:tcPr>
          <w:p w14:paraId="69A8B712" w14:textId="43C6A6E4"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2.619</w:t>
            </w:r>
          </w:p>
        </w:tc>
      </w:tr>
      <w:tr w:rsidR="009168EA" w:rsidRPr="0048090B" w14:paraId="56155BE9" w14:textId="72FD88C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A323E0F"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4839C98"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481B3036" w14:textId="1B246503"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9168EA" w:rsidRPr="0048090B">
              <w:rPr>
                <w:rFonts w:ascii="Times New Roman" w:eastAsia="ＭＳ 明朝" w:hAnsi="Times New Roman" w:cs="Times New Roman"/>
                <w:color w:val="000000"/>
                <w:kern w:val="0"/>
                <w:szCs w:val="21"/>
              </w:rPr>
              <w:t>1696</w:t>
            </w:r>
          </w:p>
        </w:tc>
        <w:tc>
          <w:tcPr>
            <w:tcW w:w="204" w:type="dxa"/>
            <w:tcBorders>
              <w:top w:val="nil"/>
              <w:left w:val="nil"/>
              <w:bottom w:val="single" w:sz="4" w:space="0" w:color="auto"/>
              <w:right w:val="single" w:sz="4" w:space="0" w:color="auto"/>
            </w:tcBorders>
          </w:tcPr>
          <w:p w14:paraId="6B1CCEF2"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376040E" w14:textId="799371C0"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61864FFF" w14:textId="4C08DE29"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360</w:t>
            </w:r>
          </w:p>
        </w:tc>
        <w:tc>
          <w:tcPr>
            <w:tcW w:w="1559" w:type="dxa"/>
            <w:tcBorders>
              <w:top w:val="nil"/>
              <w:left w:val="nil"/>
              <w:bottom w:val="single" w:sz="4" w:space="0" w:color="auto"/>
              <w:right w:val="single" w:sz="4" w:space="0" w:color="auto"/>
            </w:tcBorders>
            <w:vAlign w:val="center"/>
          </w:tcPr>
          <w:p w14:paraId="78B7CB57" w14:textId="5E43EF51"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3.039</w:t>
            </w:r>
          </w:p>
        </w:tc>
      </w:tr>
      <w:tr w:rsidR="009168EA" w:rsidRPr="0048090B" w14:paraId="78A0B0E9" w14:textId="7259222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73E0C0"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5481D6D4"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141B5BE2" w14:textId="269EFA10"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9168EA" w:rsidRPr="0048090B">
              <w:rPr>
                <w:rFonts w:ascii="Times New Roman" w:eastAsia="ＭＳ 明朝" w:hAnsi="Times New Roman" w:cs="Times New Roman"/>
                <w:color w:val="000000"/>
                <w:kern w:val="0"/>
                <w:szCs w:val="21"/>
              </w:rPr>
              <w:t>2543</w:t>
            </w:r>
          </w:p>
        </w:tc>
        <w:tc>
          <w:tcPr>
            <w:tcW w:w="204" w:type="dxa"/>
            <w:tcBorders>
              <w:top w:val="nil"/>
              <w:left w:val="nil"/>
              <w:bottom w:val="single" w:sz="4" w:space="0" w:color="auto"/>
              <w:right w:val="single" w:sz="4" w:space="0" w:color="auto"/>
            </w:tcBorders>
          </w:tcPr>
          <w:p w14:paraId="48C102FD"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07FBAEF" w14:textId="330707F9"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1F334668" w14:textId="6856D51D"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460</w:t>
            </w:r>
          </w:p>
        </w:tc>
        <w:tc>
          <w:tcPr>
            <w:tcW w:w="1559" w:type="dxa"/>
            <w:tcBorders>
              <w:top w:val="nil"/>
              <w:left w:val="nil"/>
              <w:bottom w:val="single" w:sz="4" w:space="0" w:color="auto"/>
              <w:right w:val="single" w:sz="4" w:space="0" w:color="auto"/>
            </w:tcBorders>
            <w:vAlign w:val="center"/>
          </w:tcPr>
          <w:p w14:paraId="0D20C69F" w14:textId="3BEC09DC"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3.879</w:t>
            </w:r>
          </w:p>
        </w:tc>
      </w:tr>
      <w:tr w:rsidR="009168EA" w:rsidRPr="0048090B" w14:paraId="1D8A59F8" w14:textId="10C37DD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AFC33F"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3CE2113E"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47BC4AB2" w14:textId="4D34AF5E"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9168EA" w:rsidRPr="0048090B">
              <w:rPr>
                <w:rFonts w:ascii="Times New Roman" w:eastAsia="ＭＳ 明朝" w:hAnsi="Times New Roman" w:cs="Times New Roman"/>
                <w:color w:val="000000"/>
                <w:kern w:val="0"/>
                <w:szCs w:val="21"/>
              </w:rPr>
              <w:t>3391</w:t>
            </w:r>
          </w:p>
        </w:tc>
        <w:tc>
          <w:tcPr>
            <w:tcW w:w="204" w:type="dxa"/>
            <w:tcBorders>
              <w:top w:val="nil"/>
              <w:left w:val="nil"/>
              <w:bottom w:val="single" w:sz="4" w:space="0" w:color="auto"/>
              <w:right w:val="single" w:sz="4" w:space="0" w:color="auto"/>
            </w:tcBorders>
          </w:tcPr>
          <w:p w14:paraId="6BA41404"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6BFF42E" w14:textId="4D7CF686"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7D075655" w14:textId="79FE74D1"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560</w:t>
            </w:r>
          </w:p>
        </w:tc>
        <w:tc>
          <w:tcPr>
            <w:tcW w:w="1559" w:type="dxa"/>
            <w:tcBorders>
              <w:top w:val="nil"/>
              <w:left w:val="nil"/>
              <w:bottom w:val="single" w:sz="4" w:space="0" w:color="auto"/>
              <w:right w:val="single" w:sz="4" w:space="0" w:color="auto"/>
            </w:tcBorders>
            <w:vAlign w:val="center"/>
          </w:tcPr>
          <w:p w14:paraId="1D8801FA" w14:textId="793876C5"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4.716</w:t>
            </w:r>
          </w:p>
        </w:tc>
      </w:tr>
      <w:tr w:rsidR="009168EA" w:rsidRPr="0048090B" w14:paraId="511C516E" w14:textId="31FFC78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AA479F"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28A985F"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3A0446C9" w14:textId="30D5C26B"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9168EA" w:rsidRPr="0048090B">
              <w:rPr>
                <w:rFonts w:ascii="Times New Roman" w:eastAsia="ＭＳ 明朝" w:hAnsi="Times New Roman" w:cs="Times New Roman"/>
                <w:color w:val="000000"/>
                <w:kern w:val="0"/>
                <w:szCs w:val="21"/>
              </w:rPr>
              <w:t>4238</w:t>
            </w:r>
          </w:p>
        </w:tc>
        <w:tc>
          <w:tcPr>
            <w:tcW w:w="204" w:type="dxa"/>
            <w:tcBorders>
              <w:top w:val="nil"/>
              <w:left w:val="nil"/>
              <w:bottom w:val="single" w:sz="4" w:space="0" w:color="auto"/>
              <w:right w:val="single" w:sz="4" w:space="0" w:color="auto"/>
            </w:tcBorders>
          </w:tcPr>
          <w:p w14:paraId="1D8543B3"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C9773FE" w14:textId="1610B3FE"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1949B636" w14:textId="38C4A573"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660</w:t>
            </w:r>
          </w:p>
        </w:tc>
        <w:tc>
          <w:tcPr>
            <w:tcW w:w="1559" w:type="dxa"/>
            <w:tcBorders>
              <w:top w:val="nil"/>
              <w:left w:val="nil"/>
              <w:bottom w:val="single" w:sz="4" w:space="0" w:color="auto"/>
              <w:right w:val="single" w:sz="4" w:space="0" w:color="auto"/>
            </w:tcBorders>
            <w:vAlign w:val="center"/>
          </w:tcPr>
          <w:p w14:paraId="3BDFEE6A" w14:textId="1390415D"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5.551</w:t>
            </w:r>
          </w:p>
        </w:tc>
      </w:tr>
      <w:tr w:rsidR="009168EA" w:rsidRPr="0048090B" w14:paraId="47B630C6" w14:textId="1899C77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66CBC95"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548B6EE1"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
          <w:p w14:paraId="042983E9" w14:textId="4604BBAE"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9168EA" w:rsidRPr="0048090B">
              <w:rPr>
                <w:rFonts w:ascii="Times New Roman" w:eastAsia="ＭＳ 明朝" w:hAnsi="Times New Roman" w:cs="Times New Roman"/>
                <w:color w:val="000000"/>
                <w:kern w:val="0"/>
                <w:szCs w:val="21"/>
              </w:rPr>
              <w:t>5085</w:t>
            </w:r>
          </w:p>
        </w:tc>
        <w:tc>
          <w:tcPr>
            <w:tcW w:w="204" w:type="dxa"/>
            <w:tcBorders>
              <w:top w:val="nil"/>
              <w:left w:val="nil"/>
              <w:bottom w:val="single" w:sz="4" w:space="0" w:color="auto"/>
              <w:right w:val="single" w:sz="4" w:space="0" w:color="auto"/>
            </w:tcBorders>
          </w:tcPr>
          <w:p w14:paraId="5952A014"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E85FE7D" w14:textId="0A8A3A54"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5580EE94" w14:textId="50A58D82"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760</w:t>
            </w:r>
          </w:p>
        </w:tc>
        <w:tc>
          <w:tcPr>
            <w:tcW w:w="1559" w:type="dxa"/>
            <w:tcBorders>
              <w:top w:val="nil"/>
              <w:left w:val="nil"/>
              <w:bottom w:val="single" w:sz="4" w:space="0" w:color="auto"/>
              <w:right w:val="single" w:sz="4" w:space="0" w:color="auto"/>
            </w:tcBorders>
            <w:vAlign w:val="center"/>
          </w:tcPr>
          <w:p w14:paraId="4E4D968E" w14:textId="3EA0E125"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6.385</w:t>
            </w:r>
          </w:p>
        </w:tc>
      </w:tr>
      <w:tr w:rsidR="009168EA" w:rsidRPr="0048090B" w14:paraId="16645A9C" w14:textId="7CD71B2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379FF70"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6A49278E"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w:t>
            </w:r>
          </w:p>
        </w:tc>
        <w:tc>
          <w:tcPr>
            <w:tcW w:w="1506" w:type="dxa"/>
            <w:tcBorders>
              <w:top w:val="nil"/>
              <w:left w:val="nil"/>
              <w:bottom w:val="single" w:sz="4" w:space="0" w:color="auto"/>
              <w:right w:val="single" w:sz="4" w:space="0" w:color="auto"/>
            </w:tcBorders>
            <w:shd w:val="clear" w:color="auto" w:fill="auto"/>
            <w:noWrap/>
            <w:vAlign w:val="center"/>
            <w:hideMark/>
          </w:tcPr>
          <w:p w14:paraId="137F5173" w14:textId="7DFE0CA4"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9168EA" w:rsidRPr="0048090B">
              <w:rPr>
                <w:rFonts w:ascii="Times New Roman" w:eastAsia="ＭＳ 明朝" w:hAnsi="Times New Roman" w:cs="Times New Roman"/>
                <w:color w:val="000000"/>
                <w:kern w:val="0"/>
                <w:szCs w:val="21"/>
              </w:rPr>
              <w:t>9316</w:t>
            </w:r>
          </w:p>
        </w:tc>
        <w:tc>
          <w:tcPr>
            <w:tcW w:w="204" w:type="dxa"/>
            <w:tcBorders>
              <w:top w:val="nil"/>
              <w:left w:val="nil"/>
              <w:bottom w:val="single" w:sz="4" w:space="0" w:color="auto"/>
              <w:right w:val="single" w:sz="4" w:space="0" w:color="auto"/>
            </w:tcBorders>
          </w:tcPr>
          <w:p w14:paraId="36E59A75"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3395D1D" w14:textId="44D90342"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2AB61959" w14:textId="5716D094"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860</w:t>
            </w:r>
          </w:p>
        </w:tc>
        <w:tc>
          <w:tcPr>
            <w:tcW w:w="1559" w:type="dxa"/>
            <w:tcBorders>
              <w:top w:val="nil"/>
              <w:left w:val="nil"/>
              <w:bottom w:val="single" w:sz="4" w:space="0" w:color="auto"/>
              <w:right w:val="single" w:sz="4" w:space="0" w:color="auto"/>
            </w:tcBorders>
            <w:vAlign w:val="center"/>
          </w:tcPr>
          <w:p w14:paraId="26F72FD1" w14:textId="1637FDA5"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7.216</w:t>
            </w:r>
          </w:p>
        </w:tc>
      </w:tr>
      <w:tr w:rsidR="009168EA" w:rsidRPr="0048090B" w14:paraId="782F44A5" w14:textId="2E5AABA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F4BE22"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222EDF51"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w:t>
            </w:r>
          </w:p>
        </w:tc>
        <w:tc>
          <w:tcPr>
            <w:tcW w:w="1506" w:type="dxa"/>
            <w:tcBorders>
              <w:top w:val="nil"/>
              <w:left w:val="nil"/>
              <w:bottom w:val="single" w:sz="4" w:space="0" w:color="auto"/>
              <w:right w:val="single" w:sz="4" w:space="0" w:color="auto"/>
            </w:tcBorders>
            <w:shd w:val="clear" w:color="auto" w:fill="auto"/>
            <w:noWrap/>
            <w:vAlign w:val="center"/>
            <w:hideMark/>
          </w:tcPr>
          <w:p w14:paraId="7B39EC68" w14:textId="7D0A6566"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1.354</w:t>
            </w:r>
          </w:p>
        </w:tc>
        <w:tc>
          <w:tcPr>
            <w:tcW w:w="204" w:type="dxa"/>
            <w:tcBorders>
              <w:top w:val="nil"/>
              <w:left w:val="nil"/>
              <w:bottom w:val="single" w:sz="4" w:space="0" w:color="auto"/>
              <w:right w:val="single" w:sz="4" w:space="0" w:color="auto"/>
            </w:tcBorders>
          </w:tcPr>
          <w:p w14:paraId="57840428"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778B774" w14:textId="2B98FBD7"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276" w:type="dxa"/>
            <w:tcBorders>
              <w:top w:val="nil"/>
              <w:left w:val="nil"/>
              <w:bottom w:val="single" w:sz="4" w:space="0" w:color="auto"/>
              <w:right w:val="single" w:sz="4" w:space="0" w:color="auto"/>
            </w:tcBorders>
            <w:vAlign w:val="center"/>
          </w:tcPr>
          <w:p w14:paraId="1D22D268" w14:textId="1BCA5DDE"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960</w:t>
            </w:r>
          </w:p>
        </w:tc>
        <w:tc>
          <w:tcPr>
            <w:tcW w:w="1559" w:type="dxa"/>
            <w:tcBorders>
              <w:top w:val="nil"/>
              <w:left w:val="nil"/>
              <w:bottom w:val="single" w:sz="4" w:space="0" w:color="auto"/>
              <w:right w:val="single" w:sz="4" w:space="0" w:color="auto"/>
            </w:tcBorders>
            <w:vAlign w:val="center"/>
          </w:tcPr>
          <w:p w14:paraId="5BEE9D85" w14:textId="12E0FEAE"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8.045</w:t>
            </w:r>
          </w:p>
        </w:tc>
      </w:tr>
      <w:tr w:rsidR="009168EA" w:rsidRPr="0048090B" w14:paraId="7C2F9BD7" w14:textId="401E97D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695950"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0C943725"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w:t>
            </w:r>
          </w:p>
        </w:tc>
        <w:tc>
          <w:tcPr>
            <w:tcW w:w="1506" w:type="dxa"/>
            <w:tcBorders>
              <w:top w:val="nil"/>
              <w:left w:val="nil"/>
              <w:bottom w:val="single" w:sz="4" w:space="0" w:color="auto"/>
              <w:right w:val="single" w:sz="4" w:space="0" w:color="auto"/>
            </w:tcBorders>
            <w:shd w:val="clear" w:color="auto" w:fill="auto"/>
            <w:noWrap/>
            <w:vAlign w:val="center"/>
            <w:hideMark/>
          </w:tcPr>
          <w:p w14:paraId="2D143B31" w14:textId="5C97202B"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1.776</w:t>
            </w:r>
          </w:p>
        </w:tc>
        <w:tc>
          <w:tcPr>
            <w:tcW w:w="204" w:type="dxa"/>
            <w:tcBorders>
              <w:top w:val="nil"/>
              <w:left w:val="nil"/>
              <w:bottom w:val="single" w:sz="4" w:space="0" w:color="auto"/>
              <w:right w:val="single" w:sz="4" w:space="0" w:color="auto"/>
            </w:tcBorders>
          </w:tcPr>
          <w:p w14:paraId="7F922928"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0B316DF" w14:textId="1F0F1309"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276" w:type="dxa"/>
            <w:tcBorders>
              <w:top w:val="nil"/>
              <w:left w:val="nil"/>
              <w:bottom w:val="single" w:sz="4" w:space="0" w:color="auto"/>
              <w:right w:val="single" w:sz="4" w:space="0" w:color="auto"/>
            </w:tcBorders>
            <w:vAlign w:val="center"/>
          </w:tcPr>
          <w:p w14:paraId="21816312" w14:textId="363F0291"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960</w:t>
            </w:r>
          </w:p>
        </w:tc>
        <w:tc>
          <w:tcPr>
            <w:tcW w:w="1559" w:type="dxa"/>
            <w:tcBorders>
              <w:top w:val="nil"/>
              <w:left w:val="nil"/>
              <w:bottom w:val="single" w:sz="4" w:space="0" w:color="auto"/>
              <w:right w:val="single" w:sz="4" w:space="0" w:color="auto"/>
            </w:tcBorders>
            <w:vAlign w:val="center"/>
          </w:tcPr>
          <w:p w14:paraId="7BC27F54" w14:textId="2CB9EBFC"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8.045</w:t>
            </w:r>
          </w:p>
        </w:tc>
      </w:tr>
    </w:tbl>
    <w:p w14:paraId="09AAB27B" w14:textId="77777777" w:rsidR="00F67D61" w:rsidRPr="0048090B" w:rsidRDefault="00F67D61" w:rsidP="00B9362F">
      <w:pPr>
        <w:widowControl/>
        <w:outlineLvl w:val="1"/>
        <w:rPr>
          <w:rStyle w:val="normaltextrun"/>
          <w:rFonts w:ascii="Times New Roman" w:eastAsia="ＭＳ 明朝" w:hAnsi="Times New Roman" w:cs="Times New Roman"/>
          <w:color w:val="000000" w:themeColor="text1"/>
          <w:szCs w:val="21"/>
        </w:rPr>
      </w:pPr>
    </w:p>
    <w:p w14:paraId="748DD60C" w14:textId="08503738"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79" w:name="_Toc126851008"/>
      <w:r w:rsidRPr="0048090B">
        <w:rPr>
          <w:rStyle w:val="normaltextrun"/>
          <w:rFonts w:ascii="Times New Roman" w:eastAsia="ＭＳ 明朝" w:hAnsi="Times New Roman" w:cs="Times New Roman"/>
          <w:sz w:val="21"/>
          <w:szCs w:val="21"/>
        </w:rPr>
        <w:t>220906CP_cell0.2g_3 CA</w:t>
      </w:r>
      <w:r w:rsidRPr="0048090B">
        <w:rPr>
          <w:rStyle w:val="normaltextrun"/>
          <w:rFonts w:ascii="Times New Roman" w:eastAsia="ＭＳ 明朝" w:hAnsi="Times New Roman" w:cs="Times New Roman"/>
          <w:sz w:val="21"/>
          <w:szCs w:val="21"/>
        </w:rPr>
        <w:t>測定</w:t>
      </w:r>
      <w:bookmarkEnd w:id="979"/>
    </w:p>
    <w:p w14:paraId="00598180" w14:textId="77777777" w:rsidR="00F67D61" w:rsidRPr="0048090B" w:rsidRDefault="00F67D61" w:rsidP="00B9362F">
      <w:pPr>
        <w:pStyle w:val="a4"/>
        <w:widowControl/>
        <w:numPr>
          <w:ilvl w:val="0"/>
          <w:numId w:val="49"/>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04C9B7C9" w14:textId="77777777" w:rsidR="00F67D61" w:rsidRPr="0048090B" w:rsidRDefault="00F67D61" w:rsidP="00B9362F">
      <w:pPr>
        <w:pStyle w:val="a4"/>
        <w:widowControl/>
        <w:numPr>
          <w:ilvl w:val="0"/>
          <w:numId w:val="4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499C5AE9" w14:textId="77777777" w:rsidR="00F67D61" w:rsidRPr="0048090B" w:rsidRDefault="00F67D61" w:rsidP="00B9362F">
      <w:pPr>
        <w:pStyle w:val="a4"/>
        <w:widowControl/>
        <w:numPr>
          <w:ilvl w:val="0"/>
          <w:numId w:val="4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E586A09" w14:textId="77777777" w:rsidR="00F67D61" w:rsidRPr="0048090B" w:rsidRDefault="00F67D61" w:rsidP="00B9362F">
      <w:pPr>
        <w:pStyle w:val="a4"/>
        <w:widowControl/>
        <w:numPr>
          <w:ilvl w:val="0"/>
          <w:numId w:val="4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0E8903E" w14:textId="77777777" w:rsidR="00F67D61" w:rsidRPr="0048090B" w:rsidRDefault="00F67D61" w:rsidP="00B9362F">
      <w:pPr>
        <w:pStyle w:val="a4"/>
        <w:widowControl/>
        <w:numPr>
          <w:ilvl w:val="0"/>
          <w:numId w:val="49"/>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24F28479" w14:textId="77777777" w:rsidR="00F67D61" w:rsidRPr="0048090B" w:rsidRDefault="00F67D61" w:rsidP="00B9362F">
      <w:pPr>
        <w:pStyle w:val="a4"/>
        <w:widowControl/>
        <w:numPr>
          <w:ilvl w:val="0"/>
          <w:numId w:val="49"/>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06D0E9CE"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BE48338" w14:textId="7AAF920A" w:rsidR="00F67D61" w:rsidRPr="0048090B" w:rsidRDefault="00BA0D4A"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r>
        <w:rPr>
          <w:rFonts w:ascii="Times New Roman" w:eastAsia="ＭＳ 明朝" w:hAnsi="Times New Roman" w:cs="Times New Roman"/>
          <w:sz w:val="21"/>
          <w:szCs w:val="21"/>
        </w:rPr>
        <w:br w:type="page"/>
      </w:r>
    </w:p>
    <w:p w14:paraId="601D58CB" w14:textId="7F2F2AB4" w:rsidR="00F67D61" w:rsidRPr="0048090B" w:rsidRDefault="00F67D61" w:rsidP="00A007A1">
      <w:pPr>
        <w:rPr>
          <w:rStyle w:val="normaltextrun"/>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-8</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5A08DD" w:rsidRPr="0048090B" w14:paraId="479026D0" w14:textId="2C4B6F23"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E43A5D" w14:textId="77777777" w:rsidR="005A08DD" w:rsidRPr="0048090B" w:rsidRDefault="005A08DD"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E9FDABA" w14:textId="77777777" w:rsidR="005A08DD" w:rsidRPr="0048090B" w:rsidRDefault="005A08DD"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4596DC59" w14:textId="77777777" w:rsidR="005A08DD" w:rsidRPr="0048090B" w:rsidRDefault="005A08DD"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6E9FFDA6" w14:textId="77777777" w:rsidR="005A08DD" w:rsidRPr="0048090B" w:rsidRDefault="005A08DD" w:rsidP="005A08DD">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64F35EE4" w14:textId="534132CE" w:rsidR="005A08DD" w:rsidRPr="0048090B" w:rsidRDefault="005A08DD" w:rsidP="005A08DD">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678C2E1D" w14:textId="0746F004" w:rsidR="005A08DD" w:rsidRPr="0048090B" w:rsidRDefault="005A08DD" w:rsidP="005A08DD">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07D1EDD9" w14:textId="47728180" w:rsidR="005A08DD" w:rsidRPr="0048090B" w:rsidRDefault="005A08DD" w:rsidP="005A08DD">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5A08DD" w:rsidRPr="0048090B" w14:paraId="71088767" w14:textId="72B4A44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02DC34C" w14:textId="69DD4F47" w:rsidR="005A08DD" w:rsidRPr="0048090B" w:rsidRDefault="005A08DD"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76A9E3E4" w14:textId="77777777" w:rsidR="005A08DD" w:rsidRPr="0048090B" w:rsidRDefault="005A08DD"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6E98A540" w14:textId="70B913B5" w:rsidR="005A08DD" w:rsidRPr="0048090B" w:rsidRDefault="005A08DD"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763AB349" w14:textId="77777777" w:rsidR="005A08DD" w:rsidRPr="0048090B" w:rsidRDefault="005A08DD" w:rsidP="005A08DD">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0F0F03" w14:textId="0EDEE03F" w:rsidR="005A08DD" w:rsidRPr="0048090B" w:rsidRDefault="005A08DD" w:rsidP="005A08DD">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37BFAA0D" w14:textId="174D9513" w:rsidR="005A08DD" w:rsidRPr="0048090B" w:rsidRDefault="005A08DD" w:rsidP="005A08DD">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4EEB84E5" w14:textId="300DFDA8" w:rsidR="005A08DD" w:rsidRPr="0048090B" w:rsidRDefault="005A08DD" w:rsidP="005A08DD">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BA0D4A" w:rsidRPr="0048090B" w14:paraId="147C3447" w14:textId="7F631A4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3F5DB2"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6CFA696D"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5DAB6CDD" w14:textId="63377E2D"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74BC5F0F"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F31BAA" w14:textId="5DC3EB2E"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276" w:type="dxa"/>
            <w:tcBorders>
              <w:top w:val="nil"/>
              <w:left w:val="nil"/>
              <w:bottom w:val="single" w:sz="4" w:space="0" w:color="auto"/>
              <w:right w:val="single" w:sz="4" w:space="0" w:color="auto"/>
            </w:tcBorders>
            <w:vAlign w:val="center"/>
          </w:tcPr>
          <w:p w14:paraId="6478F989" w14:textId="77618111"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w:t>
            </w:r>
          </w:p>
        </w:tc>
        <w:tc>
          <w:tcPr>
            <w:tcW w:w="1559" w:type="dxa"/>
            <w:tcBorders>
              <w:top w:val="nil"/>
              <w:left w:val="nil"/>
              <w:bottom w:val="single" w:sz="4" w:space="0" w:color="auto"/>
              <w:right w:val="single" w:sz="4" w:space="0" w:color="auto"/>
            </w:tcBorders>
            <w:vAlign w:val="center"/>
          </w:tcPr>
          <w:p w14:paraId="1009E021" w14:textId="3C9ECEFC" w:rsidR="00BA0D4A" w:rsidRPr="0048090B" w:rsidRDefault="002E5AC4" w:rsidP="00B9362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6778</w:t>
            </w:r>
          </w:p>
        </w:tc>
      </w:tr>
      <w:tr w:rsidR="00BA0D4A" w:rsidRPr="0048090B" w14:paraId="73F84B81" w14:textId="2B78166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BEE4109"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7E41EDC7"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424BE0B5" w14:textId="0A3BDB80"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.0</w:t>
            </w:r>
            <w:r w:rsidR="00BA0D4A" w:rsidRPr="0048090B">
              <w:rPr>
                <w:rFonts w:ascii="Times New Roman" w:eastAsia="ＭＳ 明朝" w:hAnsi="Times New Roman" w:cs="Times New Roman"/>
                <w:color w:val="000000"/>
                <w:kern w:val="0"/>
                <w:szCs w:val="21"/>
              </w:rPr>
              <w:t>8480</w:t>
            </w:r>
          </w:p>
        </w:tc>
        <w:tc>
          <w:tcPr>
            <w:tcW w:w="204" w:type="dxa"/>
            <w:tcBorders>
              <w:top w:val="nil"/>
              <w:left w:val="nil"/>
              <w:bottom w:val="single" w:sz="4" w:space="0" w:color="auto"/>
              <w:right w:val="single" w:sz="4" w:space="0" w:color="auto"/>
            </w:tcBorders>
          </w:tcPr>
          <w:p w14:paraId="1CFEB602"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9001FEC" w14:textId="4BC9B20B"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276" w:type="dxa"/>
            <w:tcBorders>
              <w:top w:val="nil"/>
              <w:left w:val="nil"/>
              <w:bottom w:val="single" w:sz="4" w:space="0" w:color="auto"/>
              <w:right w:val="single" w:sz="4" w:space="0" w:color="auto"/>
            </w:tcBorders>
            <w:vAlign w:val="center"/>
          </w:tcPr>
          <w:p w14:paraId="54D5648B" w14:textId="4ED53F9F"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559" w:type="dxa"/>
            <w:tcBorders>
              <w:top w:val="nil"/>
              <w:left w:val="nil"/>
              <w:bottom w:val="single" w:sz="4" w:space="0" w:color="auto"/>
              <w:right w:val="single" w:sz="4" w:space="0" w:color="auto"/>
            </w:tcBorders>
            <w:vAlign w:val="center"/>
          </w:tcPr>
          <w:p w14:paraId="197F1119" w14:textId="505F328B" w:rsidR="00BA0D4A" w:rsidRPr="0048090B" w:rsidRDefault="002E5AC4" w:rsidP="00B9362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7624</w:t>
            </w:r>
          </w:p>
        </w:tc>
      </w:tr>
      <w:tr w:rsidR="00BA0D4A" w:rsidRPr="0048090B" w14:paraId="77904633" w14:textId="0E172F3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758635"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12AA59ED"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2C489531" w14:textId="271729D0"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1696</w:t>
            </w:r>
          </w:p>
        </w:tc>
        <w:tc>
          <w:tcPr>
            <w:tcW w:w="204" w:type="dxa"/>
            <w:tcBorders>
              <w:top w:val="nil"/>
              <w:left w:val="nil"/>
              <w:bottom w:val="single" w:sz="4" w:space="0" w:color="auto"/>
              <w:right w:val="single" w:sz="4" w:space="0" w:color="auto"/>
            </w:tcBorders>
          </w:tcPr>
          <w:p w14:paraId="4D570631"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A7B8C9A" w14:textId="45999DC3"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276" w:type="dxa"/>
            <w:tcBorders>
              <w:top w:val="nil"/>
              <w:left w:val="nil"/>
              <w:bottom w:val="single" w:sz="4" w:space="0" w:color="auto"/>
              <w:right w:val="single" w:sz="4" w:space="0" w:color="auto"/>
            </w:tcBorders>
            <w:vAlign w:val="center"/>
          </w:tcPr>
          <w:p w14:paraId="60CDC330" w14:textId="66C694BB"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59" w:type="dxa"/>
            <w:tcBorders>
              <w:top w:val="nil"/>
              <w:left w:val="nil"/>
              <w:bottom w:val="single" w:sz="4" w:space="0" w:color="auto"/>
              <w:right w:val="single" w:sz="4" w:space="0" w:color="auto"/>
            </w:tcBorders>
            <w:vAlign w:val="center"/>
          </w:tcPr>
          <w:p w14:paraId="50C60112" w14:textId="60EDE9E3" w:rsidR="00BA0D4A" w:rsidRPr="0048090B" w:rsidRDefault="002E5AC4" w:rsidP="00B9362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8470</w:t>
            </w:r>
          </w:p>
        </w:tc>
      </w:tr>
      <w:tr w:rsidR="00BA0D4A" w:rsidRPr="0048090B" w14:paraId="089EFB36" w14:textId="22DBE253"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4E204B7"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1DDBD9CB"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163EF739" w14:textId="08204AC9"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2543</w:t>
            </w:r>
          </w:p>
        </w:tc>
        <w:tc>
          <w:tcPr>
            <w:tcW w:w="204" w:type="dxa"/>
            <w:tcBorders>
              <w:top w:val="nil"/>
              <w:left w:val="nil"/>
              <w:bottom w:val="single" w:sz="4" w:space="0" w:color="auto"/>
              <w:right w:val="single" w:sz="4" w:space="0" w:color="auto"/>
            </w:tcBorders>
          </w:tcPr>
          <w:p w14:paraId="6F001D82"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8866051" w14:textId="206ABA99"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276" w:type="dxa"/>
            <w:tcBorders>
              <w:top w:val="nil"/>
              <w:left w:val="nil"/>
              <w:bottom w:val="single" w:sz="4" w:space="0" w:color="auto"/>
              <w:right w:val="single" w:sz="4" w:space="0" w:color="auto"/>
            </w:tcBorders>
            <w:vAlign w:val="center"/>
          </w:tcPr>
          <w:p w14:paraId="0629FF49" w14:textId="4946329E"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59" w:type="dxa"/>
            <w:tcBorders>
              <w:top w:val="nil"/>
              <w:left w:val="nil"/>
              <w:bottom w:val="single" w:sz="4" w:space="0" w:color="auto"/>
              <w:right w:val="single" w:sz="4" w:space="0" w:color="auto"/>
            </w:tcBorders>
            <w:vAlign w:val="center"/>
          </w:tcPr>
          <w:p w14:paraId="143350AA" w14:textId="43D3326E" w:rsidR="00BA0D4A" w:rsidRPr="0048090B" w:rsidRDefault="002E5AC4" w:rsidP="00B9362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8470</w:t>
            </w:r>
          </w:p>
        </w:tc>
      </w:tr>
      <w:tr w:rsidR="00BA0D4A" w:rsidRPr="0048090B" w14:paraId="78B65E1B" w14:textId="6C4640B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617EE41"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6F1C10D2"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22BE46FF" w14:textId="47818BED"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3391</w:t>
            </w:r>
          </w:p>
        </w:tc>
        <w:tc>
          <w:tcPr>
            <w:tcW w:w="204" w:type="dxa"/>
            <w:tcBorders>
              <w:top w:val="nil"/>
              <w:left w:val="nil"/>
              <w:bottom w:val="single" w:sz="4" w:space="0" w:color="auto"/>
              <w:right w:val="single" w:sz="4" w:space="0" w:color="auto"/>
            </w:tcBorders>
          </w:tcPr>
          <w:p w14:paraId="2BE194E7"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E2E647B" w14:textId="763508C2"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34D1AA03" w14:textId="22E0EDF4"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59" w:type="dxa"/>
            <w:tcBorders>
              <w:top w:val="nil"/>
              <w:left w:val="nil"/>
              <w:bottom w:val="single" w:sz="4" w:space="0" w:color="auto"/>
              <w:right w:val="single" w:sz="4" w:space="0" w:color="auto"/>
            </w:tcBorders>
            <w:vAlign w:val="center"/>
          </w:tcPr>
          <w:p w14:paraId="6A73FB12" w14:textId="4FE1CBDA"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1.270</w:t>
            </w:r>
          </w:p>
        </w:tc>
      </w:tr>
      <w:tr w:rsidR="00BA0D4A" w:rsidRPr="0048090B" w14:paraId="43960AAD" w14:textId="2246708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4517DD"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0B13C0D"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2A596C21" w14:textId="1EA1E63E"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4238</w:t>
            </w:r>
          </w:p>
        </w:tc>
        <w:tc>
          <w:tcPr>
            <w:tcW w:w="204" w:type="dxa"/>
            <w:tcBorders>
              <w:top w:val="nil"/>
              <w:left w:val="nil"/>
              <w:bottom w:val="single" w:sz="4" w:space="0" w:color="auto"/>
              <w:right w:val="single" w:sz="4" w:space="0" w:color="auto"/>
            </w:tcBorders>
          </w:tcPr>
          <w:p w14:paraId="3C3B660A"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3575039" w14:textId="136FB5ED"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47AD4D22" w14:textId="6CA5145D"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59" w:type="dxa"/>
            <w:tcBorders>
              <w:top w:val="nil"/>
              <w:left w:val="nil"/>
              <w:bottom w:val="single" w:sz="4" w:space="0" w:color="auto"/>
              <w:right w:val="single" w:sz="4" w:space="0" w:color="auto"/>
            </w:tcBorders>
            <w:vAlign w:val="center"/>
          </w:tcPr>
          <w:p w14:paraId="5E74F48E" w14:textId="440A9E0F"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1.692</w:t>
            </w:r>
          </w:p>
        </w:tc>
      </w:tr>
      <w:tr w:rsidR="00BA0D4A" w:rsidRPr="0048090B" w14:paraId="6E7B98B7" w14:textId="47DA44E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E246846"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5C12A49"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
          <w:p w14:paraId="5E7FF8E0" w14:textId="4FC22886"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5085</w:t>
            </w:r>
          </w:p>
        </w:tc>
        <w:tc>
          <w:tcPr>
            <w:tcW w:w="204" w:type="dxa"/>
            <w:tcBorders>
              <w:top w:val="nil"/>
              <w:left w:val="nil"/>
              <w:bottom w:val="single" w:sz="4" w:space="0" w:color="auto"/>
              <w:right w:val="single" w:sz="4" w:space="0" w:color="auto"/>
            </w:tcBorders>
          </w:tcPr>
          <w:p w14:paraId="04EECCF8"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B9231D4" w14:textId="73A67836"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276" w:type="dxa"/>
            <w:tcBorders>
              <w:top w:val="nil"/>
              <w:left w:val="nil"/>
              <w:bottom w:val="single" w:sz="4" w:space="0" w:color="auto"/>
              <w:right w:val="single" w:sz="4" w:space="0" w:color="auto"/>
            </w:tcBorders>
            <w:vAlign w:val="center"/>
          </w:tcPr>
          <w:p w14:paraId="528E58AC" w14:textId="4FBCBAC3"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59" w:type="dxa"/>
            <w:tcBorders>
              <w:top w:val="nil"/>
              <w:left w:val="nil"/>
              <w:bottom w:val="single" w:sz="4" w:space="0" w:color="auto"/>
              <w:right w:val="single" w:sz="4" w:space="0" w:color="auto"/>
            </w:tcBorders>
            <w:vAlign w:val="center"/>
          </w:tcPr>
          <w:p w14:paraId="39ECA357" w14:textId="66997877"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2.114</w:t>
            </w:r>
          </w:p>
        </w:tc>
      </w:tr>
      <w:tr w:rsidR="00BA0D4A" w:rsidRPr="0048090B" w14:paraId="0BED6C65" w14:textId="24081B0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9EA18A"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5EA7E4C0"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w:t>
            </w:r>
          </w:p>
        </w:tc>
        <w:tc>
          <w:tcPr>
            <w:tcW w:w="1506" w:type="dxa"/>
            <w:tcBorders>
              <w:top w:val="nil"/>
              <w:left w:val="nil"/>
              <w:bottom w:val="single" w:sz="4" w:space="0" w:color="auto"/>
              <w:right w:val="single" w:sz="4" w:space="0" w:color="auto"/>
            </w:tcBorders>
            <w:shd w:val="clear" w:color="auto" w:fill="auto"/>
            <w:noWrap/>
            <w:vAlign w:val="center"/>
            <w:hideMark/>
          </w:tcPr>
          <w:p w14:paraId="69FF8DBD" w14:textId="6A348D74"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5931</w:t>
            </w:r>
          </w:p>
        </w:tc>
        <w:tc>
          <w:tcPr>
            <w:tcW w:w="204" w:type="dxa"/>
            <w:tcBorders>
              <w:top w:val="nil"/>
              <w:left w:val="nil"/>
              <w:bottom w:val="single" w:sz="4" w:space="0" w:color="auto"/>
              <w:right w:val="single" w:sz="4" w:space="0" w:color="auto"/>
            </w:tcBorders>
          </w:tcPr>
          <w:p w14:paraId="75A7BD38"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601BAB3" w14:textId="23A963D5"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276" w:type="dxa"/>
            <w:tcBorders>
              <w:top w:val="nil"/>
              <w:left w:val="nil"/>
              <w:bottom w:val="single" w:sz="4" w:space="0" w:color="auto"/>
              <w:right w:val="single" w:sz="4" w:space="0" w:color="auto"/>
            </w:tcBorders>
            <w:vAlign w:val="center"/>
          </w:tcPr>
          <w:p w14:paraId="6B645917" w14:textId="0500E354"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59" w:type="dxa"/>
            <w:tcBorders>
              <w:top w:val="nil"/>
              <w:left w:val="nil"/>
              <w:bottom w:val="single" w:sz="4" w:space="0" w:color="auto"/>
              <w:right w:val="single" w:sz="4" w:space="0" w:color="auto"/>
            </w:tcBorders>
            <w:vAlign w:val="center"/>
          </w:tcPr>
          <w:p w14:paraId="03BAAF0F" w14:textId="7D239977"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2.535</w:t>
            </w:r>
          </w:p>
        </w:tc>
      </w:tr>
      <w:tr w:rsidR="00BA0D4A" w:rsidRPr="0048090B" w14:paraId="32C81226" w14:textId="4D1D671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E642546"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52F6CC50"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w:t>
            </w:r>
          </w:p>
        </w:tc>
        <w:tc>
          <w:tcPr>
            <w:tcW w:w="1506" w:type="dxa"/>
            <w:tcBorders>
              <w:top w:val="nil"/>
              <w:left w:val="nil"/>
              <w:bottom w:val="single" w:sz="4" w:space="0" w:color="auto"/>
              <w:right w:val="single" w:sz="4" w:space="0" w:color="auto"/>
            </w:tcBorders>
            <w:shd w:val="clear" w:color="auto" w:fill="auto"/>
            <w:noWrap/>
            <w:vAlign w:val="center"/>
            <w:hideMark/>
          </w:tcPr>
          <w:p w14:paraId="610909C1" w14:textId="3A4125C7"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6778</w:t>
            </w:r>
          </w:p>
        </w:tc>
        <w:tc>
          <w:tcPr>
            <w:tcW w:w="204" w:type="dxa"/>
            <w:tcBorders>
              <w:top w:val="nil"/>
              <w:left w:val="nil"/>
              <w:bottom w:val="single" w:sz="4" w:space="0" w:color="auto"/>
              <w:right w:val="single" w:sz="4" w:space="0" w:color="auto"/>
            </w:tcBorders>
          </w:tcPr>
          <w:p w14:paraId="3A061BCE"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C08A9DB" w14:textId="63F45918"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276" w:type="dxa"/>
            <w:tcBorders>
              <w:top w:val="nil"/>
              <w:left w:val="nil"/>
              <w:bottom w:val="single" w:sz="4" w:space="0" w:color="auto"/>
              <w:right w:val="single" w:sz="4" w:space="0" w:color="auto"/>
            </w:tcBorders>
            <w:vAlign w:val="center"/>
          </w:tcPr>
          <w:p w14:paraId="736921DA" w14:textId="2B9EA7B4"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59" w:type="dxa"/>
            <w:tcBorders>
              <w:top w:val="nil"/>
              <w:left w:val="nil"/>
              <w:bottom w:val="single" w:sz="4" w:space="0" w:color="auto"/>
              <w:right w:val="single" w:sz="4" w:space="0" w:color="auto"/>
            </w:tcBorders>
            <w:vAlign w:val="center"/>
          </w:tcPr>
          <w:p w14:paraId="2344AC98" w14:textId="70530F1E"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2.955</w:t>
            </w:r>
          </w:p>
        </w:tc>
      </w:tr>
    </w:tbl>
    <w:p w14:paraId="7ED87C47" w14:textId="77777777" w:rsidR="00F67D61" w:rsidRPr="0048090B" w:rsidRDefault="00F67D61" w:rsidP="00B9362F">
      <w:pPr>
        <w:widowControl/>
        <w:outlineLvl w:val="1"/>
        <w:rPr>
          <w:rStyle w:val="normaltextrun"/>
          <w:rFonts w:ascii="Times New Roman" w:eastAsia="ＭＳ 明朝" w:hAnsi="Times New Roman" w:cs="Times New Roman"/>
          <w:color w:val="000000" w:themeColor="text1"/>
          <w:szCs w:val="21"/>
        </w:rPr>
      </w:pPr>
    </w:p>
    <w:p w14:paraId="5224B05E" w14:textId="1DE1B7BD"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80" w:name="_Toc126851009"/>
      <w:r w:rsidRPr="0048090B">
        <w:rPr>
          <w:rStyle w:val="normaltextrun"/>
          <w:rFonts w:ascii="Times New Roman" w:eastAsia="ＭＳ 明朝" w:hAnsi="Times New Roman" w:cs="Times New Roman"/>
          <w:sz w:val="21"/>
          <w:szCs w:val="21"/>
        </w:rPr>
        <w:t>220906CP_cell0.2g_4 CA</w:t>
      </w:r>
      <w:r w:rsidRPr="0048090B">
        <w:rPr>
          <w:rStyle w:val="normaltextrun"/>
          <w:rFonts w:ascii="Times New Roman" w:eastAsia="ＭＳ 明朝" w:hAnsi="Times New Roman" w:cs="Times New Roman"/>
          <w:sz w:val="21"/>
          <w:szCs w:val="21"/>
        </w:rPr>
        <w:t>測定</w:t>
      </w:r>
      <w:bookmarkEnd w:id="980"/>
    </w:p>
    <w:p w14:paraId="648EFAA9" w14:textId="77777777" w:rsidR="00F67D61" w:rsidRPr="0048090B" w:rsidRDefault="00F67D61" w:rsidP="00B9362F">
      <w:pPr>
        <w:pStyle w:val="a4"/>
        <w:widowControl/>
        <w:numPr>
          <w:ilvl w:val="0"/>
          <w:numId w:val="57"/>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C33108A" w14:textId="77777777" w:rsidR="00F67D61" w:rsidRPr="0048090B" w:rsidRDefault="00F67D61" w:rsidP="00B9362F">
      <w:pPr>
        <w:pStyle w:val="a4"/>
        <w:widowControl/>
        <w:numPr>
          <w:ilvl w:val="0"/>
          <w:numId w:val="5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2E0E7499" w14:textId="77777777" w:rsidR="00F67D61" w:rsidRPr="0048090B" w:rsidRDefault="00F67D61" w:rsidP="00B9362F">
      <w:pPr>
        <w:pStyle w:val="a4"/>
        <w:widowControl/>
        <w:numPr>
          <w:ilvl w:val="0"/>
          <w:numId w:val="5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7B9BCBB9" w14:textId="77777777" w:rsidR="00F67D61" w:rsidRPr="0048090B" w:rsidRDefault="00F67D61" w:rsidP="00B9362F">
      <w:pPr>
        <w:pStyle w:val="a4"/>
        <w:widowControl/>
        <w:numPr>
          <w:ilvl w:val="0"/>
          <w:numId w:val="5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22E3769D" w14:textId="77777777" w:rsidR="00F67D61" w:rsidRPr="0048090B" w:rsidRDefault="00F67D61" w:rsidP="00B9362F">
      <w:pPr>
        <w:pStyle w:val="a4"/>
        <w:widowControl/>
        <w:numPr>
          <w:ilvl w:val="0"/>
          <w:numId w:val="57"/>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0B4A2900" w14:textId="77777777" w:rsidR="00F67D61" w:rsidRPr="0048090B" w:rsidRDefault="00F67D61" w:rsidP="00B9362F">
      <w:pPr>
        <w:pStyle w:val="a4"/>
        <w:widowControl/>
        <w:numPr>
          <w:ilvl w:val="0"/>
          <w:numId w:val="57"/>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37138ED0"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045A82AE"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1F53FAC5" w14:textId="68CEE8D0" w:rsidR="00F67D61" w:rsidRPr="0048090B" w:rsidRDefault="00F67D61" w:rsidP="00A007A1">
      <w:pPr>
        <w:rPr>
          <w:rStyle w:val="normaltextrun"/>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-9</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E74BEA" w:rsidRPr="0048090B" w14:paraId="6292F7F9" w14:textId="711FD3E2"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C81BD3" w14:textId="77777777" w:rsidR="00E74BEA" w:rsidRPr="0048090B" w:rsidRDefault="00E74B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5EE059B3" w14:textId="77777777" w:rsidR="00E74BEA" w:rsidRPr="0048090B" w:rsidRDefault="00E74B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5FDDFF2B" w14:textId="77777777" w:rsidR="00E74BEA" w:rsidRPr="0048090B" w:rsidRDefault="00E74B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48CC48B4" w14:textId="77777777" w:rsidR="00E74BEA" w:rsidRPr="0048090B" w:rsidRDefault="00E74BEA" w:rsidP="00E74BEA">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6D10860D" w14:textId="68AB03DC" w:rsidR="00E74BEA" w:rsidRPr="0048090B" w:rsidRDefault="00E74BEA" w:rsidP="00E74B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2DF391CA" w14:textId="03C00D7B" w:rsidR="00E74BEA" w:rsidRPr="0048090B" w:rsidRDefault="00E74BEA" w:rsidP="00E74B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742CCFF7" w14:textId="79D1D324" w:rsidR="00E74BEA" w:rsidRPr="0048090B" w:rsidRDefault="00E74BEA" w:rsidP="00E74B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E74BEA" w:rsidRPr="0048090B" w14:paraId="1BC54EE6" w14:textId="3E7C6AE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B40061E" w14:textId="66B8B5A2" w:rsidR="00E74BEA" w:rsidRPr="0048090B" w:rsidRDefault="00E74B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2376DA3" w14:textId="77777777" w:rsidR="00E74BEA" w:rsidRPr="0048090B" w:rsidRDefault="00E74B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4375DDA8" w14:textId="01756E64" w:rsidR="00E74BEA" w:rsidRPr="0048090B" w:rsidRDefault="00E74B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E5AC4">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1814EDF8" w14:textId="77777777" w:rsidR="00E74BEA" w:rsidRPr="0048090B" w:rsidRDefault="00E74BEA" w:rsidP="00E74BEA">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61EE88E" w14:textId="019DF369" w:rsidR="00E74BEA" w:rsidRPr="0048090B" w:rsidRDefault="00E74BEA" w:rsidP="00E74B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2ACC5CFD" w14:textId="238FA2D7" w:rsidR="00E74BEA" w:rsidRPr="0048090B" w:rsidRDefault="00E74BEA" w:rsidP="00E74B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7D1821BC" w14:textId="49BB4773" w:rsidR="00E74BEA" w:rsidRPr="0048090B" w:rsidRDefault="00E74BEA" w:rsidP="00E74B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E5AC4">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C567A1" w:rsidRPr="0048090B" w14:paraId="2CC24CF6" w14:textId="1F78744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B70915D"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28858563"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255AF052" w14:textId="571CECC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2BF8CF38" w14:textId="77777777" w:rsidR="00C567A1" w:rsidRPr="0048090B" w:rsidRDefault="00C567A1"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B12A256" w14:textId="6AE8CF00"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44EA9A74" w14:textId="1C4EE78A"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59" w:type="dxa"/>
            <w:tcBorders>
              <w:top w:val="nil"/>
              <w:left w:val="nil"/>
              <w:bottom w:val="single" w:sz="4" w:space="0" w:color="auto"/>
              <w:right w:val="single" w:sz="4" w:space="0" w:color="auto"/>
            </w:tcBorders>
            <w:vAlign w:val="center"/>
          </w:tcPr>
          <w:p w14:paraId="77342C7A" w14:textId="0BB481D6"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2.535</w:t>
            </w:r>
          </w:p>
        </w:tc>
      </w:tr>
      <w:tr w:rsidR="00C567A1" w:rsidRPr="0048090B" w14:paraId="69557C4C" w14:textId="560EB53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0F44AC"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25CA4304"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5B79C3B2" w14:textId="53114A11" w:rsidR="00C567A1" w:rsidRPr="0048090B" w:rsidRDefault="000A37BA"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C567A1" w:rsidRPr="0048090B">
              <w:rPr>
                <w:rFonts w:ascii="Times New Roman" w:eastAsia="ＭＳ 明朝" w:hAnsi="Times New Roman" w:cs="Times New Roman"/>
                <w:color w:val="000000"/>
                <w:kern w:val="0"/>
                <w:szCs w:val="21"/>
              </w:rPr>
              <w:t>4238</w:t>
            </w:r>
          </w:p>
        </w:tc>
        <w:tc>
          <w:tcPr>
            <w:tcW w:w="204" w:type="dxa"/>
            <w:tcBorders>
              <w:top w:val="nil"/>
              <w:left w:val="nil"/>
              <w:bottom w:val="single" w:sz="4" w:space="0" w:color="auto"/>
              <w:right w:val="single" w:sz="4" w:space="0" w:color="auto"/>
            </w:tcBorders>
          </w:tcPr>
          <w:p w14:paraId="2269D71F" w14:textId="77777777" w:rsidR="00C567A1" w:rsidRPr="0048090B" w:rsidRDefault="00C567A1"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D49D605" w14:textId="5B3A40CE"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64A440A7" w14:textId="5BFB37FF"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59" w:type="dxa"/>
            <w:tcBorders>
              <w:top w:val="nil"/>
              <w:left w:val="nil"/>
              <w:bottom w:val="single" w:sz="4" w:space="0" w:color="auto"/>
              <w:right w:val="single" w:sz="4" w:space="0" w:color="auto"/>
            </w:tcBorders>
            <w:vAlign w:val="center"/>
          </w:tcPr>
          <w:p w14:paraId="0C512169" w14:textId="595349D0"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3.375</w:t>
            </w:r>
          </w:p>
        </w:tc>
      </w:tr>
      <w:tr w:rsidR="00C567A1" w:rsidRPr="0048090B" w14:paraId="247E50AC" w14:textId="7FE2309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8E5A63"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632E3538"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7EBC9A74" w14:textId="19F8F965" w:rsidR="00C567A1" w:rsidRPr="0048090B" w:rsidRDefault="000A37BA"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C567A1" w:rsidRPr="0048090B">
              <w:rPr>
                <w:rFonts w:ascii="Times New Roman" w:eastAsia="ＭＳ 明朝" w:hAnsi="Times New Roman" w:cs="Times New Roman"/>
                <w:color w:val="000000"/>
                <w:kern w:val="0"/>
                <w:szCs w:val="21"/>
              </w:rPr>
              <w:t>8470</w:t>
            </w:r>
          </w:p>
        </w:tc>
        <w:tc>
          <w:tcPr>
            <w:tcW w:w="204" w:type="dxa"/>
            <w:tcBorders>
              <w:top w:val="nil"/>
              <w:left w:val="nil"/>
              <w:bottom w:val="single" w:sz="4" w:space="0" w:color="auto"/>
              <w:right w:val="single" w:sz="4" w:space="0" w:color="auto"/>
            </w:tcBorders>
          </w:tcPr>
          <w:p w14:paraId="1B38B762" w14:textId="77777777" w:rsidR="00C567A1" w:rsidRPr="0048090B" w:rsidRDefault="00C567A1"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36E3F43" w14:textId="4E00E716"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577DA84F" w14:textId="16196074"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0AAEB6AB" w14:textId="7F84489E"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4.214</w:t>
            </w:r>
          </w:p>
        </w:tc>
      </w:tr>
      <w:tr w:rsidR="00C567A1" w:rsidRPr="0048090B" w14:paraId="7835F9DD" w14:textId="4B0CD13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E9AC21"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4B7D3911"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1E031B2B" w14:textId="10E2C6B1"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1.270</w:t>
            </w:r>
          </w:p>
        </w:tc>
        <w:tc>
          <w:tcPr>
            <w:tcW w:w="204" w:type="dxa"/>
            <w:tcBorders>
              <w:top w:val="nil"/>
              <w:left w:val="nil"/>
              <w:bottom w:val="single" w:sz="4" w:space="0" w:color="auto"/>
              <w:right w:val="single" w:sz="4" w:space="0" w:color="auto"/>
            </w:tcBorders>
          </w:tcPr>
          <w:p w14:paraId="5FDED339" w14:textId="77777777" w:rsidR="00C567A1" w:rsidRPr="0048090B" w:rsidRDefault="00C567A1"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5C37523" w14:textId="03B8C23C"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76719C19" w14:textId="3AB9F76A"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7F7E69DB" w14:textId="66ED405A"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5.051</w:t>
            </w:r>
          </w:p>
        </w:tc>
      </w:tr>
      <w:tr w:rsidR="00C567A1" w:rsidRPr="0048090B" w14:paraId="4DDDD769" w14:textId="31FA480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BF8ACC"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543C8328"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30808793" w14:textId="36CAA48C"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1.692</w:t>
            </w:r>
          </w:p>
        </w:tc>
        <w:tc>
          <w:tcPr>
            <w:tcW w:w="204" w:type="dxa"/>
            <w:tcBorders>
              <w:top w:val="nil"/>
              <w:left w:val="nil"/>
              <w:bottom w:val="single" w:sz="4" w:space="0" w:color="auto"/>
              <w:right w:val="single" w:sz="4" w:space="0" w:color="auto"/>
            </w:tcBorders>
          </w:tcPr>
          <w:p w14:paraId="4C5662B7" w14:textId="77777777" w:rsidR="00C567A1" w:rsidRPr="0048090B" w:rsidRDefault="00C567A1"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9AAB22C" w14:textId="0A1C9B8D"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54823C91" w14:textId="2DEB716D"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235A66D0" w14:textId="17175F43"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5.885</w:t>
            </w:r>
          </w:p>
        </w:tc>
      </w:tr>
      <w:tr w:rsidR="00C567A1" w:rsidRPr="0048090B" w14:paraId="40A53EBC" w14:textId="742E8F3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9DBC26"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0847D1F4"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464E3071" w14:textId="76AE3CFE"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2.114</w:t>
            </w:r>
          </w:p>
        </w:tc>
        <w:tc>
          <w:tcPr>
            <w:tcW w:w="204" w:type="dxa"/>
            <w:tcBorders>
              <w:top w:val="nil"/>
              <w:left w:val="nil"/>
              <w:bottom w:val="single" w:sz="4" w:space="0" w:color="auto"/>
              <w:right w:val="single" w:sz="4" w:space="0" w:color="auto"/>
            </w:tcBorders>
          </w:tcPr>
          <w:p w14:paraId="61DB5B6A" w14:textId="77777777" w:rsidR="00C567A1" w:rsidRPr="0048090B" w:rsidRDefault="00C567A1"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938E176" w14:textId="172A8D84"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276" w:type="dxa"/>
            <w:tcBorders>
              <w:top w:val="nil"/>
              <w:left w:val="nil"/>
              <w:bottom w:val="single" w:sz="4" w:space="0" w:color="auto"/>
              <w:right w:val="single" w:sz="4" w:space="0" w:color="auto"/>
            </w:tcBorders>
            <w:vAlign w:val="center"/>
          </w:tcPr>
          <w:p w14:paraId="562E336C" w14:textId="169F26C6"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4577A1FB" w14:textId="1566CA32"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5.885</w:t>
            </w:r>
          </w:p>
        </w:tc>
      </w:tr>
    </w:tbl>
    <w:p w14:paraId="0F5C072C" w14:textId="27202C08" w:rsidR="00F67D61" w:rsidRPr="0048090B" w:rsidRDefault="00A6362B" w:rsidP="00B9362F">
      <w:pPr>
        <w:widowControl/>
        <w:outlineLvl w:val="1"/>
        <w:rPr>
          <w:rStyle w:val="normaltextrun"/>
          <w:rFonts w:ascii="Times New Roman" w:eastAsia="ＭＳ 明朝" w:hAnsi="Times New Roman" w:cs="Times New Roman"/>
          <w:color w:val="000000" w:themeColor="text1"/>
          <w:szCs w:val="21"/>
        </w:rPr>
      </w:pPr>
      <w:r>
        <w:rPr>
          <w:rStyle w:val="normaltextrun"/>
          <w:rFonts w:ascii="Times New Roman" w:eastAsia="ＭＳ 明朝" w:hAnsi="Times New Roman" w:cs="Times New Roman"/>
          <w:color w:val="000000" w:themeColor="text1"/>
          <w:szCs w:val="21"/>
        </w:rPr>
        <w:br w:type="page"/>
      </w:r>
    </w:p>
    <w:p w14:paraId="4CAF875D" w14:textId="3AF59CD3" w:rsidR="00F67D61" w:rsidRPr="0048090B" w:rsidRDefault="00F67D61" w:rsidP="00B9362F">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kern w:val="2"/>
          <w:sz w:val="21"/>
          <w:szCs w:val="21"/>
        </w:rPr>
      </w:pPr>
      <w:bookmarkStart w:id="981" w:name="_Toc126851010"/>
      <w:commentRangeStart w:id="982"/>
      <w:r w:rsidRPr="0048090B">
        <w:rPr>
          <w:rStyle w:val="normaltextrun"/>
          <w:rFonts w:ascii="Times New Roman" w:eastAsia="ＭＳ 明朝" w:hAnsi="Times New Roman" w:cs="Times New Roman"/>
          <w:sz w:val="21"/>
          <w:szCs w:val="21"/>
        </w:rPr>
        <w:lastRenderedPageBreak/>
        <w:t>220906CP_cell0.8g CA</w:t>
      </w:r>
      <w:r w:rsidRPr="0048090B">
        <w:rPr>
          <w:rStyle w:val="normaltextrun"/>
          <w:rFonts w:ascii="Times New Roman" w:eastAsia="ＭＳ 明朝" w:hAnsi="Times New Roman" w:cs="Times New Roman"/>
          <w:sz w:val="21"/>
          <w:szCs w:val="21"/>
        </w:rPr>
        <w:t>測定</w:t>
      </w:r>
      <w:commentRangeEnd w:id="982"/>
      <w:r w:rsidRPr="0048090B">
        <w:rPr>
          <w:rStyle w:val="ad"/>
          <w:rFonts w:ascii="Times New Roman" w:eastAsia="ＭＳ 明朝" w:hAnsi="Times New Roman" w:cs="Times New Roman"/>
          <w:kern w:val="2"/>
          <w:sz w:val="21"/>
          <w:szCs w:val="21"/>
        </w:rPr>
        <w:commentReference w:id="982"/>
      </w:r>
      <w:bookmarkEnd w:id="981"/>
    </w:p>
    <w:p w14:paraId="04E8E03E" w14:textId="77777777" w:rsidR="00F67D61" w:rsidRPr="0048090B" w:rsidRDefault="00F67D61" w:rsidP="00A007A1">
      <w:pPr>
        <w:pStyle w:val="a4"/>
        <w:widowControl/>
        <w:numPr>
          <w:ilvl w:val="0"/>
          <w:numId w:val="5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74EF5BC0" w14:textId="77777777" w:rsidR="00F67D61" w:rsidRPr="0048090B" w:rsidRDefault="00F67D61" w:rsidP="00B9362F">
      <w:pPr>
        <w:pStyle w:val="a4"/>
        <w:widowControl/>
        <w:numPr>
          <w:ilvl w:val="0"/>
          <w:numId w:val="5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1D9FBB8E" w14:textId="77777777" w:rsidR="00F67D61" w:rsidRPr="0048090B" w:rsidRDefault="00F67D61" w:rsidP="00B9362F">
      <w:pPr>
        <w:pStyle w:val="a4"/>
        <w:widowControl/>
        <w:numPr>
          <w:ilvl w:val="0"/>
          <w:numId w:val="5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13EAF228" w14:textId="77777777" w:rsidR="00F67D61" w:rsidRPr="0048090B" w:rsidRDefault="00F67D61" w:rsidP="00B9362F">
      <w:pPr>
        <w:pStyle w:val="a4"/>
        <w:widowControl/>
        <w:numPr>
          <w:ilvl w:val="0"/>
          <w:numId w:val="5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3758AB85" w14:textId="77777777" w:rsidR="00F67D61" w:rsidRPr="0048090B" w:rsidRDefault="00F67D61" w:rsidP="00B9362F">
      <w:pPr>
        <w:pStyle w:val="a4"/>
        <w:widowControl/>
        <w:numPr>
          <w:ilvl w:val="0"/>
          <w:numId w:val="58"/>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5FB8CFA0" w14:textId="77777777" w:rsidR="00F67D61" w:rsidRPr="0048090B" w:rsidRDefault="00F67D61" w:rsidP="00B9362F">
      <w:pPr>
        <w:pStyle w:val="a4"/>
        <w:widowControl/>
        <w:numPr>
          <w:ilvl w:val="0"/>
          <w:numId w:val="58"/>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00223D0"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7D24B19C"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03BE9FB7" w14:textId="2931FBF5"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表</w:t>
      </w:r>
      <w:r w:rsidRPr="0048090B">
        <w:rPr>
          <w:rFonts w:ascii="Times New Roman" w:eastAsia="ＭＳ 明朝" w:hAnsi="Times New Roman" w:cs="Times New Roman"/>
          <w:sz w:val="21"/>
          <w:szCs w:val="21"/>
        </w:rPr>
        <w:t xml:space="preserve"> 3-1</w:t>
      </w:r>
      <w:r w:rsidR="0014494F" w:rsidRPr="0048090B">
        <w:rPr>
          <w:rFonts w:ascii="Times New Roman" w:eastAsia="ＭＳ 明朝" w:hAnsi="Times New Roman" w:cs="Times New Roman"/>
          <w:sz w:val="21"/>
          <w:szCs w:val="21"/>
        </w:rPr>
        <w:t>1</w:t>
      </w:r>
      <w:r w:rsidRPr="0048090B">
        <w:rPr>
          <w:rFonts w:ascii="Times New Roman" w:eastAsia="ＭＳ 明朝" w:hAnsi="Times New Roman" w:cs="Times New Roman"/>
          <w:sz w:val="21"/>
          <w:szCs w:val="21"/>
        </w:rPr>
        <w:t>-10</w:t>
      </w:r>
      <w:r w:rsidRPr="0048090B">
        <w:rPr>
          <w:rFonts w:ascii="Times New Roman" w:eastAsia="ＭＳ 明朝" w:hAnsi="Times New Roman" w:cs="Times New Roman"/>
          <w:sz w:val="21"/>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2E5AC4" w:rsidRPr="0048090B" w14:paraId="34CF023D" w14:textId="77E7C469"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01F4A4" w14:textId="77777777" w:rsidR="002E5AC4" w:rsidRPr="0048090B" w:rsidRDefault="002E5AC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D130428" w14:textId="77777777" w:rsidR="002E5AC4" w:rsidRPr="0048090B" w:rsidRDefault="002E5AC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1D933E70" w14:textId="77777777" w:rsidR="002E5AC4" w:rsidRPr="0048090B" w:rsidRDefault="002E5AC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540C1BD7" w14:textId="77777777" w:rsidR="002E5AC4" w:rsidRPr="0048090B" w:rsidRDefault="002E5AC4" w:rsidP="002E5AC4">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1166E45B" w14:textId="6D3D13D5" w:rsidR="002E5AC4" w:rsidRPr="0048090B" w:rsidRDefault="002E5AC4" w:rsidP="002E5AC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3353333A" w14:textId="5B2ED0EE" w:rsidR="002E5AC4" w:rsidRPr="0048090B" w:rsidRDefault="002E5AC4" w:rsidP="002E5AC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19E10C71" w14:textId="2E1232B9" w:rsidR="002E5AC4" w:rsidRPr="0048090B" w:rsidRDefault="002E5AC4" w:rsidP="002E5AC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2E5AC4" w:rsidRPr="0048090B" w14:paraId="5814D06E" w14:textId="6BD8BE5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95B6CE" w14:textId="2C767DDB" w:rsidR="002E5AC4" w:rsidRPr="0048090B" w:rsidRDefault="002E5AC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7E92ABBD" w14:textId="77777777" w:rsidR="002E5AC4" w:rsidRPr="0048090B" w:rsidRDefault="002E5AC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5BD3669F" w14:textId="51F9FA86" w:rsidR="002E5AC4" w:rsidRPr="0048090B" w:rsidRDefault="002E5AC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0A37BA">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63E19D69" w14:textId="77777777" w:rsidR="002E5AC4" w:rsidRPr="0048090B" w:rsidRDefault="002E5AC4" w:rsidP="002E5AC4">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50B42FB" w14:textId="0B30AB24" w:rsidR="002E5AC4" w:rsidRPr="0048090B" w:rsidRDefault="002E5AC4" w:rsidP="002E5AC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4C1591B1" w14:textId="652245F0" w:rsidR="002E5AC4" w:rsidRPr="0048090B" w:rsidRDefault="002E5AC4" w:rsidP="002E5AC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72830C8A" w14:textId="0D457A90" w:rsidR="002E5AC4" w:rsidRPr="0048090B" w:rsidRDefault="002E5AC4" w:rsidP="002E5AC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0A37BA">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0A37BA" w:rsidRPr="0048090B" w14:paraId="43A64E01" w14:textId="5F4FDB6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18CF0AA"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6F98865"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2DF24DFA" w14:textId="58C6F693"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44BBB025"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5A19DEC" w14:textId="75C0E08E"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276" w:type="dxa"/>
            <w:tcBorders>
              <w:top w:val="nil"/>
              <w:left w:val="nil"/>
              <w:bottom w:val="single" w:sz="4" w:space="0" w:color="auto"/>
              <w:right w:val="single" w:sz="4" w:space="0" w:color="auto"/>
            </w:tcBorders>
            <w:vAlign w:val="center"/>
          </w:tcPr>
          <w:p w14:paraId="7434187C" w14:textId="04E21A30"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0D9C3E44" w14:textId="63EE5232"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4.797</w:t>
            </w:r>
          </w:p>
        </w:tc>
      </w:tr>
      <w:tr w:rsidR="000A37BA" w:rsidRPr="0048090B" w14:paraId="24CA3C39" w14:textId="3CFC7F3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E0B6290"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75D12539"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738DDFA9" w14:textId="116DA0E5" w:rsidR="000A37BA" w:rsidRPr="0048090B" w:rsidRDefault="00A122B7" w:rsidP="00A122B7">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0A37BA" w:rsidRPr="0048090B">
              <w:rPr>
                <w:rFonts w:ascii="Times New Roman" w:eastAsia="ＭＳ 明朝" w:hAnsi="Times New Roman" w:cs="Times New Roman"/>
                <w:color w:val="000000"/>
                <w:kern w:val="0"/>
                <w:szCs w:val="21"/>
              </w:rPr>
              <w:t>4388</w:t>
            </w:r>
          </w:p>
        </w:tc>
        <w:tc>
          <w:tcPr>
            <w:tcW w:w="204" w:type="dxa"/>
            <w:tcBorders>
              <w:top w:val="nil"/>
              <w:left w:val="nil"/>
              <w:bottom w:val="single" w:sz="4" w:space="0" w:color="auto"/>
              <w:right w:val="single" w:sz="4" w:space="0" w:color="auto"/>
            </w:tcBorders>
          </w:tcPr>
          <w:p w14:paraId="1AFD8C18"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DA82E5A" w14:textId="4049BDA8"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276" w:type="dxa"/>
            <w:tcBorders>
              <w:top w:val="nil"/>
              <w:left w:val="nil"/>
              <w:bottom w:val="single" w:sz="4" w:space="0" w:color="auto"/>
              <w:right w:val="single" w:sz="4" w:space="0" w:color="auto"/>
            </w:tcBorders>
            <w:vAlign w:val="center"/>
          </w:tcPr>
          <w:p w14:paraId="78070B55" w14:textId="07377362"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414AB783" w14:textId="35C22B1D"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5.230</w:t>
            </w:r>
          </w:p>
        </w:tc>
      </w:tr>
      <w:tr w:rsidR="000A37BA" w:rsidRPr="0048090B" w14:paraId="70267EAA" w14:textId="1440076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D752AD9"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12F9C65D"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133B9742" w14:textId="1E9228BC" w:rsidR="000A37BA" w:rsidRPr="0048090B" w:rsidRDefault="00A122B7" w:rsidP="00A122B7">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0A37BA" w:rsidRPr="0048090B">
              <w:rPr>
                <w:rFonts w:ascii="Times New Roman" w:eastAsia="ＭＳ 明朝" w:hAnsi="Times New Roman" w:cs="Times New Roman"/>
                <w:color w:val="000000"/>
                <w:kern w:val="0"/>
                <w:szCs w:val="21"/>
              </w:rPr>
              <w:t>8771</w:t>
            </w:r>
          </w:p>
        </w:tc>
        <w:tc>
          <w:tcPr>
            <w:tcW w:w="204" w:type="dxa"/>
            <w:tcBorders>
              <w:top w:val="nil"/>
              <w:left w:val="nil"/>
              <w:bottom w:val="single" w:sz="4" w:space="0" w:color="auto"/>
              <w:right w:val="single" w:sz="4" w:space="0" w:color="auto"/>
            </w:tcBorders>
          </w:tcPr>
          <w:p w14:paraId="7E13A800"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7699DBC" w14:textId="0AB16848"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276" w:type="dxa"/>
            <w:tcBorders>
              <w:top w:val="nil"/>
              <w:left w:val="nil"/>
              <w:bottom w:val="single" w:sz="4" w:space="0" w:color="auto"/>
              <w:right w:val="single" w:sz="4" w:space="0" w:color="auto"/>
            </w:tcBorders>
            <w:vAlign w:val="center"/>
          </w:tcPr>
          <w:p w14:paraId="29D53DE5" w14:textId="649EFCEC"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74B432C2" w14:textId="68317C73"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5.662</w:t>
            </w:r>
          </w:p>
        </w:tc>
      </w:tr>
      <w:tr w:rsidR="000A37BA" w:rsidRPr="0048090B" w14:paraId="36F3F670" w14:textId="699BC57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D628BC"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25E57A35"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6F8E08C9" w14:textId="4D8044E8"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c>
          <w:tcPr>
            <w:tcW w:w="204" w:type="dxa"/>
            <w:tcBorders>
              <w:top w:val="nil"/>
              <w:left w:val="nil"/>
              <w:bottom w:val="single" w:sz="4" w:space="0" w:color="auto"/>
              <w:right w:val="single" w:sz="4" w:space="0" w:color="auto"/>
            </w:tcBorders>
          </w:tcPr>
          <w:p w14:paraId="08D9702B"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F36D2E" w14:textId="04623005"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276" w:type="dxa"/>
            <w:tcBorders>
              <w:top w:val="nil"/>
              <w:left w:val="nil"/>
              <w:bottom w:val="single" w:sz="4" w:space="0" w:color="auto"/>
              <w:right w:val="single" w:sz="4" w:space="0" w:color="auto"/>
            </w:tcBorders>
            <w:vAlign w:val="center"/>
          </w:tcPr>
          <w:p w14:paraId="70B0365B" w14:textId="2BC58F3B"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33222730" w14:textId="4CE05F28"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6.094</w:t>
            </w:r>
          </w:p>
        </w:tc>
      </w:tr>
      <w:tr w:rsidR="000A37BA" w:rsidRPr="0048090B" w14:paraId="3EA600C8" w14:textId="79973D3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42046C"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27B085FE"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3A11242F" w14:textId="56AF6A6E"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p>
        </w:tc>
        <w:tc>
          <w:tcPr>
            <w:tcW w:w="204" w:type="dxa"/>
            <w:tcBorders>
              <w:top w:val="nil"/>
              <w:left w:val="nil"/>
              <w:bottom w:val="single" w:sz="4" w:space="0" w:color="auto"/>
              <w:right w:val="single" w:sz="4" w:space="0" w:color="auto"/>
            </w:tcBorders>
          </w:tcPr>
          <w:p w14:paraId="726CC70F"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A151731" w14:textId="7948A42C"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276" w:type="dxa"/>
            <w:tcBorders>
              <w:top w:val="nil"/>
              <w:left w:val="nil"/>
              <w:bottom w:val="single" w:sz="4" w:space="0" w:color="auto"/>
              <w:right w:val="single" w:sz="4" w:space="0" w:color="auto"/>
            </w:tcBorders>
            <w:vAlign w:val="center"/>
          </w:tcPr>
          <w:p w14:paraId="562777F5" w14:textId="0EF6552C"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4331E4F2" w14:textId="2292E331"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6.525</w:t>
            </w:r>
          </w:p>
        </w:tc>
      </w:tr>
      <w:tr w:rsidR="000A37BA" w:rsidRPr="0048090B" w14:paraId="47330CFC" w14:textId="014BEAC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78CD1B"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12612D20"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350CCD77" w14:textId="7822917C"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p>
        </w:tc>
        <w:tc>
          <w:tcPr>
            <w:tcW w:w="204" w:type="dxa"/>
            <w:tcBorders>
              <w:top w:val="nil"/>
              <w:left w:val="nil"/>
              <w:bottom w:val="single" w:sz="4" w:space="0" w:color="auto"/>
              <w:right w:val="single" w:sz="4" w:space="0" w:color="auto"/>
            </w:tcBorders>
          </w:tcPr>
          <w:p w14:paraId="22F3ECA2"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87976BB" w14:textId="7A3FD6EA"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276" w:type="dxa"/>
            <w:tcBorders>
              <w:top w:val="nil"/>
              <w:left w:val="nil"/>
              <w:bottom w:val="single" w:sz="4" w:space="0" w:color="auto"/>
              <w:right w:val="single" w:sz="4" w:space="0" w:color="auto"/>
            </w:tcBorders>
            <w:vAlign w:val="center"/>
          </w:tcPr>
          <w:p w14:paraId="46CCB981" w14:textId="66A3CB8D"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36F55970" w14:textId="61343536"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6.956</w:t>
            </w:r>
          </w:p>
        </w:tc>
      </w:tr>
      <w:tr w:rsidR="000A37BA" w:rsidRPr="0048090B" w14:paraId="6C7A5872" w14:textId="7861E25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85EAF7"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0893C593"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280F4297" w14:textId="2AEA3980"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w:t>
            </w:r>
          </w:p>
        </w:tc>
        <w:tc>
          <w:tcPr>
            <w:tcW w:w="204" w:type="dxa"/>
            <w:tcBorders>
              <w:top w:val="nil"/>
              <w:left w:val="nil"/>
              <w:bottom w:val="single" w:sz="4" w:space="0" w:color="auto"/>
              <w:right w:val="single" w:sz="4" w:space="0" w:color="auto"/>
            </w:tcBorders>
          </w:tcPr>
          <w:p w14:paraId="2237EFB9"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E34DF19" w14:textId="082A937C"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2D5FA49D" w14:textId="1F9E13CB"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493AEF67" w14:textId="76ACB804"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7.386</w:t>
            </w:r>
          </w:p>
        </w:tc>
      </w:tr>
      <w:tr w:rsidR="000A37BA" w:rsidRPr="0048090B" w14:paraId="3FEA71CC" w14:textId="3780252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C9FF318"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0F3DA5EE"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
          <w:p w14:paraId="4B135681" w14:textId="5B1C6D75"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3.060</w:t>
            </w:r>
          </w:p>
        </w:tc>
        <w:tc>
          <w:tcPr>
            <w:tcW w:w="204" w:type="dxa"/>
            <w:tcBorders>
              <w:top w:val="nil"/>
              <w:left w:val="nil"/>
              <w:bottom w:val="single" w:sz="4" w:space="0" w:color="auto"/>
              <w:right w:val="single" w:sz="4" w:space="0" w:color="auto"/>
            </w:tcBorders>
          </w:tcPr>
          <w:p w14:paraId="0FDCBA35"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A1EEFB6" w14:textId="2F6E190A"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6" w:type="dxa"/>
            <w:tcBorders>
              <w:top w:val="nil"/>
              <w:left w:val="nil"/>
              <w:bottom w:val="single" w:sz="4" w:space="0" w:color="auto"/>
              <w:right w:val="single" w:sz="4" w:space="0" w:color="auto"/>
            </w:tcBorders>
            <w:vAlign w:val="center"/>
          </w:tcPr>
          <w:p w14:paraId="1FDEF415" w14:textId="3952F918"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559" w:type="dxa"/>
            <w:tcBorders>
              <w:top w:val="nil"/>
              <w:left w:val="nil"/>
              <w:bottom w:val="single" w:sz="4" w:space="0" w:color="auto"/>
              <w:right w:val="single" w:sz="4" w:space="0" w:color="auto"/>
            </w:tcBorders>
            <w:vAlign w:val="center"/>
          </w:tcPr>
          <w:p w14:paraId="474690BC" w14:textId="6CA01305"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7.816</w:t>
            </w:r>
          </w:p>
        </w:tc>
      </w:tr>
      <w:tr w:rsidR="000A37BA" w:rsidRPr="0048090B" w14:paraId="33ACAEBF" w14:textId="0DA5DA5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01C7E45"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024EAC5"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
          <w:p w14:paraId="234F48E8" w14:textId="540687C6"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3.495</w:t>
            </w:r>
          </w:p>
        </w:tc>
        <w:tc>
          <w:tcPr>
            <w:tcW w:w="204" w:type="dxa"/>
            <w:tcBorders>
              <w:top w:val="nil"/>
              <w:left w:val="nil"/>
              <w:bottom w:val="single" w:sz="4" w:space="0" w:color="auto"/>
              <w:right w:val="single" w:sz="4" w:space="0" w:color="auto"/>
            </w:tcBorders>
          </w:tcPr>
          <w:p w14:paraId="7B34440D"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EB5994A" w14:textId="450E2C5C"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07C67E62" w14:textId="6C16B904"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559" w:type="dxa"/>
            <w:tcBorders>
              <w:top w:val="nil"/>
              <w:left w:val="nil"/>
              <w:bottom w:val="single" w:sz="4" w:space="0" w:color="auto"/>
              <w:right w:val="single" w:sz="4" w:space="0" w:color="auto"/>
            </w:tcBorders>
            <w:vAlign w:val="center"/>
          </w:tcPr>
          <w:p w14:paraId="64EB288D" w14:textId="19939292"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8.245</w:t>
            </w:r>
          </w:p>
        </w:tc>
      </w:tr>
      <w:tr w:rsidR="000A37BA" w:rsidRPr="0048090B" w14:paraId="74AE49E3" w14:textId="3B42779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2B89BAC"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7F38D77E"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06" w:type="dxa"/>
            <w:tcBorders>
              <w:top w:val="nil"/>
              <w:left w:val="nil"/>
              <w:bottom w:val="single" w:sz="4" w:space="0" w:color="auto"/>
              <w:right w:val="single" w:sz="4" w:space="0" w:color="auto"/>
            </w:tcBorders>
            <w:shd w:val="clear" w:color="auto" w:fill="auto"/>
            <w:noWrap/>
            <w:vAlign w:val="center"/>
            <w:hideMark/>
          </w:tcPr>
          <w:p w14:paraId="42AFFDF4" w14:textId="4D6AA422"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w:t>
            </w:r>
          </w:p>
        </w:tc>
        <w:tc>
          <w:tcPr>
            <w:tcW w:w="204" w:type="dxa"/>
            <w:tcBorders>
              <w:top w:val="nil"/>
              <w:left w:val="nil"/>
              <w:bottom w:val="single" w:sz="4" w:space="0" w:color="auto"/>
              <w:right w:val="single" w:sz="4" w:space="0" w:color="auto"/>
            </w:tcBorders>
          </w:tcPr>
          <w:p w14:paraId="0A30AF23"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FF20070" w14:textId="2FEB03C0"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0207D82E" w14:textId="0256D607"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559" w:type="dxa"/>
            <w:tcBorders>
              <w:top w:val="nil"/>
              <w:left w:val="nil"/>
              <w:bottom w:val="single" w:sz="4" w:space="0" w:color="auto"/>
              <w:right w:val="single" w:sz="4" w:space="0" w:color="auto"/>
            </w:tcBorders>
            <w:vAlign w:val="center"/>
          </w:tcPr>
          <w:p w14:paraId="01FD0A32" w14:textId="0F2795EE"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8.673</w:t>
            </w:r>
          </w:p>
        </w:tc>
      </w:tr>
      <w:tr w:rsidR="000A37BA" w:rsidRPr="0048090B" w14:paraId="473E17AA" w14:textId="27ED469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D5577E8"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2E5F598"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06" w:type="dxa"/>
            <w:tcBorders>
              <w:top w:val="nil"/>
              <w:left w:val="nil"/>
              <w:bottom w:val="single" w:sz="4" w:space="0" w:color="auto"/>
              <w:right w:val="single" w:sz="4" w:space="0" w:color="auto"/>
            </w:tcBorders>
            <w:shd w:val="clear" w:color="auto" w:fill="auto"/>
            <w:noWrap/>
            <w:vAlign w:val="center"/>
            <w:hideMark/>
          </w:tcPr>
          <w:p w14:paraId="3B0B9ACA" w14:textId="7CAF7C50"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w:t>
            </w:r>
          </w:p>
        </w:tc>
        <w:tc>
          <w:tcPr>
            <w:tcW w:w="204" w:type="dxa"/>
            <w:tcBorders>
              <w:top w:val="nil"/>
              <w:left w:val="nil"/>
              <w:bottom w:val="single" w:sz="4" w:space="0" w:color="auto"/>
              <w:right w:val="single" w:sz="4" w:space="0" w:color="auto"/>
            </w:tcBorders>
          </w:tcPr>
          <w:p w14:paraId="10BB5D8B"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4BA9434" w14:textId="7340F362"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14D47E50" w14:textId="1DC5ED3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36FE7A5C" w14:textId="4D2A1F23" w:rsidR="000A37BA" w:rsidRPr="0048090B" w:rsidRDefault="000A37BA" w:rsidP="00B9362F">
            <w:pPr>
              <w:widowControl/>
              <w:jc w:val="right"/>
              <w:rPr>
                <w:rFonts w:ascii="Times New Roman" w:eastAsia="ＭＳ 明朝" w:hAnsi="Times New Roman" w:cs="Times New Roman"/>
                <w:color w:val="000000"/>
                <w:kern w:val="0"/>
                <w:szCs w:val="21"/>
              </w:rPr>
            </w:pPr>
          </w:p>
        </w:tc>
      </w:tr>
    </w:tbl>
    <w:p w14:paraId="3A35F924" w14:textId="77777777" w:rsidR="00F67D61" w:rsidRPr="0048090B" w:rsidRDefault="00F67D61" w:rsidP="00B9362F">
      <w:pPr>
        <w:widowControl/>
        <w:jc w:val="left"/>
        <w:rPr>
          <w:rFonts w:ascii="Times New Roman" w:eastAsia="ＭＳ 明朝" w:hAnsi="Times New Roman" w:cs="Times New Roman"/>
          <w:color w:val="000000" w:themeColor="text1"/>
          <w:szCs w:val="21"/>
        </w:rPr>
      </w:pPr>
    </w:p>
    <w:p w14:paraId="18C789D4" w14:textId="49E204EB" w:rsidR="00F67D61" w:rsidRPr="0048090B" w:rsidRDefault="00F67D61" w:rsidP="00F67D61">
      <w:pPr>
        <w:widowControl/>
        <w:ind w:leftChars="-100" w:left="-21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61090DC9" w14:textId="339BAF4E" w:rsidR="00130D57" w:rsidRPr="0048090B" w:rsidRDefault="00130D57"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983" w:name="_Toc126851011"/>
      <w:r w:rsidRPr="0048090B">
        <w:rPr>
          <w:rFonts w:ascii="Times New Roman" w:eastAsia="ＭＳ 明朝" w:hAnsi="Times New Roman" w:cs="Times New Roman"/>
          <w:color w:val="000000" w:themeColor="text1"/>
          <w:szCs w:val="21"/>
        </w:rPr>
        <w:lastRenderedPageBreak/>
        <w:t>電極の作製</w:t>
      </w:r>
      <w:r w:rsidRPr="0048090B">
        <w:rPr>
          <w:rFonts w:ascii="Times New Roman" w:eastAsia="ＭＳ 明朝" w:hAnsi="Times New Roman" w:cs="Times New Roman"/>
          <w:color w:val="000000" w:themeColor="text1"/>
          <w:szCs w:val="21"/>
        </w:rPr>
        <w:t>II</w:t>
      </w:r>
      <w:r w:rsidR="008F0DB1" w:rsidRPr="0048090B">
        <w:rPr>
          <w:rFonts w:ascii="Times New Roman" w:eastAsia="ＭＳ 明朝" w:hAnsi="Times New Roman" w:cs="Times New Roman"/>
          <w:color w:val="000000" w:themeColor="text1"/>
          <w:szCs w:val="21"/>
        </w:rPr>
        <w:t xml:space="preserve">I </w:t>
      </w:r>
      <w:r w:rsidRPr="0048090B">
        <w:rPr>
          <w:rFonts w:ascii="Times New Roman" w:eastAsia="ＭＳ 明朝" w:hAnsi="Times New Roman" w:cs="Times New Roman"/>
          <w:color w:val="000000" w:themeColor="text1"/>
          <w:szCs w:val="21"/>
        </w:rPr>
        <w:t>(</w:t>
      </w:r>
      <w:r w:rsidRPr="0048090B">
        <w:rPr>
          <w:rFonts w:ascii="Times New Roman" w:eastAsia="ＭＳ 明朝" w:hAnsi="Times New Roman" w:cs="Times New Roman"/>
          <w:color w:val="000000" w:themeColor="text1"/>
          <w:szCs w:val="21"/>
        </w:rPr>
        <w:t>ケッチェンブラックとナフィオン</w:t>
      </w:r>
      <w:r w:rsidRPr="0048090B">
        <w:rPr>
          <w:rFonts w:ascii="Times New Roman" w:eastAsia="ＭＳ 明朝" w:hAnsi="Times New Roman" w:cs="Times New Roman"/>
          <w:color w:val="000000" w:themeColor="text1"/>
          <w:szCs w:val="21"/>
        </w:rPr>
        <w:t>)</w:t>
      </w:r>
      <w:bookmarkEnd w:id="983"/>
    </w:p>
    <w:p w14:paraId="70AF2427" w14:textId="35414962" w:rsidR="00130D57" w:rsidRPr="0048090B" w:rsidRDefault="00B406B3" w:rsidP="00B406B3">
      <w:pPr>
        <w:widowControl/>
        <w:rPr>
          <w:rStyle w:val="normaltextrun"/>
          <w:rFonts w:ascii="Times New Roman" w:eastAsia="ＭＳ 明朝" w:hAnsi="Times New Roman" w:cs="Times New Roman"/>
          <w:color w:val="000000" w:themeColor="text1"/>
          <w:szCs w:val="21"/>
        </w:rPr>
      </w:pPr>
      <w:r w:rsidRPr="001D0ECF">
        <w:rPr>
          <w:rFonts w:ascii="Times New Roman" w:eastAsia="ＭＳ 明朝" w:hAnsi="Times New Roman" w:cs="Times New Roman"/>
          <w:color w:val="000000" w:themeColor="text1"/>
          <w:szCs w:val="21"/>
        </w:rPr>
        <w:t>1-</w:t>
      </w:r>
      <w:r w:rsidRPr="001D0ECF">
        <w:rPr>
          <w:rFonts w:ascii="Times New Roman" w:eastAsia="ＭＳ 明朝" w:hAnsi="Times New Roman" w:cs="Times New Roman"/>
          <w:color w:val="000000" w:themeColor="text1"/>
          <w:szCs w:val="21"/>
        </w:rPr>
        <w:t>ブタノール中で層剥離して得た</w:t>
      </w:r>
      <w:r w:rsidRPr="001D0ECF">
        <w:rPr>
          <w:rFonts w:ascii="Times New Roman" w:eastAsia="ＭＳ 明朝" w:hAnsi="Times New Roman" w:cs="Times New Roman"/>
          <w:szCs w:val="21"/>
        </w:rPr>
        <w:t>ナノシート分散液</w:t>
      </w:r>
      <w:r w:rsidRPr="001D0ECF">
        <w:rPr>
          <w:rFonts w:ascii="Times New Roman" w:eastAsia="ＭＳ 明朝" w:hAnsi="Times New Roman" w:cs="Times New Roman"/>
          <w:szCs w:val="21"/>
        </w:rPr>
        <w:t>15 g</w:t>
      </w:r>
      <w:r w:rsidRPr="001D0ECF">
        <w:rPr>
          <w:rFonts w:ascii="Times New Roman" w:eastAsia="ＭＳ 明朝" w:hAnsi="Times New Roman" w:cs="Times New Roman"/>
          <w:szCs w:val="21"/>
        </w:rPr>
        <w:t>にケッチェンブラック</w:t>
      </w:r>
      <w:r w:rsidRPr="001D0ECF">
        <w:rPr>
          <w:rFonts w:ascii="Times New Roman" w:eastAsia="ＭＳ 明朝" w:hAnsi="Times New Roman" w:cs="Times New Roman"/>
          <w:szCs w:val="21"/>
        </w:rPr>
        <w:t>0.01 g</w:t>
      </w:r>
      <w:r w:rsidRPr="001D0ECF">
        <w:rPr>
          <w:rFonts w:ascii="Times New Roman" w:eastAsia="ＭＳ 明朝" w:hAnsi="Times New Roman" w:cs="Times New Roman"/>
          <w:szCs w:val="21"/>
        </w:rPr>
        <w:t>を加えてから減圧濃縮し、得た粉末を</w:t>
      </w:r>
      <w:r>
        <w:rPr>
          <w:rFonts w:ascii="Times New Roman" w:eastAsia="ＭＳ 明朝" w:hAnsi="Times New Roman" w:cs="Times New Roman" w:hint="eastAsia"/>
          <w:szCs w:val="21"/>
        </w:rPr>
        <w:t>ナフィオン</w:t>
      </w:r>
      <w:r w:rsidRPr="001D0ECF">
        <w:rPr>
          <w:rFonts w:ascii="Times New Roman" w:eastAsia="ＭＳ 明朝" w:hAnsi="Times New Roman" w:cs="Times New Roman"/>
          <w:szCs w:val="21"/>
        </w:rPr>
        <w:t>と乳鉢で混合し、カーボンペースト</w:t>
      </w:r>
      <w:r w:rsidRPr="001D0ECF">
        <w:rPr>
          <w:rFonts w:ascii="Times New Roman" w:eastAsia="ＭＳ 明朝" w:hAnsi="Times New Roman" w:cs="Times New Roman"/>
          <w:szCs w:val="21"/>
        </w:rPr>
        <w:t>(CP)</w:t>
      </w:r>
      <w:r w:rsidRPr="001D0ECF">
        <w:rPr>
          <w:rFonts w:ascii="Times New Roman" w:eastAsia="ＭＳ 明朝" w:hAnsi="Times New Roman" w:cs="Times New Roman"/>
          <w:szCs w:val="21"/>
        </w:rPr>
        <w:t>とした。</w:t>
      </w:r>
    </w:p>
    <w:p w14:paraId="6312EDD5" w14:textId="77777777" w:rsidR="00B406B3" w:rsidRPr="0017338E" w:rsidRDefault="00B406B3" w:rsidP="00B9362F">
      <w:pPr>
        <w:widowControl/>
        <w:rPr>
          <w:rStyle w:val="normaltextrun"/>
          <w:rFonts w:ascii="Times New Roman" w:eastAsia="ＭＳ 明朝" w:hAnsi="Times New Roman" w:cs="Times New Roman"/>
          <w:color w:val="000000" w:themeColor="text1"/>
          <w:szCs w:val="21"/>
        </w:rPr>
      </w:pPr>
    </w:p>
    <w:p w14:paraId="0A0AEFF8" w14:textId="454005CE" w:rsidR="00130D57" w:rsidRPr="0048090B" w:rsidRDefault="00130D57"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84" w:name="_Toc126851012"/>
      <w:r w:rsidRPr="0048090B">
        <w:rPr>
          <w:rStyle w:val="normaltextrun"/>
          <w:rFonts w:ascii="Times New Roman" w:eastAsia="ＭＳ 明朝" w:hAnsi="Times New Roman" w:cs="Times New Roman"/>
          <w:sz w:val="21"/>
          <w:szCs w:val="21"/>
        </w:rPr>
        <w:t>220906CP_</w:t>
      </w:r>
      <w:r w:rsidR="00205A36" w:rsidRPr="0048090B">
        <w:rPr>
          <w:rStyle w:val="normaltextrun"/>
          <w:rFonts w:ascii="Times New Roman" w:eastAsia="ＭＳ 明朝" w:hAnsi="Times New Roman" w:cs="Times New Roman"/>
          <w:sz w:val="21"/>
          <w:szCs w:val="21"/>
        </w:rPr>
        <w:t>naf5μL_1</w:t>
      </w:r>
      <w:r w:rsidR="00C8628A" w:rsidRPr="0048090B">
        <w:rPr>
          <w:rStyle w:val="normaltextrun"/>
          <w:rFonts w:ascii="Times New Roman" w:eastAsia="ＭＳ 明朝" w:hAnsi="Times New Roman" w:cs="Times New Roman"/>
          <w:sz w:val="21"/>
          <w:szCs w:val="21"/>
        </w:rPr>
        <w:t xml:space="preserve"> &amp; 220906CP_ naf5μL_2</w:t>
      </w:r>
      <w:bookmarkEnd w:id="984"/>
    </w:p>
    <w:p w14:paraId="60A4C40D" w14:textId="1D84DED2"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w:t>
      </w:r>
      <w:r w:rsidR="00515D4A"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0.0114 g</w:t>
      </w:r>
      <w:r w:rsidRPr="0048090B">
        <w:rPr>
          <w:rStyle w:val="normaltextrun"/>
          <w:rFonts w:ascii="Times New Roman" w:eastAsia="ＭＳ 明朝" w:hAnsi="Times New Roman" w:cs="Times New Roman"/>
          <w:sz w:val="21"/>
          <w:szCs w:val="21"/>
        </w:rPr>
        <w:t>を入れた。</w:t>
      </w:r>
    </w:p>
    <w:p w14:paraId="2C020116"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ナスフラスコを、ロータリーエバポレーターに接続した。</w:t>
      </w:r>
    </w:p>
    <w:p w14:paraId="63F08514"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22 ℃</w:t>
      </w:r>
      <w:r w:rsidRPr="0048090B">
        <w:rPr>
          <w:rStyle w:val="normaltextrun"/>
          <w:rFonts w:ascii="Times New Roman" w:eastAsia="ＭＳ 明朝" w:hAnsi="Times New Roman" w:cs="Times New Roman"/>
          <w:sz w:val="21"/>
          <w:szCs w:val="21"/>
        </w:rPr>
        <w:t>に設定し減圧乾燥を行ったが、</w:t>
      </w:r>
      <w:r w:rsidRPr="0048090B">
        <w:rPr>
          <w:rStyle w:val="normaltextrun"/>
          <w:rFonts w:ascii="Times New Roman" w:eastAsia="ＭＳ 明朝" w:hAnsi="Times New Roman" w:cs="Times New Roman"/>
          <w:sz w:val="21"/>
          <w:szCs w:val="21"/>
        </w:rPr>
        <w:t>20</w:t>
      </w:r>
      <w:r w:rsidRPr="0048090B">
        <w:rPr>
          <w:rStyle w:val="normaltextrun"/>
          <w:rFonts w:ascii="Times New Roman" w:eastAsia="ＭＳ 明朝" w:hAnsi="Times New Roman" w:cs="Times New Roman"/>
          <w:sz w:val="21"/>
          <w:szCs w:val="21"/>
        </w:rPr>
        <w:t>分後も変化がみられなかった為、</w:t>
      </w:r>
      <w:r w:rsidRPr="0048090B">
        <w:rPr>
          <w:rStyle w:val="normaltextrun"/>
          <w:rFonts w:ascii="Times New Roman" w:eastAsia="ＭＳ 明朝" w:hAnsi="Times New Roman" w:cs="Times New Roman"/>
          <w:sz w:val="21"/>
          <w:szCs w:val="21"/>
        </w:rPr>
        <w:t>25℃</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40</w:t>
      </w:r>
      <w:r w:rsidRPr="0048090B">
        <w:rPr>
          <w:rStyle w:val="normaltextrun"/>
          <w:rFonts w:ascii="Times New Roman" w:eastAsia="ＭＳ 明朝" w:hAnsi="Times New Roman" w:cs="Times New Roman"/>
          <w:sz w:val="21"/>
          <w:szCs w:val="21"/>
        </w:rPr>
        <w:t>分間、</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時間操作したが変化が見られなかった。</w:t>
      </w:r>
    </w:p>
    <w:p w14:paraId="1D2E332C"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その後、直接ダイアフラムポンプにフラスコを接続し、手のひら温度で減圧乾燥を行ったが変化が見られなかった。</w:t>
      </w:r>
    </w:p>
    <w:p w14:paraId="106DEFD6"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後日、冷却機は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で再度、</w:t>
      </w:r>
      <w:r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時間減圧乾燥を行ったが変化が見られなかった。</w:t>
      </w:r>
    </w:p>
    <w:p w14:paraId="649697D7"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その後、</w:t>
      </w:r>
      <w:r w:rsidRPr="0048090B">
        <w:rPr>
          <w:rStyle w:val="normaltextrun"/>
          <w:rFonts w:ascii="Times New Roman" w:eastAsia="ＭＳ 明朝" w:hAnsi="Times New Roman" w:cs="Times New Roman"/>
          <w:sz w:val="21"/>
          <w:szCs w:val="21"/>
        </w:rPr>
        <w:t>6</w:t>
      </w:r>
      <w:r w:rsidRPr="0048090B">
        <w:rPr>
          <w:rStyle w:val="normaltextrun"/>
          <w:rFonts w:ascii="Times New Roman" w:eastAsia="ＭＳ 明朝" w:hAnsi="Times New Roman" w:cs="Times New Roman"/>
          <w:sz w:val="21"/>
          <w:szCs w:val="21"/>
        </w:rPr>
        <w:t>階のロータリーエバポレーターで冷却機は</w:t>
      </w:r>
      <w:r w:rsidRPr="0048090B">
        <w:rPr>
          <w:rStyle w:val="normaltextrun"/>
          <w:rFonts w:ascii="Times New Roman" w:eastAsia="ＭＳ 明朝" w:hAnsi="Times New Roman" w:cs="Times New Roman"/>
          <w:sz w:val="21"/>
          <w:szCs w:val="21"/>
        </w:rPr>
        <w:t>-20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で</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分減圧操作を行ったが変化が見られなかった。</w:t>
      </w:r>
    </w:p>
    <w:p w14:paraId="004C0EAB" w14:textId="082DE8EF"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その後、オイルポンプを使用し</w:t>
      </w:r>
      <w:r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分間</w:t>
      </w:r>
      <w:r w:rsidR="0017338E">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35</w:t>
      </w:r>
      <w:r w:rsidR="00DD320D" w:rsidRPr="0048090B">
        <w:rPr>
          <w:rStyle w:val="normaltextrun"/>
          <w:rFonts w:ascii="Times New Roman" w:eastAsia="ＭＳ 明朝" w:hAnsi="Times New Roman" w:cs="Times New Roman"/>
          <w:sz w:val="21"/>
          <w:szCs w:val="21"/>
        </w:rPr>
        <w:t xml:space="preserve"> </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で減圧操作を行った。</w:t>
      </w:r>
    </w:p>
    <w:p w14:paraId="00DB5765"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日間デシケーター内で減圧乾燥を行った。</w:t>
      </w:r>
    </w:p>
    <w:p w14:paraId="3F30A54B" w14:textId="1A82C6B1" w:rsidR="00D624B6" w:rsidRPr="0048090B" w:rsidRDefault="00130D57" w:rsidP="00F87523">
      <w:pPr>
        <w:pStyle w:val="paragraph"/>
        <w:numPr>
          <w:ilvl w:val="0"/>
          <w:numId w:val="28"/>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w:t>
      </w:r>
      <w:r w:rsidR="00F65D4E" w:rsidRPr="0048090B">
        <w:rPr>
          <w:rStyle w:val="normaltextrun"/>
          <w:rFonts w:ascii="Times New Roman" w:eastAsia="ＭＳ 明朝" w:hAnsi="Times New Roman" w:cs="Times New Roman"/>
          <w:sz w:val="21"/>
          <w:szCs w:val="21"/>
        </w:rPr>
        <w:t>外径</w:t>
      </w:r>
      <w:r w:rsidR="00F65D4E" w:rsidRPr="0048090B">
        <w:rPr>
          <w:rStyle w:val="normaltextrun"/>
          <w:rFonts w:ascii="Times New Roman" w:eastAsia="ＭＳ 明朝" w:hAnsi="Times New Roman" w:cs="Times New Roman"/>
          <w:sz w:val="21"/>
          <w:szCs w:val="21"/>
        </w:rPr>
        <w:t xml:space="preserve"> 3.0 mm </w:t>
      </w:r>
      <w:r w:rsidR="00F65D4E" w:rsidRPr="0048090B">
        <w:rPr>
          <w:rStyle w:val="normaltextrun"/>
          <w:rFonts w:ascii="Times New Roman" w:eastAsia="ＭＳ 明朝" w:hAnsi="Times New Roman" w:cs="Times New Roman"/>
          <w:sz w:val="21"/>
          <w:szCs w:val="21"/>
        </w:rPr>
        <w:t>内径</w:t>
      </w:r>
      <w:r w:rsidR="00F65D4E"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Pr="0048090B">
        <w:rPr>
          <w:rStyle w:val="normaltextrun"/>
          <w:rFonts w:ascii="Times New Roman" w:eastAsia="ＭＳ 明朝" w:hAnsi="Times New Roman" w:cs="Times New Roman"/>
          <w:sz w:val="21"/>
          <w:szCs w:val="21"/>
        </w:rPr>
        <w:t>5 μl</w:t>
      </w:r>
      <w:r w:rsidRPr="0048090B">
        <w:rPr>
          <w:rStyle w:val="normaltextrun"/>
          <w:rFonts w:ascii="Times New Roman" w:eastAsia="ＭＳ 明朝" w:hAnsi="Times New Roman" w:cs="Times New Roman"/>
          <w:sz w:val="21"/>
          <w:szCs w:val="21"/>
        </w:rPr>
        <w:t>量り取り先ほどの</w:t>
      </w:r>
      <w:r w:rsidR="000540CD" w:rsidRPr="0048090B">
        <w:rPr>
          <w:rStyle w:val="normaltextrun"/>
          <w:rFonts w:ascii="Times New Roman" w:eastAsia="ＭＳ 明朝" w:hAnsi="Times New Roman" w:cs="Times New Roman"/>
          <w:sz w:val="21"/>
          <w:szCs w:val="21"/>
        </w:rPr>
        <w:t>全</w:t>
      </w:r>
      <w:r w:rsidRPr="0048090B">
        <w:rPr>
          <w:rStyle w:val="normaltextrun"/>
          <w:rFonts w:ascii="Times New Roman" w:eastAsia="ＭＳ 明朝" w:hAnsi="Times New Roman" w:cs="Times New Roman"/>
          <w:sz w:val="21"/>
          <w:szCs w:val="21"/>
        </w:rPr>
        <w:t>乾燥物と混ぜた後、電極に詰めた。</w:t>
      </w:r>
    </w:p>
    <w:p w14:paraId="62A1C49E" w14:textId="17EE3449" w:rsidR="006D0985" w:rsidRPr="0048090B" w:rsidRDefault="006D0985" w:rsidP="00F87523">
      <w:pPr>
        <w:pStyle w:val="paragraph"/>
        <w:numPr>
          <w:ilvl w:val="0"/>
          <w:numId w:val="28"/>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作成した</w:t>
      </w:r>
      <w:r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つの電極をそれぞれ</w:t>
      </w:r>
      <w:r w:rsidRPr="0048090B">
        <w:rPr>
          <w:rStyle w:val="normaltextrun"/>
          <w:rFonts w:ascii="Times New Roman" w:eastAsia="ＭＳ 明朝" w:hAnsi="Times New Roman" w:cs="Times New Roman"/>
          <w:sz w:val="21"/>
          <w:szCs w:val="21"/>
        </w:rPr>
        <w:t>220906CP_naf5μL_1</w:t>
      </w:r>
      <w:r w:rsidRPr="0048090B">
        <w:rPr>
          <w:rStyle w:val="normaltextrun"/>
          <w:rFonts w:ascii="Times New Roman" w:eastAsia="ＭＳ 明朝" w:hAnsi="Times New Roman" w:cs="Times New Roman"/>
          <w:sz w:val="21"/>
          <w:szCs w:val="21"/>
        </w:rPr>
        <w:t>と</w:t>
      </w:r>
      <w:r w:rsidRPr="0048090B">
        <w:rPr>
          <w:rStyle w:val="normaltextrun"/>
          <w:rFonts w:ascii="Times New Roman" w:eastAsia="ＭＳ 明朝" w:hAnsi="Times New Roman" w:cs="Times New Roman"/>
          <w:sz w:val="21"/>
          <w:szCs w:val="21"/>
        </w:rPr>
        <w:t>220906CP_naf5μL_2</w:t>
      </w:r>
      <w:r w:rsidRPr="0048090B">
        <w:rPr>
          <w:rStyle w:val="normaltextrun"/>
          <w:rFonts w:ascii="Times New Roman" w:eastAsia="ＭＳ 明朝" w:hAnsi="Times New Roman" w:cs="Times New Roman"/>
          <w:sz w:val="21"/>
          <w:szCs w:val="21"/>
        </w:rPr>
        <w:t>と命名した。</w:t>
      </w:r>
    </w:p>
    <w:p w14:paraId="733F409F" w14:textId="77777777" w:rsidR="00116A02" w:rsidRPr="0048090B" w:rsidRDefault="00116A02" w:rsidP="00B9362F">
      <w:pPr>
        <w:widowControl/>
        <w:rPr>
          <w:rFonts w:ascii="Times New Roman" w:eastAsia="ＭＳ 明朝" w:hAnsi="Times New Roman" w:cs="Times New Roman"/>
          <w:color w:val="000000" w:themeColor="text1"/>
          <w:szCs w:val="21"/>
        </w:rPr>
      </w:pPr>
    </w:p>
    <w:p w14:paraId="5C9F1B28" w14:textId="509CB5A3" w:rsidR="00116A02" w:rsidRPr="0048090B" w:rsidRDefault="00116A02"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85" w:name="_Toc126851013"/>
      <w:r w:rsidRPr="0048090B">
        <w:rPr>
          <w:rStyle w:val="normaltextrun"/>
          <w:rFonts w:ascii="Times New Roman" w:eastAsia="ＭＳ 明朝" w:hAnsi="Times New Roman" w:cs="Times New Roman"/>
          <w:sz w:val="21"/>
          <w:szCs w:val="21"/>
        </w:rPr>
        <w:t>220906CP_naf5μL_</w:t>
      </w:r>
      <w:r w:rsidR="002D59DD" w:rsidRPr="0048090B">
        <w:rPr>
          <w:rStyle w:val="normaltextrun"/>
          <w:rFonts w:ascii="Times New Roman" w:eastAsia="ＭＳ 明朝" w:hAnsi="Times New Roman" w:cs="Times New Roman"/>
          <w:sz w:val="21"/>
          <w:szCs w:val="21"/>
        </w:rPr>
        <w:t>3</w:t>
      </w:r>
      <w:bookmarkEnd w:id="985"/>
    </w:p>
    <w:p w14:paraId="5EE1B00F" w14:textId="6029D1B0" w:rsidR="00116A02" w:rsidRPr="0048090B" w:rsidRDefault="00116A02" w:rsidP="00F87523">
      <w:pPr>
        <w:pStyle w:val="paragraph"/>
        <w:numPr>
          <w:ilvl w:val="0"/>
          <w:numId w:val="29"/>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00AC1A5F" w:rsidRPr="0048090B">
        <w:rPr>
          <w:rStyle w:val="normaltextrun"/>
          <w:rFonts w:ascii="Times New Roman" w:eastAsia="ＭＳ 明朝" w:hAnsi="Times New Roman" w:cs="Times New Roman"/>
          <w:sz w:val="21"/>
          <w:szCs w:val="21"/>
        </w:rPr>
        <w:t>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w:t>
      </w:r>
      <w:r w:rsidR="00331D84"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w:t>
      </w:r>
      <w:r w:rsidR="00331D84"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4 g</w:t>
      </w:r>
      <w:r w:rsidRPr="0048090B">
        <w:rPr>
          <w:rStyle w:val="normaltextrun"/>
          <w:rFonts w:ascii="Times New Roman" w:eastAsia="ＭＳ 明朝" w:hAnsi="Times New Roman" w:cs="Times New Roman"/>
          <w:sz w:val="21"/>
          <w:szCs w:val="21"/>
        </w:rPr>
        <w:t>を入れた。</w:t>
      </w:r>
    </w:p>
    <w:p w14:paraId="2EB39448" w14:textId="08AD40F6" w:rsidR="00116A02" w:rsidRPr="0048090B" w:rsidRDefault="00116A02" w:rsidP="00F87523">
      <w:pPr>
        <w:pStyle w:val="paragraph"/>
        <w:numPr>
          <w:ilvl w:val="0"/>
          <w:numId w:val="29"/>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w:t>
      </w:r>
      <w:r w:rsidR="00DD320D" w:rsidRPr="0048090B">
        <w:rPr>
          <w:rStyle w:val="normaltextrun"/>
          <w:rFonts w:ascii="Times New Roman" w:eastAsia="ＭＳ 明朝" w:hAnsi="Times New Roman" w:cs="Times New Roman"/>
          <w:sz w:val="21"/>
          <w:szCs w:val="21"/>
        </w:rPr>
        <w:t>約</w:t>
      </w:r>
      <w:r w:rsidR="00DD320D"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w:t>
      </w:r>
      <w:r w:rsidR="00DD320D" w:rsidRPr="0048090B">
        <w:rPr>
          <w:rStyle w:val="normaltextrun"/>
          <w:rFonts w:ascii="Times New Roman" w:eastAsia="ＭＳ 明朝" w:hAnsi="Times New Roman" w:cs="Times New Roman"/>
          <w:sz w:val="21"/>
          <w:szCs w:val="21"/>
        </w:rPr>
        <w:t xml:space="preserve">0 </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で減圧操作を行った。</w:t>
      </w:r>
    </w:p>
    <w:p w14:paraId="1C9B1D36" w14:textId="122903BB" w:rsidR="00116A02" w:rsidRPr="0048090B" w:rsidRDefault="00116A02" w:rsidP="00F87523">
      <w:pPr>
        <w:pStyle w:val="paragraph"/>
        <w:numPr>
          <w:ilvl w:val="0"/>
          <w:numId w:val="29"/>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Pr="0048090B">
        <w:rPr>
          <w:rStyle w:val="normaltextrun"/>
          <w:rFonts w:ascii="Times New Roman" w:eastAsia="ＭＳ 明朝" w:hAnsi="Times New Roman" w:cs="Times New Roman"/>
          <w:sz w:val="21"/>
          <w:szCs w:val="21"/>
        </w:rPr>
        <w:t>5 μl</w:t>
      </w:r>
      <w:r w:rsidRPr="0048090B">
        <w:rPr>
          <w:rStyle w:val="normaltextrun"/>
          <w:rFonts w:ascii="Times New Roman" w:eastAsia="ＭＳ 明朝" w:hAnsi="Times New Roman" w:cs="Times New Roman"/>
          <w:sz w:val="21"/>
          <w:szCs w:val="21"/>
        </w:rPr>
        <w:t>量り取り先ほどの乾燥物と混ぜた後、電極に詰めた。</w:t>
      </w:r>
    </w:p>
    <w:p w14:paraId="4D776884" w14:textId="77777777" w:rsidR="002D59DD" w:rsidRPr="0048090B" w:rsidRDefault="002D59DD" w:rsidP="00B9362F">
      <w:pPr>
        <w:widowControl/>
        <w:rPr>
          <w:rFonts w:ascii="Times New Roman" w:eastAsia="ＭＳ 明朝" w:hAnsi="Times New Roman" w:cs="Times New Roman"/>
          <w:color w:val="000000" w:themeColor="text1"/>
          <w:szCs w:val="21"/>
        </w:rPr>
      </w:pPr>
    </w:p>
    <w:p w14:paraId="78F17481" w14:textId="12346FF0" w:rsidR="002D59DD" w:rsidRPr="0048090B" w:rsidRDefault="002D59DD"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86" w:name="_Toc126851014"/>
      <w:r w:rsidRPr="0048090B">
        <w:rPr>
          <w:rStyle w:val="normaltextrun"/>
          <w:rFonts w:ascii="Times New Roman" w:eastAsia="ＭＳ 明朝" w:hAnsi="Times New Roman" w:cs="Times New Roman"/>
          <w:sz w:val="21"/>
          <w:szCs w:val="21"/>
        </w:rPr>
        <w:t>220906CP_naf</w:t>
      </w:r>
      <w:r w:rsidR="00333F0E"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μL</w:t>
      </w:r>
      <w:r w:rsidR="0004644C" w:rsidRPr="0048090B">
        <w:rPr>
          <w:rStyle w:val="normaltextrun"/>
          <w:rFonts w:ascii="Times New Roman" w:eastAsia="ＭＳ 明朝" w:hAnsi="Times New Roman" w:cs="Times New Roman"/>
          <w:sz w:val="21"/>
          <w:szCs w:val="21"/>
        </w:rPr>
        <w:t>_1</w:t>
      </w:r>
      <w:bookmarkEnd w:id="986"/>
    </w:p>
    <w:p w14:paraId="407C0F44" w14:textId="7DA150CA" w:rsidR="008D300C" w:rsidRPr="0048090B" w:rsidRDefault="008D300C" w:rsidP="00F87523">
      <w:pPr>
        <w:pStyle w:val="paragraph"/>
        <w:numPr>
          <w:ilvl w:val="0"/>
          <w:numId w:val="30"/>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0072595E" w:rsidRPr="0048090B">
        <w:rPr>
          <w:rStyle w:val="normaltextrun"/>
          <w:rFonts w:ascii="Times New Roman" w:eastAsia="ＭＳ 明朝" w:hAnsi="Times New Roman" w:cs="Times New Roman"/>
          <w:sz w:val="21"/>
          <w:szCs w:val="21"/>
        </w:rPr>
        <w:t>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15.2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0.0124 g</w:t>
      </w:r>
      <w:r w:rsidRPr="0048090B">
        <w:rPr>
          <w:rStyle w:val="normaltextrun"/>
          <w:rFonts w:ascii="Times New Roman" w:eastAsia="ＭＳ 明朝" w:hAnsi="Times New Roman" w:cs="Times New Roman"/>
          <w:sz w:val="21"/>
          <w:szCs w:val="21"/>
        </w:rPr>
        <w:t>を入れた。</w:t>
      </w:r>
    </w:p>
    <w:p w14:paraId="72626C61" w14:textId="5B34DB6F" w:rsidR="008D300C" w:rsidRPr="0048090B" w:rsidRDefault="008D300C" w:rsidP="00F87523">
      <w:pPr>
        <w:pStyle w:val="paragraph"/>
        <w:numPr>
          <w:ilvl w:val="0"/>
          <w:numId w:val="30"/>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lastRenderedPageBreak/>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17338E">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29C4DEE6" w14:textId="15D30F5D" w:rsidR="00F24C67" w:rsidRPr="0048090B" w:rsidRDefault="008D300C" w:rsidP="00F87523">
      <w:pPr>
        <w:pStyle w:val="paragraph"/>
        <w:numPr>
          <w:ilvl w:val="0"/>
          <w:numId w:val="30"/>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0072595E"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 xml:space="preserve"> μl</w:t>
      </w:r>
      <w:r w:rsidRPr="0048090B">
        <w:rPr>
          <w:rStyle w:val="normaltextrun"/>
          <w:rFonts w:ascii="Times New Roman" w:eastAsia="ＭＳ 明朝" w:hAnsi="Times New Roman" w:cs="Times New Roman"/>
          <w:sz w:val="21"/>
          <w:szCs w:val="21"/>
        </w:rPr>
        <w:t>量り取り先ほどの乾燥物と混ぜた後、電極に詰めた。</w:t>
      </w:r>
    </w:p>
    <w:p w14:paraId="39CA893C" w14:textId="77777777" w:rsidR="00F24C67" w:rsidRPr="0048090B" w:rsidRDefault="00F24C67" w:rsidP="00F24C67">
      <w:pPr>
        <w:pStyle w:val="paragraph"/>
        <w:spacing w:before="0" w:beforeAutospacing="0" w:after="0" w:afterAutospacing="0"/>
        <w:jc w:val="both"/>
        <w:textAlignment w:val="baseline"/>
        <w:rPr>
          <w:rFonts w:ascii="Times New Roman" w:eastAsia="ＭＳ 明朝" w:hAnsi="Times New Roman" w:cs="Times New Roman"/>
          <w:color w:val="000000" w:themeColor="text1"/>
          <w:sz w:val="21"/>
          <w:szCs w:val="21"/>
        </w:rPr>
      </w:pPr>
    </w:p>
    <w:p w14:paraId="7B0921A2" w14:textId="4CE45EDF" w:rsidR="0004644C" w:rsidRPr="0048090B" w:rsidRDefault="0004644C"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87" w:name="_Toc126851015"/>
      <w:r w:rsidRPr="0048090B">
        <w:rPr>
          <w:rStyle w:val="normaltextrun"/>
          <w:rFonts w:ascii="Times New Roman" w:eastAsia="ＭＳ 明朝" w:hAnsi="Times New Roman" w:cs="Times New Roman"/>
          <w:sz w:val="21"/>
          <w:szCs w:val="21"/>
        </w:rPr>
        <w:t>220906CP_naf10μL_</w:t>
      </w:r>
      <w:r w:rsidR="00D04597" w:rsidRPr="0048090B">
        <w:rPr>
          <w:rStyle w:val="normaltextrun"/>
          <w:rFonts w:ascii="Times New Roman" w:eastAsia="ＭＳ 明朝" w:hAnsi="Times New Roman" w:cs="Times New Roman"/>
          <w:sz w:val="21"/>
          <w:szCs w:val="21"/>
        </w:rPr>
        <w:t>2</w:t>
      </w:r>
      <w:bookmarkEnd w:id="987"/>
    </w:p>
    <w:p w14:paraId="285C4BEC" w14:textId="0A984C65" w:rsidR="0004644C" w:rsidRPr="0048090B" w:rsidRDefault="0004644C" w:rsidP="00F87523">
      <w:pPr>
        <w:pStyle w:val="paragraph"/>
        <w:numPr>
          <w:ilvl w:val="0"/>
          <w:numId w:val="3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002E4048" w:rsidRPr="0048090B">
        <w:rPr>
          <w:rStyle w:val="normaltextrun"/>
          <w:rFonts w:ascii="Times New Roman" w:eastAsia="ＭＳ 明朝" w:hAnsi="Times New Roman" w:cs="Times New Roman"/>
          <w:sz w:val="21"/>
          <w:szCs w:val="21"/>
        </w:rPr>
        <w:t>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w:t>
      </w:r>
      <w:r w:rsidR="00C7656A"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 xml:space="preserve">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w:t>
      </w:r>
      <w:r w:rsidR="004938EC" w:rsidRPr="0048090B">
        <w:rPr>
          <w:rStyle w:val="normaltextrun"/>
          <w:rFonts w:ascii="Times New Roman" w:eastAsia="ＭＳ 明朝" w:hAnsi="Times New Roman" w:cs="Times New Roman"/>
          <w:sz w:val="21"/>
          <w:szCs w:val="21"/>
        </w:rPr>
        <w:t>39</w:t>
      </w:r>
      <w:r w:rsidRPr="0048090B">
        <w:rPr>
          <w:rStyle w:val="normaltextrun"/>
          <w:rFonts w:ascii="Times New Roman" w:eastAsia="ＭＳ 明朝" w:hAnsi="Times New Roman" w:cs="Times New Roman"/>
          <w:sz w:val="21"/>
          <w:szCs w:val="21"/>
        </w:rPr>
        <w:t xml:space="preserve"> g</w:t>
      </w:r>
      <w:r w:rsidRPr="0048090B">
        <w:rPr>
          <w:rStyle w:val="normaltextrun"/>
          <w:rFonts w:ascii="Times New Roman" w:eastAsia="ＭＳ 明朝" w:hAnsi="Times New Roman" w:cs="Times New Roman"/>
          <w:sz w:val="21"/>
          <w:szCs w:val="21"/>
        </w:rPr>
        <w:t>を入れた。</w:t>
      </w:r>
    </w:p>
    <w:p w14:paraId="70F033E0" w14:textId="5DFA1547" w:rsidR="00D04597" w:rsidRPr="0048090B" w:rsidRDefault="0004644C" w:rsidP="00F87523">
      <w:pPr>
        <w:pStyle w:val="paragraph"/>
        <w:numPr>
          <w:ilvl w:val="0"/>
          <w:numId w:val="3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17338E">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49C73A01" w14:textId="5E0F2214" w:rsidR="0004644C" w:rsidRPr="0048090B" w:rsidRDefault="0004644C" w:rsidP="00F87523">
      <w:pPr>
        <w:pStyle w:val="paragraph"/>
        <w:numPr>
          <w:ilvl w:val="0"/>
          <w:numId w:val="3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004938EC"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 xml:space="preserve"> μl</w:t>
      </w:r>
      <w:r w:rsidRPr="0048090B">
        <w:rPr>
          <w:rStyle w:val="normaltextrun"/>
          <w:rFonts w:ascii="Times New Roman" w:eastAsia="ＭＳ 明朝" w:hAnsi="Times New Roman" w:cs="Times New Roman"/>
          <w:sz w:val="21"/>
          <w:szCs w:val="21"/>
        </w:rPr>
        <w:t>量り取り先ほどの乾燥物と混ぜた後、電極に詰めた。</w:t>
      </w:r>
    </w:p>
    <w:p w14:paraId="600BCABE" w14:textId="77777777" w:rsidR="006B6288" w:rsidRPr="0048090B" w:rsidRDefault="006B6288" w:rsidP="006B6288">
      <w:pPr>
        <w:pStyle w:val="paragraph"/>
        <w:spacing w:before="0" w:beforeAutospacing="0" w:after="0" w:afterAutospacing="0"/>
        <w:jc w:val="both"/>
        <w:textAlignment w:val="baseline"/>
        <w:rPr>
          <w:rStyle w:val="normaltextrun"/>
          <w:rFonts w:ascii="Times New Roman" w:eastAsia="ＭＳ 明朝" w:hAnsi="Times New Roman" w:cs="Times New Roman"/>
          <w:sz w:val="21"/>
          <w:szCs w:val="21"/>
        </w:rPr>
      </w:pPr>
    </w:p>
    <w:p w14:paraId="7DC719AB" w14:textId="4122B85D" w:rsidR="006B6288" w:rsidRPr="0048090B" w:rsidRDefault="006B6288"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88" w:name="_Toc126851016"/>
      <w:r w:rsidRPr="0048090B">
        <w:rPr>
          <w:rStyle w:val="normaltextrun"/>
          <w:rFonts w:ascii="Times New Roman" w:eastAsia="ＭＳ 明朝" w:hAnsi="Times New Roman" w:cs="Times New Roman"/>
          <w:sz w:val="21"/>
          <w:szCs w:val="21"/>
        </w:rPr>
        <w:t>220906CP_naf1</w:t>
      </w:r>
      <w:r w:rsidR="00B87457"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μL</w:t>
      </w:r>
      <w:bookmarkEnd w:id="988"/>
    </w:p>
    <w:p w14:paraId="5A309EC5" w14:textId="77777777" w:rsidR="006B6288" w:rsidRPr="0048090B" w:rsidRDefault="006B6288" w:rsidP="00F87523">
      <w:pPr>
        <w:pStyle w:val="paragraph"/>
        <w:numPr>
          <w:ilvl w:val="0"/>
          <w:numId w:val="32"/>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0.0139 g</w:t>
      </w:r>
      <w:r w:rsidRPr="0048090B">
        <w:rPr>
          <w:rStyle w:val="normaltextrun"/>
          <w:rFonts w:ascii="Times New Roman" w:eastAsia="ＭＳ 明朝" w:hAnsi="Times New Roman" w:cs="Times New Roman"/>
          <w:sz w:val="21"/>
          <w:szCs w:val="21"/>
        </w:rPr>
        <w:t>を入れた。</w:t>
      </w:r>
    </w:p>
    <w:p w14:paraId="5AA3A555" w14:textId="5B2BDEE7" w:rsidR="002502CC" w:rsidRPr="0048090B" w:rsidRDefault="006B6288" w:rsidP="00F87523">
      <w:pPr>
        <w:pStyle w:val="paragraph"/>
        <w:numPr>
          <w:ilvl w:val="0"/>
          <w:numId w:val="32"/>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17338E">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3E153645" w14:textId="3D1331D7" w:rsidR="00313543" w:rsidRPr="0048090B" w:rsidRDefault="006B6288" w:rsidP="00F87523">
      <w:pPr>
        <w:pStyle w:val="paragraph"/>
        <w:numPr>
          <w:ilvl w:val="0"/>
          <w:numId w:val="32"/>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Pr="0048090B">
        <w:rPr>
          <w:rStyle w:val="normaltextrun"/>
          <w:rFonts w:ascii="Times New Roman" w:eastAsia="ＭＳ 明朝" w:hAnsi="Times New Roman" w:cs="Times New Roman"/>
          <w:sz w:val="21"/>
          <w:szCs w:val="21"/>
        </w:rPr>
        <w:t>1</w:t>
      </w:r>
      <w:r w:rsidR="00FC032F"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 xml:space="preserve"> μl</w:t>
      </w:r>
      <w:r w:rsidRPr="0048090B">
        <w:rPr>
          <w:rStyle w:val="normaltextrun"/>
          <w:rFonts w:ascii="Times New Roman" w:eastAsia="ＭＳ 明朝" w:hAnsi="Times New Roman" w:cs="Times New Roman"/>
          <w:sz w:val="21"/>
          <w:szCs w:val="21"/>
        </w:rPr>
        <w:t>量り取り先ほどの乾燥物と混ぜた後、電極に詰めた。</w:t>
      </w:r>
    </w:p>
    <w:p w14:paraId="15136E06" w14:textId="77777777" w:rsidR="00313543" w:rsidRPr="0048090B" w:rsidRDefault="00313543" w:rsidP="00313543">
      <w:pPr>
        <w:pStyle w:val="paragraph"/>
        <w:spacing w:before="0" w:beforeAutospacing="0" w:after="0" w:afterAutospacing="0"/>
        <w:jc w:val="both"/>
        <w:textAlignment w:val="baseline"/>
        <w:rPr>
          <w:rStyle w:val="normaltextrun"/>
          <w:rFonts w:ascii="Times New Roman" w:eastAsia="ＭＳ 明朝" w:hAnsi="Times New Roman" w:cs="Times New Roman"/>
          <w:sz w:val="21"/>
          <w:szCs w:val="21"/>
        </w:rPr>
      </w:pPr>
    </w:p>
    <w:p w14:paraId="32D16558" w14:textId="7D768B1C" w:rsidR="002502CC" w:rsidRPr="0048090B" w:rsidRDefault="002502CC"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89" w:name="_Toc126851017"/>
      <w:r w:rsidRPr="0048090B">
        <w:rPr>
          <w:rStyle w:val="normaltextrun"/>
          <w:rFonts w:ascii="Times New Roman" w:eastAsia="ＭＳ 明朝" w:hAnsi="Times New Roman" w:cs="Times New Roman"/>
          <w:sz w:val="21"/>
          <w:szCs w:val="21"/>
        </w:rPr>
        <w:t>220906CP_naf20μL</w:t>
      </w:r>
      <w:bookmarkEnd w:id="989"/>
    </w:p>
    <w:p w14:paraId="2629B231" w14:textId="77777777" w:rsidR="002502CC" w:rsidRPr="0048090B" w:rsidRDefault="002502CC" w:rsidP="00F87523">
      <w:pPr>
        <w:pStyle w:val="paragraph"/>
        <w:numPr>
          <w:ilvl w:val="0"/>
          <w:numId w:val="3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0.0139 g</w:t>
      </w:r>
      <w:r w:rsidRPr="0048090B">
        <w:rPr>
          <w:rStyle w:val="normaltextrun"/>
          <w:rFonts w:ascii="Times New Roman" w:eastAsia="ＭＳ 明朝" w:hAnsi="Times New Roman" w:cs="Times New Roman"/>
          <w:sz w:val="21"/>
          <w:szCs w:val="21"/>
        </w:rPr>
        <w:t>を入れた。</w:t>
      </w:r>
    </w:p>
    <w:p w14:paraId="55E2E8DD" w14:textId="71AAD30D" w:rsidR="002502CC" w:rsidRPr="0048090B" w:rsidRDefault="002502CC" w:rsidP="00F87523">
      <w:pPr>
        <w:pStyle w:val="paragraph"/>
        <w:numPr>
          <w:ilvl w:val="0"/>
          <w:numId w:val="3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B406B3">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2FCB35B" w14:textId="416F876B" w:rsidR="00313543" w:rsidRPr="0048090B" w:rsidRDefault="002502CC" w:rsidP="00F87523">
      <w:pPr>
        <w:pStyle w:val="paragraph"/>
        <w:numPr>
          <w:ilvl w:val="0"/>
          <w:numId w:val="3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00FC032F"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0 μl</w:t>
      </w:r>
      <w:r w:rsidRPr="0048090B">
        <w:rPr>
          <w:rStyle w:val="normaltextrun"/>
          <w:rFonts w:ascii="Times New Roman" w:eastAsia="ＭＳ 明朝" w:hAnsi="Times New Roman" w:cs="Times New Roman"/>
          <w:sz w:val="21"/>
          <w:szCs w:val="21"/>
        </w:rPr>
        <w:t>量り取り先ほどの乾燥物と混ぜた後、電極に詰めた。</w:t>
      </w:r>
    </w:p>
    <w:p w14:paraId="18C0F7E5" w14:textId="38C3143A" w:rsidR="00EA2571" w:rsidRPr="0048090B" w:rsidRDefault="00B406B3" w:rsidP="00B9362F">
      <w:pPr>
        <w:widowControl/>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7E60D63E" w14:textId="56714ADA" w:rsidR="00BD1085" w:rsidRPr="0098366B" w:rsidRDefault="00EA2571"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990" w:name="_Toc126851018"/>
      <w:r w:rsidRPr="0048090B">
        <w:rPr>
          <w:rFonts w:ascii="Times New Roman" w:eastAsia="ＭＳ 明朝" w:hAnsi="Times New Roman" w:cs="Times New Roman"/>
          <w:color w:val="000000" w:themeColor="text1"/>
          <w:szCs w:val="21"/>
        </w:rPr>
        <w:lastRenderedPageBreak/>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w:t>
      </w:r>
      <w:bookmarkEnd w:id="990"/>
    </w:p>
    <w:p w14:paraId="55ECD8AD" w14:textId="77777777" w:rsidR="00B406B3" w:rsidRPr="001D0ECF" w:rsidRDefault="00B406B3" w:rsidP="00B406B3">
      <w:pPr>
        <w:rPr>
          <w:rFonts w:ascii="Times New Roman" w:eastAsia="ＭＳ 明朝" w:hAnsi="Times New Roman" w:cs="Times New Roman"/>
          <w:color w:val="000000"/>
          <w:szCs w:val="21"/>
        </w:rPr>
      </w:pPr>
      <w:r>
        <w:rPr>
          <w:rFonts w:ascii="Times New Roman" w:eastAsia="ＭＳ 明朝" w:hAnsi="Times New Roman" w:cs="Times New Roman" w:hint="eastAsia"/>
          <w:szCs w:val="21"/>
        </w:rPr>
        <w:t>作製</w:t>
      </w:r>
      <w:r w:rsidRPr="0048090B">
        <w:rPr>
          <w:rFonts w:ascii="Times New Roman" w:eastAsia="ＭＳ 明朝" w:hAnsi="Times New Roman" w:cs="Times New Roman"/>
          <w:szCs w:val="21"/>
        </w:rPr>
        <w:t>した電極</w:t>
      </w:r>
      <w:r w:rsidRPr="0048090B">
        <w:rPr>
          <w:rFonts w:ascii="Times New Roman" w:eastAsia="ＭＳ 明朝" w:hAnsi="Times New Roman" w:cs="Times New Roman"/>
          <w:color w:val="000000"/>
          <w:szCs w:val="21"/>
        </w:rPr>
        <w:t>を作用極として、</w:t>
      </w:r>
      <w:r w:rsidRPr="00E533D6">
        <w:rPr>
          <w:rFonts w:ascii="Times New Roman" w:eastAsia="ＭＳ 明朝" w:hAnsi="Times New Roman" w:cs="Times New Roman" w:hint="eastAsia"/>
          <w:color w:val="000000"/>
          <w:szCs w:val="21"/>
        </w:rPr>
        <w:t>電解液は</w:t>
      </w:r>
      <w:r w:rsidRPr="00E533D6">
        <w:rPr>
          <w:rFonts w:ascii="Times New Roman" w:eastAsia="ＭＳ 明朝" w:hAnsi="Times New Roman" w:cs="Times New Roman"/>
          <w:color w:val="000000"/>
          <w:szCs w:val="21"/>
        </w:rPr>
        <w:t>0.1 M NaOH</w:t>
      </w:r>
      <w:r w:rsidRPr="00E533D6">
        <w:rPr>
          <w:rFonts w:ascii="Times New Roman" w:eastAsia="ＭＳ 明朝" w:hAnsi="Times New Roman" w:cs="Times New Roman"/>
          <w:color w:val="000000"/>
          <w:szCs w:val="21"/>
        </w:rPr>
        <w:t>水溶液、参照極には</w:t>
      </w:r>
      <w:r w:rsidRPr="00E533D6">
        <w:rPr>
          <w:rFonts w:ascii="Times New Roman" w:eastAsia="ＭＳ 明朝" w:hAnsi="Times New Roman" w:cs="Times New Roman"/>
          <w:color w:val="000000"/>
          <w:szCs w:val="21"/>
        </w:rPr>
        <w:t>Ag/AgCl</w:t>
      </w:r>
      <w:r w:rsidRPr="00E533D6">
        <w:rPr>
          <w:rFonts w:ascii="Times New Roman" w:eastAsia="ＭＳ 明朝" w:hAnsi="Times New Roman" w:cs="Times New Roman"/>
          <w:color w:val="000000"/>
          <w:szCs w:val="21"/>
        </w:rPr>
        <w:t>電極、対極には白金線を使用し大気下で電気化学測定を行なった。</w:t>
      </w:r>
    </w:p>
    <w:p w14:paraId="7A415B15" w14:textId="77777777" w:rsidR="00B406B3" w:rsidRPr="0048090B" w:rsidRDefault="00B406B3" w:rsidP="00B406B3">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以下式に示すのは、グルコースを加えた時の濃度の計算式である。</w:t>
      </w:r>
    </w:p>
    <w:p w14:paraId="38502698" w14:textId="77777777" w:rsidR="00B406B3" w:rsidRPr="0048090B" w:rsidRDefault="00B406B3" w:rsidP="00B406B3">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75E579B2" w14:textId="77777777" w:rsidR="00B406B3" w:rsidRPr="0048090B" w:rsidRDefault="00031E11" w:rsidP="00B406B3">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7F7A91C1" w14:textId="77777777" w:rsidR="00B406B3" w:rsidRPr="0048090B" w:rsidRDefault="00B406B3" w:rsidP="00B406B3">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1C368F21" w14:textId="77777777" w:rsidR="00B406B3" w:rsidRPr="0048090B" w:rsidRDefault="00B406B3" w:rsidP="00B406B3">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741D9BC2" w14:textId="77777777" w:rsidR="00B406B3" w:rsidRPr="00413ACF" w:rsidRDefault="00B406B3" w:rsidP="00B406B3">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04B64177" w14:textId="77777777" w:rsidR="00BD1085" w:rsidRPr="0048090B" w:rsidRDefault="00BD1085" w:rsidP="00B9362F">
      <w:pPr>
        <w:rPr>
          <w:rFonts w:ascii="Times New Roman" w:eastAsia="ＭＳ 明朝" w:hAnsi="Times New Roman" w:cs="Times New Roman"/>
          <w:color w:val="000000" w:themeColor="text1"/>
          <w:szCs w:val="21"/>
        </w:rPr>
      </w:pPr>
    </w:p>
    <w:p w14:paraId="09C1B8A6" w14:textId="17100895" w:rsidR="00EA2571" w:rsidRPr="0048090B" w:rsidRDefault="00DE4EB4"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991" w:name="_Toc126851019"/>
      <w:r w:rsidRPr="0048090B">
        <w:rPr>
          <w:rStyle w:val="normaltextrun"/>
          <w:rFonts w:ascii="Times New Roman" w:eastAsia="ＭＳ 明朝" w:hAnsi="Times New Roman" w:cs="Times New Roman"/>
          <w:szCs w:val="21"/>
        </w:rPr>
        <w:t>220906CP_naf5μL</w:t>
      </w:r>
      <w:r w:rsidR="00EA2571" w:rsidRPr="0048090B">
        <w:rPr>
          <w:rFonts w:ascii="Times New Roman" w:eastAsia="ＭＳ 明朝" w:hAnsi="Times New Roman" w:cs="Times New Roman"/>
          <w:color w:val="000000" w:themeColor="text1"/>
          <w:szCs w:val="21"/>
        </w:rPr>
        <w:t>_1</w:t>
      </w:r>
      <w:r w:rsidR="005109E7">
        <w:rPr>
          <w:rFonts w:ascii="Times New Roman" w:eastAsia="ＭＳ 明朝" w:hAnsi="Times New Roman" w:cs="Times New Roman"/>
          <w:color w:val="000000" w:themeColor="text1"/>
          <w:szCs w:val="21"/>
        </w:rPr>
        <w:t xml:space="preserve"> CV</w:t>
      </w:r>
      <w:r w:rsidR="005109E7">
        <w:rPr>
          <w:rFonts w:ascii="Times New Roman" w:eastAsia="ＭＳ 明朝" w:hAnsi="Times New Roman" w:cs="Times New Roman" w:hint="eastAsia"/>
          <w:color w:val="000000" w:themeColor="text1"/>
          <w:szCs w:val="21"/>
        </w:rPr>
        <w:t>測定</w:t>
      </w:r>
      <w:bookmarkEnd w:id="991"/>
    </w:p>
    <w:p w14:paraId="67D5754B" w14:textId="3F8BE833" w:rsidR="00EA2571" w:rsidRPr="0048090B" w:rsidRDefault="00EA2571" w:rsidP="00F87523">
      <w:pPr>
        <w:pStyle w:val="paragraph"/>
        <w:numPr>
          <w:ilvl w:val="0"/>
          <w:numId w:val="34"/>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 xml:space="preserve">NaOH </w:t>
      </w:r>
      <w:r w:rsidR="00F30FB5" w:rsidRPr="0048090B">
        <w:rPr>
          <w:rFonts w:ascii="Times New Roman" w:eastAsia="ＭＳ 明朝" w:hAnsi="Times New Roman" w:cs="Times New Roman"/>
          <w:color w:val="000000" w:themeColor="text1"/>
          <w:sz w:val="21"/>
          <w:szCs w:val="21"/>
        </w:rPr>
        <w:t>1.2352</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にミリ</w:t>
      </w:r>
      <w:r w:rsidRPr="0048090B">
        <w:rPr>
          <w:rFonts w:ascii="Times New Roman" w:eastAsia="ＭＳ 明朝" w:hAnsi="Times New Roman" w:cs="Times New Roman"/>
          <w:color w:val="000000" w:themeColor="text1"/>
          <w:sz w:val="21"/>
          <w:szCs w:val="21"/>
        </w:rPr>
        <w:t>Q</w:t>
      </w:r>
      <w:r w:rsidRPr="0048090B">
        <w:rPr>
          <w:rFonts w:ascii="Times New Roman" w:eastAsia="ＭＳ 明朝" w:hAnsi="Times New Roman" w:cs="Times New Roman"/>
          <w:color w:val="000000" w:themeColor="text1"/>
          <w:sz w:val="21"/>
          <w:szCs w:val="21"/>
        </w:rPr>
        <w:t>水</w:t>
      </w:r>
      <w:r w:rsidRPr="0048090B">
        <w:rPr>
          <w:rFonts w:ascii="Times New Roman" w:eastAsia="ＭＳ 明朝" w:hAnsi="Times New Roman" w:cs="Times New Roman"/>
          <w:color w:val="000000" w:themeColor="text1"/>
          <w:sz w:val="21"/>
          <w:szCs w:val="21"/>
        </w:rPr>
        <w:t xml:space="preserve"> </w:t>
      </w:r>
      <w:r w:rsidR="00F30FB5" w:rsidRPr="0048090B">
        <w:rPr>
          <w:rFonts w:ascii="Times New Roman" w:eastAsia="ＭＳ 明朝" w:hAnsi="Times New Roman" w:cs="Times New Roman"/>
          <w:color w:val="000000" w:themeColor="text1"/>
          <w:sz w:val="21"/>
          <w:szCs w:val="21"/>
        </w:rPr>
        <w:t>308</w:t>
      </w:r>
      <w:r w:rsidRPr="0048090B">
        <w:rPr>
          <w:rFonts w:ascii="Times New Roman" w:eastAsia="ＭＳ 明朝" w:hAnsi="Times New Roman" w:cs="Times New Roman"/>
          <w:color w:val="000000" w:themeColor="text1"/>
          <w:sz w:val="21"/>
          <w:szCs w:val="21"/>
        </w:rPr>
        <w:t xml:space="preserve"> mL</w:t>
      </w:r>
      <w:r w:rsidRPr="0048090B">
        <w:rPr>
          <w:rFonts w:ascii="Times New Roman" w:eastAsia="ＭＳ 明朝" w:hAnsi="Times New Roman" w:cs="Times New Roman"/>
          <w:color w:val="000000" w:themeColor="text1"/>
          <w:sz w:val="21"/>
          <w:szCs w:val="21"/>
        </w:rPr>
        <w:t>を加えて</w:t>
      </w:r>
      <w:r w:rsidRPr="0048090B">
        <w:rPr>
          <w:rFonts w:ascii="Times New Roman" w:eastAsia="ＭＳ 明朝" w:hAnsi="Times New Roman" w:cs="Times New Roman"/>
          <w:color w:val="000000" w:themeColor="text1"/>
          <w:sz w:val="21"/>
          <w:szCs w:val="21"/>
        </w:rPr>
        <w:t>0.1 M</w:t>
      </w:r>
      <w:r w:rsidRPr="0048090B">
        <w:rPr>
          <w:rFonts w:ascii="Times New Roman" w:eastAsia="ＭＳ 明朝" w:hAnsi="Times New Roman" w:cs="Times New Roman"/>
          <w:color w:val="000000" w:themeColor="text1"/>
          <w:sz w:val="21"/>
          <w:szCs w:val="21"/>
        </w:rPr>
        <w:t>水溶液を作製し、</w:t>
      </w:r>
      <w:r w:rsidR="00ED1BE5" w:rsidRPr="0048090B">
        <w:rPr>
          <w:rFonts w:ascii="Times New Roman" w:eastAsia="ＭＳ 明朝" w:hAnsi="Times New Roman" w:cs="Times New Roman"/>
          <w:color w:val="000000" w:themeColor="text1"/>
          <w:sz w:val="21"/>
          <w:szCs w:val="21"/>
        </w:rPr>
        <w:t>メス</w:t>
      </w:r>
      <w:r w:rsidR="007E7C6F" w:rsidRPr="0048090B">
        <w:rPr>
          <w:rFonts w:ascii="Times New Roman" w:eastAsia="ＭＳ 明朝" w:hAnsi="Times New Roman" w:cs="Times New Roman"/>
          <w:color w:val="000000" w:themeColor="text1"/>
          <w:sz w:val="21"/>
          <w:szCs w:val="21"/>
        </w:rPr>
        <w:t>シリンダーを用いて</w:t>
      </w:r>
      <w:r w:rsidR="00D96A0E" w:rsidRPr="0048090B">
        <w:rPr>
          <w:rFonts w:ascii="Times New Roman" w:eastAsia="ＭＳ 明朝" w:hAnsi="Times New Roman" w:cs="Times New Roman"/>
          <w:color w:val="000000" w:themeColor="text1"/>
          <w:sz w:val="21"/>
          <w:szCs w:val="21"/>
        </w:rPr>
        <w:t>80 mL</w:t>
      </w:r>
      <w:r w:rsidRPr="0048090B">
        <w:rPr>
          <w:rFonts w:ascii="Times New Roman" w:eastAsia="ＭＳ 明朝" w:hAnsi="Times New Roman" w:cs="Times New Roman"/>
          <w:color w:val="000000" w:themeColor="text1"/>
          <w:sz w:val="21"/>
          <w:szCs w:val="21"/>
        </w:rPr>
        <w:t>セルに入れた。</w:t>
      </w:r>
    </w:p>
    <w:p w14:paraId="0301B8E8" w14:textId="224A8300" w:rsidR="00EA2571" w:rsidRPr="0048090B" w:rsidRDefault="00EA2571" w:rsidP="00F87523">
      <w:pPr>
        <w:pStyle w:val="paragraph"/>
        <w:numPr>
          <w:ilvl w:val="0"/>
          <w:numId w:val="34"/>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D-</w:t>
      </w:r>
      <w:r w:rsidRPr="0048090B">
        <w:rPr>
          <w:rFonts w:ascii="Times New Roman" w:eastAsia="ＭＳ 明朝" w:hAnsi="Times New Roman" w:cs="Times New Roman"/>
          <w:color w:val="000000" w:themeColor="text1"/>
          <w:sz w:val="21"/>
          <w:szCs w:val="21"/>
        </w:rPr>
        <w:t>グルコース</w:t>
      </w:r>
      <w:r w:rsidRPr="0048090B">
        <w:rPr>
          <w:rFonts w:ascii="Times New Roman" w:eastAsia="ＭＳ 明朝" w:hAnsi="Times New Roman" w:cs="Times New Roman"/>
          <w:color w:val="000000" w:themeColor="text1"/>
          <w:sz w:val="21"/>
          <w:szCs w:val="21"/>
        </w:rPr>
        <w:t xml:space="preserve"> </w:t>
      </w:r>
      <w:r w:rsidR="00CD247F" w:rsidRPr="0048090B">
        <w:rPr>
          <w:rFonts w:ascii="Times New Roman" w:eastAsia="ＭＳ 明朝" w:hAnsi="Times New Roman" w:cs="Times New Roman"/>
          <w:color w:val="000000" w:themeColor="text1"/>
          <w:sz w:val="21"/>
          <w:szCs w:val="21"/>
        </w:rPr>
        <w:t>2.5322</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w:t>
      </w:r>
      <w:r w:rsidRPr="0048090B">
        <w:rPr>
          <w:rFonts w:ascii="Times New Roman" w:eastAsia="ＭＳ 明朝" w:hAnsi="Times New Roman" w:cs="Times New Roman"/>
          <w:color w:val="000000" w:themeColor="text1"/>
          <w:sz w:val="21"/>
          <w:szCs w:val="21"/>
        </w:rPr>
        <w:t>0.1 M NaOH</w:t>
      </w:r>
      <w:r w:rsidRPr="0048090B">
        <w:rPr>
          <w:rFonts w:ascii="Times New Roman" w:eastAsia="ＭＳ 明朝" w:hAnsi="Times New Roman" w:cs="Times New Roman"/>
          <w:color w:val="000000" w:themeColor="text1"/>
          <w:sz w:val="21"/>
          <w:szCs w:val="21"/>
        </w:rPr>
        <w:t>溶液を</w:t>
      </w:r>
      <w:r w:rsidR="00CD247F" w:rsidRPr="0048090B">
        <w:rPr>
          <w:rFonts w:ascii="Times New Roman" w:eastAsia="ＭＳ 明朝" w:hAnsi="Times New Roman" w:cs="Times New Roman"/>
          <w:color w:val="000000" w:themeColor="text1"/>
          <w:sz w:val="21"/>
          <w:szCs w:val="21"/>
        </w:rPr>
        <w:t>2</w:t>
      </w:r>
      <w:r w:rsidRPr="0048090B">
        <w:rPr>
          <w:rFonts w:ascii="Times New Roman" w:eastAsia="ＭＳ 明朝" w:hAnsi="Times New Roman" w:cs="Times New Roman"/>
          <w:color w:val="000000" w:themeColor="text1"/>
          <w:sz w:val="21"/>
          <w:szCs w:val="21"/>
        </w:rPr>
        <w:t>0 mL</w:t>
      </w:r>
      <w:r w:rsidRPr="0048090B">
        <w:rPr>
          <w:rFonts w:ascii="Times New Roman" w:eastAsia="ＭＳ 明朝" w:hAnsi="Times New Roman" w:cs="Times New Roman"/>
          <w:color w:val="000000" w:themeColor="text1"/>
          <w:sz w:val="21"/>
          <w:szCs w:val="21"/>
        </w:rPr>
        <w:t>加えて</w:t>
      </w:r>
      <w:r w:rsidRPr="0048090B">
        <w:rPr>
          <w:rFonts w:ascii="Times New Roman" w:eastAsia="ＭＳ 明朝" w:hAnsi="Times New Roman" w:cs="Times New Roman"/>
          <w:color w:val="000000" w:themeColor="text1"/>
          <w:sz w:val="21"/>
          <w:szCs w:val="21"/>
        </w:rPr>
        <w:t>0.7 M</w:t>
      </w:r>
      <w:r w:rsidRPr="0048090B">
        <w:rPr>
          <w:rFonts w:ascii="Times New Roman" w:eastAsia="ＭＳ 明朝" w:hAnsi="Times New Roman" w:cs="Times New Roman"/>
          <w:color w:val="000000" w:themeColor="text1"/>
          <w:sz w:val="21"/>
          <w:szCs w:val="21"/>
        </w:rPr>
        <w:t>グルコース溶液を作製した。</w:t>
      </w:r>
    </w:p>
    <w:p w14:paraId="72406042" w14:textId="4998309C" w:rsidR="00EA2571" w:rsidRPr="0048090B" w:rsidRDefault="00EA2571" w:rsidP="00F87523">
      <w:pPr>
        <w:pStyle w:val="paragraph"/>
        <w:numPr>
          <w:ilvl w:val="0"/>
          <w:numId w:val="34"/>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w:t>
      </w:r>
      <w:r w:rsidR="0074552F" w:rsidRPr="0048090B">
        <w:rPr>
          <w:rFonts w:ascii="Times New Roman" w:eastAsia="ＭＳ 明朝" w:hAnsi="Times New Roman" w:cs="Times New Roman"/>
          <w:color w:val="000000" w:themeColor="text1"/>
          <w:sz w:val="21"/>
          <w:szCs w:val="21"/>
        </w:rPr>
        <w:t>0</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0.8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w:t>
      </w:r>
      <w:r w:rsidR="00351DEB" w:rsidRPr="0048090B">
        <w:rPr>
          <w:rFonts w:ascii="Times New Roman" w:eastAsia="ＭＳ 明朝" w:hAnsi="Times New Roman" w:cs="Times New Roman"/>
          <w:color w:val="000000" w:themeColor="text1"/>
          <w:sz w:val="21"/>
          <w:szCs w:val="21"/>
        </w:rPr>
        <w:t>0</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でグルコースの濃度を変化させながら</w:t>
      </w:r>
      <w:r w:rsidRPr="0048090B">
        <w:rPr>
          <w:rFonts w:ascii="Times New Roman" w:eastAsia="ＭＳ 明朝" w:hAnsi="Times New Roman" w:cs="Times New Roman"/>
          <w:color w:val="000000" w:themeColor="text1"/>
          <w:sz w:val="21"/>
          <w:szCs w:val="21"/>
        </w:rPr>
        <w:t>CV</w:t>
      </w:r>
      <w:r w:rsidRPr="0048090B">
        <w:rPr>
          <w:rFonts w:ascii="Times New Roman" w:eastAsia="ＭＳ 明朝" w:hAnsi="Times New Roman" w:cs="Times New Roman"/>
          <w:color w:val="000000" w:themeColor="text1"/>
          <w:sz w:val="21"/>
          <w:szCs w:val="21"/>
        </w:rPr>
        <w:t>測定を行い酸化還元反応の変化を確認した。</w:t>
      </w:r>
    </w:p>
    <w:p w14:paraId="54074CF4" w14:textId="33B79D8F" w:rsidR="0087346F" w:rsidRPr="0098366B" w:rsidRDefault="0087346F" w:rsidP="00B9362F">
      <w:pPr>
        <w:rPr>
          <w:rFonts w:ascii="Times New Roman" w:eastAsia="ＭＳ 明朝" w:hAnsi="Times New Roman" w:cs="Times New Roman"/>
        </w:rPr>
      </w:pPr>
      <w:r w:rsidRPr="0098366B">
        <w:rPr>
          <w:rFonts w:ascii="Times New Roman" w:eastAsia="ＭＳ 明朝" w:hAnsi="Times New Roman" w:cs="Times New Roman"/>
        </w:rPr>
        <w:t>表</w:t>
      </w:r>
      <w:r w:rsidRPr="0098366B">
        <w:rPr>
          <w:rFonts w:ascii="Times New Roman" w:eastAsia="ＭＳ 明朝" w:hAnsi="Times New Roman" w:cs="Times New Roman"/>
        </w:rPr>
        <w:t xml:space="preserve"> 3-1</w:t>
      </w:r>
      <w:r w:rsidR="00CC01A4" w:rsidRPr="0098366B">
        <w:rPr>
          <w:rFonts w:ascii="Times New Roman" w:eastAsia="ＭＳ 明朝" w:hAnsi="Times New Roman" w:cs="Times New Roman"/>
        </w:rPr>
        <w:t>3</w:t>
      </w:r>
      <w:r w:rsidRPr="0098366B">
        <w:rPr>
          <w:rFonts w:ascii="Times New Roman" w:eastAsia="ＭＳ 明朝" w:hAnsi="Times New Roman" w:cs="Times New Roman"/>
        </w:rPr>
        <w:t>-1</w:t>
      </w:r>
      <w:r w:rsidRPr="0098366B">
        <w:rPr>
          <w:rFonts w:ascii="Times New Roman" w:eastAsia="ＭＳ 明朝" w:hAnsi="Times New Roman" w:cs="Times New Roman"/>
        </w:rPr>
        <w:t>セル内のグルコース濃度</w:t>
      </w:r>
    </w:p>
    <w:tbl>
      <w:tblPr>
        <w:tblStyle w:val="a5"/>
        <w:tblW w:w="0" w:type="auto"/>
        <w:tblLook w:val="04A0" w:firstRow="1" w:lastRow="0" w:firstColumn="1" w:lastColumn="0" w:noHBand="0" w:noVBand="1"/>
      </w:tblPr>
      <w:tblGrid>
        <w:gridCol w:w="1129"/>
        <w:gridCol w:w="1276"/>
      </w:tblGrid>
      <w:tr w:rsidR="0087346F" w:rsidRPr="0048090B" w14:paraId="6F576914" w14:textId="77777777">
        <w:trPr>
          <w:trHeight w:val="416"/>
        </w:trPr>
        <w:tc>
          <w:tcPr>
            <w:tcW w:w="1129" w:type="dxa"/>
            <w:hideMark/>
          </w:tcPr>
          <w:p w14:paraId="372017DD" w14:textId="77777777" w:rsidR="0087346F" w:rsidRPr="0048090B" w:rsidRDefault="0087346F"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投入量</w:t>
            </w:r>
          </w:p>
        </w:tc>
        <w:tc>
          <w:tcPr>
            <w:tcW w:w="1276" w:type="dxa"/>
            <w:hideMark/>
          </w:tcPr>
          <w:p w14:paraId="6540505A" w14:textId="77777777" w:rsidR="0087346F" w:rsidRPr="0048090B" w:rsidRDefault="0087346F"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濃度</w:t>
            </w:r>
          </w:p>
        </w:tc>
      </w:tr>
      <w:tr w:rsidR="0087346F" w:rsidRPr="0048090B" w14:paraId="2A0AEB2C" w14:textId="77777777">
        <w:trPr>
          <w:trHeight w:val="416"/>
        </w:trPr>
        <w:tc>
          <w:tcPr>
            <w:tcW w:w="1129" w:type="dxa"/>
          </w:tcPr>
          <w:p w14:paraId="0767230C" w14:textId="77777777" w:rsidR="0087346F" w:rsidRPr="0048090B" w:rsidRDefault="0087346F"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/μL</w:t>
            </w:r>
          </w:p>
        </w:tc>
        <w:tc>
          <w:tcPr>
            <w:tcW w:w="1276" w:type="dxa"/>
          </w:tcPr>
          <w:p w14:paraId="1AB843BA" w14:textId="2E069E25" w:rsidR="0087346F" w:rsidRPr="0048090B" w:rsidRDefault="0087346F"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w:t>
            </w:r>
            <w:r w:rsidR="00AD66DB">
              <w:rPr>
                <w:rFonts w:ascii="Times New Roman" w:eastAsia="ＭＳ 明朝" w:hAnsi="Times New Roman" w:cs="Times New Roman"/>
                <w:color w:val="000000" w:themeColor="text1"/>
                <w:sz w:val="21"/>
                <w:szCs w:val="21"/>
              </w:rPr>
              <w:t>m</w:t>
            </w:r>
            <w:r w:rsidRPr="0048090B">
              <w:rPr>
                <w:rFonts w:ascii="Times New Roman" w:eastAsia="ＭＳ 明朝" w:hAnsi="Times New Roman" w:cs="Times New Roman"/>
                <w:color w:val="000000" w:themeColor="text1"/>
                <w:sz w:val="21"/>
                <w:szCs w:val="21"/>
              </w:rPr>
              <w:t>M</w:t>
            </w:r>
          </w:p>
        </w:tc>
      </w:tr>
      <w:tr w:rsidR="0087346F" w:rsidRPr="0048090B" w14:paraId="5899E0E0" w14:textId="77777777">
        <w:trPr>
          <w:trHeight w:val="400"/>
        </w:trPr>
        <w:tc>
          <w:tcPr>
            <w:tcW w:w="1129" w:type="dxa"/>
            <w:noWrap/>
            <w:hideMark/>
          </w:tcPr>
          <w:p w14:paraId="7FECBE16" w14:textId="77777777" w:rsidR="0087346F" w:rsidRPr="0048090B" w:rsidRDefault="0087346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276" w:type="dxa"/>
            <w:noWrap/>
            <w:hideMark/>
          </w:tcPr>
          <w:p w14:paraId="384560A8" w14:textId="0C5FCFC1" w:rsidR="0087346F" w:rsidRPr="0048090B" w:rsidRDefault="0087346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0.0</w:t>
            </w:r>
          </w:p>
        </w:tc>
      </w:tr>
      <w:tr w:rsidR="0087346F" w:rsidRPr="0048090B" w14:paraId="0380E5BD" w14:textId="77777777">
        <w:trPr>
          <w:trHeight w:val="400"/>
        </w:trPr>
        <w:tc>
          <w:tcPr>
            <w:tcW w:w="1129" w:type="dxa"/>
            <w:noWrap/>
            <w:hideMark/>
          </w:tcPr>
          <w:p w14:paraId="2254D508" w14:textId="105C3735" w:rsidR="0087346F" w:rsidRPr="0048090B" w:rsidRDefault="00C3007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1</w:t>
            </w:r>
            <w:r w:rsidR="00266FFE" w:rsidRPr="0048090B">
              <w:rPr>
                <w:rFonts w:ascii="Times New Roman" w:eastAsia="ＭＳ 明朝" w:hAnsi="Times New Roman" w:cs="Times New Roman"/>
                <w:color w:val="000000" w:themeColor="text1"/>
                <w:sz w:val="21"/>
                <w:szCs w:val="21"/>
              </w:rPr>
              <w:t>0</w:t>
            </w:r>
          </w:p>
        </w:tc>
        <w:tc>
          <w:tcPr>
            <w:tcW w:w="1276" w:type="dxa"/>
            <w:noWrap/>
            <w:hideMark/>
          </w:tcPr>
          <w:p w14:paraId="2B7D5DB6" w14:textId="785A6D41" w:rsidR="0087346F" w:rsidRPr="0048090B" w:rsidRDefault="00AD66DB">
            <w:pPr>
              <w:pStyle w:val="paragraph"/>
              <w:jc w:val="right"/>
              <w:textAlignment w:val="baseline"/>
              <w:rPr>
                <w:rFonts w:ascii="Times New Roman" w:eastAsia="ＭＳ 明朝" w:hAnsi="Times New Roman" w:cs="Times New Roman"/>
                <w:color w:val="000000" w:themeColor="text1"/>
                <w:sz w:val="21"/>
                <w:szCs w:val="21"/>
              </w:rPr>
            </w:pPr>
            <w:r>
              <w:rPr>
                <w:rFonts w:ascii="Times New Roman" w:eastAsia="ＭＳ 明朝" w:hAnsi="Times New Roman" w:cs="Times New Roman"/>
                <w:sz w:val="21"/>
                <w:szCs w:val="21"/>
              </w:rPr>
              <w:t>0.0</w:t>
            </w:r>
            <w:r w:rsidR="008F19C2" w:rsidRPr="0048090B">
              <w:rPr>
                <w:rFonts w:ascii="Times New Roman" w:eastAsia="ＭＳ 明朝" w:hAnsi="Times New Roman" w:cs="Times New Roman"/>
                <w:sz w:val="21"/>
                <w:szCs w:val="21"/>
              </w:rPr>
              <w:t>878</w:t>
            </w:r>
          </w:p>
        </w:tc>
      </w:tr>
      <w:tr w:rsidR="0087346F" w:rsidRPr="0048090B" w14:paraId="0DCEB7AC" w14:textId="77777777">
        <w:trPr>
          <w:trHeight w:val="400"/>
        </w:trPr>
        <w:tc>
          <w:tcPr>
            <w:tcW w:w="1129" w:type="dxa"/>
            <w:noWrap/>
            <w:hideMark/>
          </w:tcPr>
          <w:p w14:paraId="02FA363E" w14:textId="56BEED50" w:rsidR="0087346F" w:rsidRPr="0048090B" w:rsidRDefault="00C3007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10</w:t>
            </w:r>
            <w:r w:rsidR="0087346F" w:rsidRPr="0048090B">
              <w:rPr>
                <w:rFonts w:ascii="Times New Roman" w:eastAsia="ＭＳ 明朝" w:hAnsi="Times New Roman" w:cs="Times New Roman"/>
                <w:sz w:val="21"/>
                <w:szCs w:val="21"/>
              </w:rPr>
              <w:t>0</w:t>
            </w:r>
          </w:p>
        </w:tc>
        <w:tc>
          <w:tcPr>
            <w:tcW w:w="1276" w:type="dxa"/>
            <w:noWrap/>
            <w:hideMark/>
          </w:tcPr>
          <w:p w14:paraId="53FF8CF0" w14:textId="6568B384" w:rsidR="0087346F" w:rsidRPr="0048090B" w:rsidRDefault="002E53D3">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w:t>
            </w:r>
            <w:r w:rsidR="0087346F"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19</w:t>
            </w:r>
          </w:p>
        </w:tc>
      </w:tr>
      <w:tr w:rsidR="0087346F" w:rsidRPr="0048090B" w14:paraId="15EE8DF7" w14:textId="77777777">
        <w:trPr>
          <w:trHeight w:val="400"/>
        </w:trPr>
        <w:tc>
          <w:tcPr>
            <w:tcW w:w="1129" w:type="dxa"/>
            <w:noWrap/>
            <w:hideMark/>
          </w:tcPr>
          <w:p w14:paraId="4E68FBDA" w14:textId="1C2ABD9C" w:rsidR="0087346F" w:rsidRPr="0048090B" w:rsidRDefault="006D4D2B">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50</w:t>
            </w:r>
            <w:r w:rsidR="0087346F" w:rsidRPr="0048090B">
              <w:rPr>
                <w:rFonts w:ascii="Times New Roman" w:eastAsia="ＭＳ 明朝" w:hAnsi="Times New Roman" w:cs="Times New Roman"/>
                <w:sz w:val="21"/>
                <w:szCs w:val="21"/>
              </w:rPr>
              <w:t>0</w:t>
            </w:r>
          </w:p>
        </w:tc>
        <w:tc>
          <w:tcPr>
            <w:tcW w:w="1276" w:type="dxa"/>
            <w:noWrap/>
            <w:hideMark/>
          </w:tcPr>
          <w:p w14:paraId="2C92C724" w14:textId="4BFE6397" w:rsidR="0087346F" w:rsidRPr="0048090B" w:rsidRDefault="00DF364D">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17</w:t>
            </w:r>
            <w:r w:rsidR="00AD66D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6</w:t>
            </w:r>
          </w:p>
        </w:tc>
      </w:tr>
    </w:tbl>
    <w:p w14:paraId="2AB9B3D9" w14:textId="77777777" w:rsidR="00EA2571" w:rsidRPr="0048090B" w:rsidRDefault="00EA2571" w:rsidP="00B9362F">
      <w:pPr>
        <w:widowControl/>
        <w:ind w:leftChars="-100" w:left="-210"/>
        <w:rPr>
          <w:rFonts w:ascii="Times New Roman" w:eastAsia="ＭＳ 明朝" w:hAnsi="Times New Roman" w:cs="Times New Roman"/>
          <w:color w:val="000000" w:themeColor="text1"/>
          <w:szCs w:val="21"/>
        </w:rPr>
      </w:pPr>
    </w:p>
    <w:p w14:paraId="03E268AE" w14:textId="1476D1F9" w:rsidR="0087346F" w:rsidRPr="0048090B" w:rsidRDefault="00AD66DB" w:rsidP="00B9362F">
      <w:pPr>
        <w:widowControl/>
        <w:ind w:leftChars="-100" w:left="-210"/>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196A1497" w14:textId="3A5776D9" w:rsidR="00031E11" w:rsidRDefault="00EA2571" w:rsidP="00B9362F">
      <w:pPr>
        <w:pStyle w:val="a4"/>
        <w:widowControl/>
        <w:numPr>
          <w:ilvl w:val="1"/>
          <w:numId w:val="62"/>
        </w:numPr>
        <w:ind w:leftChars="0"/>
        <w:outlineLvl w:val="1"/>
      </w:pPr>
      <w:bookmarkStart w:id="992" w:name="_Toc126851020"/>
      <w:r w:rsidRPr="0048090B">
        <w:rPr>
          <w:rFonts w:ascii="Times New Roman" w:eastAsia="ＭＳ 明朝" w:hAnsi="Times New Roman" w:cs="Times New Roman"/>
          <w:color w:val="000000" w:themeColor="text1"/>
          <w:szCs w:val="21"/>
        </w:rPr>
        <w:lastRenderedPageBreak/>
        <w:t>クロノアンペロメトリー</w:t>
      </w:r>
      <w:r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w:t>
      </w:r>
      <w:bookmarkEnd w:id="992"/>
    </w:p>
    <w:p w14:paraId="3E6E81EA" w14:textId="77777777" w:rsidR="00031E11" w:rsidRPr="0048090B" w:rsidRDefault="00031E11" w:rsidP="00031E11">
      <w:pPr>
        <w:rPr>
          <w:rFonts w:ascii="Times New Roman" w:eastAsia="ＭＳ 明朝" w:hAnsi="Times New Roman" w:cs="Times New Roman"/>
          <w:color w:val="000000" w:themeColor="text1"/>
          <w:szCs w:val="21"/>
        </w:rPr>
      </w:pPr>
      <w:r w:rsidRPr="004E1D32">
        <w:rPr>
          <w:rFonts w:ascii="Times New Roman" w:eastAsia="ＭＳ 明朝" w:hAnsi="Times New Roman" w:cs="Times New Roman" w:hint="eastAsia"/>
          <w:color w:val="000000" w:themeColor="text1"/>
          <w:szCs w:val="21"/>
        </w:rPr>
        <w:t>キャスト電極</w:t>
      </w:r>
      <w:r>
        <w:rPr>
          <w:rFonts w:ascii="Times New Roman" w:eastAsia="ＭＳ 明朝" w:hAnsi="Times New Roman" w:cs="Times New Roman" w:hint="eastAsia"/>
          <w:color w:val="000000" w:themeColor="text1"/>
          <w:szCs w:val="21"/>
        </w:rPr>
        <w:t>で</w:t>
      </w:r>
      <w:r w:rsidRPr="004E1D32">
        <w:rPr>
          <w:rFonts w:ascii="Times New Roman" w:eastAsia="ＭＳ 明朝" w:hAnsi="Times New Roman" w:cs="Times New Roman"/>
          <w:color w:val="000000" w:themeColor="text1"/>
          <w:szCs w:val="21"/>
        </w:rPr>
        <w:t>サイクリックボルタンメトリーを測定した所、グルコースの酸化ピークが</w:t>
      </w:r>
      <w:r w:rsidRPr="004E1D32">
        <w:rPr>
          <w:rFonts w:ascii="Times New Roman" w:eastAsia="ＭＳ 明朝" w:hAnsi="Times New Roman" w:cs="Times New Roman"/>
          <w:color w:val="000000" w:themeColor="text1"/>
          <w:szCs w:val="21"/>
        </w:rPr>
        <w:t>0.5</w:t>
      </w:r>
      <w:r w:rsidRPr="004E1D32">
        <w:rPr>
          <w:rFonts w:ascii="Times New Roman" w:eastAsia="ＭＳ 明朝" w:hAnsi="Times New Roman" w:cs="Times New Roman" w:hint="eastAsia"/>
          <w:color w:val="000000" w:themeColor="text1"/>
          <w:szCs w:val="21"/>
        </w:rPr>
        <w:t>〜</w:t>
      </w:r>
      <w:r w:rsidRPr="004E1D32">
        <w:rPr>
          <w:rFonts w:ascii="Times New Roman" w:eastAsia="ＭＳ 明朝" w:hAnsi="Times New Roman" w:cs="Times New Roman"/>
          <w:color w:val="000000" w:themeColor="text1"/>
          <w:szCs w:val="21"/>
        </w:rPr>
        <w:t>0.7 V vs Ag/AgCl</w:t>
      </w:r>
      <w:r w:rsidRPr="004E1D32">
        <w:rPr>
          <w:rFonts w:ascii="Times New Roman" w:eastAsia="ＭＳ 明朝" w:hAnsi="Times New Roman" w:cs="Times New Roman"/>
          <w:color w:val="000000" w:themeColor="text1"/>
          <w:szCs w:val="21"/>
        </w:rPr>
        <w:t>に現れた。そこで</w:t>
      </w:r>
      <w:r w:rsidRPr="004E1D32">
        <w:rPr>
          <w:rFonts w:ascii="Times New Roman" w:eastAsia="ＭＳ 明朝" w:hAnsi="Times New Roman" w:cs="Times New Roman"/>
          <w:color w:val="000000" w:themeColor="text1"/>
          <w:szCs w:val="21"/>
        </w:rPr>
        <w:t>CP</w:t>
      </w:r>
      <w:r w:rsidRPr="004E1D32">
        <w:rPr>
          <w:rFonts w:ascii="Times New Roman" w:eastAsia="ＭＳ 明朝" w:hAnsi="Times New Roman" w:cs="Times New Roman"/>
          <w:color w:val="000000" w:themeColor="text1"/>
          <w:szCs w:val="21"/>
        </w:rPr>
        <w:t>電極に</w:t>
      </w:r>
      <w:r w:rsidRPr="004E1D32">
        <w:rPr>
          <w:rFonts w:ascii="Times New Roman" w:eastAsia="ＭＳ 明朝" w:hAnsi="Times New Roman" w:cs="Times New Roman"/>
          <w:color w:val="000000" w:themeColor="text1"/>
          <w:szCs w:val="21"/>
        </w:rPr>
        <w:t>0.6 V vs. Ag/AgCl</w:t>
      </w:r>
      <w:r w:rsidRPr="004E1D32">
        <w:rPr>
          <w:rFonts w:ascii="Times New Roman" w:eastAsia="ＭＳ 明朝" w:hAnsi="Times New Roman" w:cs="Times New Roman"/>
          <w:color w:val="000000" w:themeColor="text1"/>
          <w:szCs w:val="21"/>
        </w:rPr>
        <w:t>を印加しながら、十分撹拌している電解液に</w:t>
      </w:r>
      <w:r w:rsidRPr="004E1D32">
        <w:rPr>
          <w:rFonts w:ascii="Times New Roman" w:eastAsia="ＭＳ 明朝" w:hAnsi="Times New Roman" w:cs="Times New Roman"/>
          <w:color w:val="000000" w:themeColor="text1"/>
          <w:szCs w:val="21"/>
        </w:rPr>
        <w:t>0.7 M</w:t>
      </w:r>
      <w:r w:rsidRPr="004E1D32">
        <w:rPr>
          <w:rFonts w:ascii="Times New Roman" w:eastAsia="ＭＳ 明朝" w:hAnsi="Times New Roman" w:cs="Times New Roman"/>
          <w:color w:val="000000" w:themeColor="text1"/>
          <w:szCs w:val="21"/>
        </w:rPr>
        <w:t>グルコース溶液を任意量加え、電流値の変化を調べた。</w:t>
      </w:r>
    </w:p>
    <w:p w14:paraId="307AC959"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以下式に示すのは、電流密度の計算式とグルコースを加えた時の濃度の計算式である。</w:t>
      </w:r>
    </w:p>
    <w:p w14:paraId="718B1EEA"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電流密度の計算式</w:t>
      </w:r>
    </w:p>
    <w:p w14:paraId="012DF112" w14:textId="77777777" w:rsidR="00031E11" w:rsidRPr="0048090B" w:rsidRDefault="00031E11" w:rsidP="00031E11">
      <w:pPr>
        <w:rPr>
          <w:rFonts w:ascii="Times New Roman" w:eastAsia="ＭＳ 明朝" w:hAnsi="Times New Roman" w:cs="Times New Roman"/>
          <w:color w:val="000000" w:themeColor="text1"/>
          <w:szCs w:val="21"/>
        </w:rPr>
      </w:pPr>
      <m:oMathPara>
        <m:oMath>
          <m:r>
            <w:rPr>
              <w:rFonts w:ascii="Cambria Math" w:eastAsia="ＭＳ 明朝" w:hAnsi="Cambria Math" w:cs="Times New Roman"/>
              <w:color w:val="000000" w:themeColor="text1"/>
              <w:szCs w:val="21"/>
            </w:rPr>
            <m:t>I</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mA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e>
          </m:d>
          <m:r>
            <w:rPr>
              <w:rFonts w:ascii="Cambria Math" w:eastAsia="ＭＳ 明朝" w:hAnsi="Cambria Math" w:cs="Times New Roman"/>
              <w:color w:val="000000" w:themeColor="text1"/>
              <w:szCs w:val="21"/>
            </w:rPr>
            <m:t xml:space="preserve">= </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ｘ</m:t>
              </m:r>
              <m:r>
                <w:rPr>
                  <w:rFonts w:ascii="Cambria Math" w:eastAsia="ＭＳ 明朝" w:hAnsi="Cambria Math" w:cs="Times New Roman"/>
                  <w:color w:val="000000" w:themeColor="text1"/>
                  <w:szCs w:val="21"/>
                </w:rPr>
                <m:t>(A)</m:t>
              </m:r>
            </m:num>
            <m:den>
              <m:r>
                <w:rPr>
                  <w:rFonts w:ascii="Cambria Math" w:eastAsia="ＭＳ 明朝" w:hAnsi="Cambria Math" w:cs="Times New Roman"/>
                  <w:color w:val="000000" w:themeColor="text1"/>
                  <w:szCs w:val="21"/>
                </w:rPr>
                <m:t>電極表面積</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den>
          </m:f>
        </m:oMath>
      </m:oMathPara>
    </w:p>
    <w:p w14:paraId="5A85EEF8"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x</w:t>
      </w:r>
      <w:r w:rsidRPr="0048090B">
        <w:rPr>
          <w:rFonts w:ascii="Times New Roman" w:eastAsia="ＭＳ 明朝" w:hAnsi="Times New Roman" w:cs="Times New Roman"/>
          <w:color w:val="000000" w:themeColor="text1"/>
          <w:szCs w:val="21"/>
        </w:rPr>
        <w:t>：グルコース濃度における電流量</w:t>
      </w:r>
    </w:p>
    <w:p w14:paraId="5F2D791C"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電極直径</w:t>
      </w:r>
      <w:r w:rsidRPr="0048090B">
        <w:rPr>
          <w:rFonts w:ascii="Times New Roman" w:eastAsia="ＭＳ 明朝" w:hAnsi="Times New Roman" w:cs="Times New Roman"/>
          <w:color w:val="000000" w:themeColor="text1"/>
          <w:szCs w:val="21"/>
        </w:rPr>
        <w:t>:0.16 cm</w:t>
      </w:r>
    </w:p>
    <w:p w14:paraId="6E8C0461" w14:textId="77777777" w:rsidR="00031E11" w:rsidRPr="0048090B" w:rsidRDefault="00031E11" w:rsidP="00031E11">
      <w:pPr>
        <w:rPr>
          <w:rFonts w:ascii="Times New Roman" w:eastAsia="ＭＳ 明朝" w:hAnsi="Times New Roman" w:cs="Times New Roman"/>
          <w:color w:val="000000" w:themeColor="text1"/>
          <w:szCs w:val="21"/>
          <w:vertAlign w:val="superscript"/>
        </w:rPr>
      </w:pPr>
      <w:r w:rsidRPr="0048090B">
        <w:rPr>
          <w:rFonts w:ascii="Times New Roman" w:eastAsia="ＭＳ 明朝" w:hAnsi="Times New Roman" w:cs="Times New Roman"/>
          <w:color w:val="000000" w:themeColor="text1"/>
          <w:szCs w:val="21"/>
        </w:rPr>
        <w:t>電極表面積</w:t>
      </w:r>
      <w:r w:rsidRPr="0048090B">
        <w:rPr>
          <w:rFonts w:ascii="Times New Roman" w:eastAsia="ＭＳ 明朝" w:hAnsi="Times New Roman" w:cs="Times New Roman"/>
          <w:color w:val="000000" w:themeColor="text1"/>
          <w:szCs w:val="21"/>
        </w:rPr>
        <w:t>: 0.020106 cm</w:t>
      </w:r>
      <w:r w:rsidRPr="0048090B">
        <w:rPr>
          <w:rFonts w:ascii="Times New Roman" w:eastAsia="ＭＳ 明朝" w:hAnsi="Times New Roman" w:cs="Times New Roman"/>
          <w:color w:val="000000" w:themeColor="text1"/>
          <w:szCs w:val="21"/>
          <w:vertAlign w:val="superscript"/>
        </w:rPr>
        <w:t>2</w:t>
      </w:r>
    </w:p>
    <w:p w14:paraId="0C90FBF2" w14:textId="77777777" w:rsidR="00031E11" w:rsidRPr="0048090B" w:rsidRDefault="00031E11" w:rsidP="00031E11">
      <w:pPr>
        <w:rPr>
          <w:rFonts w:ascii="Times New Roman" w:eastAsia="ＭＳ 明朝" w:hAnsi="Times New Roman" w:cs="Times New Roman"/>
          <w:color w:val="000000" w:themeColor="text1"/>
          <w:szCs w:val="21"/>
        </w:rPr>
      </w:pPr>
    </w:p>
    <w:p w14:paraId="311E2C63"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6D9991A7" w14:textId="77777777" w:rsidR="00031E11" w:rsidRPr="0048090B" w:rsidRDefault="00031E11" w:rsidP="00031E11">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37759CA5"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36072BDA"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4C2A0FBA"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04AA41FE" w14:textId="77777777" w:rsidR="00031E11" w:rsidRPr="0048090B" w:rsidRDefault="00031E11" w:rsidP="00031E11">
      <w:pPr>
        <w:widowControl/>
        <w:outlineLvl w:val="1"/>
        <w:rPr>
          <w:rStyle w:val="normaltextrun"/>
          <w:rFonts w:ascii="Times New Roman" w:eastAsia="ＭＳ 明朝" w:hAnsi="Times New Roman" w:cs="Times New Roman"/>
          <w:color w:val="000000" w:themeColor="text1"/>
          <w:szCs w:val="21"/>
        </w:rPr>
      </w:pPr>
    </w:p>
    <w:p w14:paraId="449AD547" w14:textId="6C505755" w:rsidR="00031E11" w:rsidRPr="00031E11" w:rsidRDefault="00031E11" w:rsidP="00B406B3">
      <w:pPr>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また、電極のグルコース濃度における電流密度のグラフを作成するにあたり、決定係数</w:t>
      </w:r>
      <w:r w:rsidRPr="0048090B">
        <w:rPr>
          <w:rStyle w:val="normaltextrun"/>
          <w:rFonts w:ascii="Times New Roman" w:eastAsia="ＭＳ 明朝" w:hAnsi="Times New Roman" w:cs="Times New Roman"/>
          <w:color w:val="000000" w:themeColor="text1"/>
          <w:szCs w:val="21"/>
        </w:rPr>
        <w:t>(R</w:t>
      </w:r>
      <w:r w:rsidRPr="0048090B">
        <w:rPr>
          <w:rStyle w:val="normaltextrun"/>
          <w:rFonts w:ascii="Times New Roman" w:eastAsia="ＭＳ 明朝" w:hAnsi="Times New Roman" w:cs="Times New Roman"/>
          <w:color w:val="000000" w:themeColor="text1"/>
          <w:szCs w:val="21"/>
          <w:vertAlign w:val="superscript"/>
        </w:rPr>
        <w:t>2</w:t>
      </w:r>
      <w:r w:rsidRPr="0048090B">
        <w:rPr>
          <w:rStyle w:val="normaltextrun"/>
          <w:rFonts w:ascii="Times New Roman" w:eastAsia="ＭＳ 明朝" w:hAnsi="Times New Roman" w:cs="Times New Roman"/>
          <w:color w:val="000000" w:themeColor="text1"/>
          <w:szCs w:val="21"/>
        </w:rPr>
        <w:t>)</w:t>
      </w:r>
      <w:r w:rsidRPr="0048090B">
        <w:rPr>
          <w:rStyle w:val="normaltextrun"/>
          <w:rFonts w:ascii="Times New Roman" w:eastAsia="ＭＳ 明朝" w:hAnsi="Times New Roman" w:cs="Times New Roman"/>
          <w:color w:val="000000" w:themeColor="text1"/>
          <w:szCs w:val="21"/>
        </w:rPr>
        <w:t>が</w:t>
      </w:r>
      <w:r w:rsidRPr="0048090B">
        <w:rPr>
          <w:rStyle w:val="normaltextrun"/>
          <w:rFonts w:ascii="Times New Roman" w:eastAsia="ＭＳ 明朝" w:hAnsi="Times New Roman" w:cs="Times New Roman"/>
          <w:color w:val="000000" w:themeColor="text1"/>
          <w:szCs w:val="21"/>
        </w:rPr>
        <w:t>0.99</w:t>
      </w:r>
      <w:r w:rsidRPr="0048090B">
        <w:rPr>
          <w:rStyle w:val="normaltextrun"/>
          <w:rFonts w:ascii="Times New Roman" w:eastAsia="ＭＳ 明朝" w:hAnsi="Times New Roman" w:cs="Times New Roman"/>
          <w:color w:val="000000" w:themeColor="text1"/>
          <w:szCs w:val="21"/>
        </w:rPr>
        <w:t>以上を取るように滴下データを後ろもしくは前から連続してデータ除去を行ない、近侍曲線を作成した。</w:t>
      </w:r>
    </w:p>
    <w:p w14:paraId="254A3CF8" w14:textId="77777777" w:rsidR="00EA2571" w:rsidRPr="0048090B" w:rsidRDefault="00EA2571" w:rsidP="00B9362F">
      <w:pPr>
        <w:rPr>
          <w:rStyle w:val="normaltextrun"/>
          <w:rFonts w:ascii="Times New Roman" w:eastAsia="ＭＳ 明朝" w:hAnsi="Times New Roman" w:cs="Times New Roman"/>
          <w:color w:val="000000" w:themeColor="text1"/>
          <w:szCs w:val="21"/>
        </w:rPr>
      </w:pPr>
    </w:p>
    <w:p w14:paraId="3F6BF7A3" w14:textId="3202A9A8" w:rsidR="00EA2571" w:rsidRPr="0048090B" w:rsidRDefault="00FD1A46" w:rsidP="006F5392">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93" w:name="_Toc126851021"/>
      <w:r w:rsidRPr="0048090B">
        <w:rPr>
          <w:rStyle w:val="normaltextrun"/>
          <w:rFonts w:ascii="Times New Roman" w:eastAsia="ＭＳ 明朝" w:hAnsi="Times New Roman" w:cs="Times New Roman"/>
          <w:sz w:val="21"/>
          <w:szCs w:val="21"/>
        </w:rPr>
        <w:t>220906CP_naf5μL</w:t>
      </w:r>
      <w:r w:rsidRPr="0048090B">
        <w:rPr>
          <w:rFonts w:ascii="Times New Roman" w:eastAsia="ＭＳ 明朝" w:hAnsi="Times New Roman" w:cs="Times New Roman"/>
          <w:color w:val="000000" w:themeColor="text1"/>
          <w:sz w:val="21"/>
          <w:szCs w:val="21"/>
        </w:rPr>
        <w:t>_</w:t>
      </w:r>
      <w:r w:rsidR="00E244D2" w:rsidRPr="0048090B">
        <w:rPr>
          <w:rFonts w:ascii="Times New Roman" w:eastAsia="ＭＳ 明朝" w:hAnsi="Times New Roman" w:cs="Times New Roman"/>
          <w:color w:val="000000" w:themeColor="text1"/>
          <w:sz w:val="21"/>
          <w:szCs w:val="21"/>
        </w:rPr>
        <w:t>2</w:t>
      </w:r>
      <w:r w:rsidR="00EA2571" w:rsidRPr="0048090B">
        <w:rPr>
          <w:rStyle w:val="normaltextrun"/>
          <w:rFonts w:ascii="Times New Roman" w:eastAsia="ＭＳ 明朝" w:hAnsi="Times New Roman" w:cs="Times New Roman"/>
          <w:sz w:val="21"/>
          <w:szCs w:val="21"/>
        </w:rPr>
        <w:t xml:space="preserve"> CA</w:t>
      </w:r>
      <w:r w:rsidR="00EA2571" w:rsidRPr="0048090B">
        <w:rPr>
          <w:rStyle w:val="normaltextrun"/>
          <w:rFonts w:ascii="Times New Roman" w:eastAsia="ＭＳ 明朝" w:hAnsi="Times New Roman" w:cs="Times New Roman"/>
          <w:sz w:val="21"/>
          <w:szCs w:val="21"/>
        </w:rPr>
        <w:t>測定</w:t>
      </w:r>
      <w:bookmarkEnd w:id="993"/>
    </w:p>
    <w:p w14:paraId="2C080F65" w14:textId="77777777" w:rsidR="00EA2571" w:rsidRPr="0048090B" w:rsidRDefault="00EA2571" w:rsidP="00B9362F">
      <w:pPr>
        <w:pStyle w:val="a4"/>
        <w:widowControl/>
        <w:numPr>
          <w:ilvl w:val="0"/>
          <w:numId w:val="35"/>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C434DBD" w14:textId="77777777" w:rsidR="00EA2571" w:rsidRPr="0048090B" w:rsidRDefault="00EA2571" w:rsidP="00B9362F">
      <w:pPr>
        <w:pStyle w:val="a4"/>
        <w:widowControl/>
        <w:numPr>
          <w:ilvl w:val="0"/>
          <w:numId w:val="3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水酸化ナトリウム</w:t>
      </w:r>
      <w:r w:rsidRPr="0048090B">
        <w:rPr>
          <w:rStyle w:val="normaltextrun"/>
          <w:rFonts w:ascii="Times New Roman" w:eastAsia="ＭＳ 明朝" w:hAnsi="Times New Roman" w:cs="Times New Roman"/>
          <w:szCs w:val="21"/>
        </w:rPr>
        <w:t>1.1747 g</w:t>
      </w:r>
      <w:r w:rsidRPr="0048090B">
        <w:rPr>
          <w:rStyle w:val="normaltextrun"/>
          <w:rFonts w:ascii="Times New Roman" w:eastAsia="ＭＳ 明朝" w:hAnsi="Times New Roman" w:cs="Times New Roman"/>
          <w:szCs w:val="21"/>
        </w:rPr>
        <w:t>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w:t>
      </w:r>
      <w:r w:rsidRPr="0048090B">
        <w:rPr>
          <w:rStyle w:val="normaltextrun"/>
          <w:rFonts w:ascii="Times New Roman" w:eastAsia="ＭＳ 明朝" w:hAnsi="Times New Roman" w:cs="Times New Roman"/>
          <w:szCs w:val="21"/>
        </w:rPr>
        <w:t>293 mL</w:t>
      </w:r>
      <w:r w:rsidRPr="0048090B">
        <w:rPr>
          <w:rStyle w:val="normaltextrun"/>
          <w:rFonts w:ascii="Times New Roman" w:eastAsia="ＭＳ 明朝" w:hAnsi="Times New Roman" w:cs="Times New Roman"/>
          <w:szCs w:val="21"/>
        </w:rPr>
        <w:t>を加え</w:t>
      </w: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w:t>
      </w:r>
      <w:r w:rsidRPr="0048090B">
        <w:rPr>
          <w:rStyle w:val="normaltextrun"/>
          <w:rFonts w:ascii="Times New Roman" w:eastAsia="ＭＳ 明朝" w:hAnsi="Times New Roman" w:cs="Times New Roman"/>
          <w:szCs w:val="21"/>
        </w:rPr>
        <w:t>を調整した。</w:t>
      </w:r>
    </w:p>
    <w:p w14:paraId="4D0A2067" w14:textId="77777777" w:rsidR="00EA2571" w:rsidRPr="0048090B" w:rsidRDefault="00EA2571" w:rsidP="00B9362F">
      <w:pPr>
        <w:pStyle w:val="a4"/>
        <w:widowControl/>
        <w:numPr>
          <w:ilvl w:val="0"/>
          <w:numId w:val="35"/>
        </w:numPr>
        <w:ind w:leftChars="0"/>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w:t>
      </w:r>
      <w:r w:rsidRPr="0048090B">
        <w:rPr>
          <w:rStyle w:val="normaltextrun"/>
          <w:rFonts w:ascii="Times New Roman" w:eastAsia="ＭＳ 明朝" w:hAnsi="Times New Roman" w:cs="Times New Roman"/>
          <w:szCs w:val="21"/>
        </w:rPr>
        <w:t>80 mL</w:t>
      </w:r>
      <w:r w:rsidRPr="0048090B">
        <w:rPr>
          <w:rStyle w:val="normaltextrun"/>
          <w:rFonts w:ascii="Times New Roman" w:eastAsia="ＭＳ 明朝" w:hAnsi="Times New Roman" w:cs="Times New Roman"/>
          <w:szCs w:val="21"/>
        </w:rPr>
        <w:t>をメスシリンダーで量りとり装置のセルに加えた。</w:t>
      </w:r>
    </w:p>
    <w:p w14:paraId="1889F9F8" w14:textId="77777777" w:rsidR="00EA2571" w:rsidRPr="0048090B" w:rsidRDefault="00EA2571" w:rsidP="00B9362F">
      <w:pPr>
        <w:pStyle w:val="a4"/>
        <w:widowControl/>
        <w:numPr>
          <w:ilvl w:val="0"/>
          <w:numId w:val="3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1.2659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0475DD0" w14:textId="0D0C69A6" w:rsidR="00EA2571" w:rsidRPr="0048090B" w:rsidRDefault="00EA2571" w:rsidP="00B9362F">
      <w:pPr>
        <w:pStyle w:val="a4"/>
        <w:widowControl/>
        <w:numPr>
          <w:ilvl w:val="0"/>
          <w:numId w:val="3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4CE6A950" w14:textId="77777777" w:rsidR="00EA2571" w:rsidRPr="0048090B" w:rsidRDefault="00EA2571" w:rsidP="00B9362F">
      <w:pPr>
        <w:pStyle w:val="a4"/>
        <w:widowControl/>
        <w:numPr>
          <w:ilvl w:val="0"/>
          <w:numId w:val="35"/>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29D3EE8A" w14:textId="3DE863F6" w:rsidR="00E76AA1" w:rsidRPr="0048090B" w:rsidRDefault="006F5392" w:rsidP="00B9362F">
      <w:pPr>
        <w:pStyle w:val="a4"/>
        <w:widowControl/>
        <w:numPr>
          <w:ilvl w:val="0"/>
          <w:numId w:val="35"/>
        </w:numPr>
        <w:ind w:leftChars="0"/>
        <w:rPr>
          <w:rFonts w:ascii="Times New Roman" w:eastAsia="ＭＳ 明朝" w:hAnsi="Times New Roman" w:cs="Times New Roman"/>
          <w:szCs w:val="21"/>
        </w:rPr>
      </w:pPr>
      <w:r w:rsidRPr="0048090B">
        <w:rPr>
          <w:rFonts w:ascii="Cambria Math" w:eastAsia="ＭＳ 明朝" w:hAnsi="Cambria Math" w:cs="Cambria Math"/>
          <w:szCs w:val="21"/>
        </w:rPr>
        <w:t>④</w:t>
      </w:r>
      <w:r w:rsidR="00EA2571" w:rsidRPr="0048090B">
        <w:rPr>
          <w:rFonts w:ascii="Times New Roman" w:eastAsia="ＭＳ 明朝" w:hAnsi="Times New Roman" w:cs="Times New Roman"/>
          <w:szCs w:val="21"/>
        </w:rPr>
        <w:t>の溶液をマイクロピペットで連続的に加えた。</w:t>
      </w:r>
    </w:p>
    <w:p w14:paraId="7B05127F" w14:textId="6AA1D0C0" w:rsidR="004240A0" w:rsidRPr="0048090B" w:rsidRDefault="00EA257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033197B1" w14:textId="41D4611F" w:rsidR="004240A0" w:rsidRPr="0048090B" w:rsidRDefault="00031E11" w:rsidP="00B9362F">
      <w:pPr>
        <w:widowControl/>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1C16CB1E" w14:textId="5B76E8E4" w:rsidR="007461CB" w:rsidRPr="0048090B" w:rsidRDefault="007461CB" w:rsidP="00B9362F">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89"/>
        <w:gridCol w:w="1559"/>
        <w:gridCol w:w="204"/>
        <w:gridCol w:w="1213"/>
        <w:gridCol w:w="1276"/>
        <w:gridCol w:w="1559"/>
      </w:tblGrid>
      <w:tr w:rsidR="002F6C53" w:rsidRPr="0048090B" w14:paraId="2A5F8390" w14:textId="179EADC1"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57BA04" w14:textId="77777777" w:rsidR="002F6C53" w:rsidRPr="0048090B" w:rsidRDefault="002F6C5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89" w:type="dxa"/>
            <w:tcBorders>
              <w:top w:val="single" w:sz="4" w:space="0" w:color="auto"/>
              <w:left w:val="nil"/>
              <w:bottom w:val="single" w:sz="4" w:space="0" w:color="auto"/>
              <w:right w:val="single" w:sz="4" w:space="0" w:color="auto"/>
            </w:tcBorders>
            <w:shd w:val="clear" w:color="auto" w:fill="auto"/>
            <w:noWrap/>
            <w:vAlign w:val="center"/>
            <w:hideMark/>
          </w:tcPr>
          <w:p w14:paraId="6087EA04" w14:textId="77777777" w:rsidR="002F6C53" w:rsidRPr="0048090B" w:rsidRDefault="002F6C5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59298EFE" w14:textId="77777777" w:rsidR="002F6C53" w:rsidRPr="0048090B" w:rsidRDefault="002F6C5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634B7627" w14:textId="77777777" w:rsidR="00031E11" w:rsidRPr="0048090B" w:rsidRDefault="00031E11" w:rsidP="00031E11">
            <w:pPr>
              <w:widowControl/>
              <w:rPr>
                <w:rFonts w:ascii="Times New Roman" w:eastAsia="ＭＳ 明朝" w:hAnsi="Times New Roman" w:cs="Times New Roman"/>
                <w:color w:val="000000"/>
                <w:kern w:val="0"/>
                <w:szCs w:val="21"/>
              </w:rPr>
            </w:pPr>
          </w:p>
        </w:tc>
        <w:tc>
          <w:tcPr>
            <w:tcW w:w="1213" w:type="dxa"/>
            <w:tcBorders>
              <w:top w:val="single" w:sz="4" w:space="0" w:color="auto"/>
              <w:left w:val="nil"/>
              <w:bottom w:val="single" w:sz="4" w:space="0" w:color="auto"/>
              <w:right w:val="single" w:sz="4" w:space="0" w:color="auto"/>
            </w:tcBorders>
            <w:vAlign w:val="center"/>
          </w:tcPr>
          <w:p w14:paraId="528E87F7" w14:textId="4AFFE1D2" w:rsidR="00031E11" w:rsidRPr="0048090B" w:rsidRDefault="00031E11" w:rsidP="00031E11">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4102FC0D" w14:textId="5587205C" w:rsidR="00031E11" w:rsidRPr="0048090B" w:rsidRDefault="00031E11" w:rsidP="00031E11">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2A8C5916" w14:textId="3BF158EA" w:rsidR="00031E11" w:rsidRPr="0048090B" w:rsidRDefault="00031E11" w:rsidP="00031E11">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2F6C53" w:rsidRPr="0048090B" w14:paraId="1FDE445A" w14:textId="13F2409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46E442" w14:textId="5CD23D60" w:rsidR="002F6C53" w:rsidRPr="0048090B" w:rsidRDefault="002F6C5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389" w:type="dxa"/>
            <w:tcBorders>
              <w:top w:val="nil"/>
              <w:left w:val="nil"/>
              <w:bottom w:val="single" w:sz="4" w:space="0" w:color="auto"/>
              <w:right w:val="single" w:sz="4" w:space="0" w:color="auto"/>
            </w:tcBorders>
            <w:shd w:val="clear" w:color="auto" w:fill="auto"/>
            <w:noWrap/>
            <w:vAlign w:val="center"/>
            <w:hideMark/>
          </w:tcPr>
          <w:p w14:paraId="13AF939E" w14:textId="77777777" w:rsidR="002F6C53" w:rsidRPr="0048090B" w:rsidRDefault="002F6C5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shd w:val="clear" w:color="auto" w:fill="auto"/>
            <w:noWrap/>
            <w:vAlign w:val="center"/>
            <w:hideMark/>
          </w:tcPr>
          <w:p w14:paraId="51BECD7E" w14:textId="0077CA6C" w:rsidR="002F6C53" w:rsidRPr="0048090B" w:rsidRDefault="002F6C5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B5411">
              <w:rPr>
                <w:rFonts w:ascii="Times New Roman" w:eastAsia="ＭＳ 明朝" w:hAnsi="Times New Roman" w:cs="Times New Roman"/>
                <w:color w:val="000000"/>
                <w:kern w:val="0"/>
                <w:szCs w:val="21"/>
              </w:rPr>
              <w:t>m</w:t>
            </w:r>
            <w:r w:rsidR="00031E11" w:rsidRPr="0048090B">
              <w:rPr>
                <w:rFonts w:ascii="Times New Roman" w:eastAsia="ＭＳ 明朝" w:hAnsi="Times New Roman" w:cs="Times New Roman" w:hint="eastAsia"/>
                <w:color w:val="000000"/>
                <w:kern w:val="0"/>
                <w:szCs w:val="21"/>
              </w:rPr>
              <w:t>M</w:t>
            </w:r>
          </w:p>
        </w:tc>
        <w:tc>
          <w:tcPr>
            <w:tcW w:w="204" w:type="dxa"/>
            <w:tcBorders>
              <w:top w:val="nil"/>
              <w:left w:val="nil"/>
              <w:bottom w:val="single" w:sz="4" w:space="0" w:color="auto"/>
              <w:right w:val="single" w:sz="4" w:space="0" w:color="auto"/>
            </w:tcBorders>
          </w:tcPr>
          <w:p w14:paraId="277086AA" w14:textId="77777777" w:rsidR="00031E11" w:rsidRPr="0048090B" w:rsidRDefault="00031E11" w:rsidP="00031E11">
            <w:pPr>
              <w:widowControl/>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5CF06FD8" w14:textId="79D6EF05" w:rsidR="00031E11" w:rsidRPr="0048090B" w:rsidRDefault="00031E11" w:rsidP="00031E11">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276" w:type="dxa"/>
            <w:tcBorders>
              <w:top w:val="nil"/>
              <w:left w:val="nil"/>
              <w:bottom w:val="single" w:sz="4" w:space="0" w:color="auto"/>
              <w:right w:val="single" w:sz="4" w:space="0" w:color="auto"/>
            </w:tcBorders>
            <w:vAlign w:val="center"/>
          </w:tcPr>
          <w:p w14:paraId="0EFF86AA" w14:textId="00655DE3" w:rsidR="00031E11" w:rsidRPr="0048090B" w:rsidRDefault="00031E11" w:rsidP="00031E11">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7BDDEF63" w14:textId="502EF65C" w:rsidR="00031E11" w:rsidRPr="0048090B" w:rsidRDefault="00031E11" w:rsidP="00031E11">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B5411">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2F6C53" w:rsidRPr="0048090B" w14:paraId="15F9195E" w14:textId="3EB3CD9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CF0E18D"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89" w:type="dxa"/>
            <w:tcBorders>
              <w:top w:val="nil"/>
              <w:left w:val="nil"/>
              <w:bottom w:val="single" w:sz="4" w:space="0" w:color="auto"/>
              <w:right w:val="single" w:sz="4" w:space="0" w:color="auto"/>
            </w:tcBorders>
            <w:shd w:val="clear" w:color="auto" w:fill="auto"/>
            <w:noWrap/>
            <w:vAlign w:val="center"/>
            <w:hideMark/>
          </w:tcPr>
          <w:p w14:paraId="3009A22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59" w:type="dxa"/>
            <w:tcBorders>
              <w:top w:val="nil"/>
              <w:left w:val="nil"/>
              <w:bottom w:val="single" w:sz="4" w:space="0" w:color="auto"/>
              <w:right w:val="single" w:sz="4" w:space="0" w:color="auto"/>
            </w:tcBorders>
            <w:shd w:val="clear" w:color="auto" w:fill="auto"/>
            <w:noWrap/>
            <w:vAlign w:val="center"/>
            <w:hideMark/>
          </w:tcPr>
          <w:p w14:paraId="7C9FB53E" w14:textId="08896DBC"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2A5BECCA"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0E7226FC" w14:textId="33EA7FC2"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276" w:type="dxa"/>
            <w:tcBorders>
              <w:top w:val="nil"/>
              <w:left w:val="nil"/>
              <w:bottom w:val="single" w:sz="4" w:space="0" w:color="auto"/>
              <w:right w:val="single" w:sz="4" w:space="0" w:color="auto"/>
            </w:tcBorders>
            <w:vAlign w:val="center"/>
          </w:tcPr>
          <w:p w14:paraId="4C4E5954" w14:textId="52B010F7"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74C5C5CD" w14:textId="3AB8D01C"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4.365</w:t>
            </w:r>
          </w:p>
        </w:tc>
      </w:tr>
      <w:tr w:rsidR="002F6C53" w:rsidRPr="0048090B" w14:paraId="424424E9" w14:textId="214C050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4ED8C8"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89" w:type="dxa"/>
            <w:tcBorders>
              <w:top w:val="nil"/>
              <w:left w:val="nil"/>
              <w:bottom w:val="single" w:sz="4" w:space="0" w:color="auto"/>
              <w:right w:val="single" w:sz="4" w:space="0" w:color="auto"/>
            </w:tcBorders>
            <w:shd w:val="clear" w:color="auto" w:fill="auto"/>
            <w:noWrap/>
            <w:vAlign w:val="center"/>
            <w:hideMark/>
          </w:tcPr>
          <w:p w14:paraId="3BDF3BE3"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59" w:type="dxa"/>
            <w:tcBorders>
              <w:top w:val="nil"/>
              <w:left w:val="nil"/>
              <w:bottom w:val="single" w:sz="4" w:space="0" w:color="auto"/>
              <w:right w:val="single" w:sz="4" w:space="0" w:color="auto"/>
            </w:tcBorders>
            <w:shd w:val="clear" w:color="auto" w:fill="auto"/>
            <w:noWrap/>
            <w:vAlign w:val="center"/>
            <w:hideMark/>
          </w:tcPr>
          <w:p w14:paraId="7E093506" w14:textId="07C4C6DD" w:rsidR="002F6C53" w:rsidRPr="0048090B" w:rsidRDefault="00B154FA" w:rsidP="002F6C5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2F6C53" w:rsidRPr="0048090B">
              <w:rPr>
                <w:rFonts w:ascii="Times New Roman" w:eastAsia="ＭＳ 明朝" w:hAnsi="Times New Roman" w:cs="Times New Roman"/>
                <w:color w:val="000000"/>
                <w:kern w:val="0"/>
                <w:szCs w:val="21"/>
              </w:rPr>
              <w:t>4390</w:t>
            </w:r>
          </w:p>
        </w:tc>
        <w:tc>
          <w:tcPr>
            <w:tcW w:w="204" w:type="dxa"/>
            <w:tcBorders>
              <w:top w:val="nil"/>
              <w:left w:val="nil"/>
              <w:bottom w:val="single" w:sz="4" w:space="0" w:color="auto"/>
              <w:right w:val="single" w:sz="4" w:space="0" w:color="auto"/>
            </w:tcBorders>
          </w:tcPr>
          <w:p w14:paraId="260986C6"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10D71735" w14:textId="32A1088F"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26A20FB1" w14:textId="2715FA5A"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3240BF0F" w14:textId="498C80FF"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4.799</w:t>
            </w:r>
          </w:p>
        </w:tc>
      </w:tr>
      <w:tr w:rsidR="002F6C53" w:rsidRPr="0048090B" w14:paraId="1EEDC0F0" w14:textId="486B14D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B48D0B1"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89" w:type="dxa"/>
            <w:tcBorders>
              <w:top w:val="nil"/>
              <w:left w:val="nil"/>
              <w:bottom w:val="single" w:sz="4" w:space="0" w:color="auto"/>
              <w:right w:val="single" w:sz="4" w:space="0" w:color="auto"/>
            </w:tcBorders>
            <w:shd w:val="clear" w:color="auto" w:fill="auto"/>
            <w:noWrap/>
            <w:vAlign w:val="center"/>
            <w:hideMark/>
          </w:tcPr>
          <w:p w14:paraId="437AEC2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59" w:type="dxa"/>
            <w:tcBorders>
              <w:top w:val="nil"/>
              <w:left w:val="nil"/>
              <w:bottom w:val="single" w:sz="4" w:space="0" w:color="auto"/>
              <w:right w:val="single" w:sz="4" w:space="0" w:color="auto"/>
            </w:tcBorders>
            <w:shd w:val="clear" w:color="auto" w:fill="auto"/>
            <w:noWrap/>
            <w:vAlign w:val="center"/>
            <w:hideMark/>
          </w:tcPr>
          <w:p w14:paraId="5DC30D9A" w14:textId="6006FE95" w:rsidR="002F6C53" w:rsidRPr="0048090B" w:rsidRDefault="00B154FA" w:rsidP="002F6C5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2F6C53" w:rsidRPr="0048090B">
              <w:rPr>
                <w:rFonts w:ascii="Times New Roman" w:eastAsia="ＭＳ 明朝" w:hAnsi="Times New Roman" w:cs="Times New Roman"/>
                <w:color w:val="000000"/>
                <w:kern w:val="0"/>
                <w:szCs w:val="21"/>
              </w:rPr>
              <w:t>8774</w:t>
            </w:r>
          </w:p>
        </w:tc>
        <w:tc>
          <w:tcPr>
            <w:tcW w:w="204" w:type="dxa"/>
            <w:tcBorders>
              <w:top w:val="nil"/>
              <w:left w:val="nil"/>
              <w:bottom w:val="single" w:sz="4" w:space="0" w:color="auto"/>
              <w:right w:val="single" w:sz="4" w:space="0" w:color="auto"/>
            </w:tcBorders>
          </w:tcPr>
          <w:p w14:paraId="2EBA163A"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22559425" w14:textId="0C019CCE"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6" w:type="dxa"/>
            <w:tcBorders>
              <w:top w:val="nil"/>
              <w:left w:val="nil"/>
              <w:bottom w:val="single" w:sz="4" w:space="0" w:color="auto"/>
              <w:right w:val="single" w:sz="4" w:space="0" w:color="auto"/>
            </w:tcBorders>
            <w:vAlign w:val="center"/>
          </w:tcPr>
          <w:p w14:paraId="48211C2B" w14:textId="733652AA"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39427776" w14:textId="681EF67B"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5.231</w:t>
            </w:r>
          </w:p>
        </w:tc>
      </w:tr>
      <w:tr w:rsidR="002F6C53" w:rsidRPr="0048090B" w14:paraId="1D59F394" w14:textId="3EBFB88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0F718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89" w:type="dxa"/>
            <w:tcBorders>
              <w:top w:val="nil"/>
              <w:left w:val="nil"/>
              <w:bottom w:val="single" w:sz="4" w:space="0" w:color="auto"/>
              <w:right w:val="single" w:sz="4" w:space="0" w:color="auto"/>
            </w:tcBorders>
            <w:shd w:val="clear" w:color="auto" w:fill="auto"/>
            <w:noWrap/>
            <w:vAlign w:val="center"/>
            <w:hideMark/>
          </w:tcPr>
          <w:p w14:paraId="45844188"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59" w:type="dxa"/>
            <w:tcBorders>
              <w:top w:val="nil"/>
              <w:left w:val="nil"/>
              <w:bottom w:val="single" w:sz="4" w:space="0" w:color="auto"/>
              <w:right w:val="single" w:sz="4" w:space="0" w:color="auto"/>
            </w:tcBorders>
            <w:shd w:val="clear" w:color="auto" w:fill="auto"/>
            <w:noWrap/>
            <w:vAlign w:val="center"/>
            <w:hideMark/>
          </w:tcPr>
          <w:p w14:paraId="7DD2DC4A" w14:textId="07617A6A"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c>
          <w:tcPr>
            <w:tcW w:w="204" w:type="dxa"/>
            <w:tcBorders>
              <w:top w:val="nil"/>
              <w:left w:val="nil"/>
              <w:bottom w:val="single" w:sz="4" w:space="0" w:color="auto"/>
              <w:right w:val="single" w:sz="4" w:space="0" w:color="auto"/>
            </w:tcBorders>
          </w:tcPr>
          <w:p w14:paraId="395C2DB8"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57685008" w14:textId="4217FD76"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57D3353F" w14:textId="5AE8A01B"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5CAE92C4" w14:textId="7342C97F"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5.664</w:t>
            </w:r>
          </w:p>
        </w:tc>
      </w:tr>
      <w:tr w:rsidR="002F6C53" w:rsidRPr="0048090B" w14:paraId="6FC08846" w14:textId="20B8C443"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E22F70"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89" w:type="dxa"/>
            <w:tcBorders>
              <w:top w:val="nil"/>
              <w:left w:val="nil"/>
              <w:bottom w:val="single" w:sz="4" w:space="0" w:color="auto"/>
              <w:right w:val="single" w:sz="4" w:space="0" w:color="auto"/>
            </w:tcBorders>
            <w:shd w:val="clear" w:color="auto" w:fill="auto"/>
            <w:noWrap/>
            <w:vAlign w:val="center"/>
            <w:hideMark/>
          </w:tcPr>
          <w:p w14:paraId="664297C7"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59" w:type="dxa"/>
            <w:tcBorders>
              <w:top w:val="nil"/>
              <w:left w:val="nil"/>
              <w:bottom w:val="single" w:sz="4" w:space="0" w:color="auto"/>
              <w:right w:val="single" w:sz="4" w:space="0" w:color="auto"/>
            </w:tcBorders>
            <w:shd w:val="clear" w:color="auto" w:fill="auto"/>
            <w:noWrap/>
            <w:vAlign w:val="center"/>
            <w:hideMark/>
          </w:tcPr>
          <w:p w14:paraId="23C5A10F" w14:textId="41A1F7A5"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1.753</w:t>
            </w:r>
          </w:p>
        </w:tc>
        <w:tc>
          <w:tcPr>
            <w:tcW w:w="204" w:type="dxa"/>
            <w:tcBorders>
              <w:top w:val="nil"/>
              <w:left w:val="nil"/>
              <w:bottom w:val="single" w:sz="4" w:space="0" w:color="auto"/>
              <w:right w:val="single" w:sz="4" w:space="0" w:color="auto"/>
            </w:tcBorders>
          </w:tcPr>
          <w:p w14:paraId="04EE3472"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385B4C3C" w14:textId="7AC1BFEF"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21887968" w14:textId="27706830"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0BA65BEF" w14:textId="725F5243"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6.096</w:t>
            </w:r>
          </w:p>
        </w:tc>
      </w:tr>
      <w:tr w:rsidR="002F6C53" w:rsidRPr="0048090B" w14:paraId="4E0FDF00" w14:textId="63CE9A0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38DEBD"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89" w:type="dxa"/>
            <w:tcBorders>
              <w:top w:val="nil"/>
              <w:left w:val="nil"/>
              <w:bottom w:val="single" w:sz="4" w:space="0" w:color="auto"/>
              <w:right w:val="single" w:sz="4" w:space="0" w:color="auto"/>
            </w:tcBorders>
            <w:shd w:val="clear" w:color="auto" w:fill="auto"/>
            <w:noWrap/>
            <w:vAlign w:val="center"/>
            <w:hideMark/>
          </w:tcPr>
          <w:p w14:paraId="48C5D57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59" w:type="dxa"/>
            <w:tcBorders>
              <w:top w:val="nil"/>
              <w:left w:val="nil"/>
              <w:bottom w:val="single" w:sz="4" w:space="0" w:color="auto"/>
              <w:right w:val="single" w:sz="4" w:space="0" w:color="auto"/>
            </w:tcBorders>
            <w:shd w:val="clear" w:color="auto" w:fill="auto"/>
            <w:noWrap/>
            <w:vAlign w:val="center"/>
            <w:hideMark/>
          </w:tcPr>
          <w:p w14:paraId="689C44FF" w14:textId="7DA64530"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p>
        </w:tc>
        <w:tc>
          <w:tcPr>
            <w:tcW w:w="204" w:type="dxa"/>
            <w:tcBorders>
              <w:top w:val="nil"/>
              <w:left w:val="nil"/>
              <w:bottom w:val="single" w:sz="4" w:space="0" w:color="auto"/>
              <w:right w:val="single" w:sz="4" w:space="0" w:color="auto"/>
            </w:tcBorders>
          </w:tcPr>
          <w:p w14:paraId="09E78839"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6026D6B4" w14:textId="36807FB6"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4D078F22" w14:textId="5708628C"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360AD9BA" w14:textId="1F2C2276"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6.527</w:t>
            </w:r>
          </w:p>
        </w:tc>
      </w:tr>
      <w:tr w:rsidR="002F6C53" w:rsidRPr="0048090B" w14:paraId="19EA9CED" w14:textId="21F76B1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EAE036"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89" w:type="dxa"/>
            <w:tcBorders>
              <w:top w:val="nil"/>
              <w:left w:val="nil"/>
              <w:bottom w:val="single" w:sz="4" w:space="0" w:color="auto"/>
              <w:right w:val="single" w:sz="4" w:space="0" w:color="auto"/>
            </w:tcBorders>
            <w:shd w:val="clear" w:color="auto" w:fill="auto"/>
            <w:noWrap/>
            <w:vAlign w:val="center"/>
            <w:hideMark/>
          </w:tcPr>
          <w:p w14:paraId="3AA84FF5"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59" w:type="dxa"/>
            <w:tcBorders>
              <w:top w:val="nil"/>
              <w:left w:val="nil"/>
              <w:bottom w:val="single" w:sz="4" w:space="0" w:color="auto"/>
              <w:right w:val="single" w:sz="4" w:space="0" w:color="auto"/>
            </w:tcBorders>
            <w:shd w:val="clear" w:color="auto" w:fill="auto"/>
            <w:noWrap/>
            <w:vAlign w:val="center"/>
            <w:hideMark/>
          </w:tcPr>
          <w:p w14:paraId="661049C3" w14:textId="6EB930E1"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2.626</w:t>
            </w:r>
          </w:p>
        </w:tc>
        <w:tc>
          <w:tcPr>
            <w:tcW w:w="204" w:type="dxa"/>
            <w:tcBorders>
              <w:top w:val="nil"/>
              <w:left w:val="nil"/>
              <w:bottom w:val="single" w:sz="4" w:space="0" w:color="auto"/>
              <w:right w:val="single" w:sz="4" w:space="0" w:color="auto"/>
            </w:tcBorders>
          </w:tcPr>
          <w:p w14:paraId="7BBB3F7E"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01EF6B40" w14:textId="66F430AB"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58F222AE" w14:textId="20A3967B"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5C296266" w14:textId="69881DEB"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6.958</w:t>
            </w:r>
          </w:p>
        </w:tc>
      </w:tr>
      <w:tr w:rsidR="002F6C53" w:rsidRPr="0048090B" w14:paraId="189C0996" w14:textId="7B5C90A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92F6D4"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89" w:type="dxa"/>
            <w:tcBorders>
              <w:top w:val="nil"/>
              <w:left w:val="nil"/>
              <w:bottom w:val="single" w:sz="4" w:space="0" w:color="auto"/>
              <w:right w:val="single" w:sz="4" w:space="0" w:color="auto"/>
            </w:tcBorders>
            <w:shd w:val="clear" w:color="auto" w:fill="auto"/>
            <w:noWrap/>
            <w:vAlign w:val="center"/>
            <w:hideMark/>
          </w:tcPr>
          <w:p w14:paraId="19140ED7"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59" w:type="dxa"/>
            <w:tcBorders>
              <w:top w:val="nil"/>
              <w:left w:val="nil"/>
              <w:bottom w:val="single" w:sz="4" w:space="0" w:color="auto"/>
              <w:right w:val="single" w:sz="4" w:space="0" w:color="auto"/>
            </w:tcBorders>
            <w:shd w:val="clear" w:color="auto" w:fill="auto"/>
            <w:noWrap/>
            <w:vAlign w:val="center"/>
            <w:hideMark/>
          </w:tcPr>
          <w:p w14:paraId="318A1032" w14:textId="51951E0D"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3.061</w:t>
            </w:r>
          </w:p>
        </w:tc>
        <w:tc>
          <w:tcPr>
            <w:tcW w:w="204" w:type="dxa"/>
            <w:tcBorders>
              <w:top w:val="nil"/>
              <w:left w:val="nil"/>
              <w:bottom w:val="single" w:sz="4" w:space="0" w:color="auto"/>
              <w:right w:val="single" w:sz="4" w:space="0" w:color="auto"/>
            </w:tcBorders>
          </w:tcPr>
          <w:p w14:paraId="4EECF53B"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0194CB3F" w14:textId="1FBC9D37"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4445F32C" w14:textId="5DF2CFFB"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4A8EC8AB" w14:textId="74CBD416"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7.388</w:t>
            </w:r>
          </w:p>
        </w:tc>
      </w:tr>
      <w:tr w:rsidR="002F6C53" w:rsidRPr="0048090B" w14:paraId="2173CEDB" w14:textId="0317753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28748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89" w:type="dxa"/>
            <w:tcBorders>
              <w:top w:val="nil"/>
              <w:left w:val="nil"/>
              <w:bottom w:val="single" w:sz="4" w:space="0" w:color="auto"/>
              <w:right w:val="single" w:sz="4" w:space="0" w:color="auto"/>
            </w:tcBorders>
            <w:shd w:val="clear" w:color="auto" w:fill="auto"/>
            <w:noWrap/>
            <w:vAlign w:val="center"/>
            <w:hideMark/>
          </w:tcPr>
          <w:p w14:paraId="6C0BC30C"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59" w:type="dxa"/>
            <w:tcBorders>
              <w:top w:val="nil"/>
              <w:left w:val="nil"/>
              <w:bottom w:val="single" w:sz="4" w:space="0" w:color="auto"/>
              <w:right w:val="single" w:sz="4" w:space="0" w:color="auto"/>
            </w:tcBorders>
            <w:shd w:val="clear" w:color="auto" w:fill="auto"/>
            <w:noWrap/>
            <w:vAlign w:val="center"/>
            <w:hideMark/>
          </w:tcPr>
          <w:p w14:paraId="1A46994D" w14:textId="60AEAB5E"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3.496</w:t>
            </w:r>
          </w:p>
        </w:tc>
        <w:tc>
          <w:tcPr>
            <w:tcW w:w="204" w:type="dxa"/>
            <w:tcBorders>
              <w:top w:val="nil"/>
              <w:left w:val="nil"/>
              <w:bottom w:val="single" w:sz="4" w:space="0" w:color="auto"/>
              <w:right w:val="single" w:sz="4" w:space="0" w:color="auto"/>
            </w:tcBorders>
          </w:tcPr>
          <w:p w14:paraId="45B45979"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7E1A005A" w14:textId="34A7B900"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468C709C" w14:textId="09617F22"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14C8EA84" w14:textId="30AD0ED1"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7.388</w:t>
            </w:r>
          </w:p>
        </w:tc>
      </w:tr>
      <w:tr w:rsidR="002F6C53" w:rsidRPr="0048090B" w14:paraId="1B49E1BF" w14:textId="0A63B47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D35DA7"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89" w:type="dxa"/>
            <w:tcBorders>
              <w:top w:val="nil"/>
              <w:left w:val="nil"/>
              <w:bottom w:val="single" w:sz="4" w:space="0" w:color="auto"/>
              <w:right w:val="single" w:sz="4" w:space="0" w:color="auto"/>
            </w:tcBorders>
            <w:shd w:val="clear" w:color="auto" w:fill="auto"/>
            <w:noWrap/>
            <w:vAlign w:val="center"/>
            <w:hideMark/>
          </w:tcPr>
          <w:p w14:paraId="31BCD56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59" w:type="dxa"/>
            <w:tcBorders>
              <w:top w:val="nil"/>
              <w:left w:val="nil"/>
              <w:bottom w:val="single" w:sz="4" w:space="0" w:color="auto"/>
              <w:right w:val="single" w:sz="4" w:space="0" w:color="auto"/>
            </w:tcBorders>
            <w:shd w:val="clear" w:color="auto" w:fill="auto"/>
            <w:noWrap/>
            <w:vAlign w:val="center"/>
            <w:hideMark/>
          </w:tcPr>
          <w:p w14:paraId="34542630" w14:textId="27F11C6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3.931</w:t>
            </w:r>
          </w:p>
        </w:tc>
        <w:tc>
          <w:tcPr>
            <w:tcW w:w="204" w:type="dxa"/>
            <w:tcBorders>
              <w:top w:val="nil"/>
              <w:left w:val="nil"/>
              <w:bottom w:val="single" w:sz="4" w:space="0" w:color="auto"/>
              <w:right w:val="single" w:sz="4" w:space="0" w:color="auto"/>
            </w:tcBorders>
          </w:tcPr>
          <w:p w14:paraId="7AF51275"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48995884" w14:textId="0CC1AA1F" w:rsidR="00B154FA" w:rsidRPr="0048090B" w:rsidRDefault="00B154FA">
            <w:pPr>
              <w:widowControl/>
              <w:jc w:val="right"/>
              <w:rPr>
                <w:rFonts w:ascii="Times New Roman" w:eastAsia="ＭＳ 明朝"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3DE5AE2C" w14:textId="71883288" w:rsidR="00B154FA" w:rsidRPr="0048090B" w:rsidRDefault="00B154FA">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2F57AF3E" w14:textId="1A87BF76" w:rsidR="00B154FA" w:rsidRPr="0048090B" w:rsidRDefault="00B154FA">
            <w:pPr>
              <w:widowControl/>
              <w:jc w:val="right"/>
              <w:rPr>
                <w:rFonts w:ascii="Times New Roman" w:eastAsia="ＭＳ 明朝" w:hAnsi="Times New Roman" w:cs="Times New Roman"/>
                <w:color w:val="000000"/>
                <w:kern w:val="0"/>
                <w:szCs w:val="21"/>
              </w:rPr>
            </w:pPr>
          </w:p>
        </w:tc>
      </w:tr>
    </w:tbl>
    <w:p w14:paraId="5D265F20" w14:textId="77777777" w:rsidR="00310533" w:rsidRPr="0048090B" w:rsidRDefault="00310533" w:rsidP="00B9362F">
      <w:pPr>
        <w:widowControl/>
        <w:rPr>
          <w:rFonts w:ascii="Times New Roman" w:eastAsia="ＭＳ 明朝" w:hAnsi="Times New Roman" w:cs="Times New Roman"/>
          <w:color w:val="000000" w:themeColor="text1"/>
          <w:szCs w:val="21"/>
        </w:rPr>
      </w:pPr>
    </w:p>
    <w:p w14:paraId="0014F7A4" w14:textId="5EA4EFA9" w:rsidR="0080053F" w:rsidRPr="0048090B" w:rsidRDefault="0080053F"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94" w:name="_Toc126851022"/>
      <w:r w:rsidRPr="0048090B">
        <w:rPr>
          <w:rStyle w:val="normaltextrun"/>
          <w:rFonts w:ascii="Times New Roman" w:eastAsia="ＭＳ 明朝" w:hAnsi="Times New Roman" w:cs="Times New Roman"/>
          <w:sz w:val="21"/>
          <w:szCs w:val="21"/>
        </w:rPr>
        <w:t>220906CP_naf5μL</w:t>
      </w:r>
      <w:r w:rsidRPr="0048090B">
        <w:rPr>
          <w:rFonts w:ascii="Times New Roman" w:eastAsia="ＭＳ 明朝" w:hAnsi="Times New Roman" w:cs="Times New Roman"/>
          <w:color w:val="000000" w:themeColor="text1"/>
          <w:sz w:val="21"/>
          <w:szCs w:val="21"/>
        </w:rPr>
        <w:t>_3</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994"/>
    </w:p>
    <w:p w14:paraId="5433E1EA" w14:textId="77777777" w:rsidR="0080053F" w:rsidRPr="0048090B" w:rsidRDefault="0080053F" w:rsidP="00B9362F">
      <w:pPr>
        <w:pStyle w:val="a4"/>
        <w:widowControl/>
        <w:numPr>
          <w:ilvl w:val="0"/>
          <w:numId w:val="36"/>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610D42CC" w14:textId="4742F4A8" w:rsidR="0080053F" w:rsidRPr="0048090B" w:rsidRDefault="0080053F" w:rsidP="00B9362F">
      <w:pPr>
        <w:pStyle w:val="a4"/>
        <w:widowControl/>
        <w:numPr>
          <w:ilvl w:val="0"/>
          <w:numId w:val="3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w:t>
      </w:r>
      <w:r w:rsidR="00405596" w:rsidRPr="0048090B">
        <w:rPr>
          <w:rStyle w:val="normaltextrun"/>
          <w:rFonts w:ascii="Times New Roman" w:eastAsia="ＭＳ 明朝" w:hAnsi="Times New Roman" w:cs="Times New Roman"/>
          <w:szCs w:val="21"/>
        </w:rPr>
        <w:t xml:space="preserve"> </w:t>
      </w:r>
      <w:r w:rsidRPr="0048090B">
        <w:rPr>
          <w:rStyle w:val="normaltextrun"/>
          <w:rFonts w:ascii="Times New Roman" w:eastAsia="ＭＳ 明朝" w:hAnsi="Times New Roman" w:cs="Times New Roman"/>
          <w:szCs w:val="21"/>
        </w:rPr>
        <w:t>80 mL</w:t>
      </w:r>
      <w:r w:rsidRPr="0048090B">
        <w:rPr>
          <w:rStyle w:val="normaltextrun"/>
          <w:rFonts w:ascii="Times New Roman" w:eastAsia="ＭＳ 明朝" w:hAnsi="Times New Roman" w:cs="Times New Roman"/>
          <w:szCs w:val="21"/>
        </w:rPr>
        <w:t>をメスシリンダーで量りとり装置のセルに加えた。</w:t>
      </w:r>
    </w:p>
    <w:p w14:paraId="54C86858" w14:textId="6437B137" w:rsidR="0080053F" w:rsidRPr="0048090B" w:rsidRDefault="0080053F" w:rsidP="00B9362F">
      <w:pPr>
        <w:pStyle w:val="a4"/>
        <w:widowControl/>
        <w:numPr>
          <w:ilvl w:val="0"/>
          <w:numId w:val="3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w:t>
      </w:r>
      <w:r w:rsidR="00750C32" w:rsidRPr="0048090B">
        <w:rPr>
          <w:rStyle w:val="normaltextrun"/>
          <w:rFonts w:ascii="Times New Roman" w:eastAsia="ＭＳ 明朝" w:hAnsi="Times New Roman" w:cs="Times New Roman"/>
          <w:szCs w:val="21"/>
        </w:rPr>
        <w:t>1.</w:t>
      </w:r>
      <w:r w:rsidR="001C06B1" w:rsidRPr="0048090B">
        <w:rPr>
          <w:rStyle w:val="normaltextrun"/>
          <w:rFonts w:ascii="Times New Roman" w:eastAsia="ＭＳ 明朝" w:hAnsi="Times New Roman" w:cs="Times New Roman"/>
          <w:szCs w:val="21"/>
        </w:rPr>
        <w:t>2582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r w:rsidR="00360189" w:rsidRPr="0048090B">
        <w:rPr>
          <w:rStyle w:val="normaltextrun"/>
          <w:rFonts w:ascii="Times New Roman" w:eastAsia="ＭＳ 明朝" w:hAnsi="Times New Roman" w:cs="Times New Roman"/>
          <w:szCs w:val="21"/>
        </w:rPr>
        <w:t>0.1 M</w:t>
      </w:r>
      <w:r w:rsidR="00360189"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2757E8D0" w14:textId="04A34AC5" w:rsidR="0080053F" w:rsidRPr="0048090B" w:rsidRDefault="0080053F" w:rsidP="00B9362F">
      <w:pPr>
        <w:pStyle w:val="a4"/>
        <w:widowControl/>
        <w:numPr>
          <w:ilvl w:val="0"/>
          <w:numId w:val="3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w:t>
      </w:r>
      <w:r w:rsidR="00750C32" w:rsidRPr="0048090B">
        <w:rPr>
          <w:rStyle w:val="normaltextrun"/>
          <w:rFonts w:ascii="Times New Roman" w:eastAsia="ＭＳ 明朝" w:hAnsi="Times New Roman" w:cs="Times New Roman"/>
          <w:szCs w:val="21"/>
        </w:rPr>
        <w:t>6</w:t>
      </w:r>
      <w:r w:rsidRPr="0048090B">
        <w:rPr>
          <w:rStyle w:val="normaltextrun"/>
          <w:rFonts w:ascii="Times New Roman" w:eastAsia="ＭＳ 明朝" w:hAnsi="Times New Roman" w:cs="Times New Roman"/>
          <w:szCs w:val="21"/>
        </w:rPr>
        <w:t xml:space="preserve">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28B3C2A" w14:textId="77777777" w:rsidR="0080053F" w:rsidRPr="0048090B" w:rsidRDefault="0080053F" w:rsidP="00B9362F">
      <w:pPr>
        <w:pStyle w:val="a4"/>
        <w:widowControl/>
        <w:numPr>
          <w:ilvl w:val="0"/>
          <w:numId w:val="36"/>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4CEF3AE4" w14:textId="6453BE26" w:rsidR="0080053F" w:rsidRPr="0048090B" w:rsidRDefault="00B22439" w:rsidP="00B9362F">
      <w:pPr>
        <w:pStyle w:val="a4"/>
        <w:widowControl/>
        <w:numPr>
          <w:ilvl w:val="0"/>
          <w:numId w:val="36"/>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80053F" w:rsidRPr="0048090B">
        <w:rPr>
          <w:rFonts w:ascii="Times New Roman" w:eastAsia="ＭＳ 明朝" w:hAnsi="Times New Roman" w:cs="Times New Roman"/>
          <w:szCs w:val="21"/>
        </w:rPr>
        <w:t>の溶液をマイクロピペットで連続的に加えた。</w:t>
      </w:r>
    </w:p>
    <w:p w14:paraId="10B327FB" w14:textId="77777777" w:rsidR="0080053F" w:rsidRPr="0048090B" w:rsidRDefault="0080053F"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3910414B" w14:textId="0CA378EE" w:rsidR="00DD76BA" w:rsidRPr="0048090B" w:rsidRDefault="00DB70EE" w:rsidP="00B9362F">
      <w:pPr>
        <w:widowControl/>
        <w:rPr>
          <w:rFonts w:ascii="Times New Roman" w:eastAsia="ＭＳ 明朝" w:hAnsi="Times New Roman" w:cs="Times New Roman"/>
          <w:szCs w:val="21"/>
        </w:rPr>
      </w:pPr>
      <w:r>
        <w:rPr>
          <w:rFonts w:ascii="Times New Roman" w:eastAsia="ＭＳ 明朝" w:hAnsi="Times New Roman" w:cs="Times New Roman"/>
          <w:szCs w:val="21"/>
        </w:rPr>
        <w:br w:type="page"/>
      </w:r>
    </w:p>
    <w:p w14:paraId="4F3C00AB" w14:textId="2BA2EDCA" w:rsidR="002F6C53" w:rsidRPr="0048090B" w:rsidRDefault="00405596" w:rsidP="00B9362F">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505E7A"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84"/>
        <w:gridCol w:w="1275"/>
        <w:gridCol w:w="1276"/>
        <w:gridCol w:w="1559"/>
      </w:tblGrid>
      <w:tr w:rsidR="00255AF2" w:rsidRPr="0048090B" w14:paraId="0C8BDFD6" w14:textId="555C29F0"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A67624" w14:textId="77777777" w:rsidR="00255AF2" w:rsidRPr="0048090B" w:rsidRDefault="00255AF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40F13B4" w14:textId="77777777" w:rsidR="00255AF2" w:rsidRPr="0048090B" w:rsidRDefault="00255AF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4173A4F3" w14:textId="77777777" w:rsidR="00255AF2" w:rsidRPr="0048090B" w:rsidRDefault="00255AF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84" w:type="dxa"/>
            <w:tcBorders>
              <w:top w:val="single" w:sz="4" w:space="0" w:color="auto"/>
              <w:left w:val="nil"/>
              <w:bottom w:val="single" w:sz="4" w:space="0" w:color="auto"/>
              <w:right w:val="single" w:sz="4" w:space="0" w:color="auto"/>
            </w:tcBorders>
          </w:tcPr>
          <w:p w14:paraId="1516A296" w14:textId="77777777" w:rsidR="00B154FA" w:rsidRPr="0048090B" w:rsidRDefault="00B154FA" w:rsidP="00B154FA">
            <w:pPr>
              <w:widowControl/>
              <w:rPr>
                <w:rFonts w:ascii="Times New Roman" w:eastAsia="ＭＳ 明朝" w:hAnsi="Times New Roman" w:cs="Times New Roman"/>
                <w:color w:val="000000"/>
                <w:kern w:val="0"/>
                <w:szCs w:val="21"/>
              </w:rPr>
            </w:pPr>
          </w:p>
        </w:tc>
        <w:tc>
          <w:tcPr>
            <w:tcW w:w="1275" w:type="dxa"/>
            <w:tcBorders>
              <w:top w:val="single" w:sz="4" w:space="0" w:color="auto"/>
              <w:left w:val="nil"/>
              <w:bottom w:val="single" w:sz="4" w:space="0" w:color="auto"/>
              <w:right w:val="single" w:sz="4" w:space="0" w:color="auto"/>
            </w:tcBorders>
            <w:vAlign w:val="center"/>
          </w:tcPr>
          <w:p w14:paraId="58D423F3" w14:textId="389DC4FA" w:rsidR="00B154FA" w:rsidRPr="0048090B" w:rsidRDefault="00B154FA" w:rsidP="00B154F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5D740647" w14:textId="179A7CF2" w:rsidR="00B154FA" w:rsidRPr="0048090B" w:rsidRDefault="00B154FA" w:rsidP="00B154F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4721CC4D" w14:textId="1CB80664" w:rsidR="00B154FA" w:rsidRPr="0048090B" w:rsidRDefault="00B154FA" w:rsidP="00B154F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255AF2" w:rsidRPr="0048090B" w14:paraId="2FEA7833" w14:textId="28D731B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D16DB3F" w14:textId="47966412" w:rsidR="00255AF2" w:rsidRPr="0048090B" w:rsidRDefault="00255AF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300" w:type="dxa"/>
            <w:tcBorders>
              <w:top w:val="nil"/>
              <w:left w:val="nil"/>
              <w:bottom w:val="single" w:sz="4" w:space="0" w:color="auto"/>
              <w:right w:val="single" w:sz="4" w:space="0" w:color="auto"/>
            </w:tcBorders>
            <w:shd w:val="clear" w:color="auto" w:fill="auto"/>
            <w:noWrap/>
            <w:vAlign w:val="center"/>
            <w:hideMark/>
          </w:tcPr>
          <w:p w14:paraId="20E5FD2B" w14:textId="77777777" w:rsidR="00255AF2" w:rsidRPr="0048090B" w:rsidRDefault="00255AF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322E2912" w14:textId="633E9B53" w:rsidR="00255AF2" w:rsidRPr="0048090B" w:rsidRDefault="00255AF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m</w:t>
            </w:r>
            <w:r w:rsidR="00B154FA" w:rsidRPr="0048090B">
              <w:rPr>
                <w:rFonts w:ascii="Times New Roman" w:eastAsia="ＭＳ 明朝" w:hAnsi="Times New Roman" w:cs="Times New Roman"/>
                <w:color w:val="000000"/>
                <w:kern w:val="0"/>
                <w:szCs w:val="21"/>
              </w:rPr>
              <w:t>M</w:t>
            </w:r>
          </w:p>
        </w:tc>
        <w:tc>
          <w:tcPr>
            <w:tcW w:w="284" w:type="dxa"/>
            <w:tcBorders>
              <w:top w:val="nil"/>
              <w:left w:val="nil"/>
              <w:bottom w:val="single" w:sz="4" w:space="0" w:color="auto"/>
              <w:right w:val="single" w:sz="4" w:space="0" w:color="auto"/>
            </w:tcBorders>
          </w:tcPr>
          <w:p w14:paraId="2D40A77B" w14:textId="77777777" w:rsidR="00B154FA" w:rsidRPr="0048090B" w:rsidRDefault="00B154FA" w:rsidP="00B154FA">
            <w:pPr>
              <w:widowControl/>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7E1148B4" w14:textId="670E1E96" w:rsidR="00B154FA" w:rsidRPr="0048090B" w:rsidRDefault="00B154FA" w:rsidP="00B154F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276" w:type="dxa"/>
            <w:tcBorders>
              <w:top w:val="nil"/>
              <w:left w:val="nil"/>
              <w:bottom w:val="single" w:sz="4" w:space="0" w:color="auto"/>
              <w:right w:val="single" w:sz="4" w:space="0" w:color="auto"/>
            </w:tcBorders>
            <w:vAlign w:val="center"/>
          </w:tcPr>
          <w:p w14:paraId="781F2F14" w14:textId="736C9603" w:rsidR="00B154FA" w:rsidRPr="0048090B" w:rsidRDefault="00B154FA" w:rsidP="00B154F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5F5DFEAF" w14:textId="46A9703E" w:rsidR="00B154FA" w:rsidRPr="0048090B" w:rsidRDefault="00B154FA" w:rsidP="00B154F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255AF2" w:rsidRPr="0048090B" w14:paraId="62257477" w14:textId="42907F1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11FC24"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3A02D31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1968BCF3" w14:textId="6F89DF40"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84" w:type="dxa"/>
            <w:tcBorders>
              <w:top w:val="nil"/>
              <w:left w:val="nil"/>
              <w:bottom w:val="single" w:sz="4" w:space="0" w:color="auto"/>
              <w:right w:val="single" w:sz="4" w:space="0" w:color="auto"/>
            </w:tcBorders>
          </w:tcPr>
          <w:p w14:paraId="079DD291"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4DFDE174" w14:textId="376515A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276" w:type="dxa"/>
            <w:tcBorders>
              <w:top w:val="nil"/>
              <w:left w:val="nil"/>
              <w:bottom w:val="single" w:sz="4" w:space="0" w:color="auto"/>
              <w:right w:val="single" w:sz="4" w:space="0" w:color="auto"/>
            </w:tcBorders>
            <w:vAlign w:val="center"/>
          </w:tcPr>
          <w:p w14:paraId="1FBF062B" w14:textId="6EDF2A2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w:t>
            </w:r>
          </w:p>
        </w:tc>
        <w:tc>
          <w:tcPr>
            <w:tcW w:w="1559" w:type="dxa"/>
            <w:tcBorders>
              <w:top w:val="nil"/>
              <w:left w:val="nil"/>
              <w:bottom w:val="single" w:sz="4" w:space="0" w:color="auto"/>
              <w:right w:val="single" w:sz="4" w:space="0" w:color="auto"/>
            </w:tcBorders>
            <w:vAlign w:val="center"/>
          </w:tcPr>
          <w:p w14:paraId="7E5C7017" w14:textId="7152CB2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2.089</w:t>
            </w:r>
          </w:p>
        </w:tc>
      </w:tr>
      <w:tr w:rsidR="00255AF2" w:rsidRPr="0048090B" w14:paraId="32E49A08" w14:textId="5B66CB0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F1F04A"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499C38C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093AE15E" w14:textId="0AFC21C1" w:rsidR="00255AF2" w:rsidRPr="0048090B" w:rsidRDefault="00DB70EE" w:rsidP="00255AF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0.00</w:t>
            </w:r>
            <w:r w:rsidRPr="0048090B">
              <w:rPr>
                <w:rFonts w:ascii="Times New Roman" w:eastAsia="ＭＳ 明朝" w:hAnsi="Times New Roman" w:cs="Times New Roman"/>
                <w:color w:val="000000"/>
                <w:kern w:val="0"/>
                <w:szCs w:val="21"/>
              </w:rPr>
              <w:t>8</w:t>
            </w:r>
            <w:r w:rsidR="00255AF2" w:rsidRPr="0048090B">
              <w:rPr>
                <w:rFonts w:ascii="Times New Roman" w:eastAsia="ＭＳ 明朝" w:hAnsi="Times New Roman" w:cs="Times New Roman"/>
                <w:color w:val="000000"/>
                <w:kern w:val="0"/>
                <w:szCs w:val="21"/>
              </w:rPr>
              <w:t>729</w:t>
            </w:r>
          </w:p>
        </w:tc>
        <w:tc>
          <w:tcPr>
            <w:tcW w:w="284" w:type="dxa"/>
            <w:tcBorders>
              <w:top w:val="nil"/>
              <w:left w:val="nil"/>
              <w:bottom w:val="single" w:sz="4" w:space="0" w:color="auto"/>
              <w:right w:val="single" w:sz="4" w:space="0" w:color="auto"/>
            </w:tcBorders>
          </w:tcPr>
          <w:p w14:paraId="2BABE8C5"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2A2F32CD" w14:textId="22EC2EC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276" w:type="dxa"/>
            <w:tcBorders>
              <w:top w:val="nil"/>
              <w:left w:val="nil"/>
              <w:bottom w:val="single" w:sz="4" w:space="0" w:color="auto"/>
              <w:right w:val="single" w:sz="4" w:space="0" w:color="auto"/>
            </w:tcBorders>
            <w:vAlign w:val="center"/>
          </w:tcPr>
          <w:p w14:paraId="6FBCB424" w14:textId="11E43E5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290</w:t>
            </w:r>
          </w:p>
        </w:tc>
        <w:tc>
          <w:tcPr>
            <w:tcW w:w="1559" w:type="dxa"/>
            <w:tcBorders>
              <w:top w:val="nil"/>
              <w:left w:val="nil"/>
              <w:bottom w:val="single" w:sz="4" w:space="0" w:color="auto"/>
              <w:right w:val="single" w:sz="4" w:space="0" w:color="auto"/>
            </w:tcBorders>
            <w:vAlign w:val="center"/>
          </w:tcPr>
          <w:p w14:paraId="3557C8D5" w14:textId="5A074089"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2.522</w:t>
            </w:r>
          </w:p>
        </w:tc>
      </w:tr>
      <w:tr w:rsidR="00255AF2" w:rsidRPr="0048090B" w14:paraId="77CA7BE4" w14:textId="58C2A5C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F5F84E"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543822F"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29E6013E" w14:textId="08A55040" w:rsidR="00255AF2" w:rsidRPr="0048090B" w:rsidRDefault="00DB70EE" w:rsidP="00255AF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255AF2" w:rsidRPr="0048090B">
              <w:rPr>
                <w:rFonts w:ascii="Times New Roman" w:eastAsia="ＭＳ 明朝" w:hAnsi="Times New Roman" w:cs="Times New Roman"/>
                <w:color w:val="000000"/>
                <w:kern w:val="0"/>
                <w:szCs w:val="21"/>
              </w:rPr>
              <w:t>1746</w:t>
            </w:r>
          </w:p>
        </w:tc>
        <w:tc>
          <w:tcPr>
            <w:tcW w:w="284" w:type="dxa"/>
            <w:tcBorders>
              <w:top w:val="nil"/>
              <w:left w:val="nil"/>
              <w:bottom w:val="single" w:sz="4" w:space="0" w:color="auto"/>
              <w:right w:val="single" w:sz="4" w:space="0" w:color="auto"/>
            </w:tcBorders>
          </w:tcPr>
          <w:p w14:paraId="321E1FA3"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6782DE77" w14:textId="491F9A46"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276" w:type="dxa"/>
            <w:tcBorders>
              <w:top w:val="nil"/>
              <w:left w:val="nil"/>
              <w:bottom w:val="single" w:sz="4" w:space="0" w:color="auto"/>
              <w:right w:val="single" w:sz="4" w:space="0" w:color="auto"/>
            </w:tcBorders>
            <w:vAlign w:val="center"/>
          </w:tcPr>
          <w:p w14:paraId="229D7298" w14:textId="10B54E72"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w:t>
            </w:r>
          </w:p>
        </w:tc>
        <w:tc>
          <w:tcPr>
            <w:tcW w:w="1559" w:type="dxa"/>
            <w:tcBorders>
              <w:top w:val="nil"/>
              <w:left w:val="nil"/>
              <w:bottom w:val="single" w:sz="4" w:space="0" w:color="auto"/>
              <w:right w:val="single" w:sz="4" w:space="0" w:color="auto"/>
            </w:tcBorders>
            <w:vAlign w:val="center"/>
          </w:tcPr>
          <w:p w14:paraId="0D41F243" w14:textId="19ADB418"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2.956</w:t>
            </w:r>
          </w:p>
        </w:tc>
      </w:tr>
      <w:tr w:rsidR="00255AF2" w:rsidRPr="0048090B" w14:paraId="033D5695" w14:textId="1B0EFB6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FFC7E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8A495F3"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6D196B7C" w14:textId="456756C5" w:rsidR="00255AF2" w:rsidRPr="0048090B" w:rsidRDefault="00DB70EE" w:rsidP="00255AF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255AF2" w:rsidRPr="0048090B">
              <w:rPr>
                <w:rFonts w:ascii="Times New Roman" w:eastAsia="ＭＳ 明朝" w:hAnsi="Times New Roman" w:cs="Times New Roman"/>
                <w:color w:val="000000"/>
                <w:kern w:val="0"/>
                <w:szCs w:val="21"/>
              </w:rPr>
              <w:t>2618</w:t>
            </w:r>
          </w:p>
        </w:tc>
        <w:tc>
          <w:tcPr>
            <w:tcW w:w="284" w:type="dxa"/>
            <w:tcBorders>
              <w:top w:val="nil"/>
              <w:left w:val="nil"/>
              <w:bottom w:val="single" w:sz="4" w:space="0" w:color="auto"/>
              <w:right w:val="single" w:sz="4" w:space="0" w:color="auto"/>
            </w:tcBorders>
          </w:tcPr>
          <w:p w14:paraId="4D5C7960"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451BE7E2" w14:textId="2FD5B53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276" w:type="dxa"/>
            <w:tcBorders>
              <w:top w:val="nil"/>
              <w:left w:val="nil"/>
              <w:bottom w:val="single" w:sz="4" w:space="0" w:color="auto"/>
              <w:right w:val="single" w:sz="4" w:space="0" w:color="auto"/>
            </w:tcBorders>
            <w:vAlign w:val="center"/>
          </w:tcPr>
          <w:p w14:paraId="5A9B93BB" w14:textId="1BE9F276"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w:t>
            </w:r>
          </w:p>
        </w:tc>
        <w:tc>
          <w:tcPr>
            <w:tcW w:w="1559" w:type="dxa"/>
            <w:tcBorders>
              <w:top w:val="nil"/>
              <w:left w:val="nil"/>
              <w:bottom w:val="single" w:sz="4" w:space="0" w:color="auto"/>
              <w:right w:val="single" w:sz="4" w:space="0" w:color="auto"/>
            </w:tcBorders>
            <w:vAlign w:val="center"/>
          </w:tcPr>
          <w:p w14:paraId="1D7F437A" w14:textId="530E13C0"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3.820</w:t>
            </w:r>
          </w:p>
        </w:tc>
      </w:tr>
      <w:tr w:rsidR="00255AF2" w:rsidRPr="0048090B" w14:paraId="6D379953" w14:textId="632D4D3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2F4035"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26BF264C"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0E2CF174" w14:textId="376F029E" w:rsidR="00255AF2" w:rsidRPr="0048090B" w:rsidRDefault="00DB70EE" w:rsidP="00255AF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255AF2" w:rsidRPr="0048090B">
              <w:rPr>
                <w:rFonts w:ascii="Times New Roman" w:eastAsia="ＭＳ 明朝" w:hAnsi="Times New Roman" w:cs="Times New Roman"/>
                <w:color w:val="000000"/>
                <w:kern w:val="0"/>
                <w:szCs w:val="21"/>
              </w:rPr>
              <w:t>3490</w:t>
            </w:r>
          </w:p>
        </w:tc>
        <w:tc>
          <w:tcPr>
            <w:tcW w:w="284" w:type="dxa"/>
            <w:tcBorders>
              <w:top w:val="nil"/>
              <w:left w:val="nil"/>
              <w:bottom w:val="single" w:sz="4" w:space="0" w:color="auto"/>
              <w:right w:val="single" w:sz="4" w:space="0" w:color="auto"/>
            </w:tcBorders>
          </w:tcPr>
          <w:p w14:paraId="4905FC23"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12D1BC1D" w14:textId="5FB4981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132A626E" w14:textId="4E98B109"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540</w:t>
            </w:r>
          </w:p>
        </w:tc>
        <w:tc>
          <w:tcPr>
            <w:tcW w:w="1559" w:type="dxa"/>
            <w:tcBorders>
              <w:top w:val="nil"/>
              <w:left w:val="nil"/>
              <w:bottom w:val="single" w:sz="4" w:space="0" w:color="auto"/>
              <w:right w:val="single" w:sz="4" w:space="0" w:color="auto"/>
            </w:tcBorders>
            <w:vAlign w:val="center"/>
          </w:tcPr>
          <w:p w14:paraId="5C0ECAC9" w14:textId="2CEB0758"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4.682</w:t>
            </w:r>
          </w:p>
        </w:tc>
      </w:tr>
      <w:tr w:rsidR="00255AF2" w:rsidRPr="0048090B" w14:paraId="469225B7" w14:textId="1F4366A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901E91C"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95896A3"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506" w:type="dxa"/>
            <w:tcBorders>
              <w:top w:val="nil"/>
              <w:left w:val="nil"/>
              <w:bottom w:val="single" w:sz="4" w:space="0" w:color="auto"/>
              <w:right w:val="single" w:sz="4" w:space="0" w:color="auto"/>
            </w:tcBorders>
            <w:shd w:val="clear" w:color="auto" w:fill="auto"/>
            <w:noWrap/>
            <w:vAlign w:val="center"/>
            <w:hideMark/>
          </w:tcPr>
          <w:p w14:paraId="4697BF49" w14:textId="591F1454" w:rsidR="00255AF2" w:rsidRPr="0048090B" w:rsidRDefault="00DB70EE" w:rsidP="00255AF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255AF2" w:rsidRPr="0048090B">
              <w:rPr>
                <w:rFonts w:ascii="Times New Roman" w:eastAsia="ＭＳ 明朝" w:hAnsi="Times New Roman" w:cs="Times New Roman"/>
                <w:color w:val="000000"/>
                <w:kern w:val="0"/>
                <w:szCs w:val="21"/>
              </w:rPr>
              <w:t>7848</w:t>
            </w:r>
          </w:p>
        </w:tc>
        <w:tc>
          <w:tcPr>
            <w:tcW w:w="284" w:type="dxa"/>
            <w:tcBorders>
              <w:top w:val="nil"/>
              <w:left w:val="nil"/>
              <w:bottom w:val="single" w:sz="4" w:space="0" w:color="auto"/>
              <w:right w:val="single" w:sz="4" w:space="0" w:color="auto"/>
            </w:tcBorders>
          </w:tcPr>
          <w:p w14:paraId="695B4A14"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18C1F7C8" w14:textId="66A410C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644B6602" w14:textId="0B6C7C2B"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w:t>
            </w:r>
          </w:p>
        </w:tc>
        <w:tc>
          <w:tcPr>
            <w:tcW w:w="1559" w:type="dxa"/>
            <w:tcBorders>
              <w:top w:val="nil"/>
              <w:left w:val="nil"/>
              <w:bottom w:val="single" w:sz="4" w:space="0" w:color="auto"/>
              <w:right w:val="single" w:sz="4" w:space="0" w:color="auto"/>
            </w:tcBorders>
            <w:vAlign w:val="center"/>
          </w:tcPr>
          <w:p w14:paraId="3B9536F7" w14:textId="034D086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5.543</w:t>
            </w:r>
          </w:p>
        </w:tc>
      </w:tr>
      <w:tr w:rsidR="00255AF2" w:rsidRPr="0048090B" w14:paraId="63586B0A" w14:textId="7E182F5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BDC148"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5DACE542"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506" w:type="dxa"/>
            <w:tcBorders>
              <w:top w:val="nil"/>
              <w:left w:val="nil"/>
              <w:bottom w:val="single" w:sz="4" w:space="0" w:color="auto"/>
              <w:right w:val="single" w:sz="4" w:space="0" w:color="auto"/>
            </w:tcBorders>
            <w:shd w:val="clear" w:color="auto" w:fill="auto"/>
            <w:noWrap/>
            <w:vAlign w:val="center"/>
            <w:hideMark/>
          </w:tcPr>
          <w:p w14:paraId="4CE409CA" w14:textId="185BAD1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w:t>
            </w:r>
          </w:p>
        </w:tc>
        <w:tc>
          <w:tcPr>
            <w:tcW w:w="284" w:type="dxa"/>
            <w:tcBorders>
              <w:top w:val="nil"/>
              <w:left w:val="nil"/>
              <w:bottom w:val="single" w:sz="4" w:space="0" w:color="auto"/>
              <w:right w:val="single" w:sz="4" w:space="0" w:color="auto"/>
            </w:tcBorders>
          </w:tcPr>
          <w:p w14:paraId="66B72A21"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14057BE3" w14:textId="0228C7BB"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316E7840" w14:textId="4789E1A2"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7607FF58" w14:textId="3E737670"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r w:rsidR="00255AF2" w:rsidRPr="0048090B" w14:paraId="229D9ED0" w14:textId="17B2A0E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0F449C"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EC7F6AE"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506" w:type="dxa"/>
            <w:tcBorders>
              <w:top w:val="nil"/>
              <w:left w:val="nil"/>
              <w:bottom w:val="single" w:sz="4" w:space="0" w:color="auto"/>
              <w:right w:val="single" w:sz="4" w:space="0" w:color="auto"/>
            </w:tcBorders>
            <w:shd w:val="clear" w:color="auto" w:fill="auto"/>
            <w:noWrap/>
            <w:vAlign w:val="center"/>
            <w:hideMark/>
          </w:tcPr>
          <w:p w14:paraId="484F3B2A" w14:textId="100C054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w:t>
            </w:r>
          </w:p>
        </w:tc>
        <w:tc>
          <w:tcPr>
            <w:tcW w:w="284" w:type="dxa"/>
            <w:tcBorders>
              <w:top w:val="nil"/>
              <w:left w:val="nil"/>
              <w:bottom w:val="single" w:sz="4" w:space="0" w:color="auto"/>
              <w:right w:val="single" w:sz="4" w:space="0" w:color="auto"/>
            </w:tcBorders>
          </w:tcPr>
          <w:p w14:paraId="0C1DD7EF"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313E9D82" w14:textId="38CE59A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4A2D4976" w14:textId="1784451F"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4668076A" w14:textId="5DB7E585"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bl>
    <w:p w14:paraId="5458734C" w14:textId="77777777" w:rsidR="00255AF2" w:rsidRPr="0048090B" w:rsidRDefault="00255AF2" w:rsidP="00B9362F">
      <w:pPr>
        <w:widowControl/>
        <w:rPr>
          <w:rFonts w:ascii="Times New Roman" w:eastAsia="ＭＳ 明朝" w:hAnsi="Times New Roman" w:cs="Times New Roman"/>
          <w:color w:val="000000" w:themeColor="text1"/>
          <w:szCs w:val="21"/>
        </w:rPr>
      </w:pPr>
    </w:p>
    <w:p w14:paraId="3DE31EAD" w14:textId="6A41BD7F" w:rsidR="00405596" w:rsidRPr="0048090B" w:rsidRDefault="00405596"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95" w:name="_Toc126851023"/>
      <w:r w:rsidRPr="0048090B">
        <w:rPr>
          <w:rStyle w:val="normaltextrun"/>
          <w:rFonts w:ascii="Times New Roman" w:eastAsia="ＭＳ 明朝" w:hAnsi="Times New Roman" w:cs="Times New Roman"/>
          <w:sz w:val="21"/>
          <w:szCs w:val="21"/>
        </w:rPr>
        <w:t>220906CP_naf10μL</w:t>
      </w:r>
      <w:r w:rsidRPr="0048090B">
        <w:rPr>
          <w:rFonts w:ascii="Times New Roman" w:eastAsia="ＭＳ 明朝" w:hAnsi="Times New Roman" w:cs="Times New Roman"/>
          <w:color w:val="000000" w:themeColor="text1"/>
          <w:sz w:val="21"/>
          <w:szCs w:val="21"/>
        </w:rPr>
        <w:t>_1</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995"/>
    </w:p>
    <w:p w14:paraId="4D1CA4D2" w14:textId="77777777" w:rsidR="00405596" w:rsidRPr="0048090B" w:rsidRDefault="00405596" w:rsidP="00B9362F">
      <w:pPr>
        <w:pStyle w:val="a4"/>
        <w:widowControl/>
        <w:numPr>
          <w:ilvl w:val="0"/>
          <w:numId w:val="37"/>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EEBDB30" w14:textId="77777777" w:rsidR="00405596" w:rsidRPr="0048090B" w:rsidRDefault="00405596" w:rsidP="00B9362F">
      <w:pPr>
        <w:pStyle w:val="a4"/>
        <w:widowControl/>
        <w:numPr>
          <w:ilvl w:val="0"/>
          <w:numId w:val="3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1944A48B" w14:textId="316DEDE1" w:rsidR="00405596" w:rsidRPr="0048090B" w:rsidRDefault="00405596" w:rsidP="00B9362F">
      <w:pPr>
        <w:pStyle w:val="a4"/>
        <w:widowControl/>
        <w:numPr>
          <w:ilvl w:val="0"/>
          <w:numId w:val="3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w:t>
      </w:r>
      <w:r w:rsidR="00906B7A" w:rsidRPr="0048090B">
        <w:rPr>
          <w:rStyle w:val="normaltextrun"/>
          <w:rFonts w:ascii="Times New Roman" w:eastAsia="ＭＳ 明朝" w:hAnsi="Times New Roman" w:cs="Times New Roman"/>
          <w:szCs w:val="21"/>
        </w:rPr>
        <w:t>5</w:t>
      </w:r>
      <w:r w:rsidR="004C302E" w:rsidRPr="0048090B">
        <w:rPr>
          <w:rStyle w:val="normaltextrun"/>
          <w:rFonts w:ascii="Times New Roman" w:eastAsia="ＭＳ 明朝" w:hAnsi="Times New Roman" w:cs="Times New Roman"/>
          <w:szCs w:val="21"/>
        </w:rPr>
        <w:t>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r w:rsidR="008755C5" w:rsidRPr="0048090B">
        <w:rPr>
          <w:rStyle w:val="normaltextrun"/>
          <w:rFonts w:ascii="Times New Roman" w:eastAsia="ＭＳ 明朝" w:hAnsi="Times New Roman" w:cs="Times New Roman"/>
          <w:szCs w:val="21"/>
        </w:rPr>
        <w:t>0.1 M</w:t>
      </w:r>
      <w:r w:rsidR="008755C5"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796935BE" w14:textId="77777777" w:rsidR="00405596" w:rsidRPr="0048090B" w:rsidRDefault="00405596" w:rsidP="00B9362F">
      <w:pPr>
        <w:pStyle w:val="a4"/>
        <w:widowControl/>
        <w:numPr>
          <w:ilvl w:val="0"/>
          <w:numId w:val="3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543FC4A4" w14:textId="77777777" w:rsidR="00405596" w:rsidRPr="0048090B" w:rsidRDefault="00405596" w:rsidP="00B9362F">
      <w:pPr>
        <w:pStyle w:val="a4"/>
        <w:widowControl/>
        <w:numPr>
          <w:ilvl w:val="0"/>
          <w:numId w:val="37"/>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2D67A2EB" w14:textId="26ED41EE" w:rsidR="00405596" w:rsidRPr="0048090B" w:rsidRDefault="00B22439" w:rsidP="00B9362F">
      <w:pPr>
        <w:pStyle w:val="a4"/>
        <w:widowControl/>
        <w:numPr>
          <w:ilvl w:val="0"/>
          <w:numId w:val="37"/>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405596" w:rsidRPr="0048090B">
        <w:rPr>
          <w:rFonts w:ascii="Times New Roman" w:eastAsia="ＭＳ 明朝" w:hAnsi="Times New Roman" w:cs="Times New Roman"/>
          <w:szCs w:val="21"/>
        </w:rPr>
        <w:t>の溶液をマイクロピペットで連続的に加えた。</w:t>
      </w:r>
    </w:p>
    <w:p w14:paraId="7BE1D4F4" w14:textId="77777777" w:rsidR="00405596" w:rsidRPr="0048090B" w:rsidRDefault="00405596"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EC6F085" w14:textId="77777777" w:rsidR="00DD76BA" w:rsidRPr="0048090B" w:rsidRDefault="00DD76BA" w:rsidP="00B9362F">
      <w:pPr>
        <w:widowControl/>
        <w:rPr>
          <w:rFonts w:ascii="Times New Roman" w:eastAsia="ＭＳ 明朝" w:hAnsi="Times New Roman" w:cs="Times New Roman"/>
          <w:szCs w:val="21"/>
        </w:rPr>
      </w:pPr>
    </w:p>
    <w:p w14:paraId="74CCEC31" w14:textId="3A7BEB37" w:rsidR="00505E7A" w:rsidRPr="0048090B" w:rsidRDefault="00405596"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505E7A" w:rsidRPr="0048090B">
        <w:rPr>
          <w:rFonts w:ascii="Times New Roman" w:eastAsia="ＭＳ 明朝" w:hAnsi="Times New Roman" w:cs="Times New Roman"/>
          <w:szCs w:val="21"/>
        </w:rPr>
        <w:t>3</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5843DF" w:rsidRPr="0048090B" w14:paraId="78A315F1" w14:textId="4A252555"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E33877" w14:textId="77777777" w:rsidR="005843DF" w:rsidRPr="0048090B" w:rsidRDefault="005843D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EFA2545" w14:textId="77777777" w:rsidR="005843DF" w:rsidRPr="0048090B" w:rsidRDefault="005843D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7D747B17" w14:textId="77777777" w:rsidR="005843DF" w:rsidRPr="0048090B" w:rsidRDefault="005843D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14EBA541" w14:textId="77777777" w:rsidR="00DB70EE" w:rsidRPr="0048090B" w:rsidRDefault="00DB70EE" w:rsidP="00DB70EE">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5D593225" w14:textId="5B52A289" w:rsidR="00DB70EE" w:rsidRPr="0048090B" w:rsidRDefault="00DB70EE" w:rsidP="00DB70EE">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41E5A84F" w14:textId="0C324667" w:rsidR="00DB70EE" w:rsidRPr="0048090B" w:rsidRDefault="00DB70EE" w:rsidP="00DB70EE">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2276A3A3" w14:textId="7FC38EB8" w:rsidR="00DB70EE" w:rsidRPr="0048090B" w:rsidRDefault="00DB70EE" w:rsidP="00DB70EE">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5843DF" w:rsidRPr="0048090B" w14:paraId="0C474125" w14:textId="67E5538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8DB0AB" w14:textId="614B9944" w:rsidR="005843DF" w:rsidRPr="0048090B" w:rsidRDefault="005843D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300" w:type="dxa"/>
            <w:tcBorders>
              <w:top w:val="nil"/>
              <w:left w:val="nil"/>
              <w:bottom w:val="single" w:sz="4" w:space="0" w:color="auto"/>
              <w:right w:val="single" w:sz="4" w:space="0" w:color="auto"/>
            </w:tcBorders>
            <w:shd w:val="clear" w:color="auto" w:fill="auto"/>
            <w:noWrap/>
            <w:vAlign w:val="center"/>
            <w:hideMark/>
          </w:tcPr>
          <w:p w14:paraId="0DBF5C2D" w14:textId="77777777" w:rsidR="005843DF" w:rsidRPr="0048090B" w:rsidRDefault="005843D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013FEBD7" w14:textId="2A69A5F6" w:rsidR="005843DF" w:rsidRPr="0048090B" w:rsidRDefault="005843D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m</w:t>
            </w:r>
            <w:r w:rsidR="00DB70EE"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7CB501C0" w14:textId="77777777" w:rsidR="00DB70EE" w:rsidRPr="0048090B" w:rsidRDefault="00DB70EE" w:rsidP="00DB70EE">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475C56A" w14:textId="7355E186" w:rsidR="00DB70EE" w:rsidRPr="0048090B" w:rsidRDefault="00DB70EE" w:rsidP="00DB70EE">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276" w:type="dxa"/>
            <w:tcBorders>
              <w:top w:val="nil"/>
              <w:left w:val="nil"/>
              <w:bottom w:val="single" w:sz="4" w:space="0" w:color="auto"/>
              <w:right w:val="single" w:sz="4" w:space="0" w:color="auto"/>
            </w:tcBorders>
            <w:vAlign w:val="center"/>
          </w:tcPr>
          <w:p w14:paraId="052339DF" w14:textId="1E3B62EC" w:rsidR="00DB70EE" w:rsidRPr="0048090B" w:rsidRDefault="00DB70EE" w:rsidP="00DB70EE">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336FC2A1" w14:textId="6C0359F9" w:rsidR="00DB70EE" w:rsidRPr="0048090B" w:rsidRDefault="00DB70EE" w:rsidP="00DB70EE">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5843DF" w:rsidRPr="0048090B" w14:paraId="46B8A307" w14:textId="73C8641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49AD819"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63610A23"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1CCEDB1D" w14:textId="2C43BF50"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33C2659E"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F79F8BA" w14:textId="0048932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1750</w:t>
            </w:r>
          </w:p>
        </w:tc>
        <w:tc>
          <w:tcPr>
            <w:tcW w:w="1276" w:type="dxa"/>
            <w:tcBorders>
              <w:top w:val="nil"/>
              <w:left w:val="nil"/>
              <w:bottom w:val="single" w:sz="4" w:space="0" w:color="auto"/>
              <w:right w:val="single" w:sz="4" w:space="0" w:color="auto"/>
            </w:tcBorders>
            <w:vAlign w:val="center"/>
          </w:tcPr>
          <w:p w14:paraId="7547BDED" w14:textId="54F3FE39"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w:t>
            </w:r>
          </w:p>
        </w:tc>
        <w:tc>
          <w:tcPr>
            <w:tcW w:w="1559" w:type="dxa"/>
            <w:tcBorders>
              <w:top w:val="nil"/>
              <w:left w:val="nil"/>
              <w:bottom w:val="single" w:sz="4" w:space="0" w:color="auto"/>
              <w:right w:val="single" w:sz="4" w:space="0" w:color="auto"/>
            </w:tcBorders>
            <w:vAlign w:val="center"/>
          </w:tcPr>
          <w:p w14:paraId="5C4E1C71" w14:textId="121DC709"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2.089</w:t>
            </w:r>
          </w:p>
        </w:tc>
      </w:tr>
      <w:tr w:rsidR="005843DF" w:rsidRPr="0048090B" w14:paraId="128315B5" w14:textId="3DD5E99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45325ED"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74E2BB87"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3941205B" w14:textId="680AD1A6" w:rsidR="005843DF" w:rsidRPr="0048090B" w:rsidRDefault="00DB70EE" w:rsidP="005843D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Pr="0048090B">
              <w:rPr>
                <w:rFonts w:ascii="Times New Roman" w:eastAsia="ＭＳ 明朝" w:hAnsi="Times New Roman" w:cs="Times New Roman"/>
                <w:color w:val="000000"/>
                <w:kern w:val="0"/>
                <w:szCs w:val="21"/>
              </w:rPr>
              <w:t>8</w:t>
            </w:r>
            <w:r w:rsidR="005843DF" w:rsidRPr="0048090B">
              <w:rPr>
                <w:rFonts w:ascii="Times New Roman" w:eastAsia="ＭＳ 明朝" w:hAnsi="Times New Roman" w:cs="Times New Roman"/>
                <w:color w:val="000000"/>
                <w:kern w:val="0"/>
                <w:szCs w:val="21"/>
              </w:rPr>
              <w:t>729</w:t>
            </w:r>
          </w:p>
        </w:tc>
        <w:tc>
          <w:tcPr>
            <w:tcW w:w="204" w:type="dxa"/>
            <w:tcBorders>
              <w:top w:val="nil"/>
              <w:left w:val="nil"/>
              <w:bottom w:val="single" w:sz="4" w:space="0" w:color="auto"/>
              <w:right w:val="single" w:sz="4" w:space="0" w:color="auto"/>
            </w:tcBorders>
          </w:tcPr>
          <w:p w14:paraId="419734A0"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BBC9BF2" w14:textId="0D4FDCF3"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276" w:type="dxa"/>
            <w:tcBorders>
              <w:top w:val="nil"/>
              <w:left w:val="nil"/>
              <w:bottom w:val="single" w:sz="4" w:space="0" w:color="auto"/>
              <w:right w:val="single" w:sz="4" w:space="0" w:color="auto"/>
            </w:tcBorders>
            <w:vAlign w:val="center"/>
          </w:tcPr>
          <w:p w14:paraId="7DB75213" w14:textId="514CDB5B"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290</w:t>
            </w:r>
          </w:p>
        </w:tc>
        <w:tc>
          <w:tcPr>
            <w:tcW w:w="1559" w:type="dxa"/>
            <w:tcBorders>
              <w:top w:val="nil"/>
              <w:left w:val="nil"/>
              <w:bottom w:val="single" w:sz="4" w:space="0" w:color="auto"/>
              <w:right w:val="single" w:sz="4" w:space="0" w:color="auto"/>
            </w:tcBorders>
            <w:vAlign w:val="center"/>
          </w:tcPr>
          <w:p w14:paraId="7CD4A7D2" w14:textId="39093C98"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2.522</w:t>
            </w:r>
          </w:p>
        </w:tc>
      </w:tr>
      <w:tr w:rsidR="005843DF" w:rsidRPr="0048090B" w14:paraId="216EAD0D" w14:textId="67A87FF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E481A4"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5E4E55F4"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7E4468A0" w14:textId="31FF30A2" w:rsidR="005843DF" w:rsidRPr="0048090B" w:rsidRDefault="00DB70EE" w:rsidP="005843D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5843DF" w:rsidRPr="0048090B">
              <w:rPr>
                <w:rFonts w:ascii="Times New Roman" w:eastAsia="ＭＳ 明朝" w:hAnsi="Times New Roman" w:cs="Times New Roman"/>
                <w:color w:val="000000"/>
                <w:kern w:val="0"/>
                <w:szCs w:val="21"/>
              </w:rPr>
              <w:t>1746</w:t>
            </w:r>
          </w:p>
        </w:tc>
        <w:tc>
          <w:tcPr>
            <w:tcW w:w="204" w:type="dxa"/>
            <w:tcBorders>
              <w:top w:val="nil"/>
              <w:left w:val="nil"/>
              <w:bottom w:val="single" w:sz="4" w:space="0" w:color="auto"/>
              <w:right w:val="single" w:sz="4" w:space="0" w:color="auto"/>
            </w:tcBorders>
          </w:tcPr>
          <w:p w14:paraId="34AE81B6"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6E15F49" w14:textId="15831076"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1850</w:t>
            </w:r>
          </w:p>
        </w:tc>
        <w:tc>
          <w:tcPr>
            <w:tcW w:w="1276" w:type="dxa"/>
            <w:tcBorders>
              <w:top w:val="nil"/>
              <w:left w:val="nil"/>
              <w:bottom w:val="single" w:sz="4" w:space="0" w:color="auto"/>
              <w:right w:val="single" w:sz="4" w:space="0" w:color="auto"/>
            </w:tcBorders>
            <w:vAlign w:val="center"/>
          </w:tcPr>
          <w:p w14:paraId="2F113F0C" w14:textId="0DDD31D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w:t>
            </w:r>
          </w:p>
        </w:tc>
        <w:tc>
          <w:tcPr>
            <w:tcW w:w="1559" w:type="dxa"/>
            <w:tcBorders>
              <w:top w:val="nil"/>
              <w:left w:val="nil"/>
              <w:bottom w:val="single" w:sz="4" w:space="0" w:color="auto"/>
              <w:right w:val="single" w:sz="4" w:space="0" w:color="auto"/>
            </w:tcBorders>
            <w:vAlign w:val="center"/>
          </w:tcPr>
          <w:p w14:paraId="43AC8CCC" w14:textId="63F2A941"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2.956</w:t>
            </w:r>
          </w:p>
        </w:tc>
      </w:tr>
      <w:tr w:rsidR="005843DF" w:rsidRPr="0048090B" w14:paraId="794E24AE" w14:textId="6C329D8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F186FE"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25D48BC0"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6602178B" w14:textId="71A3E54F" w:rsidR="005843DF" w:rsidRPr="0048090B" w:rsidRDefault="00DB70EE" w:rsidP="005843D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0.2</w:t>
            </w:r>
            <w:r w:rsidR="005843DF" w:rsidRPr="0048090B">
              <w:rPr>
                <w:rFonts w:ascii="Times New Roman" w:eastAsia="ＭＳ 明朝" w:hAnsi="Times New Roman" w:cs="Times New Roman"/>
                <w:color w:val="000000"/>
                <w:kern w:val="0"/>
                <w:szCs w:val="21"/>
              </w:rPr>
              <w:t>618</w:t>
            </w:r>
          </w:p>
        </w:tc>
        <w:tc>
          <w:tcPr>
            <w:tcW w:w="204" w:type="dxa"/>
            <w:tcBorders>
              <w:top w:val="nil"/>
              <w:left w:val="nil"/>
              <w:bottom w:val="single" w:sz="4" w:space="0" w:color="auto"/>
              <w:right w:val="single" w:sz="4" w:space="0" w:color="auto"/>
            </w:tcBorders>
          </w:tcPr>
          <w:p w14:paraId="7E08BE7C"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16C380D" w14:textId="4C25A50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276" w:type="dxa"/>
            <w:tcBorders>
              <w:top w:val="nil"/>
              <w:left w:val="nil"/>
              <w:bottom w:val="single" w:sz="4" w:space="0" w:color="auto"/>
              <w:right w:val="single" w:sz="4" w:space="0" w:color="auto"/>
            </w:tcBorders>
            <w:vAlign w:val="center"/>
          </w:tcPr>
          <w:p w14:paraId="7FAEF8BA" w14:textId="400A7FAC"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w:t>
            </w:r>
          </w:p>
        </w:tc>
        <w:tc>
          <w:tcPr>
            <w:tcW w:w="1559" w:type="dxa"/>
            <w:tcBorders>
              <w:top w:val="nil"/>
              <w:left w:val="nil"/>
              <w:bottom w:val="single" w:sz="4" w:space="0" w:color="auto"/>
              <w:right w:val="single" w:sz="4" w:space="0" w:color="auto"/>
            </w:tcBorders>
            <w:vAlign w:val="center"/>
          </w:tcPr>
          <w:p w14:paraId="7688E5A3" w14:textId="024C9689"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3.820</w:t>
            </w:r>
          </w:p>
        </w:tc>
      </w:tr>
      <w:tr w:rsidR="005843DF" w:rsidRPr="0048090B" w14:paraId="5625037B" w14:textId="59F642C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E22AB6"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108D5991"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19B1D42A" w14:textId="37CFF9A2" w:rsidR="005843DF" w:rsidRPr="0048090B" w:rsidRDefault="00DB70EE" w:rsidP="005843D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5843DF" w:rsidRPr="0048090B">
              <w:rPr>
                <w:rFonts w:ascii="Times New Roman" w:eastAsia="ＭＳ 明朝" w:hAnsi="Times New Roman" w:cs="Times New Roman"/>
                <w:color w:val="000000"/>
                <w:kern w:val="0"/>
                <w:szCs w:val="21"/>
              </w:rPr>
              <w:t>3490</w:t>
            </w:r>
          </w:p>
        </w:tc>
        <w:tc>
          <w:tcPr>
            <w:tcW w:w="204" w:type="dxa"/>
            <w:tcBorders>
              <w:top w:val="nil"/>
              <w:left w:val="nil"/>
              <w:bottom w:val="single" w:sz="4" w:space="0" w:color="auto"/>
              <w:right w:val="single" w:sz="4" w:space="0" w:color="auto"/>
            </w:tcBorders>
          </w:tcPr>
          <w:p w14:paraId="28D7FEB3"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B214405" w14:textId="4DDA5A87"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276" w:type="dxa"/>
            <w:tcBorders>
              <w:top w:val="nil"/>
              <w:left w:val="nil"/>
              <w:bottom w:val="single" w:sz="4" w:space="0" w:color="auto"/>
              <w:right w:val="single" w:sz="4" w:space="0" w:color="auto"/>
            </w:tcBorders>
            <w:vAlign w:val="center"/>
          </w:tcPr>
          <w:p w14:paraId="663B287D" w14:textId="58785002"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540</w:t>
            </w:r>
          </w:p>
        </w:tc>
        <w:tc>
          <w:tcPr>
            <w:tcW w:w="1559" w:type="dxa"/>
            <w:tcBorders>
              <w:top w:val="nil"/>
              <w:left w:val="nil"/>
              <w:bottom w:val="single" w:sz="4" w:space="0" w:color="auto"/>
              <w:right w:val="single" w:sz="4" w:space="0" w:color="auto"/>
            </w:tcBorders>
            <w:vAlign w:val="center"/>
          </w:tcPr>
          <w:p w14:paraId="068D37DA" w14:textId="63B73301"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4.682</w:t>
            </w:r>
          </w:p>
        </w:tc>
      </w:tr>
      <w:tr w:rsidR="005843DF" w:rsidRPr="0048090B" w14:paraId="706D97DF" w14:textId="12A1707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50376AC"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50ECA164"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506" w:type="dxa"/>
            <w:tcBorders>
              <w:top w:val="nil"/>
              <w:left w:val="nil"/>
              <w:bottom w:val="single" w:sz="4" w:space="0" w:color="auto"/>
              <w:right w:val="single" w:sz="4" w:space="0" w:color="auto"/>
            </w:tcBorders>
            <w:shd w:val="clear" w:color="auto" w:fill="auto"/>
            <w:noWrap/>
            <w:vAlign w:val="center"/>
            <w:hideMark/>
          </w:tcPr>
          <w:p w14:paraId="20F84B4D" w14:textId="1A8CC6A1" w:rsidR="005843DF" w:rsidRPr="0048090B" w:rsidRDefault="00DB70EE" w:rsidP="005843D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5843DF" w:rsidRPr="0048090B">
              <w:rPr>
                <w:rFonts w:ascii="Times New Roman" w:eastAsia="ＭＳ 明朝" w:hAnsi="Times New Roman" w:cs="Times New Roman"/>
                <w:color w:val="000000"/>
                <w:kern w:val="0"/>
                <w:szCs w:val="21"/>
              </w:rPr>
              <w:t>7848</w:t>
            </w:r>
          </w:p>
        </w:tc>
        <w:tc>
          <w:tcPr>
            <w:tcW w:w="204" w:type="dxa"/>
            <w:tcBorders>
              <w:top w:val="nil"/>
              <w:left w:val="nil"/>
              <w:bottom w:val="single" w:sz="4" w:space="0" w:color="auto"/>
              <w:right w:val="single" w:sz="4" w:space="0" w:color="auto"/>
            </w:tcBorders>
          </w:tcPr>
          <w:p w14:paraId="17B6BB8D"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95897F1" w14:textId="3F0E326C"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2100</w:t>
            </w:r>
          </w:p>
        </w:tc>
        <w:tc>
          <w:tcPr>
            <w:tcW w:w="1276" w:type="dxa"/>
            <w:tcBorders>
              <w:top w:val="nil"/>
              <w:left w:val="nil"/>
              <w:bottom w:val="single" w:sz="4" w:space="0" w:color="auto"/>
              <w:right w:val="single" w:sz="4" w:space="0" w:color="auto"/>
            </w:tcBorders>
            <w:vAlign w:val="center"/>
          </w:tcPr>
          <w:p w14:paraId="16C9D10B" w14:textId="10B8FDC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w:t>
            </w:r>
          </w:p>
        </w:tc>
        <w:tc>
          <w:tcPr>
            <w:tcW w:w="1559" w:type="dxa"/>
            <w:tcBorders>
              <w:top w:val="nil"/>
              <w:left w:val="nil"/>
              <w:bottom w:val="single" w:sz="4" w:space="0" w:color="auto"/>
              <w:right w:val="single" w:sz="4" w:space="0" w:color="auto"/>
            </w:tcBorders>
            <w:vAlign w:val="center"/>
          </w:tcPr>
          <w:p w14:paraId="57655A54" w14:textId="15FAC8F0"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5.543</w:t>
            </w:r>
          </w:p>
        </w:tc>
      </w:tr>
      <w:tr w:rsidR="005843DF" w:rsidRPr="0048090B" w14:paraId="009D16A4" w14:textId="0E78C58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682A1E"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32248E27"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506" w:type="dxa"/>
            <w:tcBorders>
              <w:top w:val="nil"/>
              <w:left w:val="nil"/>
              <w:bottom w:val="single" w:sz="4" w:space="0" w:color="auto"/>
              <w:right w:val="single" w:sz="4" w:space="0" w:color="auto"/>
            </w:tcBorders>
            <w:shd w:val="clear" w:color="auto" w:fill="auto"/>
            <w:noWrap/>
            <w:vAlign w:val="center"/>
            <w:hideMark/>
          </w:tcPr>
          <w:p w14:paraId="3F6E2C0F" w14:textId="25ACBE72"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w:t>
            </w:r>
          </w:p>
        </w:tc>
        <w:tc>
          <w:tcPr>
            <w:tcW w:w="204" w:type="dxa"/>
            <w:tcBorders>
              <w:top w:val="nil"/>
              <w:left w:val="nil"/>
              <w:bottom w:val="single" w:sz="4" w:space="0" w:color="auto"/>
              <w:right w:val="single" w:sz="4" w:space="0" w:color="auto"/>
            </w:tcBorders>
          </w:tcPr>
          <w:p w14:paraId="04CDD1E1"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97C7743" w14:textId="37F22E48"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2200</w:t>
            </w:r>
          </w:p>
        </w:tc>
        <w:tc>
          <w:tcPr>
            <w:tcW w:w="1276" w:type="dxa"/>
            <w:tcBorders>
              <w:top w:val="nil"/>
              <w:left w:val="nil"/>
              <w:bottom w:val="single" w:sz="4" w:space="0" w:color="auto"/>
              <w:right w:val="single" w:sz="4" w:space="0" w:color="auto"/>
            </w:tcBorders>
            <w:vAlign w:val="center"/>
          </w:tcPr>
          <w:p w14:paraId="36F8513B" w14:textId="7E1A9432"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6F512311" w14:textId="4E0F16F8"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r w:rsidR="005843DF" w:rsidRPr="0048090B" w14:paraId="0B6BD6DE" w14:textId="2DD2F37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7A473B"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5F0B5802"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506" w:type="dxa"/>
            <w:tcBorders>
              <w:top w:val="nil"/>
              <w:left w:val="nil"/>
              <w:bottom w:val="single" w:sz="4" w:space="0" w:color="auto"/>
              <w:right w:val="single" w:sz="4" w:space="0" w:color="auto"/>
            </w:tcBorders>
            <w:shd w:val="clear" w:color="auto" w:fill="auto"/>
            <w:noWrap/>
            <w:vAlign w:val="center"/>
            <w:hideMark/>
          </w:tcPr>
          <w:p w14:paraId="513C2532" w14:textId="6F12D87A"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w:t>
            </w:r>
          </w:p>
        </w:tc>
        <w:tc>
          <w:tcPr>
            <w:tcW w:w="204" w:type="dxa"/>
            <w:tcBorders>
              <w:top w:val="nil"/>
              <w:left w:val="nil"/>
              <w:bottom w:val="single" w:sz="4" w:space="0" w:color="auto"/>
              <w:right w:val="single" w:sz="4" w:space="0" w:color="auto"/>
            </w:tcBorders>
          </w:tcPr>
          <w:p w14:paraId="4EF1028E"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53EDB3F" w14:textId="185247A4"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2300</w:t>
            </w:r>
          </w:p>
        </w:tc>
        <w:tc>
          <w:tcPr>
            <w:tcW w:w="1276" w:type="dxa"/>
            <w:tcBorders>
              <w:top w:val="nil"/>
              <w:left w:val="nil"/>
              <w:bottom w:val="single" w:sz="4" w:space="0" w:color="auto"/>
              <w:right w:val="single" w:sz="4" w:space="0" w:color="auto"/>
            </w:tcBorders>
            <w:vAlign w:val="center"/>
          </w:tcPr>
          <w:p w14:paraId="776DBE4D" w14:textId="534790C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482A7593" w14:textId="3202021C"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bl>
    <w:p w14:paraId="0D5991E8" w14:textId="7E034F14" w:rsidR="005843DF" w:rsidRPr="0048090B" w:rsidRDefault="00DB70EE" w:rsidP="00B9362F">
      <w:pPr>
        <w:widowControl/>
        <w:ind w:leftChars="-100" w:left="-210"/>
        <w:rPr>
          <w:rFonts w:ascii="Times New Roman" w:eastAsia="ＭＳ 明朝" w:hAnsi="Times New Roman" w:cs="Times New Roman"/>
          <w:szCs w:val="21"/>
        </w:rPr>
      </w:pPr>
      <w:r>
        <w:rPr>
          <w:rFonts w:ascii="Times New Roman" w:eastAsia="ＭＳ 明朝" w:hAnsi="Times New Roman" w:cs="Times New Roman"/>
          <w:szCs w:val="21"/>
        </w:rPr>
        <w:br w:type="page"/>
      </w:r>
    </w:p>
    <w:p w14:paraId="6732C96E" w14:textId="67F42730" w:rsidR="00DD4288" w:rsidRPr="0048090B" w:rsidRDefault="00DD4288"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96" w:name="_Toc126851024"/>
      <w:r w:rsidRPr="0048090B">
        <w:rPr>
          <w:rStyle w:val="normaltextrun"/>
          <w:rFonts w:ascii="Times New Roman" w:eastAsia="ＭＳ 明朝" w:hAnsi="Times New Roman" w:cs="Times New Roman"/>
          <w:sz w:val="21"/>
          <w:szCs w:val="21"/>
        </w:rPr>
        <w:lastRenderedPageBreak/>
        <w:t>220906CP_naf10μL</w:t>
      </w:r>
      <w:r w:rsidRPr="0048090B">
        <w:rPr>
          <w:rFonts w:ascii="Times New Roman" w:eastAsia="ＭＳ 明朝" w:hAnsi="Times New Roman" w:cs="Times New Roman"/>
          <w:color w:val="000000" w:themeColor="text1"/>
          <w:sz w:val="21"/>
          <w:szCs w:val="21"/>
        </w:rPr>
        <w:t>_2_1</w:t>
      </w:r>
      <w:r w:rsidRPr="0048090B">
        <w:rPr>
          <w:rFonts w:ascii="Times New Roman" w:eastAsia="ＭＳ 明朝" w:hAnsi="Times New Roman" w:cs="Times New Roman"/>
          <w:color w:val="000000" w:themeColor="text1"/>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996"/>
    </w:p>
    <w:p w14:paraId="22666B49" w14:textId="77777777" w:rsidR="00DD4288" w:rsidRPr="0048090B" w:rsidRDefault="00DD4288" w:rsidP="00B9362F">
      <w:pPr>
        <w:pStyle w:val="a4"/>
        <w:widowControl/>
        <w:numPr>
          <w:ilvl w:val="0"/>
          <w:numId w:val="40"/>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E2E9FB1" w14:textId="77777777" w:rsidR="00DD4288" w:rsidRPr="0048090B" w:rsidRDefault="00DD4288" w:rsidP="00B9362F">
      <w:pPr>
        <w:pStyle w:val="a4"/>
        <w:widowControl/>
        <w:numPr>
          <w:ilvl w:val="0"/>
          <w:numId w:val="4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6DB130C6" w14:textId="70E293A0" w:rsidR="00DD4288" w:rsidRPr="0048090B" w:rsidRDefault="00DD4288" w:rsidP="00B9362F">
      <w:pPr>
        <w:pStyle w:val="a4"/>
        <w:widowControl/>
        <w:numPr>
          <w:ilvl w:val="0"/>
          <w:numId w:val="4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1.2245 g(0.07 mM)</w:t>
      </w:r>
      <w:r w:rsidRPr="0048090B">
        <w:rPr>
          <w:rStyle w:val="normaltextrun"/>
          <w:rFonts w:ascii="Times New Roman" w:eastAsia="ＭＳ 明朝" w:hAnsi="Times New Roman" w:cs="Times New Roman"/>
          <w:szCs w:val="21"/>
        </w:rPr>
        <w:t>に</w:t>
      </w:r>
      <w:r w:rsidR="008755C5" w:rsidRPr="0048090B">
        <w:rPr>
          <w:rStyle w:val="normaltextrun"/>
          <w:rFonts w:ascii="Times New Roman" w:eastAsia="ＭＳ 明朝" w:hAnsi="Times New Roman" w:cs="Times New Roman"/>
          <w:szCs w:val="21"/>
        </w:rPr>
        <w:t>0.1 M</w:t>
      </w:r>
      <w:r w:rsidR="008755C5"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41A91636" w14:textId="77777777" w:rsidR="00DD4288" w:rsidRPr="0048090B" w:rsidRDefault="00DD4288" w:rsidP="00B9362F">
      <w:pPr>
        <w:pStyle w:val="a4"/>
        <w:widowControl/>
        <w:numPr>
          <w:ilvl w:val="0"/>
          <w:numId w:val="4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0EC6003E" w14:textId="77777777" w:rsidR="00DD4288" w:rsidRPr="0048090B" w:rsidRDefault="00DD4288" w:rsidP="00B9362F">
      <w:pPr>
        <w:pStyle w:val="a4"/>
        <w:widowControl/>
        <w:numPr>
          <w:ilvl w:val="0"/>
          <w:numId w:val="40"/>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757D8878" w14:textId="0482E245" w:rsidR="00DD4288" w:rsidRPr="0048090B" w:rsidRDefault="00B22439" w:rsidP="00B9362F">
      <w:pPr>
        <w:pStyle w:val="a4"/>
        <w:widowControl/>
        <w:numPr>
          <w:ilvl w:val="0"/>
          <w:numId w:val="40"/>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DD4288" w:rsidRPr="0048090B">
        <w:rPr>
          <w:rFonts w:ascii="Times New Roman" w:eastAsia="ＭＳ 明朝" w:hAnsi="Times New Roman" w:cs="Times New Roman"/>
          <w:szCs w:val="21"/>
        </w:rPr>
        <w:t>の溶液をマイクロピペットで連続的に加えた。</w:t>
      </w:r>
    </w:p>
    <w:p w14:paraId="5CCA5D0C" w14:textId="77777777" w:rsidR="00315AA6" w:rsidRPr="0048090B" w:rsidRDefault="00315AA6"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A606DD9" w14:textId="77777777" w:rsidR="00315AA6" w:rsidRPr="0048090B" w:rsidRDefault="00315AA6" w:rsidP="00B9362F">
      <w:pPr>
        <w:widowControl/>
        <w:rPr>
          <w:rFonts w:ascii="Times New Roman" w:eastAsia="ＭＳ 明朝" w:hAnsi="Times New Roman" w:cs="Times New Roman"/>
          <w:szCs w:val="21"/>
        </w:rPr>
      </w:pPr>
    </w:p>
    <w:p w14:paraId="5E1BBCD4" w14:textId="4D5E06BD" w:rsidR="007D656F" w:rsidRPr="0048090B" w:rsidRDefault="00315AA6"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AC2E51" w:rsidRPr="0048090B" w14:paraId="50B3A2E4" w14:textId="14A988BF"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881B31" w14:textId="77777777" w:rsidR="00AC2E51" w:rsidRPr="0048090B" w:rsidRDefault="00AC2E5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E87E5BE" w14:textId="77777777" w:rsidR="00AC2E51" w:rsidRPr="0048090B" w:rsidRDefault="00AC2E5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2E8573AE" w14:textId="77777777" w:rsidR="00AC2E51" w:rsidRPr="0048090B" w:rsidRDefault="00AC2E5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6867F006" w14:textId="77777777" w:rsidR="002200F3" w:rsidRPr="0048090B" w:rsidRDefault="002200F3" w:rsidP="002200F3">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12DCEA06" w14:textId="5B256AA3" w:rsidR="002200F3" w:rsidRPr="0048090B" w:rsidRDefault="002200F3" w:rsidP="002200F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400A9C41" w14:textId="4578C35C" w:rsidR="002200F3" w:rsidRPr="0048090B" w:rsidRDefault="002200F3" w:rsidP="002200F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72194CAA" w14:textId="44EB7996" w:rsidR="002200F3" w:rsidRPr="0048090B" w:rsidRDefault="002200F3" w:rsidP="002200F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AC2E51" w:rsidRPr="0048090B" w14:paraId="22BAE0D0" w14:textId="49BCAD4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7CE603" w14:textId="3F46617A" w:rsidR="00AC2E51" w:rsidRPr="0048090B" w:rsidRDefault="00AC2E5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200F3">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300" w:type="dxa"/>
            <w:tcBorders>
              <w:top w:val="nil"/>
              <w:left w:val="nil"/>
              <w:bottom w:val="single" w:sz="4" w:space="0" w:color="auto"/>
              <w:right w:val="single" w:sz="4" w:space="0" w:color="auto"/>
            </w:tcBorders>
            <w:shd w:val="clear" w:color="auto" w:fill="auto"/>
            <w:noWrap/>
            <w:vAlign w:val="center"/>
            <w:hideMark/>
          </w:tcPr>
          <w:p w14:paraId="5090CB1E" w14:textId="77777777" w:rsidR="00AC2E51" w:rsidRPr="0048090B" w:rsidRDefault="00AC2E5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5DCD296B" w14:textId="09CC5F4F" w:rsidR="00AC2E51" w:rsidRPr="0048090B" w:rsidRDefault="00AC2E5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200F3">
              <w:rPr>
                <w:rFonts w:ascii="Times New Roman" w:eastAsia="ＭＳ 明朝" w:hAnsi="Times New Roman" w:cs="Times New Roman"/>
                <w:color w:val="000000"/>
                <w:kern w:val="0"/>
                <w:szCs w:val="21"/>
              </w:rPr>
              <w:t>m</w:t>
            </w:r>
            <w:r w:rsidR="002200F3"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71230FAD" w14:textId="77777777" w:rsidR="002200F3" w:rsidRPr="0048090B" w:rsidRDefault="002200F3" w:rsidP="002200F3">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25F0AE" w14:textId="3FB32C71" w:rsidR="002200F3" w:rsidRPr="0048090B" w:rsidRDefault="002200F3" w:rsidP="002200F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276" w:type="dxa"/>
            <w:tcBorders>
              <w:top w:val="nil"/>
              <w:left w:val="nil"/>
              <w:bottom w:val="single" w:sz="4" w:space="0" w:color="auto"/>
              <w:right w:val="single" w:sz="4" w:space="0" w:color="auto"/>
            </w:tcBorders>
            <w:vAlign w:val="center"/>
          </w:tcPr>
          <w:p w14:paraId="258F0D2B" w14:textId="727E4976" w:rsidR="002200F3" w:rsidRPr="0048090B" w:rsidRDefault="002200F3" w:rsidP="002200F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7BF8E8CF" w14:textId="15D07263" w:rsidR="002200F3" w:rsidRPr="0048090B" w:rsidRDefault="002200F3" w:rsidP="002200F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AC2E51" w:rsidRPr="0048090B" w14:paraId="2F6568E6" w14:textId="27ED988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64F577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2450</w:t>
            </w:r>
          </w:p>
        </w:tc>
        <w:tc>
          <w:tcPr>
            <w:tcW w:w="1300" w:type="dxa"/>
            <w:tcBorders>
              <w:top w:val="nil"/>
              <w:left w:val="nil"/>
              <w:bottom w:val="single" w:sz="4" w:space="0" w:color="auto"/>
              <w:right w:val="single" w:sz="4" w:space="0" w:color="auto"/>
            </w:tcBorders>
            <w:shd w:val="clear" w:color="auto" w:fill="auto"/>
            <w:noWrap/>
            <w:vAlign w:val="center"/>
            <w:hideMark/>
          </w:tcPr>
          <w:p w14:paraId="5CDB4A25"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63B84614" w14:textId="0A166502"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506A0A18"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19C67C4" w14:textId="47F01891"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3800</w:t>
            </w:r>
          </w:p>
        </w:tc>
        <w:tc>
          <w:tcPr>
            <w:tcW w:w="1276" w:type="dxa"/>
            <w:tcBorders>
              <w:top w:val="nil"/>
              <w:left w:val="nil"/>
              <w:bottom w:val="single" w:sz="4" w:space="0" w:color="auto"/>
              <w:right w:val="single" w:sz="4" w:space="0" w:color="auto"/>
            </w:tcBorders>
            <w:vAlign w:val="center"/>
          </w:tcPr>
          <w:p w14:paraId="28459DFA" w14:textId="3CFD3FF9"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11CA3625" w14:textId="15A92C40"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5.896</w:t>
            </w:r>
          </w:p>
        </w:tc>
      </w:tr>
      <w:tr w:rsidR="00AC2E51" w:rsidRPr="0048090B" w14:paraId="37DAA429" w14:textId="3FC6DA7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760E27"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2500</w:t>
            </w:r>
          </w:p>
        </w:tc>
        <w:tc>
          <w:tcPr>
            <w:tcW w:w="1300" w:type="dxa"/>
            <w:tcBorders>
              <w:top w:val="nil"/>
              <w:left w:val="nil"/>
              <w:bottom w:val="single" w:sz="4" w:space="0" w:color="auto"/>
              <w:right w:val="single" w:sz="4" w:space="0" w:color="auto"/>
            </w:tcBorders>
            <w:shd w:val="clear" w:color="auto" w:fill="auto"/>
            <w:noWrap/>
            <w:vAlign w:val="center"/>
            <w:hideMark/>
          </w:tcPr>
          <w:p w14:paraId="2C09DCC3"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11670294" w14:textId="2BB1CC8A" w:rsidR="00AC2E51" w:rsidRPr="0048090B" w:rsidRDefault="002200F3" w:rsidP="00AC2E51">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Pr="0048090B">
              <w:rPr>
                <w:rFonts w:ascii="Times New Roman" w:eastAsia="ＭＳ 明朝" w:hAnsi="Times New Roman" w:cs="Times New Roman"/>
                <w:color w:val="000000"/>
                <w:kern w:val="0"/>
                <w:szCs w:val="21"/>
              </w:rPr>
              <w:t>8</w:t>
            </w:r>
            <w:r w:rsidR="00AC2E51" w:rsidRPr="0048090B">
              <w:rPr>
                <w:rFonts w:ascii="Times New Roman" w:eastAsia="ＭＳ 明朝" w:hAnsi="Times New Roman" w:cs="Times New Roman"/>
                <w:color w:val="000000"/>
                <w:kern w:val="0"/>
                <w:szCs w:val="21"/>
              </w:rPr>
              <w:t>495</w:t>
            </w:r>
          </w:p>
        </w:tc>
        <w:tc>
          <w:tcPr>
            <w:tcW w:w="204" w:type="dxa"/>
            <w:tcBorders>
              <w:top w:val="nil"/>
              <w:left w:val="nil"/>
              <w:bottom w:val="single" w:sz="4" w:space="0" w:color="auto"/>
              <w:right w:val="single" w:sz="4" w:space="0" w:color="auto"/>
            </w:tcBorders>
          </w:tcPr>
          <w:p w14:paraId="5977A902"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C6BBBC5" w14:textId="4925D2B1"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3900</w:t>
            </w:r>
          </w:p>
        </w:tc>
        <w:tc>
          <w:tcPr>
            <w:tcW w:w="1276" w:type="dxa"/>
            <w:tcBorders>
              <w:top w:val="nil"/>
              <w:left w:val="nil"/>
              <w:bottom w:val="single" w:sz="4" w:space="0" w:color="auto"/>
              <w:right w:val="single" w:sz="4" w:space="0" w:color="auto"/>
            </w:tcBorders>
            <w:vAlign w:val="center"/>
          </w:tcPr>
          <w:p w14:paraId="3C0F30E2" w14:textId="5AF42662"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2DD33069" w14:textId="11AAECA0"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6.729</w:t>
            </w:r>
          </w:p>
        </w:tc>
      </w:tr>
      <w:tr w:rsidR="00AC2E51" w:rsidRPr="0048090B" w14:paraId="19C71B3A" w14:textId="07ACDE8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D87BCE"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2550</w:t>
            </w:r>
          </w:p>
        </w:tc>
        <w:tc>
          <w:tcPr>
            <w:tcW w:w="1300" w:type="dxa"/>
            <w:tcBorders>
              <w:top w:val="nil"/>
              <w:left w:val="nil"/>
              <w:bottom w:val="single" w:sz="4" w:space="0" w:color="auto"/>
              <w:right w:val="single" w:sz="4" w:space="0" w:color="auto"/>
            </w:tcBorders>
            <w:shd w:val="clear" w:color="auto" w:fill="auto"/>
            <w:noWrap/>
            <w:vAlign w:val="center"/>
            <w:hideMark/>
          </w:tcPr>
          <w:p w14:paraId="61126F8A"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1B4DFBF1" w14:textId="33831CF4" w:rsidR="00AC2E51" w:rsidRPr="0048090B" w:rsidRDefault="002200F3" w:rsidP="00AC2E51">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AC2E51" w:rsidRPr="0048090B">
              <w:rPr>
                <w:rFonts w:ascii="Times New Roman" w:eastAsia="ＭＳ 明朝" w:hAnsi="Times New Roman" w:cs="Times New Roman"/>
                <w:color w:val="000000"/>
                <w:kern w:val="0"/>
                <w:szCs w:val="21"/>
              </w:rPr>
              <w:t>1699</w:t>
            </w:r>
          </w:p>
        </w:tc>
        <w:tc>
          <w:tcPr>
            <w:tcW w:w="204" w:type="dxa"/>
            <w:tcBorders>
              <w:top w:val="nil"/>
              <w:left w:val="nil"/>
              <w:bottom w:val="single" w:sz="4" w:space="0" w:color="auto"/>
              <w:right w:val="single" w:sz="4" w:space="0" w:color="auto"/>
            </w:tcBorders>
          </w:tcPr>
          <w:p w14:paraId="1F82FD87"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A68F225" w14:textId="09ED050D"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4000</w:t>
            </w:r>
          </w:p>
        </w:tc>
        <w:tc>
          <w:tcPr>
            <w:tcW w:w="1276" w:type="dxa"/>
            <w:tcBorders>
              <w:top w:val="nil"/>
              <w:left w:val="nil"/>
              <w:bottom w:val="single" w:sz="4" w:space="0" w:color="auto"/>
              <w:right w:val="single" w:sz="4" w:space="0" w:color="auto"/>
            </w:tcBorders>
            <w:vAlign w:val="center"/>
          </w:tcPr>
          <w:p w14:paraId="271E738C" w14:textId="1F8134F2"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559" w:type="dxa"/>
            <w:tcBorders>
              <w:top w:val="nil"/>
              <w:left w:val="nil"/>
              <w:bottom w:val="single" w:sz="4" w:space="0" w:color="auto"/>
              <w:right w:val="single" w:sz="4" w:space="0" w:color="auto"/>
            </w:tcBorders>
            <w:vAlign w:val="center"/>
          </w:tcPr>
          <w:p w14:paraId="5643904F" w14:textId="0AB99226"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7.561</w:t>
            </w:r>
          </w:p>
        </w:tc>
      </w:tr>
      <w:tr w:rsidR="00AC2E51" w:rsidRPr="0048090B" w14:paraId="4F3F885C" w14:textId="44A0AE1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6C4F4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2600</w:t>
            </w:r>
          </w:p>
        </w:tc>
        <w:tc>
          <w:tcPr>
            <w:tcW w:w="1300" w:type="dxa"/>
            <w:tcBorders>
              <w:top w:val="nil"/>
              <w:left w:val="nil"/>
              <w:bottom w:val="single" w:sz="4" w:space="0" w:color="auto"/>
              <w:right w:val="single" w:sz="4" w:space="0" w:color="auto"/>
            </w:tcBorders>
            <w:shd w:val="clear" w:color="auto" w:fill="auto"/>
            <w:noWrap/>
            <w:vAlign w:val="center"/>
            <w:hideMark/>
          </w:tcPr>
          <w:p w14:paraId="0429E3AF"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56106D57" w14:textId="71F32F4B" w:rsidR="00AC2E51" w:rsidRPr="0048090B" w:rsidRDefault="002200F3" w:rsidP="00AC2E51">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AC2E51" w:rsidRPr="0048090B">
              <w:rPr>
                <w:rFonts w:ascii="Times New Roman" w:eastAsia="ＭＳ 明朝" w:hAnsi="Times New Roman" w:cs="Times New Roman"/>
                <w:color w:val="000000"/>
                <w:kern w:val="0"/>
                <w:szCs w:val="21"/>
              </w:rPr>
              <w:t>2548</w:t>
            </w:r>
          </w:p>
        </w:tc>
        <w:tc>
          <w:tcPr>
            <w:tcW w:w="204" w:type="dxa"/>
            <w:tcBorders>
              <w:top w:val="nil"/>
              <w:left w:val="nil"/>
              <w:bottom w:val="single" w:sz="4" w:space="0" w:color="auto"/>
              <w:right w:val="single" w:sz="4" w:space="0" w:color="auto"/>
            </w:tcBorders>
          </w:tcPr>
          <w:p w14:paraId="6F770FCB"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98E709E" w14:textId="6A9B6CA5"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4200</w:t>
            </w:r>
          </w:p>
        </w:tc>
        <w:tc>
          <w:tcPr>
            <w:tcW w:w="1276" w:type="dxa"/>
            <w:tcBorders>
              <w:top w:val="nil"/>
              <w:left w:val="nil"/>
              <w:bottom w:val="single" w:sz="4" w:space="0" w:color="auto"/>
              <w:right w:val="single" w:sz="4" w:space="0" w:color="auto"/>
            </w:tcBorders>
            <w:vAlign w:val="center"/>
          </w:tcPr>
          <w:p w14:paraId="18833DD5" w14:textId="13A32F1B"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559" w:type="dxa"/>
            <w:tcBorders>
              <w:top w:val="nil"/>
              <w:left w:val="nil"/>
              <w:bottom w:val="single" w:sz="4" w:space="0" w:color="auto"/>
              <w:right w:val="single" w:sz="4" w:space="0" w:color="auto"/>
            </w:tcBorders>
            <w:vAlign w:val="center"/>
          </w:tcPr>
          <w:p w14:paraId="7DE7E573" w14:textId="7FEA9958"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8.391</w:t>
            </w:r>
          </w:p>
        </w:tc>
      </w:tr>
      <w:tr w:rsidR="00AC2E51" w:rsidRPr="0048090B" w14:paraId="73608983" w14:textId="1300952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5EFE8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2650</w:t>
            </w:r>
          </w:p>
        </w:tc>
        <w:tc>
          <w:tcPr>
            <w:tcW w:w="1300" w:type="dxa"/>
            <w:tcBorders>
              <w:top w:val="nil"/>
              <w:left w:val="nil"/>
              <w:bottom w:val="single" w:sz="4" w:space="0" w:color="auto"/>
              <w:right w:val="single" w:sz="4" w:space="0" w:color="auto"/>
            </w:tcBorders>
            <w:shd w:val="clear" w:color="auto" w:fill="auto"/>
            <w:noWrap/>
            <w:vAlign w:val="center"/>
            <w:hideMark/>
          </w:tcPr>
          <w:p w14:paraId="7E5730FE"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71FF8A10" w14:textId="1EF63998" w:rsidR="00AC2E51" w:rsidRPr="0048090B" w:rsidRDefault="002200F3" w:rsidP="00AC2E51">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AC2E51" w:rsidRPr="0048090B">
              <w:rPr>
                <w:rFonts w:ascii="Times New Roman" w:eastAsia="ＭＳ 明朝" w:hAnsi="Times New Roman" w:cs="Times New Roman"/>
                <w:color w:val="000000"/>
                <w:kern w:val="0"/>
                <w:szCs w:val="21"/>
              </w:rPr>
              <w:t>3397</w:t>
            </w:r>
          </w:p>
        </w:tc>
        <w:tc>
          <w:tcPr>
            <w:tcW w:w="204" w:type="dxa"/>
            <w:tcBorders>
              <w:top w:val="nil"/>
              <w:left w:val="nil"/>
              <w:bottom w:val="single" w:sz="4" w:space="0" w:color="auto"/>
              <w:right w:val="single" w:sz="4" w:space="0" w:color="auto"/>
            </w:tcBorders>
          </w:tcPr>
          <w:p w14:paraId="4FF6976D"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54A4E22" w14:textId="3A80B09D"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4300</w:t>
            </w:r>
          </w:p>
        </w:tc>
        <w:tc>
          <w:tcPr>
            <w:tcW w:w="1276" w:type="dxa"/>
            <w:tcBorders>
              <w:top w:val="nil"/>
              <w:left w:val="nil"/>
              <w:bottom w:val="single" w:sz="4" w:space="0" w:color="auto"/>
              <w:right w:val="single" w:sz="4" w:space="0" w:color="auto"/>
            </w:tcBorders>
            <w:vAlign w:val="center"/>
          </w:tcPr>
          <w:p w14:paraId="4EA45B12" w14:textId="1AD3DEC3"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559" w:type="dxa"/>
            <w:tcBorders>
              <w:top w:val="nil"/>
              <w:left w:val="nil"/>
              <w:bottom w:val="single" w:sz="4" w:space="0" w:color="auto"/>
              <w:right w:val="single" w:sz="4" w:space="0" w:color="auto"/>
            </w:tcBorders>
            <w:vAlign w:val="center"/>
          </w:tcPr>
          <w:p w14:paraId="1246B0E3" w14:textId="22AF309D"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9.219</w:t>
            </w:r>
          </w:p>
        </w:tc>
      </w:tr>
      <w:tr w:rsidR="00AC2E51" w:rsidRPr="0048090B" w14:paraId="01808371" w14:textId="57E9B2C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88509D"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2700</w:t>
            </w:r>
          </w:p>
        </w:tc>
        <w:tc>
          <w:tcPr>
            <w:tcW w:w="1300" w:type="dxa"/>
            <w:tcBorders>
              <w:top w:val="nil"/>
              <w:left w:val="nil"/>
              <w:bottom w:val="single" w:sz="4" w:space="0" w:color="auto"/>
              <w:right w:val="single" w:sz="4" w:space="0" w:color="auto"/>
            </w:tcBorders>
            <w:shd w:val="clear" w:color="auto" w:fill="auto"/>
            <w:noWrap/>
            <w:vAlign w:val="center"/>
            <w:hideMark/>
          </w:tcPr>
          <w:p w14:paraId="5D8971C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7CDE917E" w14:textId="59AE2FE9" w:rsidR="00AC2E51" w:rsidRPr="0048090B" w:rsidRDefault="002200F3" w:rsidP="00AC2E51">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AC2E51" w:rsidRPr="0048090B">
              <w:rPr>
                <w:rFonts w:ascii="Times New Roman" w:eastAsia="ＭＳ 明朝" w:hAnsi="Times New Roman" w:cs="Times New Roman"/>
                <w:color w:val="000000"/>
                <w:kern w:val="0"/>
                <w:szCs w:val="21"/>
              </w:rPr>
              <w:t>4245</w:t>
            </w:r>
          </w:p>
        </w:tc>
        <w:tc>
          <w:tcPr>
            <w:tcW w:w="204" w:type="dxa"/>
            <w:tcBorders>
              <w:top w:val="nil"/>
              <w:left w:val="nil"/>
              <w:bottom w:val="single" w:sz="4" w:space="0" w:color="auto"/>
              <w:right w:val="single" w:sz="4" w:space="0" w:color="auto"/>
            </w:tcBorders>
          </w:tcPr>
          <w:p w14:paraId="73AE80CC"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6EA2CB" w14:textId="0BFAFE02"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4400</w:t>
            </w:r>
          </w:p>
        </w:tc>
        <w:tc>
          <w:tcPr>
            <w:tcW w:w="1276" w:type="dxa"/>
            <w:tcBorders>
              <w:top w:val="nil"/>
              <w:left w:val="nil"/>
              <w:bottom w:val="single" w:sz="4" w:space="0" w:color="auto"/>
              <w:right w:val="single" w:sz="4" w:space="0" w:color="auto"/>
            </w:tcBorders>
            <w:vAlign w:val="center"/>
          </w:tcPr>
          <w:p w14:paraId="0A680BF5" w14:textId="128DB6C5"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559" w:type="dxa"/>
            <w:tcBorders>
              <w:top w:val="nil"/>
              <w:left w:val="nil"/>
              <w:bottom w:val="single" w:sz="4" w:space="0" w:color="auto"/>
              <w:right w:val="single" w:sz="4" w:space="0" w:color="auto"/>
            </w:tcBorders>
            <w:vAlign w:val="center"/>
          </w:tcPr>
          <w:p w14:paraId="549F710C" w14:textId="79850953"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04</w:t>
            </w:r>
          </w:p>
        </w:tc>
      </w:tr>
      <w:tr w:rsidR="00AC2E51" w:rsidRPr="0048090B" w14:paraId="68522C63" w14:textId="66ABB6A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3F327C"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3000</w:t>
            </w:r>
          </w:p>
        </w:tc>
        <w:tc>
          <w:tcPr>
            <w:tcW w:w="1300" w:type="dxa"/>
            <w:tcBorders>
              <w:top w:val="nil"/>
              <w:left w:val="nil"/>
              <w:bottom w:val="single" w:sz="4" w:space="0" w:color="auto"/>
              <w:right w:val="single" w:sz="4" w:space="0" w:color="auto"/>
            </w:tcBorders>
            <w:shd w:val="clear" w:color="auto" w:fill="auto"/>
            <w:noWrap/>
            <w:vAlign w:val="center"/>
            <w:hideMark/>
          </w:tcPr>
          <w:p w14:paraId="25808DE0"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4FCF8C9C" w14:textId="2AAAAC4F" w:rsidR="00AC2E51" w:rsidRPr="0048090B" w:rsidRDefault="002200F3" w:rsidP="00AC2E51">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AC2E51" w:rsidRPr="0048090B">
              <w:rPr>
                <w:rFonts w:ascii="Times New Roman" w:eastAsia="ＭＳ 明朝" w:hAnsi="Times New Roman" w:cs="Times New Roman"/>
                <w:color w:val="000000"/>
                <w:kern w:val="0"/>
                <w:szCs w:val="21"/>
              </w:rPr>
              <w:t>8485</w:t>
            </w:r>
          </w:p>
        </w:tc>
        <w:tc>
          <w:tcPr>
            <w:tcW w:w="204" w:type="dxa"/>
            <w:tcBorders>
              <w:top w:val="nil"/>
              <w:left w:val="nil"/>
              <w:bottom w:val="single" w:sz="4" w:space="0" w:color="auto"/>
              <w:right w:val="single" w:sz="4" w:space="0" w:color="auto"/>
            </w:tcBorders>
          </w:tcPr>
          <w:p w14:paraId="0CC3F936"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C3EE162" w14:textId="1B14D3C7"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4500</w:t>
            </w:r>
          </w:p>
        </w:tc>
        <w:tc>
          <w:tcPr>
            <w:tcW w:w="1276" w:type="dxa"/>
            <w:tcBorders>
              <w:top w:val="nil"/>
              <w:left w:val="nil"/>
              <w:bottom w:val="single" w:sz="4" w:space="0" w:color="auto"/>
              <w:right w:val="single" w:sz="4" w:space="0" w:color="auto"/>
            </w:tcBorders>
            <w:vAlign w:val="center"/>
          </w:tcPr>
          <w:p w14:paraId="4359556D" w14:textId="5989B297"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559" w:type="dxa"/>
            <w:tcBorders>
              <w:top w:val="nil"/>
              <w:left w:val="nil"/>
              <w:bottom w:val="single" w:sz="4" w:space="0" w:color="auto"/>
              <w:right w:val="single" w:sz="4" w:space="0" w:color="auto"/>
            </w:tcBorders>
            <w:vAlign w:val="center"/>
          </w:tcPr>
          <w:p w14:paraId="552F14EE" w14:textId="1D2CD0EC"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87</w:t>
            </w:r>
          </w:p>
        </w:tc>
      </w:tr>
      <w:tr w:rsidR="00AC2E51" w:rsidRPr="0048090B" w14:paraId="3BBD0C65" w14:textId="43EFF10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37DCB80"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3100</w:t>
            </w:r>
          </w:p>
        </w:tc>
        <w:tc>
          <w:tcPr>
            <w:tcW w:w="1300" w:type="dxa"/>
            <w:tcBorders>
              <w:top w:val="nil"/>
              <w:left w:val="nil"/>
              <w:bottom w:val="single" w:sz="4" w:space="0" w:color="auto"/>
              <w:right w:val="single" w:sz="4" w:space="0" w:color="auto"/>
            </w:tcBorders>
            <w:shd w:val="clear" w:color="auto" w:fill="auto"/>
            <w:noWrap/>
            <w:vAlign w:val="center"/>
            <w:hideMark/>
          </w:tcPr>
          <w:p w14:paraId="7BF4B8CD"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76627F5D" w14:textId="70A11E13"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1.272</w:t>
            </w:r>
          </w:p>
        </w:tc>
        <w:tc>
          <w:tcPr>
            <w:tcW w:w="204" w:type="dxa"/>
            <w:tcBorders>
              <w:top w:val="nil"/>
              <w:left w:val="nil"/>
              <w:bottom w:val="single" w:sz="4" w:space="0" w:color="auto"/>
              <w:right w:val="single" w:sz="4" w:space="0" w:color="auto"/>
            </w:tcBorders>
          </w:tcPr>
          <w:p w14:paraId="1727CC55"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F104446" w14:textId="485461EB"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4600</w:t>
            </w:r>
          </w:p>
        </w:tc>
        <w:tc>
          <w:tcPr>
            <w:tcW w:w="1276" w:type="dxa"/>
            <w:tcBorders>
              <w:top w:val="nil"/>
              <w:left w:val="nil"/>
              <w:bottom w:val="single" w:sz="4" w:space="0" w:color="auto"/>
              <w:right w:val="single" w:sz="4" w:space="0" w:color="auto"/>
            </w:tcBorders>
            <w:vAlign w:val="center"/>
          </w:tcPr>
          <w:p w14:paraId="5E181B14" w14:textId="115BD166"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559" w:type="dxa"/>
            <w:tcBorders>
              <w:top w:val="nil"/>
              <w:left w:val="nil"/>
              <w:bottom w:val="single" w:sz="4" w:space="0" w:color="auto"/>
              <w:right w:val="single" w:sz="4" w:space="0" w:color="auto"/>
            </w:tcBorders>
            <w:vAlign w:val="center"/>
          </w:tcPr>
          <w:p w14:paraId="5DD3AC99" w14:textId="06434016"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69</w:t>
            </w:r>
          </w:p>
        </w:tc>
      </w:tr>
      <w:tr w:rsidR="00AC2E51" w:rsidRPr="0048090B" w14:paraId="4A76E1FB" w14:textId="646466C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E915109"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3200</w:t>
            </w:r>
          </w:p>
        </w:tc>
        <w:tc>
          <w:tcPr>
            <w:tcW w:w="1300" w:type="dxa"/>
            <w:tcBorders>
              <w:top w:val="nil"/>
              <w:left w:val="nil"/>
              <w:bottom w:val="single" w:sz="4" w:space="0" w:color="auto"/>
              <w:right w:val="single" w:sz="4" w:space="0" w:color="auto"/>
            </w:tcBorders>
            <w:shd w:val="clear" w:color="auto" w:fill="auto"/>
            <w:noWrap/>
            <w:vAlign w:val="center"/>
            <w:hideMark/>
          </w:tcPr>
          <w:p w14:paraId="07DEB80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06461A98" w14:textId="700BB4C3"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1.695</w:t>
            </w:r>
          </w:p>
        </w:tc>
        <w:tc>
          <w:tcPr>
            <w:tcW w:w="204" w:type="dxa"/>
            <w:tcBorders>
              <w:top w:val="nil"/>
              <w:left w:val="nil"/>
              <w:bottom w:val="single" w:sz="4" w:space="0" w:color="auto"/>
              <w:right w:val="single" w:sz="4" w:space="0" w:color="auto"/>
            </w:tcBorders>
          </w:tcPr>
          <w:p w14:paraId="1C3B9B27"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955E3E2" w14:textId="2A546E2C"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4700</w:t>
            </w:r>
          </w:p>
        </w:tc>
        <w:tc>
          <w:tcPr>
            <w:tcW w:w="1276" w:type="dxa"/>
            <w:tcBorders>
              <w:top w:val="nil"/>
              <w:left w:val="nil"/>
              <w:bottom w:val="single" w:sz="4" w:space="0" w:color="auto"/>
              <w:right w:val="single" w:sz="4" w:space="0" w:color="auto"/>
            </w:tcBorders>
            <w:vAlign w:val="center"/>
          </w:tcPr>
          <w:p w14:paraId="3F141863" w14:textId="74CE1A7D"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559" w:type="dxa"/>
            <w:tcBorders>
              <w:top w:val="nil"/>
              <w:left w:val="nil"/>
              <w:bottom w:val="single" w:sz="4" w:space="0" w:color="auto"/>
              <w:right w:val="single" w:sz="4" w:space="0" w:color="auto"/>
            </w:tcBorders>
            <w:vAlign w:val="center"/>
          </w:tcPr>
          <w:p w14:paraId="00F86C27" w14:textId="1B8BF242"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51</w:t>
            </w:r>
          </w:p>
        </w:tc>
      </w:tr>
      <w:tr w:rsidR="00AC2E51" w:rsidRPr="0048090B" w14:paraId="300EDC41" w14:textId="7AC5C5E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C82CD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3300</w:t>
            </w:r>
          </w:p>
        </w:tc>
        <w:tc>
          <w:tcPr>
            <w:tcW w:w="1300" w:type="dxa"/>
            <w:tcBorders>
              <w:top w:val="nil"/>
              <w:left w:val="nil"/>
              <w:bottom w:val="single" w:sz="4" w:space="0" w:color="auto"/>
              <w:right w:val="single" w:sz="4" w:space="0" w:color="auto"/>
            </w:tcBorders>
            <w:shd w:val="clear" w:color="auto" w:fill="auto"/>
            <w:noWrap/>
            <w:vAlign w:val="center"/>
            <w:hideMark/>
          </w:tcPr>
          <w:p w14:paraId="136CA845"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4A801E15" w14:textId="0C229268"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2.117</w:t>
            </w:r>
          </w:p>
        </w:tc>
        <w:tc>
          <w:tcPr>
            <w:tcW w:w="204" w:type="dxa"/>
            <w:tcBorders>
              <w:top w:val="nil"/>
              <w:left w:val="nil"/>
              <w:bottom w:val="single" w:sz="4" w:space="0" w:color="auto"/>
              <w:right w:val="single" w:sz="4" w:space="0" w:color="auto"/>
            </w:tcBorders>
          </w:tcPr>
          <w:p w14:paraId="033E4FB4"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FCD8792" w14:textId="5FB70B0A"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4800</w:t>
            </w:r>
          </w:p>
        </w:tc>
        <w:tc>
          <w:tcPr>
            <w:tcW w:w="1276" w:type="dxa"/>
            <w:tcBorders>
              <w:top w:val="nil"/>
              <w:left w:val="nil"/>
              <w:bottom w:val="single" w:sz="4" w:space="0" w:color="auto"/>
              <w:right w:val="single" w:sz="4" w:space="0" w:color="auto"/>
            </w:tcBorders>
            <w:vAlign w:val="center"/>
          </w:tcPr>
          <w:p w14:paraId="5AD6A86E" w14:textId="13DCD808"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559" w:type="dxa"/>
            <w:tcBorders>
              <w:top w:val="nil"/>
              <w:left w:val="nil"/>
              <w:bottom w:val="single" w:sz="4" w:space="0" w:color="auto"/>
              <w:right w:val="single" w:sz="4" w:space="0" w:color="auto"/>
            </w:tcBorders>
            <w:vAlign w:val="center"/>
          </w:tcPr>
          <w:p w14:paraId="78086D3B" w14:textId="008C6E92"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33</w:t>
            </w:r>
          </w:p>
        </w:tc>
      </w:tr>
      <w:tr w:rsidR="00AC2E51" w:rsidRPr="0048090B" w14:paraId="56897347" w14:textId="139AADA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246E2C"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3400</w:t>
            </w:r>
          </w:p>
        </w:tc>
        <w:tc>
          <w:tcPr>
            <w:tcW w:w="1300" w:type="dxa"/>
            <w:tcBorders>
              <w:top w:val="nil"/>
              <w:left w:val="nil"/>
              <w:bottom w:val="single" w:sz="4" w:space="0" w:color="auto"/>
              <w:right w:val="single" w:sz="4" w:space="0" w:color="auto"/>
            </w:tcBorders>
            <w:shd w:val="clear" w:color="auto" w:fill="auto"/>
            <w:noWrap/>
            <w:vAlign w:val="center"/>
            <w:hideMark/>
          </w:tcPr>
          <w:p w14:paraId="21A36F8B"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15FAEE02" w14:textId="2557531C"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2.539</w:t>
            </w:r>
          </w:p>
        </w:tc>
        <w:tc>
          <w:tcPr>
            <w:tcW w:w="204" w:type="dxa"/>
            <w:tcBorders>
              <w:top w:val="nil"/>
              <w:left w:val="nil"/>
              <w:bottom w:val="single" w:sz="4" w:space="0" w:color="auto"/>
              <w:right w:val="single" w:sz="4" w:space="0" w:color="auto"/>
            </w:tcBorders>
          </w:tcPr>
          <w:p w14:paraId="4086ECF0"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A768C05" w14:textId="1CCA00B2"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4900</w:t>
            </w:r>
          </w:p>
        </w:tc>
        <w:tc>
          <w:tcPr>
            <w:tcW w:w="1276" w:type="dxa"/>
            <w:tcBorders>
              <w:top w:val="nil"/>
              <w:left w:val="nil"/>
              <w:bottom w:val="single" w:sz="4" w:space="0" w:color="auto"/>
              <w:right w:val="single" w:sz="4" w:space="0" w:color="auto"/>
            </w:tcBorders>
            <w:vAlign w:val="center"/>
          </w:tcPr>
          <w:p w14:paraId="20E67848" w14:textId="110E4AA7"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559" w:type="dxa"/>
            <w:tcBorders>
              <w:top w:val="nil"/>
              <w:left w:val="nil"/>
              <w:bottom w:val="single" w:sz="4" w:space="0" w:color="auto"/>
              <w:right w:val="single" w:sz="4" w:space="0" w:color="auto"/>
            </w:tcBorders>
            <w:vAlign w:val="center"/>
          </w:tcPr>
          <w:p w14:paraId="44A11B2D" w14:textId="648967CD"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14</w:t>
            </w:r>
          </w:p>
        </w:tc>
      </w:tr>
      <w:tr w:rsidR="00AC2E51" w:rsidRPr="0048090B" w14:paraId="5321AB80" w14:textId="2F80B9A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185F9A"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3500</w:t>
            </w:r>
          </w:p>
        </w:tc>
        <w:tc>
          <w:tcPr>
            <w:tcW w:w="1300" w:type="dxa"/>
            <w:tcBorders>
              <w:top w:val="nil"/>
              <w:left w:val="nil"/>
              <w:bottom w:val="single" w:sz="4" w:space="0" w:color="auto"/>
              <w:right w:val="single" w:sz="4" w:space="0" w:color="auto"/>
            </w:tcBorders>
            <w:shd w:val="clear" w:color="auto" w:fill="auto"/>
            <w:noWrap/>
            <w:vAlign w:val="center"/>
            <w:hideMark/>
          </w:tcPr>
          <w:p w14:paraId="2C189DF8"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
          <w:p w14:paraId="4770F2DC" w14:textId="221C1CE9"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3.381</w:t>
            </w:r>
          </w:p>
        </w:tc>
        <w:tc>
          <w:tcPr>
            <w:tcW w:w="204" w:type="dxa"/>
            <w:tcBorders>
              <w:top w:val="nil"/>
              <w:left w:val="nil"/>
              <w:bottom w:val="single" w:sz="4" w:space="0" w:color="auto"/>
              <w:right w:val="single" w:sz="4" w:space="0" w:color="auto"/>
            </w:tcBorders>
          </w:tcPr>
          <w:p w14:paraId="73DE5376"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4C4723" w14:textId="47D6654D"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5000</w:t>
            </w:r>
          </w:p>
        </w:tc>
        <w:tc>
          <w:tcPr>
            <w:tcW w:w="1276" w:type="dxa"/>
            <w:tcBorders>
              <w:top w:val="nil"/>
              <w:left w:val="nil"/>
              <w:bottom w:val="single" w:sz="4" w:space="0" w:color="auto"/>
              <w:right w:val="single" w:sz="4" w:space="0" w:color="auto"/>
            </w:tcBorders>
            <w:vAlign w:val="center"/>
          </w:tcPr>
          <w:p w14:paraId="6451B4F2" w14:textId="1B0DD358"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559" w:type="dxa"/>
            <w:tcBorders>
              <w:top w:val="nil"/>
              <w:left w:val="nil"/>
              <w:bottom w:val="single" w:sz="4" w:space="0" w:color="auto"/>
              <w:right w:val="single" w:sz="4" w:space="0" w:color="auto"/>
            </w:tcBorders>
            <w:vAlign w:val="center"/>
          </w:tcPr>
          <w:p w14:paraId="2D97A0B3" w14:textId="4923A839"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96</w:t>
            </w:r>
          </w:p>
        </w:tc>
      </w:tr>
      <w:tr w:rsidR="00AC2E51" w:rsidRPr="0048090B" w14:paraId="14F37EE7" w14:textId="6F4F0AF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BD3593"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3600</w:t>
            </w:r>
          </w:p>
        </w:tc>
        <w:tc>
          <w:tcPr>
            <w:tcW w:w="1300" w:type="dxa"/>
            <w:tcBorders>
              <w:top w:val="nil"/>
              <w:left w:val="nil"/>
              <w:bottom w:val="single" w:sz="4" w:space="0" w:color="auto"/>
              <w:right w:val="single" w:sz="4" w:space="0" w:color="auto"/>
            </w:tcBorders>
            <w:shd w:val="clear" w:color="auto" w:fill="auto"/>
            <w:noWrap/>
            <w:vAlign w:val="center"/>
            <w:hideMark/>
          </w:tcPr>
          <w:p w14:paraId="6EBD2DB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06" w:type="dxa"/>
            <w:tcBorders>
              <w:top w:val="nil"/>
              <w:left w:val="nil"/>
              <w:bottom w:val="single" w:sz="4" w:space="0" w:color="auto"/>
              <w:right w:val="single" w:sz="4" w:space="0" w:color="auto"/>
            </w:tcBorders>
            <w:shd w:val="clear" w:color="auto" w:fill="auto"/>
            <w:noWrap/>
            <w:vAlign w:val="center"/>
            <w:hideMark/>
          </w:tcPr>
          <w:p w14:paraId="6A8F4268" w14:textId="2B8DD1EA"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4.222</w:t>
            </w:r>
          </w:p>
        </w:tc>
        <w:tc>
          <w:tcPr>
            <w:tcW w:w="204" w:type="dxa"/>
            <w:tcBorders>
              <w:top w:val="nil"/>
              <w:left w:val="nil"/>
              <w:bottom w:val="single" w:sz="4" w:space="0" w:color="auto"/>
              <w:right w:val="single" w:sz="4" w:space="0" w:color="auto"/>
            </w:tcBorders>
          </w:tcPr>
          <w:p w14:paraId="000BC3AC"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05557BC" w14:textId="1AB062AB"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5100</w:t>
            </w:r>
          </w:p>
        </w:tc>
        <w:tc>
          <w:tcPr>
            <w:tcW w:w="1276" w:type="dxa"/>
            <w:tcBorders>
              <w:top w:val="nil"/>
              <w:left w:val="nil"/>
              <w:bottom w:val="single" w:sz="4" w:space="0" w:color="auto"/>
              <w:right w:val="single" w:sz="4" w:space="0" w:color="auto"/>
            </w:tcBorders>
            <w:vAlign w:val="center"/>
          </w:tcPr>
          <w:p w14:paraId="5513A0E9" w14:textId="753E40F9"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559" w:type="dxa"/>
            <w:tcBorders>
              <w:top w:val="nil"/>
              <w:left w:val="nil"/>
              <w:bottom w:val="single" w:sz="4" w:space="0" w:color="auto"/>
              <w:right w:val="single" w:sz="4" w:space="0" w:color="auto"/>
            </w:tcBorders>
            <w:vAlign w:val="center"/>
          </w:tcPr>
          <w:p w14:paraId="6D10EDC6" w14:textId="3465C367"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hint="eastAsia"/>
                <w:color w:val="000000"/>
                <w:kern w:val="0"/>
                <w:szCs w:val="21"/>
              </w:rPr>
              <w:t>7</w:t>
            </w:r>
            <w:r w:rsidRPr="0048090B">
              <w:rPr>
                <w:rFonts w:ascii="Times New Roman" w:eastAsia="ＭＳ 明朝" w:hAnsi="Times New Roman" w:cs="Times New Roman"/>
                <w:color w:val="000000"/>
                <w:kern w:val="0"/>
                <w:szCs w:val="21"/>
              </w:rPr>
              <w:t>7</w:t>
            </w:r>
          </w:p>
        </w:tc>
      </w:tr>
      <w:tr w:rsidR="00AC2E51" w:rsidRPr="0048090B" w14:paraId="705B6F4C" w14:textId="59B7554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C5825B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3700</w:t>
            </w:r>
          </w:p>
        </w:tc>
        <w:tc>
          <w:tcPr>
            <w:tcW w:w="1300" w:type="dxa"/>
            <w:tcBorders>
              <w:top w:val="nil"/>
              <w:left w:val="nil"/>
              <w:bottom w:val="single" w:sz="4" w:space="0" w:color="auto"/>
              <w:right w:val="single" w:sz="4" w:space="0" w:color="auto"/>
            </w:tcBorders>
            <w:shd w:val="clear" w:color="auto" w:fill="auto"/>
            <w:noWrap/>
            <w:vAlign w:val="center"/>
            <w:hideMark/>
          </w:tcPr>
          <w:p w14:paraId="3CAB56AA"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06" w:type="dxa"/>
            <w:tcBorders>
              <w:top w:val="nil"/>
              <w:left w:val="nil"/>
              <w:bottom w:val="single" w:sz="4" w:space="0" w:color="auto"/>
              <w:right w:val="single" w:sz="4" w:space="0" w:color="auto"/>
            </w:tcBorders>
            <w:shd w:val="clear" w:color="auto" w:fill="auto"/>
            <w:noWrap/>
            <w:vAlign w:val="center"/>
            <w:hideMark/>
          </w:tcPr>
          <w:p w14:paraId="14287D4B" w14:textId="7ABACB7B"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5.060</w:t>
            </w:r>
          </w:p>
        </w:tc>
        <w:tc>
          <w:tcPr>
            <w:tcW w:w="204" w:type="dxa"/>
            <w:tcBorders>
              <w:top w:val="nil"/>
              <w:left w:val="nil"/>
              <w:bottom w:val="single" w:sz="4" w:space="0" w:color="auto"/>
              <w:right w:val="single" w:sz="4" w:space="0" w:color="auto"/>
            </w:tcBorders>
          </w:tcPr>
          <w:p w14:paraId="317A82BB"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701E177" w14:textId="01DC3CFB"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5200</w:t>
            </w:r>
          </w:p>
        </w:tc>
        <w:tc>
          <w:tcPr>
            <w:tcW w:w="1276" w:type="dxa"/>
            <w:tcBorders>
              <w:top w:val="nil"/>
              <w:left w:val="nil"/>
              <w:bottom w:val="single" w:sz="4" w:space="0" w:color="auto"/>
              <w:right w:val="single" w:sz="4" w:space="0" w:color="auto"/>
            </w:tcBorders>
            <w:vAlign w:val="center"/>
          </w:tcPr>
          <w:p w14:paraId="1E33949C" w14:textId="44BE2581"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559" w:type="dxa"/>
            <w:tcBorders>
              <w:top w:val="nil"/>
              <w:left w:val="nil"/>
              <w:bottom w:val="single" w:sz="4" w:space="0" w:color="auto"/>
              <w:right w:val="single" w:sz="4" w:space="0" w:color="auto"/>
            </w:tcBorders>
            <w:vAlign w:val="center"/>
          </w:tcPr>
          <w:p w14:paraId="3BD8DA3F" w14:textId="4E6E9387"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58</w:t>
            </w:r>
          </w:p>
        </w:tc>
      </w:tr>
    </w:tbl>
    <w:p w14:paraId="5450522C" w14:textId="77777777" w:rsidR="0061751B" w:rsidRPr="0048090B" w:rsidRDefault="0061751B" w:rsidP="00B9362F">
      <w:pPr>
        <w:widowControl/>
        <w:rPr>
          <w:rFonts w:ascii="Times New Roman" w:eastAsia="ＭＳ 明朝" w:hAnsi="Times New Roman" w:cs="Times New Roman"/>
          <w:szCs w:val="21"/>
        </w:rPr>
      </w:pPr>
    </w:p>
    <w:p w14:paraId="779025D3" w14:textId="55A13C1F" w:rsidR="00505E7A" w:rsidRPr="0048090B" w:rsidRDefault="00505E7A"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97" w:name="_Toc126851025"/>
      <w:r w:rsidRPr="0048090B">
        <w:rPr>
          <w:rStyle w:val="normaltextrun"/>
          <w:rFonts w:ascii="Times New Roman" w:eastAsia="ＭＳ 明朝" w:hAnsi="Times New Roman" w:cs="Times New Roman"/>
          <w:sz w:val="21"/>
          <w:szCs w:val="21"/>
        </w:rPr>
        <w:t>220906CP_naf10μL</w:t>
      </w:r>
      <w:r w:rsidR="00DD4288" w:rsidRPr="0048090B">
        <w:rPr>
          <w:rFonts w:ascii="Times New Roman" w:eastAsia="ＭＳ 明朝" w:hAnsi="Times New Roman" w:cs="Times New Roman"/>
          <w:color w:val="000000" w:themeColor="text1"/>
          <w:sz w:val="21"/>
          <w:szCs w:val="21"/>
        </w:rPr>
        <w:t>_2</w:t>
      </w:r>
      <w:r w:rsidRPr="0048090B">
        <w:rPr>
          <w:rFonts w:ascii="Times New Roman" w:eastAsia="ＭＳ 明朝" w:hAnsi="Times New Roman" w:cs="Times New Roman"/>
          <w:color w:val="000000" w:themeColor="text1"/>
          <w:sz w:val="21"/>
          <w:szCs w:val="21"/>
        </w:rPr>
        <w:t>_2</w:t>
      </w:r>
      <w:r w:rsidRPr="0048090B">
        <w:rPr>
          <w:rFonts w:ascii="Times New Roman" w:eastAsia="ＭＳ 明朝" w:hAnsi="Times New Roman" w:cs="Times New Roman"/>
          <w:color w:val="000000" w:themeColor="text1"/>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997"/>
    </w:p>
    <w:p w14:paraId="7007FACC" w14:textId="77777777" w:rsidR="00505E7A" w:rsidRPr="0048090B" w:rsidRDefault="00505E7A" w:rsidP="00B9362F">
      <w:pPr>
        <w:pStyle w:val="a4"/>
        <w:widowControl/>
        <w:numPr>
          <w:ilvl w:val="0"/>
          <w:numId w:val="38"/>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7D2D5AB8" w14:textId="77777777" w:rsidR="00505E7A" w:rsidRPr="0048090B" w:rsidRDefault="00505E7A" w:rsidP="00B9362F">
      <w:pPr>
        <w:pStyle w:val="a4"/>
        <w:widowControl/>
        <w:numPr>
          <w:ilvl w:val="0"/>
          <w:numId w:val="3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4FFE335D" w14:textId="5DC5E7E4" w:rsidR="00505E7A" w:rsidRPr="0048090B" w:rsidRDefault="00505E7A" w:rsidP="00B9362F">
      <w:pPr>
        <w:pStyle w:val="a4"/>
        <w:widowControl/>
        <w:numPr>
          <w:ilvl w:val="0"/>
          <w:numId w:val="3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1.2245 g(0.07 mM)</w:t>
      </w:r>
      <w:r w:rsidRPr="0048090B">
        <w:rPr>
          <w:rStyle w:val="normaltextrun"/>
          <w:rFonts w:ascii="Times New Roman" w:eastAsia="ＭＳ 明朝" w:hAnsi="Times New Roman" w:cs="Times New Roman"/>
          <w:szCs w:val="21"/>
        </w:rPr>
        <w:t>に</w:t>
      </w:r>
      <w:r w:rsidR="008755C5" w:rsidRPr="0048090B">
        <w:rPr>
          <w:rStyle w:val="normaltextrun"/>
          <w:rFonts w:ascii="Times New Roman" w:eastAsia="ＭＳ 明朝" w:hAnsi="Times New Roman" w:cs="Times New Roman"/>
          <w:szCs w:val="21"/>
        </w:rPr>
        <w:t>0.1 M</w:t>
      </w:r>
      <w:r w:rsidR="008755C5"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6054DA0" w14:textId="77777777" w:rsidR="00505E7A" w:rsidRPr="0048090B" w:rsidRDefault="00505E7A" w:rsidP="00B9362F">
      <w:pPr>
        <w:pStyle w:val="a4"/>
        <w:widowControl/>
        <w:numPr>
          <w:ilvl w:val="0"/>
          <w:numId w:val="3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47FE0F8" w14:textId="77777777" w:rsidR="00505E7A" w:rsidRPr="0048090B" w:rsidRDefault="00505E7A" w:rsidP="00B9362F">
      <w:pPr>
        <w:pStyle w:val="a4"/>
        <w:widowControl/>
        <w:numPr>
          <w:ilvl w:val="0"/>
          <w:numId w:val="38"/>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lastRenderedPageBreak/>
        <w:t>スターラーによる撹拌を伴い測定した。</w:t>
      </w:r>
    </w:p>
    <w:p w14:paraId="68E66EDF" w14:textId="3C380B24" w:rsidR="00505E7A" w:rsidRPr="0048090B" w:rsidRDefault="00B22439" w:rsidP="00B9362F">
      <w:pPr>
        <w:pStyle w:val="a4"/>
        <w:widowControl/>
        <w:numPr>
          <w:ilvl w:val="0"/>
          <w:numId w:val="38"/>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505E7A" w:rsidRPr="0048090B">
        <w:rPr>
          <w:rFonts w:ascii="Times New Roman" w:eastAsia="ＭＳ 明朝" w:hAnsi="Times New Roman" w:cs="Times New Roman"/>
          <w:szCs w:val="21"/>
        </w:rPr>
        <w:t>の溶液をマイクロピペットで連続的に加えた。</w:t>
      </w:r>
    </w:p>
    <w:p w14:paraId="6B3846B0" w14:textId="77777777" w:rsidR="00505E7A" w:rsidRPr="0048090B" w:rsidRDefault="00505E7A"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46DFEEB7" w14:textId="77777777" w:rsidR="005843DF" w:rsidRPr="0048090B" w:rsidRDefault="005843DF" w:rsidP="00B9362F">
      <w:pPr>
        <w:widowControl/>
        <w:rPr>
          <w:rFonts w:ascii="Times New Roman" w:eastAsia="ＭＳ 明朝" w:hAnsi="Times New Roman" w:cs="Times New Roman"/>
          <w:szCs w:val="21"/>
        </w:rPr>
      </w:pPr>
    </w:p>
    <w:p w14:paraId="0AF8370C" w14:textId="3C0E0D72" w:rsidR="00505E7A" w:rsidRPr="0048090B" w:rsidRDefault="00505E7A"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7D656F" w:rsidRPr="0048090B">
        <w:rPr>
          <w:rFonts w:ascii="Times New Roman" w:eastAsia="ＭＳ 明朝" w:hAnsi="Times New Roman" w:cs="Times New Roman"/>
          <w:szCs w:val="21"/>
        </w:rPr>
        <w:t>5</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214"/>
        <w:gridCol w:w="1417"/>
        <w:gridCol w:w="1559"/>
      </w:tblGrid>
      <w:tr w:rsidR="00E738A3" w:rsidRPr="0048090B" w14:paraId="72C00A44" w14:textId="3353E61A"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077AD2" w14:textId="77777777" w:rsidR="00E738A3" w:rsidRPr="0048090B" w:rsidRDefault="00E738A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0FF8B2D" w14:textId="77777777" w:rsidR="00E738A3" w:rsidRPr="0048090B" w:rsidRDefault="00E738A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168B22BA" w14:textId="77777777" w:rsidR="00E738A3" w:rsidRPr="0048090B" w:rsidRDefault="00E738A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196A80E2" w14:textId="77777777" w:rsidR="00360189" w:rsidRPr="0048090B" w:rsidRDefault="00360189" w:rsidP="00360189">
            <w:pPr>
              <w:widowControl/>
              <w:rPr>
                <w:rFonts w:ascii="Times New Roman" w:eastAsia="ＭＳ 明朝" w:hAnsi="Times New Roman" w:cs="Times New Roman"/>
                <w:color w:val="000000"/>
                <w:kern w:val="0"/>
                <w:szCs w:val="21"/>
              </w:rPr>
            </w:pPr>
          </w:p>
        </w:tc>
        <w:tc>
          <w:tcPr>
            <w:tcW w:w="1214" w:type="dxa"/>
            <w:tcBorders>
              <w:top w:val="single" w:sz="4" w:space="0" w:color="auto"/>
              <w:left w:val="nil"/>
              <w:bottom w:val="single" w:sz="4" w:space="0" w:color="auto"/>
              <w:right w:val="single" w:sz="4" w:space="0" w:color="auto"/>
            </w:tcBorders>
            <w:vAlign w:val="center"/>
          </w:tcPr>
          <w:p w14:paraId="249B83AA" w14:textId="2D09BF9A" w:rsidR="00360189" w:rsidRPr="0048090B" w:rsidRDefault="00360189" w:rsidP="00360189">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417" w:type="dxa"/>
            <w:tcBorders>
              <w:top w:val="single" w:sz="4" w:space="0" w:color="auto"/>
              <w:left w:val="nil"/>
              <w:bottom w:val="single" w:sz="4" w:space="0" w:color="auto"/>
              <w:right w:val="single" w:sz="4" w:space="0" w:color="auto"/>
            </w:tcBorders>
            <w:vAlign w:val="center"/>
          </w:tcPr>
          <w:p w14:paraId="7D16E799" w14:textId="6A0846D1" w:rsidR="00360189" w:rsidRPr="0048090B" w:rsidRDefault="00360189" w:rsidP="00360189">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72BFC66D" w14:textId="5A91B1E4" w:rsidR="00360189" w:rsidRPr="0048090B" w:rsidRDefault="00360189" w:rsidP="00360189">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E738A3" w:rsidRPr="0048090B" w14:paraId="67ECC367" w14:textId="0F71890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C56C498" w14:textId="0C5E0254" w:rsidR="00E738A3" w:rsidRPr="0048090B" w:rsidRDefault="00E738A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E73A2">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300" w:type="dxa"/>
            <w:tcBorders>
              <w:top w:val="nil"/>
              <w:left w:val="nil"/>
              <w:bottom w:val="single" w:sz="4" w:space="0" w:color="auto"/>
              <w:right w:val="single" w:sz="4" w:space="0" w:color="auto"/>
            </w:tcBorders>
            <w:shd w:val="clear" w:color="auto" w:fill="auto"/>
            <w:noWrap/>
            <w:vAlign w:val="center"/>
            <w:hideMark/>
          </w:tcPr>
          <w:p w14:paraId="37C0D8A8" w14:textId="77777777" w:rsidR="00E738A3" w:rsidRPr="0048090B" w:rsidRDefault="00E738A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7C446BE9" w14:textId="65AC2C15" w:rsidR="00E738A3" w:rsidRPr="0048090B" w:rsidRDefault="00E738A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E73A2">
              <w:rPr>
                <w:rFonts w:ascii="Times New Roman" w:eastAsia="ＭＳ 明朝" w:hAnsi="Times New Roman" w:cs="Times New Roman"/>
                <w:color w:val="000000"/>
                <w:kern w:val="0"/>
                <w:szCs w:val="21"/>
              </w:rPr>
              <w:t>m</w:t>
            </w:r>
            <w:r w:rsidR="00360189"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4CD8D3F9" w14:textId="77777777" w:rsidR="00360189" w:rsidRPr="0048090B" w:rsidRDefault="00360189" w:rsidP="00360189">
            <w:pPr>
              <w:widowControl/>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71BE16AF" w14:textId="1556E2F3" w:rsidR="00360189" w:rsidRPr="0048090B" w:rsidRDefault="00360189" w:rsidP="00360189">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E73A2">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417" w:type="dxa"/>
            <w:tcBorders>
              <w:top w:val="nil"/>
              <w:left w:val="nil"/>
              <w:bottom w:val="single" w:sz="4" w:space="0" w:color="auto"/>
              <w:right w:val="single" w:sz="4" w:space="0" w:color="auto"/>
            </w:tcBorders>
            <w:vAlign w:val="center"/>
          </w:tcPr>
          <w:p w14:paraId="247939F4" w14:textId="32792C8F" w:rsidR="00360189" w:rsidRPr="0048090B" w:rsidRDefault="00360189" w:rsidP="00360189">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59B0FB37" w14:textId="067CD5F5" w:rsidR="00360189" w:rsidRPr="0048090B" w:rsidRDefault="00360189" w:rsidP="00360189">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E73A2">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E738A3" w:rsidRPr="0048090B" w14:paraId="06BF69D5" w14:textId="22C92F0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1126B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0A068A8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37FD2D4B" w14:textId="0D8C0498"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66697BC2"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A653078" w14:textId="4307DACE"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417" w:type="dxa"/>
            <w:tcBorders>
              <w:top w:val="nil"/>
              <w:left w:val="nil"/>
              <w:bottom w:val="single" w:sz="4" w:space="0" w:color="auto"/>
              <w:right w:val="single" w:sz="4" w:space="0" w:color="auto"/>
            </w:tcBorders>
            <w:vAlign w:val="center"/>
          </w:tcPr>
          <w:p w14:paraId="270138FF" w14:textId="0AD39C41"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460</w:t>
            </w:r>
          </w:p>
        </w:tc>
        <w:tc>
          <w:tcPr>
            <w:tcW w:w="1559" w:type="dxa"/>
            <w:tcBorders>
              <w:top w:val="nil"/>
              <w:left w:val="nil"/>
              <w:bottom w:val="single" w:sz="4" w:space="0" w:color="auto"/>
              <w:right w:val="single" w:sz="4" w:space="0" w:color="auto"/>
            </w:tcBorders>
            <w:vAlign w:val="center"/>
          </w:tcPr>
          <w:p w14:paraId="74F45A76" w14:textId="5A9E778B"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3.886</w:t>
            </w:r>
          </w:p>
        </w:tc>
      </w:tr>
      <w:tr w:rsidR="00E738A3" w:rsidRPr="0048090B" w14:paraId="5B5E231E" w14:textId="2C24D87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4BC86C"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0E54D25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67163E3A" w14:textId="3A6B846E"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00360189" w:rsidRPr="0048090B">
              <w:rPr>
                <w:rFonts w:ascii="Times New Roman" w:eastAsia="ＭＳ 明朝" w:hAnsi="Times New Roman" w:cs="Times New Roman"/>
                <w:color w:val="000000"/>
                <w:kern w:val="0"/>
                <w:szCs w:val="21"/>
              </w:rPr>
              <w:t>8</w:t>
            </w:r>
            <w:r w:rsidR="00E738A3" w:rsidRPr="0048090B">
              <w:rPr>
                <w:rFonts w:ascii="Times New Roman" w:eastAsia="ＭＳ 明朝" w:hAnsi="Times New Roman" w:cs="Times New Roman"/>
                <w:color w:val="000000"/>
                <w:kern w:val="0"/>
                <w:szCs w:val="21"/>
              </w:rPr>
              <w:t>495</w:t>
            </w:r>
          </w:p>
        </w:tc>
        <w:tc>
          <w:tcPr>
            <w:tcW w:w="204" w:type="dxa"/>
            <w:tcBorders>
              <w:top w:val="nil"/>
              <w:left w:val="nil"/>
              <w:bottom w:val="single" w:sz="4" w:space="0" w:color="auto"/>
              <w:right w:val="single" w:sz="4" w:space="0" w:color="auto"/>
            </w:tcBorders>
          </w:tcPr>
          <w:p w14:paraId="18F0020C"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4EFC830" w14:textId="1720C2F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417" w:type="dxa"/>
            <w:tcBorders>
              <w:top w:val="nil"/>
              <w:left w:val="nil"/>
              <w:bottom w:val="single" w:sz="4" w:space="0" w:color="auto"/>
              <w:right w:val="single" w:sz="4" w:space="0" w:color="auto"/>
            </w:tcBorders>
            <w:vAlign w:val="center"/>
          </w:tcPr>
          <w:p w14:paraId="3DDFB6B9" w14:textId="60356B4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460</w:t>
            </w:r>
          </w:p>
        </w:tc>
        <w:tc>
          <w:tcPr>
            <w:tcW w:w="1559" w:type="dxa"/>
            <w:tcBorders>
              <w:top w:val="nil"/>
              <w:left w:val="nil"/>
              <w:bottom w:val="single" w:sz="4" w:space="0" w:color="auto"/>
              <w:right w:val="single" w:sz="4" w:space="0" w:color="auto"/>
            </w:tcBorders>
            <w:vAlign w:val="center"/>
          </w:tcPr>
          <w:p w14:paraId="4A71B684" w14:textId="0EB612AC"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3.886</w:t>
            </w:r>
          </w:p>
        </w:tc>
      </w:tr>
      <w:tr w:rsidR="00E738A3" w:rsidRPr="0048090B" w14:paraId="453A4A96" w14:textId="74AB658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760CE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5CD95C3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19B4B96D" w14:textId="09057E05"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1699</w:t>
            </w:r>
          </w:p>
        </w:tc>
        <w:tc>
          <w:tcPr>
            <w:tcW w:w="204" w:type="dxa"/>
            <w:tcBorders>
              <w:top w:val="nil"/>
              <w:left w:val="nil"/>
              <w:bottom w:val="single" w:sz="4" w:space="0" w:color="auto"/>
              <w:right w:val="single" w:sz="4" w:space="0" w:color="auto"/>
            </w:tcBorders>
          </w:tcPr>
          <w:p w14:paraId="151EF148"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0BF1781" w14:textId="0C4B2DC0"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417" w:type="dxa"/>
            <w:tcBorders>
              <w:top w:val="nil"/>
              <w:left w:val="nil"/>
              <w:bottom w:val="single" w:sz="4" w:space="0" w:color="auto"/>
              <w:right w:val="single" w:sz="4" w:space="0" w:color="auto"/>
            </w:tcBorders>
            <w:vAlign w:val="center"/>
          </w:tcPr>
          <w:p w14:paraId="4DF5A128" w14:textId="5D7DF42B"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560</w:t>
            </w:r>
          </w:p>
        </w:tc>
        <w:tc>
          <w:tcPr>
            <w:tcW w:w="1559" w:type="dxa"/>
            <w:tcBorders>
              <w:top w:val="nil"/>
              <w:left w:val="nil"/>
              <w:bottom w:val="single" w:sz="4" w:space="0" w:color="auto"/>
              <w:right w:val="single" w:sz="4" w:space="0" w:color="auto"/>
            </w:tcBorders>
            <w:vAlign w:val="center"/>
          </w:tcPr>
          <w:p w14:paraId="63344795" w14:textId="6AAE3C98"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4.725</w:t>
            </w:r>
          </w:p>
        </w:tc>
      </w:tr>
      <w:tr w:rsidR="00E738A3" w:rsidRPr="0048090B" w14:paraId="7AA71FD4" w14:textId="17AFCA13"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84C3AFA"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F7F648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65409BD5" w14:textId="1559CD4A"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2548</w:t>
            </w:r>
          </w:p>
        </w:tc>
        <w:tc>
          <w:tcPr>
            <w:tcW w:w="204" w:type="dxa"/>
            <w:tcBorders>
              <w:top w:val="nil"/>
              <w:left w:val="nil"/>
              <w:bottom w:val="single" w:sz="4" w:space="0" w:color="auto"/>
              <w:right w:val="single" w:sz="4" w:space="0" w:color="auto"/>
            </w:tcBorders>
          </w:tcPr>
          <w:p w14:paraId="663A8C1E"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2C2C6E5D" w14:textId="7C00D4EC"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417" w:type="dxa"/>
            <w:tcBorders>
              <w:top w:val="nil"/>
              <w:left w:val="nil"/>
              <w:bottom w:val="single" w:sz="4" w:space="0" w:color="auto"/>
              <w:right w:val="single" w:sz="4" w:space="0" w:color="auto"/>
            </w:tcBorders>
            <w:vAlign w:val="center"/>
          </w:tcPr>
          <w:p w14:paraId="3F92AB2B" w14:textId="4BA1A9A1"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660</w:t>
            </w:r>
          </w:p>
        </w:tc>
        <w:tc>
          <w:tcPr>
            <w:tcW w:w="1559" w:type="dxa"/>
            <w:tcBorders>
              <w:top w:val="nil"/>
              <w:left w:val="nil"/>
              <w:bottom w:val="single" w:sz="4" w:space="0" w:color="auto"/>
              <w:right w:val="single" w:sz="4" w:space="0" w:color="auto"/>
            </w:tcBorders>
            <w:vAlign w:val="center"/>
          </w:tcPr>
          <w:p w14:paraId="78BD721A" w14:textId="545F7BB2"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5.561</w:t>
            </w:r>
          </w:p>
        </w:tc>
      </w:tr>
      <w:tr w:rsidR="00E738A3" w:rsidRPr="0048090B" w14:paraId="508A0872" w14:textId="22FED02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7D05F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6F5AE1F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0C9BD012" w14:textId="7EACC58C"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3397</w:t>
            </w:r>
          </w:p>
        </w:tc>
        <w:tc>
          <w:tcPr>
            <w:tcW w:w="204" w:type="dxa"/>
            <w:tcBorders>
              <w:top w:val="nil"/>
              <w:left w:val="nil"/>
              <w:bottom w:val="single" w:sz="4" w:space="0" w:color="auto"/>
              <w:right w:val="single" w:sz="4" w:space="0" w:color="auto"/>
            </w:tcBorders>
          </w:tcPr>
          <w:p w14:paraId="2DE39E35"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26A382AC" w14:textId="3BF49562"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417" w:type="dxa"/>
            <w:tcBorders>
              <w:top w:val="nil"/>
              <w:left w:val="nil"/>
              <w:bottom w:val="single" w:sz="4" w:space="0" w:color="auto"/>
              <w:right w:val="single" w:sz="4" w:space="0" w:color="auto"/>
            </w:tcBorders>
            <w:vAlign w:val="center"/>
          </w:tcPr>
          <w:p w14:paraId="69D8D4B4" w14:textId="5B789778"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660</w:t>
            </w:r>
          </w:p>
        </w:tc>
        <w:tc>
          <w:tcPr>
            <w:tcW w:w="1559" w:type="dxa"/>
            <w:tcBorders>
              <w:top w:val="nil"/>
              <w:left w:val="nil"/>
              <w:bottom w:val="single" w:sz="4" w:space="0" w:color="auto"/>
              <w:right w:val="single" w:sz="4" w:space="0" w:color="auto"/>
            </w:tcBorders>
            <w:vAlign w:val="center"/>
          </w:tcPr>
          <w:p w14:paraId="3E64DD86" w14:textId="72246354"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5.561</w:t>
            </w:r>
          </w:p>
        </w:tc>
      </w:tr>
      <w:tr w:rsidR="00E738A3" w:rsidRPr="0048090B" w14:paraId="6400B8BC" w14:textId="4A7D3F5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A72E94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56D6B1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51B33B8F" w14:textId="7D45D036"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4245</w:t>
            </w:r>
          </w:p>
        </w:tc>
        <w:tc>
          <w:tcPr>
            <w:tcW w:w="204" w:type="dxa"/>
            <w:tcBorders>
              <w:top w:val="nil"/>
              <w:left w:val="nil"/>
              <w:bottom w:val="single" w:sz="4" w:space="0" w:color="auto"/>
              <w:right w:val="single" w:sz="4" w:space="0" w:color="auto"/>
            </w:tcBorders>
          </w:tcPr>
          <w:p w14:paraId="6B58B9FD"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CE76DDC" w14:textId="624A787A"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417" w:type="dxa"/>
            <w:tcBorders>
              <w:top w:val="nil"/>
              <w:left w:val="nil"/>
              <w:bottom w:val="single" w:sz="4" w:space="0" w:color="auto"/>
              <w:right w:val="single" w:sz="4" w:space="0" w:color="auto"/>
            </w:tcBorders>
            <w:vAlign w:val="center"/>
          </w:tcPr>
          <w:p w14:paraId="356E7EC5" w14:textId="45FCABDB"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760</w:t>
            </w:r>
          </w:p>
        </w:tc>
        <w:tc>
          <w:tcPr>
            <w:tcW w:w="1559" w:type="dxa"/>
            <w:tcBorders>
              <w:top w:val="nil"/>
              <w:left w:val="nil"/>
              <w:bottom w:val="single" w:sz="4" w:space="0" w:color="auto"/>
              <w:right w:val="single" w:sz="4" w:space="0" w:color="auto"/>
            </w:tcBorders>
            <w:vAlign w:val="center"/>
          </w:tcPr>
          <w:p w14:paraId="6B0209FB" w14:textId="00161C61"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6.396</w:t>
            </w:r>
          </w:p>
        </w:tc>
      </w:tr>
      <w:tr w:rsidR="00E738A3" w:rsidRPr="0048090B" w14:paraId="690AAF34" w14:textId="5A2F015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BBF1B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6733F4A1"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
          <w:p w14:paraId="4F3CC2D1" w14:textId="2A270F09"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5094</w:t>
            </w:r>
          </w:p>
        </w:tc>
        <w:tc>
          <w:tcPr>
            <w:tcW w:w="204" w:type="dxa"/>
            <w:tcBorders>
              <w:top w:val="nil"/>
              <w:left w:val="nil"/>
              <w:bottom w:val="single" w:sz="4" w:space="0" w:color="auto"/>
              <w:right w:val="single" w:sz="4" w:space="0" w:color="auto"/>
            </w:tcBorders>
          </w:tcPr>
          <w:p w14:paraId="7EC0B8A8"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012DC78E" w14:textId="32966E31"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417" w:type="dxa"/>
            <w:tcBorders>
              <w:top w:val="nil"/>
              <w:left w:val="nil"/>
              <w:bottom w:val="single" w:sz="4" w:space="0" w:color="auto"/>
              <w:right w:val="single" w:sz="4" w:space="0" w:color="auto"/>
            </w:tcBorders>
            <w:vAlign w:val="center"/>
          </w:tcPr>
          <w:p w14:paraId="544D4E87" w14:textId="4A360EB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860</w:t>
            </w:r>
          </w:p>
        </w:tc>
        <w:tc>
          <w:tcPr>
            <w:tcW w:w="1559" w:type="dxa"/>
            <w:tcBorders>
              <w:top w:val="nil"/>
              <w:left w:val="nil"/>
              <w:bottom w:val="single" w:sz="4" w:space="0" w:color="auto"/>
              <w:right w:val="single" w:sz="4" w:space="0" w:color="auto"/>
            </w:tcBorders>
            <w:vAlign w:val="center"/>
          </w:tcPr>
          <w:p w14:paraId="34CA76DF" w14:textId="0C1B0060"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7.229</w:t>
            </w:r>
          </w:p>
        </w:tc>
      </w:tr>
      <w:tr w:rsidR="00E738A3" w:rsidRPr="0048090B" w14:paraId="6861805B" w14:textId="1AC55AE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F0519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737685FC"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
          <w:p w14:paraId="24FF11FB" w14:textId="2689FFE3"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5094</w:t>
            </w:r>
          </w:p>
        </w:tc>
        <w:tc>
          <w:tcPr>
            <w:tcW w:w="204" w:type="dxa"/>
            <w:tcBorders>
              <w:top w:val="nil"/>
              <w:left w:val="nil"/>
              <w:bottom w:val="single" w:sz="4" w:space="0" w:color="auto"/>
              <w:right w:val="single" w:sz="4" w:space="0" w:color="auto"/>
            </w:tcBorders>
          </w:tcPr>
          <w:p w14:paraId="22F4B353"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4F90945" w14:textId="59D63AC9"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417" w:type="dxa"/>
            <w:tcBorders>
              <w:top w:val="nil"/>
              <w:left w:val="nil"/>
              <w:bottom w:val="single" w:sz="4" w:space="0" w:color="auto"/>
              <w:right w:val="single" w:sz="4" w:space="0" w:color="auto"/>
            </w:tcBorders>
            <w:vAlign w:val="center"/>
          </w:tcPr>
          <w:p w14:paraId="20E568B8" w14:textId="52578ED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960</w:t>
            </w:r>
          </w:p>
        </w:tc>
        <w:tc>
          <w:tcPr>
            <w:tcW w:w="1559" w:type="dxa"/>
            <w:tcBorders>
              <w:top w:val="nil"/>
              <w:left w:val="nil"/>
              <w:bottom w:val="single" w:sz="4" w:space="0" w:color="auto"/>
              <w:right w:val="single" w:sz="4" w:space="0" w:color="auto"/>
            </w:tcBorders>
            <w:vAlign w:val="center"/>
          </w:tcPr>
          <w:p w14:paraId="1BEF2DB8" w14:textId="0C1119A9"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8.059</w:t>
            </w:r>
          </w:p>
        </w:tc>
      </w:tr>
      <w:tr w:rsidR="00E738A3" w:rsidRPr="0048090B" w14:paraId="61BC0DD3" w14:textId="5F6F9C3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F86096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423DFA1"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w:t>
            </w:r>
          </w:p>
        </w:tc>
        <w:tc>
          <w:tcPr>
            <w:tcW w:w="1506" w:type="dxa"/>
            <w:tcBorders>
              <w:top w:val="nil"/>
              <w:left w:val="nil"/>
              <w:bottom w:val="single" w:sz="4" w:space="0" w:color="auto"/>
              <w:right w:val="single" w:sz="4" w:space="0" w:color="auto"/>
            </w:tcBorders>
            <w:shd w:val="clear" w:color="auto" w:fill="auto"/>
            <w:noWrap/>
            <w:vAlign w:val="center"/>
            <w:hideMark/>
          </w:tcPr>
          <w:p w14:paraId="7F46FF46" w14:textId="5042D1F6"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9333</w:t>
            </w:r>
          </w:p>
        </w:tc>
        <w:tc>
          <w:tcPr>
            <w:tcW w:w="204" w:type="dxa"/>
            <w:tcBorders>
              <w:top w:val="nil"/>
              <w:left w:val="nil"/>
              <w:bottom w:val="single" w:sz="4" w:space="0" w:color="auto"/>
              <w:right w:val="single" w:sz="4" w:space="0" w:color="auto"/>
            </w:tcBorders>
          </w:tcPr>
          <w:p w14:paraId="31E8A754"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19C27D41" w14:textId="797D0A0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2100</w:t>
            </w:r>
          </w:p>
        </w:tc>
        <w:tc>
          <w:tcPr>
            <w:tcW w:w="1417" w:type="dxa"/>
            <w:tcBorders>
              <w:top w:val="nil"/>
              <w:left w:val="nil"/>
              <w:bottom w:val="single" w:sz="4" w:space="0" w:color="auto"/>
              <w:right w:val="single" w:sz="4" w:space="0" w:color="auto"/>
            </w:tcBorders>
            <w:vAlign w:val="center"/>
          </w:tcPr>
          <w:p w14:paraId="554BF0B7" w14:textId="17651261"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960</w:t>
            </w:r>
          </w:p>
        </w:tc>
        <w:tc>
          <w:tcPr>
            <w:tcW w:w="1559" w:type="dxa"/>
            <w:tcBorders>
              <w:top w:val="nil"/>
              <w:left w:val="nil"/>
              <w:bottom w:val="single" w:sz="4" w:space="0" w:color="auto"/>
              <w:right w:val="single" w:sz="4" w:space="0" w:color="auto"/>
            </w:tcBorders>
            <w:vAlign w:val="center"/>
          </w:tcPr>
          <w:p w14:paraId="5D5E8EF8" w14:textId="0EBBBFF6"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8.059</w:t>
            </w:r>
          </w:p>
        </w:tc>
      </w:tr>
      <w:tr w:rsidR="00E738A3" w:rsidRPr="0048090B" w14:paraId="3198F757" w14:textId="257FB85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6B38FD"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5A75F383"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w:t>
            </w:r>
          </w:p>
        </w:tc>
        <w:tc>
          <w:tcPr>
            <w:tcW w:w="1506" w:type="dxa"/>
            <w:tcBorders>
              <w:top w:val="nil"/>
              <w:left w:val="nil"/>
              <w:bottom w:val="single" w:sz="4" w:space="0" w:color="auto"/>
              <w:right w:val="single" w:sz="4" w:space="0" w:color="auto"/>
            </w:tcBorders>
            <w:shd w:val="clear" w:color="auto" w:fill="auto"/>
            <w:noWrap/>
            <w:vAlign w:val="center"/>
            <w:hideMark/>
          </w:tcPr>
          <w:p w14:paraId="7A0BCBDE" w14:textId="2E7DB032"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1.357</w:t>
            </w:r>
          </w:p>
        </w:tc>
        <w:tc>
          <w:tcPr>
            <w:tcW w:w="204" w:type="dxa"/>
            <w:tcBorders>
              <w:top w:val="nil"/>
              <w:left w:val="nil"/>
              <w:bottom w:val="single" w:sz="4" w:space="0" w:color="auto"/>
              <w:right w:val="single" w:sz="4" w:space="0" w:color="auto"/>
            </w:tcBorders>
          </w:tcPr>
          <w:p w14:paraId="0EFDA128"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0402AE1F" w14:textId="7933C836"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2200</w:t>
            </w:r>
          </w:p>
        </w:tc>
        <w:tc>
          <w:tcPr>
            <w:tcW w:w="1417" w:type="dxa"/>
            <w:tcBorders>
              <w:top w:val="nil"/>
              <w:left w:val="nil"/>
              <w:bottom w:val="single" w:sz="4" w:space="0" w:color="auto"/>
              <w:right w:val="single" w:sz="4" w:space="0" w:color="auto"/>
            </w:tcBorders>
            <w:vAlign w:val="center"/>
          </w:tcPr>
          <w:p w14:paraId="75DE9301" w14:textId="31083C2C"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1060</w:t>
            </w:r>
          </w:p>
        </w:tc>
        <w:tc>
          <w:tcPr>
            <w:tcW w:w="1559" w:type="dxa"/>
            <w:tcBorders>
              <w:top w:val="nil"/>
              <w:left w:val="nil"/>
              <w:bottom w:val="single" w:sz="4" w:space="0" w:color="auto"/>
              <w:right w:val="single" w:sz="4" w:space="0" w:color="auto"/>
            </w:tcBorders>
            <w:vAlign w:val="center"/>
          </w:tcPr>
          <w:p w14:paraId="76BA92F5" w14:textId="6F4FC566"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8.888</w:t>
            </w:r>
          </w:p>
        </w:tc>
      </w:tr>
      <w:tr w:rsidR="00E738A3" w:rsidRPr="0048090B" w14:paraId="3420AB21" w14:textId="1465BC0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558977"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7087714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w:t>
            </w:r>
          </w:p>
        </w:tc>
        <w:tc>
          <w:tcPr>
            <w:tcW w:w="1506" w:type="dxa"/>
            <w:tcBorders>
              <w:top w:val="nil"/>
              <w:left w:val="nil"/>
              <w:bottom w:val="single" w:sz="4" w:space="0" w:color="auto"/>
              <w:right w:val="single" w:sz="4" w:space="0" w:color="auto"/>
            </w:tcBorders>
            <w:shd w:val="clear" w:color="auto" w:fill="auto"/>
            <w:noWrap/>
            <w:vAlign w:val="center"/>
            <w:hideMark/>
          </w:tcPr>
          <w:p w14:paraId="17124D00" w14:textId="26DD423C"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1.779</w:t>
            </w:r>
          </w:p>
        </w:tc>
        <w:tc>
          <w:tcPr>
            <w:tcW w:w="204" w:type="dxa"/>
            <w:tcBorders>
              <w:top w:val="nil"/>
              <w:left w:val="nil"/>
              <w:bottom w:val="single" w:sz="4" w:space="0" w:color="auto"/>
              <w:right w:val="single" w:sz="4" w:space="0" w:color="auto"/>
            </w:tcBorders>
          </w:tcPr>
          <w:p w14:paraId="24B3E667"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7F09659B" w14:textId="5A41ADE6"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2300</w:t>
            </w:r>
          </w:p>
        </w:tc>
        <w:tc>
          <w:tcPr>
            <w:tcW w:w="1417" w:type="dxa"/>
            <w:tcBorders>
              <w:top w:val="nil"/>
              <w:left w:val="nil"/>
              <w:bottom w:val="single" w:sz="4" w:space="0" w:color="auto"/>
              <w:right w:val="single" w:sz="4" w:space="0" w:color="auto"/>
            </w:tcBorders>
            <w:vAlign w:val="center"/>
          </w:tcPr>
          <w:p w14:paraId="268BE2F9" w14:textId="7184B4DD"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1160</w:t>
            </w:r>
          </w:p>
        </w:tc>
        <w:tc>
          <w:tcPr>
            <w:tcW w:w="1559" w:type="dxa"/>
            <w:tcBorders>
              <w:top w:val="nil"/>
              <w:left w:val="nil"/>
              <w:bottom w:val="single" w:sz="4" w:space="0" w:color="auto"/>
              <w:right w:val="single" w:sz="4" w:space="0" w:color="auto"/>
            </w:tcBorders>
            <w:vAlign w:val="center"/>
          </w:tcPr>
          <w:p w14:paraId="5F8F2114" w14:textId="3CC0D09F"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9.714</w:t>
            </w:r>
          </w:p>
        </w:tc>
      </w:tr>
      <w:tr w:rsidR="00E738A3" w:rsidRPr="0048090B" w14:paraId="19570FA9" w14:textId="5A4FAE1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51D851"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32E498A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260</w:t>
            </w:r>
          </w:p>
        </w:tc>
        <w:tc>
          <w:tcPr>
            <w:tcW w:w="1506" w:type="dxa"/>
            <w:tcBorders>
              <w:top w:val="nil"/>
              <w:left w:val="nil"/>
              <w:bottom w:val="single" w:sz="4" w:space="0" w:color="auto"/>
              <w:right w:val="single" w:sz="4" w:space="0" w:color="auto"/>
            </w:tcBorders>
            <w:shd w:val="clear" w:color="auto" w:fill="auto"/>
            <w:noWrap/>
            <w:vAlign w:val="center"/>
            <w:hideMark/>
          </w:tcPr>
          <w:p w14:paraId="06C04656" w14:textId="1142C9FF"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2.202</w:t>
            </w:r>
          </w:p>
        </w:tc>
        <w:tc>
          <w:tcPr>
            <w:tcW w:w="204" w:type="dxa"/>
            <w:tcBorders>
              <w:top w:val="nil"/>
              <w:left w:val="nil"/>
              <w:bottom w:val="single" w:sz="4" w:space="0" w:color="auto"/>
              <w:right w:val="single" w:sz="4" w:space="0" w:color="auto"/>
            </w:tcBorders>
          </w:tcPr>
          <w:p w14:paraId="72053FCB"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6CFA3D50" w14:textId="0D061148"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2400</w:t>
            </w:r>
          </w:p>
        </w:tc>
        <w:tc>
          <w:tcPr>
            <w:tcW w:w="1417" w:type="dxa"/>
            <w:tcBorders>
              <w:top w:val="nil"/>
              <w:left w:val="nil"/>
              <w:bottom w:val="single" w:sz="4" w:space="0" w:color="auto"/>
              <w:right w:val="single" w:sz="4" w:space="0" w:color="auto"/>
            </w:tcBorders>
            <w:vAlign w:val="center"/>
          </w:tcPr>
          <w:p w14:paraId="570F2969" w14:textId="5191C5C6"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1260</w:t>
            </w:r>
          </w:p>
        </w:tc>
        <w:tc>
          <w:tcPr>
            <w:tcW w:w="1559" w:type="dxa"/>
            <w:tcBorders>
              <w:top w:val="nil"/>
              <w:left w:val="nil"/>
              <w:bottom w:val="single" w:sz="4" w:space="0" w:color="auto"/>
              <w:right w:val="single" w:sz="4" w:space="0" w:color="auto"/>
            </w:tcBorders>
            <w:vAlign w:val="center"/>
          </w:tcPr>
          <w:p w14:paraId="7BB48B04" w14:textId="6E2C8D7A"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r w:rsidR="002E73A2">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54</w:t>
            </w:r>
          </w:p>
        </w:tc>
      </w:tr>
      <w:tr w:rsidR="00E738A3" w:rsidRPr="0048090B" w14:paraId="4E0004F0" w14:textId="1913DFC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0085A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7B137D6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310</w:t>
            </w:r>
          </w:p>
        </w:tc>
        <w:tc>
          <w:tcPr>
            <w:tcW w:w="1506" w:type="dxa"/>
            <w:tcBorders>
              <w:top w:val="nil"/>
              <w:left w:val="nil"/>
              <w:bottom w:val="single" w:sz="4" w:space="0" w:color="auto"/>
              <w:right w:val="single" w:sz="4" w:space="0" w:color="auto"/>
            </w:tcBorders>
            <w:shd w:val="clear" w:color="auto" w:fill="auto"/>
            <w:noWrap/>
            <w:vAlign w:val="center"/>
            <w:hideMark/>
          </w:tcPr>
          <w:p w14:paraId="35BDD0CC" w14:textId="4A4BF914"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2.624</w:t>
            </w:r>
          </w:p>
        </w:tc>
        <w:tc>
          <w:tcPr>
            <w:tcW w:w="204" w:type="dxa"/>
            <w:tcBorders>
              <w:top w:val="nil"/>
              <w:left w:val="nil"/>
              <w:bottom w:val="single" w:sz="4" w:space="0" w:color="auto"/>
              <w:right w:val="single" w:sz="4" w:space="0" w:color="auto"/>
            </w:tcBorders>
          </w:tcPr>
          <w:p w14:paraId="04E16333"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41C2366" w14:textId="2621281F"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2500</w:t>
            </w:r>
          </w:p>
        </w:tc>
        <w:tc>
          <w:tcPr>
            <w:tcW w:w="1417" w:type="dxa"/>
            <w:tcBorders>
              <w:top w:val="nil"/>
              <w:left w:val="nil"/>
              <w:bottom w:val="single" w:sz="4" w:space="0" w:color="auto"/>
              <w:right w:val="single" w:sz="4" w:space="0" w:color="auto"/>
            </w:tcBorders>
            <w:vAlign w:val="center"/>
          </w:tcPr>
          <w:p w14:paraId="0686CE49" w14:textId="4B776662"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1260</w:t>
            </w:r>
          </w:p>
        </w:tc>
        <w:tc>
          <w:tcPr>
            <w:tcW w:w="1559" w:type="dxa"/>
            <w:tcBorders>
              <w:top w:val="nil"/>
              <w:left w:val="nil"/>
              <w:bottom w:val="single" w:sz="4" w:space="0" w:color="auto"/>
              <w:right w:val="single" w:sz="4" w:space="0" w:color="auto"/>
            </w:tcBorders>
            <w:vAlign w:val="center"/>
          </w:tcPr>
          <w:p w14:paraId="7CA46BE8" w14:textId="0B9D8E91"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r w:rsidR="002E73A2">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54</w:t>
            </w:r>
          </w:p>
        </w:tc>
      </w:tr>
      <w:tr w:rsidR="00E738A3" w:rsidRPr="0048090B" w14:paraId="27F79950" w14:textId="5731244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1CA5B6D"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7B22688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360</w:t>
            </w:r>
          </w:p>
        </w:tc>
        <w:tc>
          <w:tcPr>
            <w:tcW w:w="1506" w:type="dxa"/>
            <w:tcBorders>
              <w:top w:val="nil"/>
              <w:left w:val="nil"/>
              <w:bottom w:val="single" w:sz="4" w:space="0" w:color="auto"/>
              <w:right w:val="single" w:sz="4" w:space="0" w:color="auto"/>
            </w:tcBorders>
            <w:shd w:val="clear" w:color="auto" w:fill="auto"/>
            <w:noWrap/>
            <w:vAlign w:val="center"/>
            <w:hideMark/>
          </w:tcPr>
          <w:p w14:paraId="721197C0" w14:textId="5F9F4C01"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3.045</w:t>
            </w:r>
          </w:p>
        </w:tc>
        <w:tc>
          <w:tcPr>
            <w:tcW w:w="204" w:type="dxa"/>
            <w:tcBorders>
              <w:top w:val="nil"/>
              <w:left w:val="nil"/>
              <w:bottom w:val="single" w:sz="4" w:space="0" w:color="auto"/>
              <w:right w:val="single" w:sz="4" w:space="0" w:color="auto"/>
            </w:tcBorders>
          </w:tcPr>
          <w:p w14:paraId="48667D92"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35802B4B" w14:textId="60200029"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2700</w:t>
            </w:r>
          </w:p>
        </w:tc>
        <w:tc>
          <w:tcPr>
            <w:tcW w:w="1417" w:type="dxa"/>
            <w:tcBorders>
              <w:top w:val="nil"/>
              <w:left w:val="nil"/>
              <w:bottom w:val="single" w:sz="4" w:space="0" w:color="auto"/>
              <w:right w:val="single" w:sz="4" w:space="0" w:color="auto"/>
            </w:tcBorders>
            <w:vAlign w:val="center"/>
          </w:tcPr>
          <w:p w14:paraId="1109A814" w14:textId="5F2D7E1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1360</w:t>
            </w:r>
          </w:p>
        </w:tc>
        <w:tc>
          <w:tcPr>
            <w:tcW w:w="1559" w:type="dxa"/>
            <w:tcBorders>
              <w:top w:val="nil"/>
              <w:left w:val="nil"/>
              <w:bottom w:val="single" w:sz="4" w:space="0" w:color="auto"/>
              <w:right w:val="single" w:sz="4" w:space="0" w:color="auto"/>
            </w:tcBorders>
            <w:vAlign w:val="center"/>
          </w:tcPr>
          <w:p w14:paraId="3A81B3D9" w14:textId="2FC76E4E"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w:t>
            </w:r>
            <w:r w:rsidR="002E73A2">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36</w:t>
            </w:r>
          </w:p>
        </w:tc>
      </w:tr>
      <w:tr w:rsidR="00E738A3" w:rsidRPr="0048090B" w14:paraId="3AF7628B" w14:textId="2E44143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C14F9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7316BF79"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410</w:t>
            </w:r>
          </w:p>
        </w:tc>
        <w:tc>
          <w:tcPr>
            <w:tcW w:w="1506" w:type="dxa"/>
            <w:tcBorders>
              <w:top w:val="nil"/>
              <w:left w:val="nil"/>
              <w:bottom w:val="single" w:sz="4" w:space="0" w:color="auto"/>
              <w:right w:val="single" w:sz="4" w:space="0" w:color="auto"/>
            </w:tcBorders>
            <w:shd w:val="clear" w:color="auto" w:fill="auto"/>
            <w:noWrap/>
            <w:vAlign w:val="center"/>
            <w:hideMark/>
          </w:tcPr>
          <w:p w14:paraId="4ABC7593" w14:textId="7D33B719"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3.466</w:t>
            </w:r>
          </w:p>
        </w:tc>
        <w:tc>
          <w:tcPr>
            <w:tcW w:w="204" w:type="dxa"/>
            <w:tcBorders>
              <w:top w:val="nil"/>
              <w:left w:val="nil"/>
              <w:bottom w:val="single" w:sz="4" w:space="0" w:color="auto"/>
              <w:right w:val="single" w:sz="4" w:space="0" w:color="auto"/>
            </w:tcBorders>
          </w:tcPr>
          <w:p w14:paraId="608FDD05"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3B52CFDE" w14:textId="00F94C8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2800</w:t>
            </w:r>
          </w:p>
        </w:tc>
        <w:tc>
          <w:tcPr>
            <w:tcW w:w="1417" w:type="dxa"/>
            <w:tcBorders>
              <w:top w:val="nil"/>
              <w:left w:val="nil"/>
              <w:bottom w:val="single" w:sz="4" w:space="0" w:color="auto"/>
              <w:right w:val="single" w:sz="4" w:space="0" w:color="auto"/>
            </w:tcBorders>
            <w:vAlign w:val="center"/>
          </w:tcPr>
          <w:p w14:paraId="72FD5395" w14:textId="49785180"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1360</w:t>
            </w:r>
          </w:p>
        </w:tc>
        <w:tc>
          <w:tcPr>
            <w:tcW w:w="1559" w:type="dxa"/>
            <w:tcBorders>
              <w:top w:val="nil"/>
              <w:left w:val="nil"/>
              <w:bottom w:val="single" w:sz="4" w:space="0" w:color="auto"/>
              <w:right w:val="single" w:sz="4" w:space="0" w:color="auto"/>
            </w:tcBorders>
            <w:vAlign w:val="center"/>
          </w:tcPr>
          <w:p w14:paraId="7B7C7675" w14:textId="25FCF209"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w:t>
            </w:r>
            <w:r w:rsidR="002E73A2">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36</w:t>
            </w:r>
          </w:p>
        </w:tc>
      </w:tr>
    </w:tbl>
    <w:p w14:paraId="56CF8976" w14:textId="77777777" w:rsidR="005843DF" w:rsidRPr="0048090B" w:rsidRDefault="005843DF" w:rsidP="00B9362F">
      <w:pPr>
        <w:widowControl/>
        <w:rPr>
          <w:rFonts w:ascii="Times New Roman" w:eastAsia="ＭＳ 明朝" w:hAnsi="Times New Roman" w:cs="Times New Roman"/>
          <w:szCs w:val="21"/>
        </w:rPr>
      </w:pPr>
    </w:p>
    <w:p w14:paraId="3A344896" w14:textId="444E1A26" w:rsidR="00505E7A" w:rsidRPr="0048090B" w:rsidRDefault="00505E7A"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98" w:name="_Toc126851026"/>
      <w:r w:rsidRPr="0048090B">
        <w:rPr>
          <w:rStyle w:val="normaltextrun"/>
          <w:rFonts w:ascii="Times New Roman" w:eastAsia="ＭＳ 明朝" w:hAnsi="Times New Roman" w:cs="Times New Roman"/>
          <w:sz w:val="21"/>
          <w:szCs w:val="21"/>
        </w:rPr>
        <w:t>220906CP_naf10μL</w:t>
      </w:r>
      <w:r w:rsidR="00DD4288" w:rsidRPr="0048090B">
        <w:rPr>
          <w:rFonts w:ascii="Times New Roman" w:eastAsia="ＭＳ 明朝" w:hAnsi="Times New Roman" w:cs="Times New Roman"/>
          <w:color w:val="000000" w:themeColor="text1"/>
          <w:sz w:val="21"/>
          <w:szCs w:val="21"/>
        </w:rPr>
        <w:t>_2</w:t>
      </w:r>
      <w:r w:rsidRPr="0048090B">
        <w:rPr>
          <w:rFonts w:ascii="Times New Roman" w:eastAsia="ＭＳ 明朝" w:hAnsi="Times New Roman" w:cs="Times New Roman"/>
          <w:color w:val="000000" w:themeColor="text1"/>
          <w:sz w:val="21"/>
          <w:szCs w:val="21"/>
        </w:rPr>
        <w:t>_3</w:t>
      </w:r>
      <w:r w:rsidRPr="0048090B">
        <w:rPr>
          <w:rFonts w:ascii="Times New Roman" w:eastAsia="ＭＳ 明朝" w:hAnsi="Times New Roman" w:cs="Times New Roman"/>
          <w:color w:val="000000" w:themeColor="text1"/>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998"/>
    </w:p>
    <w:p w14:paraId="02D174FE" w14:textId="77777777" w:rsidR="00505E7A" w:rsidRPr="0048090B" w:rsidRDefault="00505E7A" w:rsidP="00B9362F">
      <w:pPr>
        <w:pStyle w:val="a4"/>
        <w:widowControl/>
        <w:numPr>
          <w:ilvl w:val="0"/>
          <w:numId w:val="39"/>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3881E73A" w14:textId="77777777" w:rsidR="00505E7A" w:rsidRPr="0048090B" w:rsidRDefault="00505E7A" w:rsidP="00B9362F">
      <w:pPr>
        <w:pStyle w:val="a4"/>
        <w:widowControl/>
        <w:numPr>
          <w:ilvl w:val="0"/>
          <w:numId w:val="3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6A906354" w14:textId="7F58D661" w:rsidR="00505E7A" w:rsidRPr="0048090B" w:rsidRDefault="00505E7A" w:rsidP="00B9362F">
      <w:pPr>
        <w:pStyle w:val="a4"/>
        <w:widowControl/>
        <w:numPr>
          <w:ilvl w:val="0"/>
          <w:numId w:val="3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1.2245 g(0.07 mM)</w:t>
      </w:r>
      <w:r w:rsidRPr="0048090B">
        <w:rPr>
          <w:rStyle w:val="normaltextrun"/>
          <w:rFonts w:ascii="Times New Roman" w:eastAsia="ＭＳ 明朝" w:hAnsi="Times New Roman" w:cs="Times New Roman"/>
          <w:szCs w:val="21"/>
        </w:rPr>
        <w:t>に</w:t>
      </w:r>
      <w:r w:rsidR="00B17EBB" w:rsidRPr="0048090B">
        <w:rPr>
          <w:rStyle w:val="normaltextrun"/>
          <w:rFonts w:ascii="Times New Roman" w:eastAsia="ＭＳ 明朝" w:hAnsi="Times New Roman" w:cs="Times New Roman"/>
          <w:szCs w:val="21"/>
        </w:rPr>
        <w:t>0.1 M</w:t>
      </w:r>
      <w:r w:rsidR="00B17EBB"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403F7464" w14:textId="77777777" w:rsidR="00505E7A" w:rsidRPr="0048090B" w:rsidRDefault="00505E7A" w:rsidP="00B9362F">
      <w:pPr>
        <w:pStyle w:val="a4"/>
        <w:widowControl/>
        <w:numPr>
          <w:ilvl w:val="0"/>
          <w:numId w:val="3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5D61093A" w14:textId="77777777" w:rsidR="00505E7A" w:rsidRPr="0048090B" w:rsidRDefault="00505E7A" w:rsidP="00B9362F">
      <w:pPr>
        <w:pStyle w:val="a4"/>
        <w:widowControl/>
        <w:numPr>
          <w:ilvl w:val="0"/>
          <w:numId w:val="39"/>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EABDB4C" w14:textId="17A9E19E" w:rsidR="00505E7A" w:rsidRPr="0048090B" w:rsidRDefault="00B22439" w:rsidP="00B9362F">
      <w:pPr>
        <w:pStyle w:val="a4"/>
        <w:widowControl/>
        <w:numPr>
          <w:ilvl w:val="0"/>
          <w:numId w:val="39"/>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505E7A" w:rsidRPr="0048090B">
        <w:rPr>
          <w:rFonts w:ascii="Times New Roman" w:eastAsia="ＭＳ 明朝" w:hAnsi="Times New Roman" w:cs="Times New Roman"/>
          <w:szCs w:val="21"/>
        </w:rPr>
        <w:t>の溶液をマイクロピペットで連続的に加えた。</w:t>
      </w:r>
    </w:p>
    <w:p w14:paraId="5208DBA8" w14:textId="77777777" w:rsidR="00505E7A" w:rsidRPr="0048090B" w:rsidRDefault="00505E7A"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FC2DB8E" w14:textId="460BE2AB" w:rsidR="007B2AF4" w:rsidRPr="0048090B" w:rsidRDefault="00C24219" w:rsidP="00B9362F">
      <w:pPr>
        <w:widowControl/>
        <w:rPr>
          <w:rFonts w:ascii="Times New Roman" w:eastAsia="ＭＳ 明朝" w:hAnsi="Times New Roman" w:cs="Times New Roman"/>
          <w:szCs w:val="21"/>
        </w:rPr>
      </w:pPr>
      <w:r>
        <w:rPr>
          <w:rFonts w:ascii="Times New Roman" w:eastAsia="ＭＳ 明朝" w:hAnsi="Times New Roman" w:cs="Times New Roman"/>
          <w:szCs w:val="21"/>
        </w:rPr>
        <w:br w:type="page"/>
      </w:r>
    </w:p>
    <w:p w14:paraId="29822223" w14:textId="1D14F9B0" w:rsidR="005C7335" w:rsidRPr="0048090B" w:rsidRDefault="00505E7A"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711307" w:rsidRPr="0048090B">
        <w:rPr>
          <w:rFonts w:ascii="Times New Roman" w:eastAsia="ＭＳ 明朝" w:hAnsi="Times New Roman" w:cs="Times New Roman"/>
          <w:szCs w:val="21"/>
        </w:rPr>
        <w:t>6</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CD7784" w:rsidRPr="0048090B" w14:paraId="3C8624C4" w14:textId="298894B1"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EF5D97" w14:textId="77777777" w:rsidR="00CD7784" w:rsidRPr="0048090B" w:rsidRDefault="00CD778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BE615B1" w14:textId="77777777" w:rsidR="00CD7784" w:rsidRPr="0048090B" w:rsidRDefault="00CD778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64DAE4BD" w14:textId="77777777" w:rsidR="00CD7784" w:rsidRPr="0048090B" w:rsidRDefault="00CD778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790E2305" w14:textId="77777777" w:rsidR="00CD7784" w:rsidRPr="0048090B" w:rsidRDefault="00CD7784" w:rsidP="00CD7784">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77BD0843" w14:textId="68CA004B" w:rsidR="00CD7784" w:rsidRPr="0048090B" w:rsidRDefault="00CD7784" w:rsidP="00CD778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29F2FADC" w14:textId="287A2759" w:rsidR="00CD7784" w:rsidRPr="0048090B" w:rsidRDefault="00CD7784" w:rsidP="00CD778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698EA1F6" w14:textId="71443C99" w:rsidR="00CD7784" w:rsidRPr="0048090B" w:rsidRDefault="00CD7784" w:rsidP="00CD778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CD7784" w:rsidRPr="0048090B" w14:paraId="4C05714B" w14:textId="2478418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3D4195" w14:textId="0E25329D" w:rsidR="00CD7784" w:rsidRPr="0048090B" w:rsidRDefault="00CD778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609A475" w14:textId="77777777" w:rsidR="00CD7784" w:rsidRPr="0048090B" w:rsidRDefault="00CD778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5AF6E03D" w14:textId="2F7184DB" w:rsidR="00CD7784" w:rsidRPr="0048090B" w:rsidRDefault="00CD778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F226BB">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1A519C76" w14:textId="77777777" w:rsidR="00CD7784" w:rsidRPr="0048090B" w:rsidRDefault="00CD7784" w:rsidP="00CD7784">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477450B" w14:textId="61D5AD6B" w:rsidR="00CD7784" w:rsidRPr="0048090B" w:rsidRDefault="00CD7784" w:rsidP="00CD778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5EA07EC7" w14:textId="5D6ADB2E" w:rsidR="00CD7784" w:rsidRPr="0048090B" w:rsidRDefault="00CD7784" w:rsidP="00CD778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4E2C7295" w14:textId="4A9B25C5" w:rsidR="00CD7784" w:rsidRPr="0048090B" w:rsidRDefault="00CD7784" w:rsidP="00CD778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F226BB">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F01FFB" w:rsidRPr="0048090B" w14:paraId="05F6D652" w14:textId="5405E77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D82669"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A464DA9"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461DF2C2" w14:textId="44136FC0"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50C045CF"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18E36D3" w14:textId="530FEA5F"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47D9E7A9" w14:textId="0525B581"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59" w:type="dxa"/>
            <w:tcBorders>
              <w:top w:val="nil"/>
              <w:left w:val="nil"/>
              <w:bottom w:val="single" w:sz="4" w:space="0" w:color="auto"/>
              <w:right w:val="single" w:sz="4" w:space="0" w:color="auto"/>
            </w:tcBorders>
            <w:vAlign w:val="center"/>
          </w:tcPr>
          <w:p w14:paraId="0D992247" w14:textId="209C5DA3"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2.961</w:t>
            </w:r>
          </w:p>
        </w:tc>
      </w:tr>
      <w:tr w:rsidR="00F01FFB" w:rsidRPr="0048090B" w14:paraId="59B3DDD3" w14:textId="2094D93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988B318"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C4B9F79"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3C31B32F" w14:textId="44423A54"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Pr="0048090B">
              <w:rPr>
                <w:rFonts w:ascii="Times New Roman" w:eastAsia="ＭＳ 明朝" w:hAnsi="Times New Roman" w:cs="Times New Roman"/>
                <w:color w:val="000000"/>
                <w:kern w:val="0"/>
                <w:szCs w:val="21"/>
              </w:rPr>
              <w:t>8495</w:t>
            </w:r>
          </w:p>
        </w:tc>
        <w:tc>
          <w:tcPr>
            <w:tcW w:w="204" w:type="dxa"/>
            <w:tcBorders>
              <w:top w:val="nil"/>
              <w:left w:val="nil"/>
              <w:bottom w:val="single" w:sz="4" w:space="0" w:color="auto"/>
              <w:right w:val="single" w:sz="4" w:space="0" w:color="auto"/>
            </w:tcBorders>
          </w:tcPr>
          <w:p w14:paraId="5EFC9459"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95DE628" w14:textId="6AF70445"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72533178" w14:textId="3C56EAC9"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59" w:type="dxa"/>
            <w:tcBorders>
              <w:top w:val="nil"/>
              <w:left w:val="nil"/>
              <w:bottom w:val="single" w:sz="4" w:space="0" w:color="auto"/>
              <w:right w:val="single" w:sz="4" w:space="0" w:color="auto"/>
            </w:tcBorders>
            <w:vAlign w:val="center"/>
          </w:tcPr>
          <w:p w14:paraId="7C9DB77C" w14:textId="7C2C34FF"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3.381</w:t>
            </w:r>
          </w:p>
        </w:tc>
      </w:tr>
      <w:tr w:rsidR="00F01FFB" w:rsidRPr="0048090B" w14:paraId="4444E55E" w14:textId="206C089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51D9FE"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324C628"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24D2C10D" w14:textId="7DB843FE"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1699</w:t>
            </w:r>
          </w:p>
        </w:tc>
        <w:tc>
          <w:tcPr>
            <w:tcW w:w="204" w:type="dxa"/>
            <w:tcBorders>
              <w:top w:val="nil"/>
              <w:left w:val="nil"/>
              <w:bottom w:val="single" w:sz="4" w:space="0" w:color="auto"/>
              <w:right w:val="single" w:sz="4" w:space="0" w:color="auto"/>
            </w:tcBorders>
          </w:tcPr>
          <w:p w14:paraId="4DDC88FA"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B93650B" w14:textId="0115DC30"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10985A6C" w14:textId="06FCD101"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59" w:type="dxa"/>
            <w:tcBorders>
              <w:top w:val="nil"/>
              <w:left w:val="nil"/>
              <w:bottom w:val="single" w:sz="4" w:space="0" w:color="auto"/>
              <w:right w:val="single" w:sz="4" w:space="0" w:color="auto"/>
            </w:tcBorders>
            <w:vAlign w:val="center"/>
          </w:tcPr>
          <w:p w14:paraId="3FD1ABCA" w14:textId="6839FF04"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3.802</w:t>
            </w:r>
          </w:p>
        </w:tc>
      </w:tr>
      <w:tr w:rsidR="00F01FFB" w:rsidRPr="0048090B" w14:paraId="1D60D099" w14:textId="6345D19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20123B"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368150F"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0AFCC010" w14:textId="4D99E035"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2548</w:t>
            </w:r>
          </w:p>
        </w:tc>
        <w:tc>
          <w:tcPr>
            <w:tcW w:w="204" w:type="dxa"/>
            <w:tcBorders>
              <w:top w:val="nil"/>
              <w:left w:val="nil"/>
              <w:bottom w:val="single" w:sz="4" w:space="0" w:color="auto"/>
              <w:right w:val="single" w:sz="4" w:space="0" w:color="auto"/>
            </w:tcBorders>
          </w:tcPr>
          <w:p w14:paraId="26B02439"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8870EF0" w14:textId="5B9E8A71"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4054C8AE" w14:textId="567F4B49"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59" w:type="dxa"/>
            <w:tcBorders>
              <w:top w:val="nil"/>
              <w:left w:val="nil"/>
              <w:bottom w:val="single" w:sz="4" w:space="0" w:color="auto"/>
              <w:right w:val="single" w:sz="4" w:space="0" w:color="auto"/>
            </w:tcBorders>
            <w:vAlign w:val="center"/>
          </w:tcPr>
          <w:p w14:paraId="0FA39D98" w14:textId="56A6C217"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3.802</w:t>
            </w:r>
          </w:p>
        </w:tc>
      </w:tr>
      <w:tr w:rsidR="00F01FFB" w:rsidRPr="0048090B" w14:paraId="5130E34F" w14:textId="5E8403F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62F4C8F"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7F98CEA8"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243CF287" w14:textId="3005287D"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2548</w:t>
            </w:r>
          </w:p>
        </w:tc>
        <w:tc>
          <w:tcPr>
            <w:tcW w:w="204" w:type="dxa"/>
            <w:tcBorders>
              <w:top w:val="nil"/>
              <w:left w:val="nil"/>
              <w:bottom w:val="single" w:sz="4" w:space="0" w:color="auto"/>
              <w:right w:val="single" w:sz="4" w:space="0" w:color="auto"/>
            </w:tcBorders>
          </w:tcPr>
          <w:p w14:paraId="00CDE875"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9992188" w14:textId="3FD7B92E"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276" w:type="dxa"/>
            <w:tcBorders>
              <w:top w:val="nil"/>
              <w:left w:val="nil"/>
              <w:bottom w:val="single" w:sz="4" w:space="0" w:color="auto"/>
              <w:right w:val="single" w:sz="4" w:space="0" w:color="auto"/>
            </w:tcBorders>
            <w:vAlign w:val="center"/>
          </w:tcPr>
          <w:p w14:paraId="52A8091D" w14:textId="4B2971E0"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13728BE8" w14:textId="4BAD91ED"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4.641</w:t>
            </w:r>
          </w:p>
        </w:tc>
      </w:tr>
      <w:tr w:rsidR="00F01FFB" w:rsidRPr="0048090B" w14:paraId="15EBBB6B" w14:textId="107A680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B8D255D"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50DF4E8E"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21D57B66" w14:textId="0F5F08E1"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3397</w:t>
            </w:r>
          </w:p>
        </w:tc>
        <w:tc>
          <w:tcPr>
            <w:tcW w:w="204" w:type="dxa"/>
            <w:tcBorders>
              <w:top w:val="nil"/>
              <w:left w:val="nil"/>
              <w:bottom w:val="single" w:sz="4" w:space="0" w:color="auto"/>
              <w:right w:val="single" w:sz="4" w:space="0" w:color="auto"/>
            </w:tcBorders>
          </w:tcPr>
          <w:p w14:paraId="16431173"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2F5E72E" w14:textId="678E2EBD"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276" w:type="dxa"/>
            <w:tcBorders>
              <w:top w:val="nil"/>
              <w:left w:val="nil"/>
              <w:bottom w:val="single" w:sz="4" w:space="0" w:color="auto"/>
              <w:right w:val="single" w:sz="4" w:space="0" w:color="auto"/>
            </w:tcBorders>
            <w:vAlign w:val="center"/>
          </w:tcPr>
          <w:p w14:paraId="6EB2953E" w14:textId="2F6B8C35"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54145AF1" w14:textId="1A067E00"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5.478</w:t>
            </w:r>
          </w:p>
        </w:tc>
      </w:tr>
      <w:tr w:rsidR="00F01FFB" w:rsidRPr="0048090B" w14:paraId="49F16AF5" w14:textId="7C8AE2B3"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81B6AA"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7E495379"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5E14403E" w14:textId="10ACBE6A"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4245</w:t>
            </w:r>
          </w:p>
        </w:tc>
        <w:tc>
          <w:tcPr>
            <w:tcW w:w="204" w:type="dxa"/>
            <w:tcBorders>
              <w:top w:val="nil"/>
              <w:left w:val="nil"/>
              <w:bottom w:val="single" w:sz="4" w:space="0" w:color="auto"/>
              <w:right w:val="single" w:sz="4" w:space="0" w:color="auto"/>
            </w:tcBorders>
          </w:tcPr>
          <w:p w14:paraId="0ED09431"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727F52B" w14:textId="118EDF67"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276" w:type="dxa"/>
            <w:tcBorders>
              <w:top w:val="nil"/>
              <w:left w:val="nil"/>
              <w:bottom w:val="single" w:sz="4" w:space="0" w:color="auto"/>
              <w:right w:val="single" w:sz="4" w:space="0" w:color="auto"/>
            </w:tcBorders>
            <w:vAlign w:val="center"/>
          </w:tcPr>
          <w:p w14:paraId="52F57479" w14:textId="48E4359A"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2D82178E" w14:textId="0CDA3086"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6.313</w:t>
            </w:r>
          </w:p>
        </w:tc>
      </w:tr>
      <w:tr w:rsidR="00F01FFB" w:rsidRPr="0048090B" w14:paraId="5732B218" w14:textId="3CE8C45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A10A13"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360C6946"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152F6B43" w14:textId="17180783"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8485</w:t>
            </w:r>
          </w:p>
        </w:tc>
        <w:tc>
          <w:tcPr>
            <w:tcW w:w="204" w:type="dxa"/>
            <w:tcBorders>
              <w:top w:val="nil"/>
              <w:left w:val="nil"/>
              <w:bottom w:val="single" w:sz="4" w:space="0" w:color="auto"/>
              <w:right w:val="single" w:sz="4" w:space="0" w:color="auto"/>
            </w:tcBorders>
          </w:tcPr>
          <w:p w14:paraId="31999007"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8C1AD9A" w14:textId="51511DDB"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276" w:type="dxa"/>
            <w:tcBorders>
              <w:top w:val="nil"/>
              <w:left w:val="nil"/>
              <w:bottom w:val="single" w:sz="4" w:space="0" w:color="auto"/>
              <w:right w:val="single" w:sz="4" w:space="0" w:color="auto"/>
            </w:tcBorders>
            <w:vAlign w:val="center"/>
          </w:tcPr>
          <w:p w14:paraId="492DBEEB" w14:textId="2272A49B"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7B020C44" w14:textId="59263A8D"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7.146</w:t>
            </w:r>
          </w:p>
        </w:tc>
      </w:tr>
      <w:tr w:rsidR="00F01FFB" w:rsidRPr="0048090B" w14:paraId="22CD5920" w14:textId="2756220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E72ADE"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56472EC"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49998D44" w14:textId="0FE4E5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1.272</w:t>
            </w:r>
          </w:p>
        </w:tc>
        <w:tc>
          <w:tcPr>
            <w:tcW w:w="204" w:type="dxa"/>
            <w:tcBorders>
              <w:top w:val="nil"/>
              <w:left w:val="nil"/>
              <w:bottom w:val="single" w:sz="4" w:space="0" w:color="auto"/>
              <w:right w:val="single" w:sz="4" w:space="0" w:color="auto"/>
            </w:tcBorders>
          </w:tcPr>
          <w:p w14:paraId="12F35E22"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E652810" w14:textId="00032A8A"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276" w:type="dxa"/>
            <w:tcBorders>
              <w:top w:val="nil"/>
              <w:left w:val="nil"/>
              <w:bottom w:val="single" w:sz="4" w:space="0" w:color="auto"/>
              <w:right w:val="single" w:sz="4" w:space="0" w:color="auto"/>
            </w:tcBorders>
            <w:vAlign w:val="center"/>
          </w:tcPr>
          <w:p w14:paraId="79BEB165" w14:textId="196D663E"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559" w:type="dxa"/>
            <w:tcBorders>
              <w:top w:val="nil"/>
              <w:left w:val="nil"/>
              <w:bottom w:val="single" w:sz="4" w:space="0" w:color="auto"/>
              <w:right w:val="single" w:sz="4" w:space="0" w:color="auto"/>
            </w:tcBorders>
            <w:vAlign w:val="center"/>
          </w:tcPr>
          <w:p w14:paraId="23A869C0" w14:textId="0F5F2AA8"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7.976</w:t>
            </w:r>
          </w:p>
        </w:tc>
      </w:tr>
      <w:tr w:rsidR="00F01FFB" w:rsidRPr="0048090B" w14:paraId="53E7AA73" w14:textId="75760C5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E0D7EC"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5EC85485"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465F5FB6" w14:textId="5B43B489"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1.695</w:t>
            </w:r>
          </w:p>
        </w:tc>
        <w:tc>
          <w:tcPr>
            <w:tcW w:w="204" w:type="dxa"/>
            <w:tcBorders>
              <w:top w:val="nil"/>
              <w:left w:val="nil"/>
              <w:bottom w:val="single" w:sz="4" w:space="0" w:color="auto"/>
              <w:right w:val="single" w:sz="4" w:space="0" w:color="auto"/>
            </w:tcBorders>
          </w:tcPr>
          <w:p w14:paraId="2451C8A7"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CC41F99" w14:textId="417F0F97"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2100</w:t>
            </w:r>
          </w:p>
        </w:tc>
        <w:tc>
          <w:tcPr>
            <w:tcW w:w="1276" w:type="dxa"/>
            <w:tcBorders>
              <w:top w:val="nil"/>
              <w:left w:val="nil"/>
              <w:bottom w:val="single" w:sz="4" w:space="0" w:color="auto"/>
              <w:right w:val="single" w:sz="4" w:space="0" w:color="auto"/>
            </w:tcBorders>
            <w:vAlign w:val="center"/>
          </w:tcPr>
          <w:p w14:paraId="1AFD2134" w14:textId="29669B88"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559" w:type="dxa"/>
            <w:tcBorders>
              <w:top w:val="nil"/>
              <w:left w:val="nil"/>
              <w:bottom w:val="single" w:sz="4" w:space="0" w:color="auto"/>
              <w:right w:val="single" w:sz="4" w:space="0" w:color="auto"/>
            </w:tcBorders>
            <w:vAlign w:val="center"/>
          </w:tcPr>
          <w:p w14:paraId="7BEF7B96" w14:textId="4B4B4BAC"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8.805</w:t>
            </w:r>
          </w:p>
        </w:tc>
      </w:tr>
      <w:tr w:rsidR="00F01FFB" w:rsidRPr="0048090B" w14:paraId="3AF7EC7D" w14:textId="7A9DE4E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982D5BD"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2B4EBD4E"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06C126BE" w14:textId="4F71CF59"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2.117</w:t>
            </w:r>
          </w:p>
        </w:tc>
        <w:tc>
          <w:tcPr>
            <w:tcW w:w="204" w:type="dxa"/>
            <w:tcBorders>
              <w:top w:val="nil"/>
              <w:left w:val="nil"/>
              <w:bottom w:val="single" w:sz="4" w:space="0" w:color="auto"/>
              <w:right w:val="single" w:sz="4" w:space="0" w:color="auto"/>
            </w:tcBorders>
          </w:tcPr>
          <w:p w14:paraId="6E5D1BDA"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663C871" w14:textId="5CC5EBAD"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2200</w:t>
            </w:r>
          </w:p>
        </w:tc>
        <w:tc>
          <w:tcPr>
            <w:tcW w:w="1276" w:type="dxa"/>
            <w:tcBorders>
              <w:top w:val="nil"/>
              <w:left w:val="nil"/>
              <w:bottom w:val="single" w:sz="4" w:space="0" w:color="auto"/>
              <w:right w:val="single" w:sz="4" w:space="0" w:color="auto"/>
            </w:tcBorders>
            <w:vAlign w:val="center"/>
          </w:tcPr>
          <w:p w14:paraId="0D0D4C07" w14:textId="0870D57A"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559" w:type="dxa"/>
            <w:tcBorders>
              <w:top w:val="nil"/>
              <w:left w:val="nil"/>
              <w:bottom w:val="single" w:sz="4" w:space="0" w:color="auto"/>
              <w:right w:val="single" w:sz="4" w:space="0" w:color="auto"/>
            </w:tcBorders>
            <w:vAlign w:val="center"/>
          </w:tcPr>
          <w:p w14:paraId="522A6C21" w14:textId="6A63CECD"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8.805</w:t>
            </w:r>
          </w:p>
        </w:tc>
      </w:tr>
      <w:tr w:rsidR="00F01FFB" w:rsidRPr="0048090B" w14:paraId="4313FF32" w14:textId="621B4B4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384A5B"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0E8961D3"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477A8A2F" w14:textId="5C2C7288"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2.539</w:t>
            </w:r>
          </w:p>
        </w:tc>
        <w:tc>
          <w:tcPr>
            <w:tcW w:w="204" w:type="dxa"/>
            <w:tcBorders>
              <w:top w:val="nil"/>
              <w:left w:val="nil"/>
              <w:bottom w:val="single" w:sz="4" w:space="0" w:color="auto"/>
              <w:right w:val="single" w:sz="4" w:space="0" w:color="auto"/>
            </w:tcBorders>
          </w:tcPr>
          <w:p w14:paraId="076583EB"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C245230" w14:textId="3032A625"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2871E264" w14:textId="221CB202"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3406DFD5" w14:textId="41E5C507" w:rsidR="00F01FFB" w:rsidRPr="0048090B" w:rsidRDefault="00F01FFB" w:rsidP="00B9362F">
            <w:pPr>
              <w:widowControl/>
              <w:jc w:val="right"/>
              <w:rPr>
                <w:rFonts w:ascii="Times New Roman" w:eastAsia="ＭＳ 明朝" w:hAnsi="Times New Roman" w:cs="Times New Roman"/>
                <w:color w:val="000000"/>
                <w:kern w:val="0"/>
                <w:szCs w:val="21"/>
              </w:rPr>
            </w:pPr>
          </w:p>
        </w:tc>
      </w:tr>
    </w:tbl>
    <w:p w14:paraId="530C6D1A" w14:textId="77777777" w:rsidR="00B44565" w:rsidRPr="0048090B" w:rsidRDefault="00B44565" w:rsidP="00B9362F">
      <w:pPr>
        <w:widowControl/>
        <w:rPr>
          <w:rFonts w:ascii="Times New Roman" w:eastAsia="ＭＳ 明朝" w:hAnsi="Times New Roman" w:cs="Times New Roman"/>
          <w:szCs w:val="21"/>
        </w:rPr>
      </w:pPr>
    </w:p>
    <w:p w14:paraId="5C1C2100" w14:textId="216B5564" w:rsidR="00962610" w:rsidRPr="0048090B" w:rsidRDefault="00962610"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99" w:name="_Toc126851027"/>
      <w:r w:rsidRPr="0048090B">
        <w:rPr>
          <w:rStyle w:val="normaltextrun"/>
          <w:rFonts w:ascii="Times New Roman" w:eastAsia="ＭＳ 明朝" w:hAnsi="Times New Roman" w:cs="Times New Roman"/>
          <w:sz w:val="21"/>
          <w:szCs w:val="21"/>
        </w:rPr>
        <w:t>220906CP_naf15μL CA</w:t>
      </w:r>
      <w:r w:rsidRPr="0048090B">
        <w:rPr>
          <w:rStyle w:val="normaltextrun"/>
          <w:rFonts w:ascii="Times New Roman" w:eastAsia="ＭＳ 明朝" w:hAnsi="Times New Roman" w:cs="Times New Roman"/>
          <w:sz w:val="21"/>
          <w:szCs w:val="21"/>
        </w:rPr>
        <w:t>測定</w:t>
      </w:r>
      <w:bookmarkEnd w:id="999"/>
    </w:p>
    <w:p w14:paraId="3E2AF3E9" w14:textId="77777777" w:rsidR="00962610" w:rsidRPr="0048090B" w:rsidRDefault="00962610" w:rsidP="00B9362F">
      <w:pPr>
        <w:pStyle w:val="a4"/>
        <w:widowControl/>
        <w:numPr>
          <w:ilvl w:val="0"/>
          <w:numId w:val="41"/>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10DC159A" w14:textId="77777777" w:rsidR="00962610" w:rsidRPr="0048090B" w:rsidRDefault="00962610" w:rsidP="00B9362F">
      <w:pPr>
        <w:pStyle w:val="a4"/>
        <w:widowControl/>
        <w:numPr>
          <w:ilvl w:val="0"/>
          <w:numId w:val="4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66357442" w14:textId="24AC4073" w:rsidR="00962610" w:rsidRPr="0048090B" w:rsidRDefault="00962610" w:rsidP="00B9362F">
      <w:pPr>
        <w:pStyle w:val="a4"/>
        <w:widowControl/>
        <w:numPr>
          <w:ilvl w:val="0"/>
          <w:numId w:val="4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w:t>
      </w:r>
      <w:r w:rsidR="003823E5" w:rsidRPr="0048090B">
        <w:rPr>
          <w:rStyle w:val="normaltextrun"/>
          <w:rFonts w:ascii="Times New Roman" w:eastAsia="ＭＳ 明朝" w:hAnsi="Times New Roman" w:cs="Times New Roman"/>
          <w:szCs w:val="21"/>
        </w:rPr>
        <w:t>5</w:t>
      </w:r>
      <w:r w:rsidR="00286E7A" w:rsidRPr="0048090B">
        <w:rPr>
          <w:rStyle w:val="normaltextrun"/>
          <w:rFonts w:ascii="Times New Roman" w:eastAsia="ＭＳ 明朝" w:hAnsi="Times New Roman" w:cs="Times New Roman"/>
          <w:szCs w:val="21"/>
        </w:rPr>
        <w:t>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r w:rsidR="00B17EBB" w:rsidRPr="0048090B">
        <w:rPr>
          <w:rStyle w:val="normaltextrun"/>
          <w:rFonts w:ascii="Times New Roman" w:eastAsia="ＭＳ 明朝" w:hAnsi="Times New Roman" w:cs="Times New Roman"/>
          <w:szCs w:val="21"/>
        </w:rPr>
        <w:t>0.1 M</w:t>
      </w:r>
      <w:r w:rsidR="00B17EBB"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2BB9F479" w14:textId="77777777" w:rsidR="00962610" w:rsidRPr="0048090B" w:rsidRDefault="00962610" w:rsidP="00B9362F">
      <w:pPr>
        <w:pStyle w:val="a4"/>
        <w:widowControl/>
        <w:numPr>
          <w:ilvl w:val="0"/>
          <w:numId w:val="4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17E4A066" w14:textId="77777777" w:rsidR="00962610" w:rsidRPr="0048090B" w:rsidRDefault="00962610" w:rsidP="00B9362F">
      <w:pPr>
        <w:pStyle w:val="a4"/>
        <w:widowControl/>
        <w:numPr>
          <w:ilvl w:val="0"/>
          <w:numId w:val="41"/>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38EA25BF" w14:textId="76D0EC48" w:rsidR="00962610" w:rsidRPr="0048090B" w:rsidRDefault="00B22439" w:rsidP="00B9362F">
      <w:pPr>
        <w:pStyle w:val="a4"/>
        <w:widowControl/>
        <w:numPr>
          <w:ilvl w:val="0"/>
          <w:numId w:val="41"/>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962610" w:rsidRPr="0048090B">
        <w:rPr>
          <w:rFonts w:ascii="Times New Roman" w:eastAsia="ＭＳ 明朝" w:hAnsi="Times New Roman" w:cs="Times New Roman"/>
          <w:szCs w:val="21"/>
        </w:rPr>
        <w:t>の溶液をマイクロピペットで連続的に加えた。</w:t>
      </w:r>
    </w:p>
    <w:p w14:paraId="09B6EF2D" w14:textId="77777777" w:rsidR="00962610" w:rsidRPr="0048090B" w:rsidRDefault="00962610"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06A297D3" w14:textId="6D3F6FB9" w:rsidR="00962610" w:rsidRPr="0048090B" w:rsidRDefault="0055175B" w:rsidP="00B9362F">
      <w:pPr>
        <w:widowControl/>
        <w:rPr>
          <w:rFonts w:ascii="Times New Roman" w:eastAsia="ＭＳ 明朝" w:hAnsi="Times New Roman" w:cs="Times New Roman"/>
          <w:szCs w:val="21"/>
        </w:rPr>
      </w:pPr>
      <w:r>
        <w:rPr>
          <w:rFonts w:ascii="Times New Roman" w:eastAsia="ＭＳ 明朝" w:hAnsi="Times New Roman" w:cs="Times New Roman"/>
          <w:szCs w:val="21"/>
        </w:rPr>
        <w:br w:type="page"/>
      </w:r>
    </w:p>
    <w:p w14:paraId="3E8D6AC4" w14:textId="60A90DEF" w:rsidR="00327D25" w:rsidRPr="0048090B" w:rsidRDefault="00962610"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286E7A" w:rsidRPr="0048090B">
        <w:rPr>
          <w:rFonts w:ascii="Times New Roman" w:eastAsia="ＭＳ 明朝" w:hAnsi="Times New Roman" w:cs="Times New Roman"/>
          <w:szCs w:val="21"/>
        </w:rPr>
        <w:t>7</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F01FFB" w:rsidRPr="0048090B" w14:paraId="7188D320" w14:textId="02FCC962"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6364E3" w14:textId="77777777" w:rsidR="00F01FFB" w:rsidRPr="0048090B" w:rsidRDefault="00F01FF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0922087F" w14:textId="77777777" w:rsidR="00F01FFB" w:rsidRPr="0048090B" w:rsidRDefault="00F01FF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79ACB42B" w14:textId="77777777" w:rsidR="00F01FFB" w:rsidRPr="0048090B" w:rsidRDefault="00F01FF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5C871D8F" w14:textId="77777777" w:rsidR="00F01FFB" w:rsidRPr="0048090B" w:rsidRDefault="00F01FFB" w:rsidP="00F01FFB">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36C6630F" w14:textId="497C85D6" w:rsidR="00F01FFB" w:rsidRPr="0048090B" w:rsidRDefault="00F01FFB" w:rsidP="00F01FF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73D3019A" w14:textId="4927499E" w:rsidR="00F01FFB" w:rsidRPr="0048090B" w:rsidRDefault="00F01FFB" w:rsidP="00F01FF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00F168E9" w14:textId="03401B4D" w:rsidR="00F01FFB" w:rsidRPr="0048090B" w:rsidRDefault="00F01FFB" w:rsidP="00F01FF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F01FFB" w:rsidRPr="0048090B" w14:paraId="4DE735C5" w14:textId="0918206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918560E" w14:textId="7F314D85" w:rsidR="00F01FFB" w:rsidRPr="0048090B" w:rsidRDefault="00F01FF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5AA326D" w14:textId="77777777" w:rsidR="00F01FFB" w:rsidRPr="0048090B" w:rsidRDefault="00F01FF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0D5D4330" w14:textId="5EAAAD41" w:rsidR="00F01FFB" w:rsidRPr="0048090B" w:rsidRDefault="00F01FF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219984CD" w14:textId="77777777" w:rsidR="00F01FFB" w:rsidRPr="0048090B" w:rsidRDefault="00F01FFB" w:rsidP="00F01FFB">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D9F8A8B" w14:textId="4D6417D6" w:rsidR="00F01FFB" w:rsidRPr="0048090B" w:rsidRDefault="00F01FFB" w:rsidP="00F01FF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6C92FE1D" w14:textId="13F355CC" w:rsidR="00F01FFB" w:rsidRPr="0048090B" w:rsidRDefault="00F01FFB" w:rsidP="00F01FF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5E2B960B" w14:textId="6CC8B648" w:rsidR="00F01FFB" w:rsidRPr="0048090B" w:rsidRDefault="00F01FFB" w:rsidP="00F01FF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55175B" w:rsidRPr="0048090B" w14:paraId="05F2627C" w14:textId="62840FA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069C49"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AA66E91"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4DEC868B" w14:textId="2177EE0A"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2319D70E"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F59AB65" w14:textId="5C53B46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276" w:type="dxa"/>
            <w:tcBorders>
              <w:top w:val="nil"/>
              <w:left w:val="nil"/>
              <w:bottom w:val="single" w:sz="4" w:space="0" w:color="auto"/>
              <w:right w:val="single" w:sz="4" w:space="0" w:color="auto"/>
            </w:tcBorders>
            <w:vAlign w:val="center"/>
          </w:tcPr>
          <w:p w14:paraId="2E113C33" w14:textId="689A1646"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w:t>
            </w:r>
          </w:p>
        </w:tc>
        <w:tc>
          <w:tcPr>
            <w:tcW w:w="1559" w:type="dxa"/>
            <w:tcBorders>
              <w:top w:val="nil"/>
              <w:left w:val="nil"/>
              <w:bottom w:val="single" w:sz="4" w:space="0" w:color="auto"/>
              <w:right w:val="single" w:sz="4" w:space="0" w:color="auto"/>
            </w:tcBorders>
            <w:vAlign w:val="center"/>
          </w:tcPr>
          <w:p w14:paraId="663F49C4" w14:textId="3CB404A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2.089</w:t>
            </w:r>
          </w:p>
        </w:tc>
      </w:tr>
      <w:tr w:rsidR="0055175B" w:rsidRPr="0048090B" w14:paraId="639D472A" w14:textId="609A9DD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EB8D64F"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5402756E"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7D5FE9E7" w14:textId="72154187"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Pr="0048090B">
              <w:rPr>
                <w:rFonts w:ascii="Times New Roman" w:eastAsia="ＭＳ 明朝" w:hAnsi="Times New Roman" w:cs="Times New Roman"/>
                <w:color w:val="000000"/>
                <w:kern w:val="0"/>
                <w:szCs w:val="21"/>
              </w:rPr>
              <w:t>8729</w:t>
            </w:r>
          </w:p>
        </w:tc>
        <w:tc>
          <w:tcPr>
            <w:tcW w:w="204" w:type="dxa"/>
            <w:tcBorders>
              <w:top w:val="nil"/>
              <w:left w:val="nil"/>
              <w:bottom w:val="single" w:sz="4" w:space="0" w:color="auto"/>
              <w:right w:val="single" w:sz="4" w:space="0" w:color="auto"/>
            </w:tcBorders>
          </w:tcPr>
          <w:p w14:paraId="30D948BB"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6A51C7D" w14:textId="49841A3A"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276" w:type="dxa"/>
            <w:tcBorders>
              <w:top w:val="nil"/>
              <w:left w:val="nil"/>
              <w:bottom w:val="single" w:sz="4" w:space="0" w:color="auto"/>
              <w:right w:val="single" w:sz="4" w:space="0" w:color="auto"/>
            </w:tcBorders>
            <w:vAlign w:val="center"/>
          </w:tcPr>
          <w:p w14:paraId="2742BEC7" w14:textId="483021EC"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290</w:t>
            </w:r>
          </w:p>
        </w:tc>
        <w:tc>
          <w:tcPr>
            <w:tcW w:w="1559" w:type="dxa"/>
            <w:tcBorders>
              <w:top w:val="nil"/>
              <w:left w:val="nil"/>
              <w:bottom w:val="single" w:sz="4" w:space="0" w:color="auto"/>
              <w:right w:val="single" w:sz="4" w:space="0" w:color="auto"/>
            </w:tcBorders>
            <w:vAlign w:val="center"/>
          </w:tcPr>
          <w:p w14:paraId="469DAA31" w14:textId="5BA3350D"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2.522</w:t>
            </w:r>
          </w:p>
        </w:tc>
      </w:tr>
      <w:tr w:rsidR="0055175B" w:rsidRPr="0048090B" w14:paraId="7E535222" w14:textId="76D910C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C00707"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18DA592F"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0B9C180D" w14:textId="23C0A6DD"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1746</w:t>
            </w:r>
          </w:p>
        </w:tc>
        <w:tc>
          <w:tcPr>
            <w:tcW w:w="204" w:type="dxa"/>
            <w:tcBorders>
              <w:top w:val="nil"/>
              <w:left w:val="nil"/>
              <w:bottom w:val="single" w:sz="4" w:space="0" w:color="auto"/>
              <w:right w:val="single" w:sz="4" w:space="0" w:color="auto"/>
            </w:tcBorders>
          </w:tcPr>
          <w:p w14:paraId="52FA4A60"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0653D59" w14:textId="20D61F0B"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276" w:type="dxa"/>
            <w:tcBorders>
              <w:top w:val="nil"/>
              <w:left w:val="nil"/>
              <w:bottom w:val="single" w:sz="4" w:space="0" w:color="auto"/>
              <w:right w:val="single" w:sz="4" w:space="0" w:color="auto"/>
            </w:tcBorders>
            <w:vAlign w:val="center"/>
          </w:tcPr>
          <w:p w14:paraId="46EF2279" w14:textId="112A6180"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w:t>
            </w:r>
          </w:p>
        </w:tc>
        <w:tc>
          <w:tcPr>
            <w:tcW w:w="1559" w:type="dxa"/>
            <w:tcBorders>
              <w:top w:val="nil"/>
              <w:left w:val="nil"/>
              <w:bottom w:val="single" w:sz="4" w:space="0" w:color="auto"/>
              <w:right w:val="single" w:sz="4" w:space="0" w:color="auto"/>
            </w:tcBorders>
            <w:vAlign w:val="center"/>
          </w:tcPr>
          <w:p w14:paraId="5F0A5D10" w14:textId="2AC3923A"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2.956</w:t>
            </w:r>
          </w:p>
        </w:tc>
      </w:tr>
      <w:tr w:rsidR="0055175B" w:rsidRPr="0048090B" w14:paraId="3849B2D1" w14:textId="0046174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D82D105"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7E999197"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647359D2" w14:textId="73DDF15F"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2618</w:t>
            </w:r>
          </w:p>
        </w:tc>
        <w:tc>
          <w:tcPr>
            <w:tcW w:w="204" w:type="dxa"/>
            <w:tcBorders>
              <w:top w:val="nil"/>
              <w:left w:val="nil"/>
              <w:bottom w:val="single" w:sz="4" w:space="0" w:color="auto"/>
              <w:right w:val="single" w:sz="4" w:space="0" w:color="auto"/>
            </w:tcBorders>
          </w:tcPr>
          <w:p w14:paraId="0D933F16"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BF72FF9" w14:textId="064FCB0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74F813A2" w14:textId="758EF6A0"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w:t>
            </w:r>
          </w:p>
        </w:tc>
        <w:tc>
          <w:tcPr>
            <w:tcW w:w="1559" w:type="dxa"/>
            <w:tcBorders>
              <w:top w:val="nil"/>
              <w:left w:val="nil"/>
              <w:bottom w:val="single" w:sz="4" w:space="0" w:color="auto"/>
              <w:right w:val="single" w:sz="4" w:space="0" w:color="auto"/>
            </w:tcBorders>
            <w:vAlign w:val="center"/>
          </w:tcPr>
          <w:p w14:paraId="6C163492" w14:textId="303AEBEF"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3.820</w:t>
            </w:r>
          </w:p>
        </w:tc>
      </w:tr>
      <w:tr w:rsidR="0055175B" w:rsidRPr="0048090B" w14:paraId="4D5A2526" w14:textId="5FA0072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E5DDA7B"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7193A9BA"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48E326F3" w14:textId="225AE0D9"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3490</w:t>
            </w:r>
          </w:p>
        </w:tc>
        <w:tc>
          <w:tcPr>
            <w:tcW w:w="204" w:type="dxa"/>
            <w:tcBorders>
              <w:top w:val="nil"/>
              <w:left w:val="nil"/>
              <w:bottom w:val="single" w:sz="4" w:space="0" w:color="auto"/>
              <w:right w:val="single" w:sz="4" w:space="0" w:color="auto"/>
            </w:tcBorders>
          </w:tcPr>
          <w:p w14:paraId="41CAD7C3"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93FC587" w14:textId="658A0AA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3E899BC4" w14:textId="5CB6A2C2"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540</w:t>
            </w:r>
          </w:p>
        </w:tc>
        <w:tc>
          <w:tcPr>
            <w:tcW w:w="1559" w:type="dxa"/>
            <w:tcBorders>
              <w:top w:val="nil"/>
              <w:left w:val="nil"/>
              <w:bottom w:val="single" w:sz="4" w:space="0" w:color="auto"/>
              <w:right w:val="single" w:sz="4" w:space="0" w:color="auto"/>
            </w:tcBorders>
            <w:vAlign w:val="center"/>
          </w:tcPr>
          <w:p w14:paraId="4029923C" w14:textId="64CC9F29"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4.682</w:t>
            </w:r>
          </w:p>
        </w:tc>
      </w:tr>
      <w:tr w:rsidR="0055175B" w:rsidRPr="0048090B" w14:paraId="3A7CDAEA" w14:textId="6EE1176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4FF9B9"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152BFCA9"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506" w:type="dxa"/>
            <w:tcBorders>
              <w:top w:val="nil"/>
              <w:left w:val="nil"/>
              <w:bottom w:val="single" w:sz="4" w:space="0" w:color="auto"/>
              <w:right w:val="single" w:sz="4" w:space="0" w:color="auto"/>
            </w:tcBorders>
            <w:shd w:val="clear" w:color="auto" w:fill="auto"/>
            <w:noWrap/>
            <w:vAlign w:val="center"/>
            <w:hideMark/>
          </w:tcPr>
          <w:p w14:paraId="538899B0" w14:textId="6358EBCE"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7848</w:t>
            </w:r>
          </w:p>
        </w:tc>
        <w:tc>
          <w:tcPr>
            <w:tcW w:w="204" w:type="dxa"/>
            <w:tcBorders>
              <w:top w:val="nil"/>
              <w:left w:val="nil"/>
              <w:bottom w:val="single" w:sz="4" w:space="0" w:color="auto"/>
              <w:right w:val="single" w:sz="4" w:space="0" w:color="auto"/>
            </w:tcBorders>
          </w:tcPr>
          <w:p w14:paraId="029F7941"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C4B36DC" w14:textId="1F60DAD3"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7C848689" w14:textId="5C6548D8"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w:t>
            </w:r>
          </w:p>
        </w:tc>
        <w:tc>
          <w:tcPr>
            <w:tcW w:w="1559" w:type="dxa"/>
            <w:tcBorders>
              <w:top w:val="nil"/>
              <w:left w:val="nil"/>
              <w:bottom w:val="single" w:sz="4" w:space="0" w:color="auto"/>
              <w:right w:val="single" w:sz="4" w:space="0" w:color="auto"/>
            </w:tcBorders>
            <w:vAlign w:val="center"/>
          </w:tcPr>
          <w:p w14:paraId="032A3633" w14:textId="29521FB0"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5.543</w:t>
            </w:r>
          </w:p>
        </w:tc>
      </w:tr>
      <w:tr w:rsidR="0055175B" w:rsidRPr="0048090B" w14:paraId="2D9379F1" w14:textId="6ED7ACD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2E72503"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5883D468"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506" w:type="dxa"/>
            <w:tcBorders>
              <w:top w:val="nil"/>
              <w:left w:val="nil"/>
              <w:bottom w:val="single" w:sz="4" w:space="0" w:color="auto"/>
              <w:right w:val="single" w:sz="4" w:space="0" w:color="auto"/>
            </w:tcBorders>
            <w:shd w:val="clear" w:color="auto" w:fill="auto"/>
            <w:noWrap/>
            <w:vAlign w:val="center"/>
            <w:hideMark/>
          </w:tcPr>
          <w:p w14:paraId="54787E56" w14:textId="77E0BD61"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w:t>
            </w:r>
          </w:p>
        </w:tc>
        <w:tc>
          <w:tcPr>
            <w:tcW w:w="204" w:type="dxa"/>
            <w:tcBorders>
              <w:top w:val="nil"/>
              <w:left w:val="nil"/>
              <w:bottom w:val="single" w:sz="4" w:space="0" w:color="auto"/>
              <w:right w:val="single" w:sz="4" w:space="0" w:color="auto"/>
            </w:tcBorders>
          </w:tcPr>
          <w:p w14:paraId="630AB5BD"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30ED0C7" w14:textId="7D6EB946"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4A6C5B4D" w14:textId="2F2794F7"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39F78039" w14:textId="0A1535D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r w:rsidR="0055175B" w:rsidRPr="0048090B" w14:paraId="6BF922D3" w14:textId="79810DF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B9DE15"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E8982B4"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506" w:type="dxa"/>
            <w:tcBorders>
              <w:top w:val="nil"/>
              <w:left w:val="nil"/>
              <w:bottom w:val="single" w:sz="4" w:space="0" w:color="auto"/>
              <w:right w:val="single" w:sz="4" w:space="0" w:color="auto"/>
            </w:tcBorders>
            <w:shd w:val="clear" w:color="auto" w:fill="auto"/>
            <w:noWrap/>
            <w:vAlign w:val="center"/>
            <w:hideMark/>
          </w:tcPr>
          <w:p w14:paraId="6C67FA45" w14:textId="03CE33DE"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w:t>
            </w:r>
          </w:p>
        </w:tc>
        <w:tc>
          <w:tcPr>
            <w:tcW w:w="204" w:type="dxa"/>
            <w:tcBorders>
              <w:top w:val="nil"/>
              <w:left w:val="nil"/>
              <w:bottom w:val="single" w:sz="4" w:space="0" w:color="auto"/>
              <w:right w:val="single" w:sz="4" w:space="0" w:color="auto"/>
            </w:tcBorders>
          </w:tcPr>
          <w:p w14:paraId="114D701E"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701518F" w14:textId="698207A2"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38A2C7F8" w14:textId="0DBFA7C6"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57DE59F2" w14:textId="251B3812"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bl>
    <w:p w14:paraId="786D41EB" w14:textId="77777777" w:rsidR="00962610" w:rsidRPr="0048090B" w:rsidRDefault="00962610" w:rsidP="00B9362F">
      <w:pPr>
        <w:widowControl/>
        <w:rPr>
          <w:rFonts w:ascii="Times New Roman" w:eastAsia="ＭＳ 明朝" w:hAnsi="Times New Roman" w:cs="Times New Roman"/>
          <w:szCs w:val="21"/>
        </w:rPr>
      </w:pPr>
    </w:p>
    <w:p w14:paraId="6F2EC6EE" w14:textId="4793F554" w:rsidR="00962610" w:rsidRPr="0048090B" w:rsidRDefault="00962610"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000" w:name="_Toc126851028"/>
      <w:r w:rsidRPr="0048090B">
        <w:rPr>
          <w:rStyle w:val="normaltextrun"/>
          <w:rFonts w:ascii="Times New Roman" w:eastAsia="ＭＳ 明朝" w:hAnsi="Times New Roman" w:cs="Times New Roman"/>
          <w:sz w:val="21"/>
          <w:szCs w:val="21"/>
        </w:rPr>
        <w:t>220906CP_naf20μL  CA</w:t>
      </w:r>
      <w:r w:rsidRPr="0048090B">
        <w:rPr>
          <w:rStyle w:val="normaltextrun"/>
          <w:rFonts w:ascii="Times New Roman" w:eastAsia="ＭＳ 明朝" w:hAnsi="Times New Roman" w:cs="Times New Roman"/>
          <w:sz w:val="21"/>
          <w:szCs w:val="21"/>
        </w:rPr>
        <w:t>測定</w:t>
      </w:r>
      <w:bookmarkEnd w:id="1000"/>
    </w:p>
    <w:p w14:paraId="7092876D" w14:textId="77777777" w:rsidR="00962610" w:rsidRPr="0048090B" w:rsidRDefault="00962610" w:rsidP="00B9362F">
      <w:pPr>
        <w:pStyle w:val="a4"/>
        <w:widowControl/>
        <w:numPr>
          <w:ilvl w:val="0"/>
          <w:numId w:val="42"/>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0626140" w14:textId="77777777" w:rsidR="00962610" w:rsidRPr="0048090B" w:rsidRDefault="00962610" w:rsidP="00B9362F">
      <w:pPr>
        <w:pStyle w:val="a4"/>
        <w:widowControl/>
        <w:numPr>
          <w:ilvl w:val="0"/>
          <w:numId w:val="4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1939A972" w14:textId="10B67241" w:rsidR="00962610" w:rsidRPr="0048090B" w:rsidRDefault="00962610" w:rsidP="00B9362F">
      <w:pPr>
        <w:pStyle w:val="a4"/>
        <w:widowControl/>
        <w:numPr>
          <w:ilvl w:val="0"/>
          <w:numId w:val="4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w:t>
      </w:r>
      <w:r w:rsidR="00552F2B" w:rsidRPr="0048090B">
        <w:rPr>
          <w:rStyle w:val="normaltextrun"/>
          <w:rFonts w:ascii="Times New Roman" w:eastAsia="ＭＳ 明朝" w:hAnsi="Times New Roman" w:cs="Times New Roman"/>
          <w:szCs w:val="21"/>
        </w:rPr>
        <w:t>582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r w:rsidR="00B17EBB" w:rsidRPr="0048090B">
        <w:rPr>
          <w:rStyle w:val="normaltextrun"/>
          <w:rFonts w:ascii="Times New Roman" w:eastAsia="ＭＳ 明朝" w:hAnsi="Times New Roman" w:cs="Times New Roman"/>
          <w:szCs w:val="21"/>
        </w:rPr>
        <w:t>0.1 M</w:t>
      </w:r>
      <w:r w:rsidR="00B17EBB"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5426420B" w14:textId="77777777" w:rsidR="00962610" w:rsidRPr="0048090B" w:rsidRDefault="00962610" w:rsidP="00B9362F">
      <w:pPr>
        <w:pStyle w:val="a4"/>
        <w:widowControl/>
        <w:numPr>
          <w:ilvl w:val="0"/>
          <w:numId w:val="4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5AC092B6" w14:textId="77777777" w:rsidR="00962610" w:rsidRPr="0048090B" w:rsidRDefault="00962610" w:rsidP="00B9362F">
      <w:pPr>
        <w:pStyle w:val="a4"/>
        <w:widowControl/>
        <w:numPr>
          <w:ilvl w:val="0"/>
          <w:numId w:val="42"/>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28C92D7B" w14:textId="72202577" w:rsidR="00962610" w:rsidRPr="0048090B" w:rsidRDefault="00B22439" w:rsidP="00B9362F">
      <w:pPr>
        <w:pStyle w:val="a4"/>
        <w:widowControl/>
        <w:numPr>
          <w:ilvl w:val="0"/>
          <w:numId w:val="42"/>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962610" w:rsidRPr="0048090B">
        <w:rPr>
          <w:rFonts w:ascii="Times New Roman" w:eastAsia="ＭＳ 明朝" w:hAnsi="Times New Roman" w:cs="Times New Roman"/>
          <w:szCs w:val="21"/>
        </w:rPr>
        <w:t>の溶液をマイクロピペットで連続的に加えた。</w:t>
      </w:r>
    </w:p>
    <w:p w14:paraId="48E28799" w14:textId="77777777" w:rsidR="00962610" w:rsidRPr="0048090B" w:rsidRDefault="00962610"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3578D019" w14:textId="77777777" w:rsidR="00962610" w:rsidRPr="0048090B" w:rsidRDefault="00962610" w:rsidP="00B9362F">
      <w:pPr>
        <w:widowControl/>
        <w:rPr>
          <w:rFonts w:ascii="Times New Roman" w:eastAsia="ＭＳ 明朝" w:hAnsi="Times New Roman" w:cs="Times New Roman"/>
          <w:szCs w:val="21"/>
        </w:rPr>
      </w:pPr>
    </w:p>
    <w:p w14:paraId="1078428B" w14:textId="2012EC81" w:rsidR="0025228F" w:rsidRPr="0048090B" w:rsidRDefault="00962610"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552F2B" w:rsidRPr="0048090B">
        <w:rPr>
          <w:rFonts w:ascii="Times New Roman" w:eastAsia="ＭＳ 明朝" w:hAnsi="Times New Roman" w:cs="Times New Roman"/>
          <w:szCs w:val="21"/>
        </w:rPr>
        <w:t>8</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214"/>
        <w:gridCol w:w="1275"/>
        <w:gridCol w:w="1701"/>
      </w:tblGrid>
      <w:tr w:rsidR="0055175B" w:rsidRPr="0048090B" w14:paraId="0A72DA9A" w14:textId="3FED9E17"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EDD40C" w14:textId="77777777" w:rsidR="0055175B" w:rsidRPr="0048090B" w:rsidRDefault="0055175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EECA182" w14:textId="77777777" w:rsidR="0055175B" w:rsidRPr="0048090B" w:rsidRDefault="0055175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66FCC733" w14:textId="77777777" w:rsidR="0055175B" w:rsidRPr="0048090B" w:rsidRDefault="0055175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57F3296D" w14:textId="77777777" w:rsidR="0055175B" w:rsidRPr="0048090B" w:rsidRDefault="0055175B" w:rsidP="0055175B">
            <w:pPr>
              <w:widowControl/>
              <w:rPr>
                <w:rFonts w:ascii="Times New Roman" w:eastAsia="ＭＳ 明朝" w:hAnsi="Times New Roman" w:cs="Times New Roman"/>
                <w:color w:val="000000"/>
                <w:kern w:val="0"/>
                <w:szCs w:val="21"/>
              </w:rPr>
            </w:pPr>
          </w:p>
        </w:tc>
        <w:tc>
          <w:tcPr>
            <w:tcW w:w="1214" w:type="dxa"/>
            <w:tcBorders>
              <w:top w:val="single" w:sz="4" w:space="0" w:color="auto"/>
              <w:left w:val="nil"/>
              <w:bottom w:val="single" w:sz="4" w:space="0" w:color="auto"/>
              <w:right w:val="single" w:sz="4" w:space="0" w:color="auto"/>
            </w:tcBorders>
            <w:vAlign w:val="center"/>
          </w:tcPr>
          <w:p w14:paraId="19D6B92A" w14:textId="6C56335F" w:rsidR="0055175B" w:rsidRPr="0048090B" w:rsidRDefault="0055175B" w:rsidP="0055175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5" w:type="dxa"/>
            <w:tcBorders>
              <w:top w:val="single" w:sz="4" w:space="0" w:color="auto"/>
              <w:left w:val="nil"/>
              <w:bottom w:val="single" w:sz="4" w:space="0" w:color="auto"/>
              <w:right w:val="single" w:sz="4" w:space="0" w:color="auto"/>
            </w:tcBorders>
            <w:vAlign w:val="center"/>
          </w:tcPr>
          <w:p w14:paraId="5D8A4DCF" w14:textId="41FDBD58" w:rsidR="0055175B" w:rsidRPr="0048090B" w:rsidRDefault="0055175B" w:rsidP="0055175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701" w:type="dxa"/>
            <w:tcBorders>
              <w:top w:val="single" w:sz="4" w:space="0" w:color="auto"/>
              <w:left w:val="nil"/>
              <w:bottom w:val="single" w:sz="4" w:space="0" w:color="auto"/>
              <w:right w:val="single" w:sz="4" w:space="0" w:color="auto"/>
            </w:tcBorders>
            <w:vAlign w:val="center"/>
          </w:tcPr>
          <w:p w14:paraId="1DD7D7F7" w14:textId="3E55C04C" w:rsidR="0055175B" w:rsidRPr="0048090B" w:rsidRDefault="0055175B" w:rsidP="0055175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55175B" w:rsidRPr="0048090B" w14:paraId="7653E540" w14:textId="111DF39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390F13" w14:textId="4249EBE0" w:rsidR="0055175B" w:rsidRPr="0048090B" w:rsidRDefault="0055175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6F043087" w14:textId="77777777" w:rsidR="0055175B" w:rsidRPr="0048090B" w:rsidRDefault="0055175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0EC6A927" w14:textId="06C4925C" w:rsidR="0055175B" w:rsidRPr="0048090B" w:rsidRDefault="0055175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43D5D196" w14:textId="77777777" w:rsidR="0055175B" w:rsidRPr="0048090B" w:rsidRDefault="0055175B" w:rsidP="0055175B">
            <w:pPr>
              <w:widowControl/>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516DD7E" w14:textId="7ABEE997" w:rsidR="0055175B" w:rsidRPr="0048090B" w:rsidRDefault="0055175B" w:rsidP="0055175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5" w:type="dxa"/>
            <w:tcBorders>
              <w:top w:val="nil"/>
              <w:left w:val="nil"/>
              <w:bottom w:val="single" w:sz="4" w:space="0" w:color="auto"/>
              <w:right w:val="single" w:sz="4" w:space="0" w:color="auto"/>
            </w:tcBorders>
            <w:vAlign w:val="center"/>
          </w:tcPr>
          <w:p w14:paraId="193C0B5C" w14:textId="091438B9" w:rsidR="0055175B" w:rsidRPr="0048090B" w:rsidRDefault="0055175B" w:rsidP="0055175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701" w:type="dxa"/>
            <w:tcBorders>
              <w:top w:val="nil"/>
              <w:left w:val="nil"/>
              <w:bottom w:val="single" w:sz="4" w:space="0" w:color="auto"/>
              <w:right w:val="single" w:sz="4" w:space="0" w:color="auto"/>
            </w:tcBorders>
            <w:vAlign w:val="center"/>
          </w:tcPr>
          <w:p w14:paraId="2F8C8112" w14:textId="1EE781FD" w:rsidR="0055175B" w:rsidRPr="0048090B" w:rsidRDefault="0055175B" w:rsidP="0055175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55175B" w:rsidRPr="0048090B" w14:paraId="4CDB1C19" w14:textId="4EDAF51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B8ECF46"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0B27033"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5886F7BE" w14:textId="28EAB60F"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2D709D8B"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0F90BEF" w14:textId="3E9CF138"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5" w:type="dxa"/>
            <w:tcBorders>
              <w:top w:val="nil"/>
              <w:left w:val="nil"/>
              <w:bottom w:val="single" w:sz="4" w:space="0" w:color="auto"/>
              <w:right w:val="single" w:sz="4" w:space="0" w:color="auto"/>
            </w:tcBorders>
            <w:vAlign w:val="center"/>
          </w:tcPr>
          <w:p w14:paraId="2D4B997B" w14:textId="7133A414"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w:t>
            </w:r>
          </w:p>
        </w:tc>
        <w:tc>
          <w:tcPr>
            <w:tcW w:w="1701" w:type="dxa"/>
            <w:tcBorders>
              <w:top w:val="nil"/>
              <w:left w:val="nil"/>
              <w:bottom w:val="single" w:sz="4" w:space="0" w:color="auto"/>
              <w:right w:val="single" w:sz="4" w:space="0" w:color="auto"/>
            </w:tcBorders>
            <w:vAlign w:val="center"/>
          </w:tcPr>
          <w:p w14:paraId="484BCC5D" w14:textId="298E40A0"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2.089</w:t>
            </w:r>
          </w:p>
        </w:tc>
      </w:tr>
      <w:tr w:rsidR="0055175B" w:rsidRPr="0048090B" w14:paraId="47DA5242" w14:textId="6EE780C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D1DBDA"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69EBFBD5"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1D28F8B7" w14:textId="5F83A878"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Pr="0048090B">
              <w:rPr>
                <w:rFonts w:ascii="Times New Roman" w:eastAsia="ＭＳ 明朝" w:hAnsi="Times New Roman" w:cs="Times New Roman"/>
                <w:color w:val="000000"/>
                <w:kern w:val="0"/>
                <w:szCs w:val="21"/>
              </w:rPr>
              <w:t>8729</w:t>
            </w:r>
          </w:p>
        </w:tc>
        <w:tc>
          <w:tcPr>
            <w:tcW w:w="204" w:type="dxa"/>
            <w:tcBorders>
              <w:top w:val="nil"/>
              <w:left w:val="nil"/>
              <w:bottom w:val="single" w:sz="4" w:space="0" w:color="auto"/>
              <w:right w:val="single" w:sz="4" w:space="0" w:color="auto"/>
            </w:tcBorders>
          </w:tcPr>
          <w:p w14:paraId="6DF0C920"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2446B99" w14:textId="53E06765"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5" w:type="dxa"/>
            <w:tcBorders>
              <w:top w:val="nil"/>
              <w:left w:val="nil"/>
              <w:bottom w:val="single" w:sz="4" w:space="0" w:color="auto"/>
              <w:right w:val="single" w:sz="4" w:space="0" w:color="auto"/>
            </w:tcBorders>
            <w:vAlign w:val="center"/>
          </w:tcPr>
          <w:p w14:paraId="55E098A2" w14:textId="7C9EF630"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290</w:t>
            </w:r>
          </w:p>
        </w:tc>
        <w:tc>
          <w:tcPr>
            <w:tcW w:w="1701" w:type="dxa"/>
            <w:tcBorders>
              <w:top w:val="nil"/>
              <w:left w:val="nil"/>
              <w:bottom w:val="single" w:sz="4" w:space="0" w:color="auto"/>
              <w:right w:val="single" w:sz="4" w:space="0" w:color="auto"/>
            </w:tcBorders>
            <w:vAlign w:val="center"/>
          </w:tcPr>
          <w:p w14:paraId="244C66B4" w14:textId="54B052DB"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2.522</w:t>
            </w:r>
          </w:p>
        </w:tc>
      </w:tr>
      <w:tr w:rsidR="0055175B" w:rsidRPr="0048090B" w14:paraId="1DA6DB3D" w14:textId="7F96D4F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D927649"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16D08CDD"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59B8B28E" w14:textId="12BD3858"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1746</w:t>
            </w:r>
          </w:p>
        </w:tc>
        <w:tc>
          <w:tcPr>
            <w:tcW w:w="204" w:type="dxa"/>
            <w:tcBorders>
              <w:top w:val="nil"/>
              <w:left w:val="nil"/>
              <w:bottom w:val="single" w:sz="4" w:space="0" w:color="auto"/>
              <w:right w:val="single" w:sz="4" w:space="0" w:color="auto"/>
            </w:tcBorders>
          </w:tcPr>
          <w:p w14:paraId="44697044"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8754034" w14:textId="1B7CD6D1"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5" w:type="dxa"/>
            <w:tcBorders>
              <w:top w:val="nil"/>
              <w:left w:val="nil"/>
              <w:bottom w:val="single" w:sz="4" w:space="0" w:color="auto"/>
              <w:right w:val="single" w:sz="4" w:space="0" w:color="auto"/>
            </w:tcBorders>
            <w:vAlign w:val="center"/>
          </w:tcPr>
          <w:p w14:paraId="252CEC86" w14:textId="6B501E4C"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w:t>
            </w:r>
          </w:p>
        </w:tc>
        <w:tc>
          <w:tcPr>
            <w:tcW w:w="1701" w:type="dxa"/>
            <w:tcBorders>
              <w:top w:val="nil"/>
              <w:left w:val="nil"/>
              <w:bottom w:val="single" w:sz="4" w:space="0" w:color="auto"/>
              <w:right w:val="single" w:sz="4" w:space="0" w:color="auto"/>
            </w:tcBorders>
            <w:vAlign w:val="center"/>
          </w:tcPr>
          <w:p w14:paraId="477A9E28" w14:textId="52443D9D"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2.956</w:t>
            </w:r>
          </w:p>
        </w:tc>
      </w:tr>
      <w:tr w:rsidR="0055175B" w:rsidRPr="0048090B" w14:paraId="440AC08B" w14:textId="3839C6B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356AFC"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0D560564"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38197783" w14:textId="7CD28E10"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2618</w:t>
            </w:r>
          </w:p>
        </w:tc>
        <w:tc>
          <w:tcPr>
            <w:tcW w:w="204" w:type="dxa"/>
            <w:tcBorders>
              <w:top w:val="nil"/>
              <w:left w:val="nil"/>
              <w:bottom w:val="single" w:sz="4" w:space="0" w:color="auto"/>
              <w:right w:val="single" w:sz="4" w:space="0" w:color="auto"/>
            </w:tcBorders>
          </w:tcPr>
          <w:p w14:paraId="4B35FEEA"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1B8A3866" w14:textId="57C6B91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5" w:type="dxa"/>
            <w:tcBorders>
              <w:top w:val="nil"/>
              <w:left w:val="nil"/>
              <w:bottom w:val="single" w:sz="4" w:space="0" w:color="auto"/>
              <w:right w:val="single" w:sz="4" w:space="0" w:color="auto"/>
            </w:tcBorders>
            <w:vAlign w:val="center"/>
          </w:tcPr>
          <w:p w14:paraId="20A25E93" w14:textId="2D199236"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w:t>
            </w:r>
          </w:p>
        </w:tc>
        <w:tc>
          <w:tcPr>
            <w:tcW w:w="1701" w:type="dxa"/>
            <w:tcBorders>
              <w:top w:val="nil"/>
              <w:left w:val="nil"/>
              <w:bottom w:val="single" w:sz="4" w:space="0" w:color="auto"/>
              <w:right w:val="single" w:sz="4" w:space="0" w:color="auto"/>
            </w:tcBorders>
            <w:vAlign w:val="center"/>
          </w:tcPr>
          <w:p w14:paraId="1012E5C0" w14:textId="6F1E72E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3.820</w:t>
            </w:r>
          </w:p>
        </w:tc>
      </w:tr>
      <w:tr w:rsidR="0055175B" w:rsidRPr="0048090B" w14:paraId="500B1351" w14:textId="220EC52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B897A2C"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1420D67C"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4AD1071F" w14:textId="20D3EFDD"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3490</w:t>
            </w:r>
          </w:p>
        </w:tc>
        <w:tc>
          <w:tcPr>
            <w:tcW w:w="204" w:type="dxa"/>
            <w:tcBorders>
              <w:top w:val="nil"/>
              <w:left w:val="nil"/>
              <w:bottom w:val="single" w:sz="4" w:space="0" w:color="auto"/>
              <w:right w:val="single" w:sz="4" w:space="0" w:color="auto"/>
            </w:tcBorders>
          </w:tcPr>
          <w:p w14:paraId="60AA6E70"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2BAF1C60" w14:textId="7895385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5" w:type="dxa"/>
            <w:tcBorders>
              <w:top w:val="nil"/>
              <w:left w:val="nil"/>
              <w:bottom w:val="single" w:sz="4" w:space="0" w:color="auto"/>
              <w:right w:val="single" w:sz="4" w:space="0" w:color="auto"/>
            </w:tcBorders>
            <w:vAlign w:val="center"/>
          </w:tcPr>
          <w:p w14:paraId="77E05E39" w14:textId="1962BCAF"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540</w:t>
            </w:r>
          </w:p>
        </w:tc>
        <w:tc>
          <w:tcPr>
            <w:tcW w:w="1701" w:type="dxa"/>
            <w:tcBorders>
              <w:top w:val="nil"/>
              <w:left w:val="nil"/>
              <w:bottom w:val="single" w:sz="4" w:space="0" w:color="auto"/>
              <w:right w:val="single" w:sz="4" w:space="0" w:color="auto"/>
            </w:tcBorders>
            <w:vAlign w:val="center"/>
          </w:tcPr>
          <w:p w14:paraId="758B9841" w14:textId="7FB39BF3"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4.682</w:t>
            </w:r>
          </w:p>
        </w:tc>
      </w:tr>
      <w:tr w:rsidR="0055175B" w:rsidRPr="0048090B" w14:paraId="59EF7E4F" w14:textId="1FA5591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F0E936"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C2F8DD7"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506" w:type="dxa"/>
            <w:tcBorders>
              <w:top w:val="nil"/>
              <w:left w:val="nil"/>
              <w:bottom w:val="single" w:sz="4" w:space="0" w:color="auto"/>
              <w:right w:val="single" w:sz="4" w:space="0" w:color="auto"/>
            </w:tcBorders>
            <w:shd w:val="clear" w:color="auto" w:fill="auto"/>
            <w:noWrap/>
            <w:vAlign w:val="center"/>
            <w:hideMark/>
          </w:tcPr>
          <w:p w14:paraId="2761470D" w14:textId="56ABBEA4"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7848</w:t>
            </w:r>
          </w:p>
        </w:tc>
        <w:tc>
          <w:tcPr>
            <w:tcW w:w="204" w:type="dxa"/>
            <w:tcBorders>
              <w:top w:val="nil"/>
              <w:left w:val="nil"/>
              <w:bottom w:val="single" w:sz="4" w:space="0" w:color="auto"/>
              <w:right w:val="single" w:sz="4" w:space="0" w:color="auto"/>
            </w:tcBorders>
          </w:tcPr>
          <w:p w14:paraId="7E346D6C"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2557BDD2" w14:textId="5134989B"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5" w:type="dxa"/>
            <w:tcBorders>
              <w:top w:val="nil"/>
              <w:left w:val="nil"/>
              <w:bottom w:val="single" w:sz="4" w:space="0" w:color="auto"/>
              <w:right w:val="single" w:sz="4" w:space="0" w:color="auto"/>
            </w:tcBorders>
            <w:vAlign w:val="center"/>
          </w:tcPr>
          <w:p w14:paraId="3219DB6F" w14:textId="52E525BD"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w:t>
            </w:r>
          </w:p>
        </w:tc>
        <w:tc>
          <w:tcPr>
            <w:tcW w:w="1701" w:type="dxa"/>
            <w:tcBorders>
              <w:top w:val="nil"/>
              <w:left w:val="nil"/>
              <w:bottom w:val="single" w:sz="4" w:space="0" w:color="auto"/>
              <w:right w:val="single" w:sz="4" w:space="0" w:color="auto"/>
            </w:tcBorders>
            <w:vAlign w:val="center"/>
          </w:tcPr>
          <w:p w14:paraId="2504095E" w14:textId="3D835EB7"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5.543</w:t>
            </w:r>
          </w:p>
        </w:tc>
      </w:tr>
      <w:tr w:rsidR="0055175B" w:rsidRPr="0048090B" w14:paraId="732E77E8" w14:textId="1470BE8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CD8C91"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0F9677C9"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506" w:type="dxa"/>
            <w:tcBorders>
              <w:top w:val="nil"/>
              <w:left w:val="nil"/>
              <w:bottom w:val="single" w:sz="4" w:space="0" w:color="auto"/>
              <w:right w:val="single" w:sz="4" w:space="0" w:color="auto"/>
            </w:tcBorders>
            <w:shd w:val="clear" w:color="auto" w:fill="auto"/>
            <w:noWrap/>
            <w:vAlign w:val="center"/>
            <w:hideMark/>
          </w:tcPr>
          <w:p w14:paraId="1A7E1D15" w14:textId="15BD772B"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w:t>
            </w:r>
          </w:p>
        </w:tc>
        <w:tc>
          <w:tcPr>
            <w:tcW w:w="204" w:type="dxa"/>
            <w:tcBorders>
              <w:top w:val="nil"/>
              <w:left w:val="nil"/>
              <w:bottom w:val="single" w:sz="4" w:space="0" w:color="auto"/>
              <w:right w:val="single" w:sz="4" w:space="0" w:color="auto"/>
            </w:tcBorders>
          </w:tcPr>
          <w:p w14:paraId="330D0FAE"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44B2122" w14:textId="5F2D6600"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275" w:type="dxa"/>
            <w:tcBorders>
              <w:top w:val="nil"/>
              <w:left w:val="nil"/>
              <w:bottom w:val="single" w:sz="4" w:space="0" w:color="auto"/>
              <w:right w:val="single" w:sz="4" w:space="0" w:color="auto"/>
            </w:tcBorders>
            <w:vAlign w:val="center"/>
          </w:tcPr>
          <w:p w14:paraId="1142DD23" w14:textId="32CF9472"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701" w:type="dxa"/>
            <w:tcBorders>
              <w:top w:val="nil"/>
              <w:left w:val="nil"/>
              <w:bottom w:val="single" w:sz="4" w:space="0" w:color="auto"/>
              <w:right w:val="single" w:sz="4" w:space="0" w:color="auto"/>
            </w:tcBorders>
            <w:vAlign w:val="center"/>
          </w:tcPr>
          <w:p w14:paraId="4D2A3BA4" w14:textId="78730D7D"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r w:rsidR="0055175B" w:rsidRPr="0048090B" w14:paraId="22A67E03" w14:textId="7F6B8CC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BAF1D8"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16DCE155"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506" w:type="dxa"/>
            <w:tcBorders>
              <w:top w:val="nil"/>
              <w:left w:val="nil"/>
              <w:bottom w:val="single" w:sz="4" w:space="0" w:color="auto"/>
              <w:right w:val="single" w:sz="4" w:space="0" w:color="auto"/>
            </w:tcBorders>
            <w:shd w:val="clear" w:color="auto" w:fill="auto"/>
            <w:noWrap/>
            <w:vAlign w:val="center"/>
            <w:hideMark/>
          </w:tcPr>
          <w:p w14:paraId="32BD4901" w14:textId="20915B14"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w:t>
            </w:r>
          </w:p>
        </w:tc>
        <w:tc>
          <w:tcPr>
            <w:tcW w:w="204" w:type="dxa"/>
            <w:tcBorders>
              <w:top w:val="nil"/>
              <w:left w:val="nil"/>
              <w:bottom w:val="single" w:sz="4" w:space="0" w:color="auto"/>
              <w:right w:val="single" w:sz="4" w:space="0" w:color="auto"/>
            </w:tcBorders>
          </w:tcPr>
          <w:p w14:paraId="37FDEEC0"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C0464EA" w14:textId="5F89D1BB"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275" w:type="dxa"/>
            <w:tcBorders>
              <w:top w:val="nil"/>
              <w:left w:val="nil"/>
              <w:bottom w:val="single" w:sz="4" w:space="0" w:color="auto"/>
              <w:right w:val="single" w:sz="4" w:space="0" w:color="auto"/>
            </w:tcBorders>
            <w:vAlign w:val="center"/>
          </w:tcPr>
          <w:p w14:paraId="2FA04EE2" w14:textId="3EECB395"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701" w:type="dxa"/>
            <w:tcBorders>
              <w:top w:val="nil"/>
              <w:left w:val="nil"/>
              <w:bottom w:val="single" w:sz="4" w:space="0" w:color="auto"/>
              <w:right w:val="single" w:sz="4" w:space="0" w:color="auto"/>
            </w:tcBorders>
            <w:vAlign w:val="center"/>
          </w:tcPr>
          <w:p w14:paraId="33FF00D4" w14:textId="613D0714"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bl>
    <w:p w14:paraId="4161A2E6" w14:textId="4F1C4C7B" w:rsidR="00FA3772" w:rsidRPr="0048090B" w:rsidRDefault="0016137E" w:rsidP="00B9362F">
      <w:pPr>
        <w:widowControl/>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12B590E9" w14:textId="3488C10C" w:rsidR="002E7B8D" w:rsidRPr="0048090B" w:rsidRDefault="0055063D" w:rsidP="00F87523">
      <w:pPr>
        <w:pStyle w:val="a4"/>
        <w:widowControl/>
        <w:numPr>
          <w:ilvl w:val="0"/>
          <w:numId w:val="62"/>
        </w:numPr>
        <w:ind w:leftChars="0"/>
        <w:jc w:val="left"/>
        <w:outlineLvl w:val="0"/>
        <w:rPr>
          <w:rFonts w:ascii="Times New Roman" w:eastAsia="ＭＳ 明朝" w:hAnsi="Times New Roman" w:cs="Times New Roman"/>
          <w:color w:val="000000" w:themeColor="text1"/>
          <w:szCs w:val="21"/>
        </w:rPr>
      </w:pPr>
      <w:bookmarkStart w:id="1001" w:name="_Toc126851029"/>
      <w:r w:rsidRPr="0048090B">
        <w:rPr>
          <w:rFonts w:ascii="Times New Roman" w:eastAsia="ＭＳ 明朝" w:hAnsi="Times New Roman" w:cs="Times New Roman"/>
          <w:color w:val="000000" w:themeColor="text1"/>
          <w:szCs w:val="21"/>
        </w:rPr>
        <w:lastRenderedPageBreak/>
        <w:t>結果・考察</w:t>
      </w:r>
      <w:bookmarkEnd w:id="1001"/>
    </w:p>
    <w:p w14:paraId="1B41B02A" w14:textId="2942A5E6" w:rsidR="0055063D" w:rsidRPr="0048090B" w:rsidRDefault="00FD0085"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1002" w:name="_Toc126851030"/>
      <w:r w:rsidRPr="0048090B">
        <w:rPr>
          <w:rFonts w:ascii="Times New Roman" w:eastAsia="ＭＳ 明朝" w:hAnsi="Times New Roman" w:cs="Times New Roman"/>
          <w:color w:val="000000" w:themeColor="text1"/>
          <w:szCs w:val="21"/>
        </w:rPr>
        <w:t>塩基性酢酸ニッケルの合成について</w:t>
      </w:r>
      <w:bookmarkEnd w:id="1002"/>
    </w:p>
    <w:p w14:paraId="25DC83A3" w14:textId="6CD26CB4" w:rsidR="00FD0085" w:rsidRPr="0048090B" w:rsidRDefault="00B71C2C"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以下の図は塩基性酢酸ニッケルの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測定の結果である。</w:t>
      </w:r>
    </w:p>
    <w:p w14:paraId="6CA972EE" w14:textId="7C88282A" w:rsidR="003E5910" w:rsidRPr="0048090B" w:rsidRDefault="0050659F"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合成した塩基性酢酸ニッケル</w:t>
      </w:r>
      <w:r w:rsidR="0044264F" w:rsidRPr="0048090B">
        <w:rPr>
          <w:rFonts w:ascii="Times New Roman" w:eastAsia="ＭＳ 明朝" w:hAnsi="Times New Roman" w:cs="Times New Roman"/>
          <w:color w:val="000000" w:themeColor="text1"/>
          <w:szCs w:val="21"/>
        </w:rPr>
        <w:t>やイオン交換</w:t>
      </w:r>
      <w:r w:rsidR="00AC7125" w:rsidRPr="0048090B">
        <w:rPr>
          <w:rFonts w:ascii="Times New Roman" w:eastAsia="ＭＳ 明朝" w:hAnsi="Times New Roman" w:cs="Times New Roman"/>
          <w:color w:val="000000" w:themeColor="text1"/>
          <w:szCs w:val="21"/>
        </w:rPr>
        <w:t>合成物を全て</w:t>
      </w:r>
      <w:r w:rsidR="006A6F22" w:rsidRPr="0048090B">
        <w:rPr>
          <w:rFonts w:ascii="Times New Roman" w:eastAsia="ＭＳ 明朝" w:hAnsi="Times New Roman" w:cs="Times New Roman"/>
          <w:color w:val="000000" w:themeColor="text1"/>
          <w:szCs w:val="21"/>
        </w:rPr>
        <w:t>六方晶系</w:t>
      </w:r>
      <w:r w:rsidR="00AC7125" w:rsidRPr="0048090B">
        <w:rPr>
          <w:rFonts w:ascii="Times New Roman" w:eastAsia="ＭＳ 明朝" w:hAnsi="Times New Roman" w:cs="Times New Roman"/>
          <w:color w:val="000000" w:themeColor="text1"/>
          <w:szCs w:val="21"/>
        </w:rPr>
        <w:t>と</w:t>
      </w:r>
      <w:r w:rsidR="006A6F22" w:rsidRPr="0048090B">
        <w:rPr>
          <w:rFonts w:ascii="Times New Roman" w:eastAsia="ＭＳ 明朝" w:hAnsi="Times New Roman" w:cs="Times New Roman"/>
          <w:color w:val="000000" w:themeColor="text1"/>
          <w:szCs w:val="21"/>
        </w:rPr>
        <w:t>仮定し</w:t>
      </w:r>
      <w:r w:rsidR="003E5910" w:rsidRPr="0048090B">
        <w:rPr>
          <w:rFonts w:ascii="Times New Roman" w:eastAsia="ＭＳ 明朝" w:hAnsi="Times New Roman" w:cs="Times New Roman"/>
          <w:color w:val="000000" w:themeColor="text1"/>
          <w:szCs w:val="21"/>
        </w:rPr>
        <w:t>、</w:t>
      </w:r>
      <w:r w:rsidR="006A6F22" w:rsidRPr="0048090B">
        <w:rPr>
          <w:rFonts w:ascii="Times New Roman" w:eastAsia="ＭＳ 明朝" w:hAnsi="Times New Roman" w:cs="Times New Roman"/>
          <w:color w:val="000000" w:themeColor="text1"/>
          <w:szCs w:val="21"/>
        </w:rPr>
        <w:t>指数付け</w:t>
      </w:r>
      <w:r w:rsidR="003E5910" w:rsidRPr="0048090B">
        <w:rPr>
          <w:rFonts w:ascii="Times New Roman" w:eastAsia="ＭＳ 明朝" w:hAnsi="Times New Roman" w:cs="Times New Roman"/>
          <w:color w:val="000000" w:themeColor="text1"/>
          <w:szCs w:val="21"/>
        </w:rPr>
        <w:t>を行なった。</w:t>
      </w:r>
    </w:p>
    <w:p w14:paraId="691507E2" w14:textId="1AF89B39" w:rsidR="005F57F5" w:rsidRPr="0048090B" w:rsidRDefault="004504AE" w:rsidP="00500F3D">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ブラッグの式</w:t>
      </w:r>
    </w:p>
    <w:p w14:paraId="3B9AE341" w14:textId="237B851C" w:rsidR="00DD1665" w:rsidRPr="0048090B" w:rsidRDefault="00000000" w:rsidP="00500F3D">
      <w:pPr>
        <w:widowControl/>
        <w:jc w:val="left"/>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2d sinθ=nλ</m:t>
          </m:r>
        </m:oMath>
      </m:oMathPara>
    </w:p>
    <w:p w14:paraId="54BAC1DE" w14:textId="2919FECD" w:rsidR="00DD1665" w:rsidRPr="0048090B" w:rsidRDefault="00DD1665" w:rsidP="00FD0085">
      <w:pPr>
        <w:widowControl/>
        <w:jc w:val="left"/>
        <w:rPr>
          <w:rFonts w:ascii="Times New Roman" w:eastAsia="ＭＳ 明朝" w:hAnsi="Times New Roman" w:cs="Times New Roman"/>
          <w:color w:val="000000" w:themeColor="text1"/>
          <w:szCs w:val="21"/>
        </w:rPr>
      </w:pPr>
      <m:oMathPara>
        <m:oMath>
          <m:r>
            <w:rPr>
              <w:rFonts w:ascii="Cambria Math" w:eastAsia="ＭＳ 明朝" w:hAnsi="Cambria Math" w:cs="Times New Roman"/>
              <w:color w:val="000000" w:themeColor="text1"/>
              <w:szCs w:val="21"/>
            </w:rPr>
            <m:t>d=</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nλ</m:t>
              </m:r>
            </m:num>
            <m:den>
              <m:r>
                <w:rPr>
                  <w:rFonts w:ascii="Cambria Math" w:eastAsia="ＭＳ 明朝" w:hAnsi="Cambria Math" w:cs="Times New Roman"/>
                  <w:color w:val="000000" w:themeColor="text1"/>
                  <w:szCs w:val="21"/>
                </w:rPr>
                <m:t>2sinθ</m:t>
              </m:r>
            </m:den>
          </m:f>
        </m:oMath>
      </m:oMathPara>
    </w:p>
    <w:p w14:paraId="415FF203" w14:textId="250268D0" w:rsidR="0015693A" w:rsidRPr="0048090B" w:rsidRDefault="0015693A"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λ=</w:t>
      </w:r>
      <w:r w:rsidR="00D92872" w:rsidRPr="0048090B">
        <w:rPr>
          <w:rFonts w:ascii="Times New Roman" w:eastAsia="ＭＳ 明朝" w:hAnsi="Times New Roman" w:cs="Times New Roman"/>
          <w:color w:val="000000" w:themeColor="text1"/>
          <w:szCs w:val="21"/>
        </w:rPr>
        <w:t>1.54</w:t>
      </w:r>
      <w:r w:rsidR="0055175B">
        <w:rPr>
          <w:rFonts w:ascii="Times New Roman" w:eastAsia="ＭＳ 明朝" w:hAnsi="Times New Roman" w:cs="Times New Roman" w:hint="eastAsia"/>
          <w:color w:val="000000" w:themeColor="text1"/>
          <w:szCs w:val="21"/>
        </w:rPr>
        <w:t xml:space="preserve"> </w:t>
      </w:r>
      <w:r w:rsidR="004D1FB0" w:rsidRPr="0048090B">
        <w:rPr>
          <w:rFonts w:ascii="Times New Roman" w:eastAsia="ＭＳ 明朝" w:hAnsi="Times New Roman" w:cs="Times New Roman"/>
          <w:color w:val="000000" w:themeColor="text1"/>
          <w:szCs w:val="21"/>
        </w:rPr>
        <w:t>Å=</w:t>
      </w:r>
      <w:r w:rsidR="00225B3F" w:rsidRPr="0048090B">
        <w:rPr>
          <w:rFonts w:ascii="Times New Roman" w:eastAsia="ＭＳ 明朝" w:hAnsi="Times New Roman" w:cs="Times New Roman"/>
          <w:color w:val="000000" w:themeColor="text1"/>
          <w:szCs w:val="21"/>
        </w:rPr>
        <w:t>1.54</w:t>
      </w:r>
      <w:r w:rsidR="00EF1581" w:rsidRPr="0048090B">
        <w:rPr>
          <w:rFonts w:ascii="Times New Roman" w:eastAsia="ＭＳ 明朝" w:hAnsi="Times New Roman" w:cs="Times New Roman"/>
          <w:color w:val="000000" w:themeColor="text1"/>
          <w:szCs w:val="21"/>
        </w:rPr>
        <w:t>×</w:t>
      </w:r>
      <w:r w:rsidR="00F70DCF" w:rsidRPr="0048090B">
        <w:rPr>
          <w:rFonts w:ascii="Times New Roman" w:eastAsia="ＭＳ 明朝" w:hAnsi="Times New Roman" w:cs="Times New Roman"/>
          <w:color w:val="000000" w:themeColor="text1"/>
          <w:szCs w:val="21"/>
        </w:rPr>
        <w:t>10</w:t>
      </w:r>
      <w:r w:rsidR="00F70DCF" w:rsidRPr="0048090B">
        <w:rPr>
          <w:rFonts w:ascii="Times New Roman" w:eastAsia="ＭＳ 明朝" w:hAnsi="Times New Roman" w:cs="Times New Roman"/>
          <w:color w:val="000000" w:themeColor="text1"/>
          <w:szCs w:val="21"/>
          <w:vertAlign w:val="superscript"/>
        </w:rPr>
        <w:t>-</w:t>
      </w:r>
      <w:r w:rsidR="00516B5B" w:rsidRPr="0048090B">
        <w:rPr>
          <w:rFonts w:ascii="Times New Roman" w:eastAsia="ＭＳ 明朝" w:hAnsi="Times New Roman" w:cs="Times New Roman"/>
          <w:color w:val="000000" w:themeColor="text1"/>
          <w:szCs w:val="21"/>
          <w:vertAlign w:val="superscript"/>
        </w:rPr>
        <w:t>10</w:t>
      </w:r>
      <w:r w:rsidR="00DB5576" w:rsidRPr="0048090B">
        <w:rPr>
          <w:rFonts w:ascii="Times New Roman" w:eastAsia="ＭＳ 明朝" w:hAnsi="Times New Roman" w:cs="Times New Roman"/>
          <w:color w:val="000000" w:themeColor="text1"/>
          <w:szCs w:val="21"/>
          <w:vertAlign w:val="superscript"/>
        </w:rPr>
        <w:t xml:space="preserve"> </w:t>
      </w:r>
      <w:r w:rsidR="00DB5576" w:rsidRPr="0048090B">
        <w:rPr>
          <w:rFonts w:ascii="Times New Roman" w:eastAsia="ＭＳ 明朝" w:hAnsi="Times New Roman" w:cs="Times New Roman"/>
          <w:color w:val="000000" w:themeColor="text1"/>
          <w:szCs w:val="21"/>
        </w:rPr>
        <w:t>m</w:t>
      </w:r>
    </w:p>
    <w:p w14:paraId="49BF5831" w14:textId="202187B5" w:rsidR="006A6F22" w:rsidRPr="0048090B" w:rsidRDefault="006A6F22"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文献</w:t>
      </w:r>
      <w:r w:rsidR="00A906CA" w:rsidRPr="0048090B">
        <w:rPr>
          <w:rFonts w:ascii="Times New Roman" w:eastAsia="ＭＳ 明朝" w:hAnsi="Times New Roman" w:cs="Times New Roman"/>
          <w:color w:val="000000" w:themeColor="text1"/>
          <w:szCs w:val="21"/>
        </w:rPr>
        <w:t>値</w:t>
      </w:r>
      <w:r w:rsidR="00A906CA" w:rsidRPr="0048090B">
        <w:rPr>
          <w:rFonts w:ascii="Times New Roman" w:eastAsia="ＭＳ 明朝" w:hAnsi="Times New Roman" w:cs="Times New Roman"/>
          <w:color w:val="000000" w:themeColor="text1"/>
          <w:szCs w:val="21"/>
          <w:vertAlign w:val="superscript"/>
        </w:rPr>
        <w:t>[3]</w:t>
      </w:r>
      <w:r w:rsidR="00A906CA" w:rsidRPr="0048090B">
        <w:rPr>
          <w:rFonts w:ascii="Times New Roman" w:eastAsia="ＭＳ 明朝" w:hAnsi="Times New Roman" w:cs="Times New Roman"/>
          <w:color w:val="000000" w:themeColor="text1"/>
          <w:szCs w:val="21"/>
        </w:rPr>
        <w:t>は六方晶系</w:t>
      </w:r>
      <w:r w:rsidR="00A906CA" w:rsidRPr="0048090B">
        <w:rPr>
          <w:rFonts w:ascii="Times New Roman" w:eastAsia="ＭＳ 明朝" w:hAnsi="Times New Roman" w:cs="Times New Roman"/>
          <w:color w:val="000000" w:themeColor="text1"/>
          <w:szCs w:val="21"/>
        </w:rPr>
        <w:t>α</w:t>
      </w:r>
      <w:r w:rsidR="0027503A" w:rsidRPr="0048090B">
        <w:rPr>
          <w:rFonts w:ascii="Times New Roman" w:eastAsia="ＭＳ 明朝" w:hAnsi="Times New Roman" w:cs="Times New Roman"/>
          <w:color w:val="000000" w:themeColor="text1"/>
          <w:szCs w:val="21"/>
        </w:rPr>
        <w:t>=</w:t>
      </w:r>
      <w:r w:rsidR="00A906CA" w:rsidRPr="0048090B">
        <w:rPr>
          <w:rFonts w:ascii="Times New Roman" w:eastAsia="ＭＳ 明朝" w:hAnsi="Times New Roman" w:cs="Times New Roman"/>
          <w:color w:val="000000" w:themeColor="text1"/>
          <w:szCs w:val="21"/>
        </w:rPr>
        <w:t>3.106(3)</w:t>
      </w:r>
      <w:r w:rsidR="0027503A" w:rsidRPr="0048090B">
        <w:rPr>
          <w:rFonts w:ascii="Times New Roman" w:eastAsia="ＭＳ 明朝" w:hAnsi="Times New Roman" w:cs="Times New Roman"/>
          <w:color w:val="000000" w:themeColor="text1"/>
          <w:szCs w:val="21"/>
        </w:rPr>
        <w:t xml:space="preserve"> Å, c=</w:t>
      </w:r>
      <w:r w:rsidR="00F23AB5" w:rsidRPr="0048090B">
        <w:rPr>
          <w:rFonts w:ascii="Times New Roman" w:eastAsia="ＭＳ 明朝" w:hAnsi="Times New Roman" w:cs="Times New Roman"/>
          <w:color w:val="000000" w:themeColor="text1"/>
          <w:szCs w:val="21"/>
        </w:rPr>
        <w:t>10.64(3)Å</w:t>
      </w:r>
      <w:r w:rsidR="0027503A" w:rsidRPr="0048090B">
        <w:rPr>
          <w:rFonts w:ascii="Times New Roman" w:eastAsia="ＭＳ 明朝" w:hAnsi="Times New Roman" w:cs="Times New Roman"/>
          <w:color w:val="000000" w:themeColor="text1"/>
          <w:szCs w:val="21"/>
        </w:rPr>
        <w:t>であ</w:t>
      </w:r>
      <w:r w:rsidR="00F23AB5" w:rsidRPr="0048090B">
        <w:rPr>
          <w:rFonts w:ascii="Times New Roman" w:eastAsia="ＭＳ 明朝" w:hAnsi="Times New Roman" w:cs="Times New Roman"/>
          <w:color w:val="000000" w:themeColor="text1"/>
          <w:szCs w:val="21"/>
        </w:rPr>
        <w:t>った。</w:t>
      </w:r>
    </w:p>
    <w:p w14:paraId="3A69022E" w14:textId="687BC515" w:rsidR="00CE15E8" w:rsidRPr="0048090B" w:rsidRDefault="00C50201"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六方晶における</w:t>
      </w:r>
      <w:r w:rsidR="001F2234" w:rsidRPr="0048090B">
        <w:rPr>
          <w:rFonts w:ascii="Times New Roman" w:eastAsia="ＭＳ 明朝" w:hAnsi="Times New Roman" w:cs="Times New Roman"/>
          <w:color w:val="000000" w:themeColor="text1"/>
          <w:szCs w:val="21"/>
        </w:rPr>
        <w:t>原点と</w:t>
      </w:r>
      <w:r w:rsidR="0055175B">
        <w:rPr>
          <w:rFonts w:ascii="Times New Roman" w:eastAsia="ＭＳ 明朝" w:hAnsi="Times New Roman" w:cs="Times New Roman" w:hint="eastAsia"/>
          <w:color w:val="000000" w:themeColor="text1"/>
          <w:szCs w:val="21"/>
        </w:rPr>
        <w:t>平</w:t>
      </w:r>
      <w:r w:rsidR="001F2234" w:rsidRPr="0048090B">
        <w:rPr>
          <w:rFonts w:ascii="Times New Roman" w:eastAsia="ＭＳ 明朝" w:hAnsi="Times New Roman" w:cs="Times New Roman"/>
          <w:color w:val="000000" w:themeColor="text1"/>
          <w:szCs w:val="21"/>
        </w:rPr>
        <w:t>面の距離は</w:t>
      </w:r>
    </w:p>
    <w:p w14:paraId="79981646" w14:textId="4DC968AD" w:rsidR="00C50201" w:rsidRPr="0048090B" w:rsidRDefault="00000000" w:rsidP="00FD0085">
      <w:pPr>
        <w:widowControl/>
        <w:jc w:val="left"/>
        <w:rPr>
          <w:rFonts w:ascii="Times New Roman" w:eastAsia="ＭＳ 明朝" w:hAnsi="Times New Roman" w:cs="Times New Roman"/>
          <w:color w:val="000000" w:themeColor="text1"/>
          <w:szCs w:val="21"/>
        </w:rPr>
      </w:pPr>
      <m:oMathPara>
        <m:oMath>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1</m:t>
              </m:r>
            </m:num>
            <m:den>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d</m:t>
                  </m:r>
                </m:e>
                <m:sup>
                  <m:r>
                    <w:rPr>
                      <w:rFonts w:ascii="Cambria Math" w:eastAsia="ＭＳ 明朝" w:hAnsi="Cambria Math" w:cs="Times New Roman"/>
                      <w:color w:val="000000" w:themeColor="text1"/>
                      <w:szCs w:val="21"/>
                    </w:rPr>
                    <m:t>2</m:t>
                  </m:r>
                </m:sup>
              </m:sSup>
            </m:den>
          </m:f>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4(</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h</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+hk+</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k</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num>
            <m:den>
              <m:r>
                <w:rPr>
                  <w:rFonts w:ascii="Cambria Math" w:eastAsia="ＭＳ 明朝" w:hAnsi="Cambria Math" w:cs="Times New Roman"/>
                  <w:color w:val="000000" w:themeColor="text1"/>
                  <w:szCs w:val="21"/>
                </w:rPr>
                <m:t>3</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a</m:t>
                  </m:r>
                </m:e>
                <m:sup>
                  <m:r>
                    <w:rPr>
                      <w:rFonts w:ascii="Cambria Math" w:eastAsia="ＭＳ 明朝" w:hAnsi="Cambria Math" w:cs="Times New Roman"/>
                      <w:color w:val="000000" w:themeColor="text1"/>
                      <w:szCs w:val="21"/>
                    </w:rPr>
                    <m:t>2</m:t>
                  </m:r>
                </m:sup>
              </m:sSup>
            </m:den>
          </m:f>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2</m:t>
                  </m:r>
                </m:sup>
              </m:sSup>
            </m:num>
            <m:den>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t>
                  </m:r>
                </m:e>
                <m:sup>
                  <m:r>
                    <w:rPr>
                      <w:rFonts w:ascii="Cambria Math" w:eastAsia="ＭＳ 明朝" w:hAnsi="Cambria Math" w:cs="Times New Roman"/>
                      <w:color w:val="000000" w:themeColor="text1"/>
                      <w:szCs w:val="21"/>
                    </w:rPr>
                    <m:t>2</m:t>
                  </m:r>
                </m:sup>
              </m:sSup>
            </m:den>
          </m:f>
        </m:oMath>
      </m:oMathPara>
    </w:p>
    <w:p w14:paraId="19B0A367" w14:textId="26CF439D" w:rsidR="00CC3070" w:rsidRPr="0048090B" w:rsidRDefault="00CC3070"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と表される。</w:t>
      </w:r>
    </w:p>
    <w:p w14:paraId="3B0BD948" w14:textId="2D10356A" w:rsidR="004E5D4B" w:rsidRPr="0048090B" w:rsidRDefault="001A42F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h k l = 001 002 003</w:t>
      </w:r>
      <w:r w:rsidR="00666D27" w:rsidRPr="0048090B">
        <w:rPr>
          <w:rFonts w:ascii="Times New Roman" w:eastAsia="ＭＳ 明朝" w:hAnsi="Times New Roman" w:cs="Times New Roman"/>
          <w:color w:val="000000" w:themeColor="text1"/>
          <w:szCs w:val="21"/>
        </w:rPr>
        <w:t xml:space="preserve"> 004 006 </w:t>
      </w:r>
      <w:r w:rsidR="00666D27" w:rsidRPr="0048090B">
        <w:rPr>
          <w:rFonts w:ascii="Times New Roman" w:eastAsia="ＭＳ 明朝" w:hAnsi="Times New Roman" w:cs="Times New Roman"/>
          <w:color w:val="000000" w:themeColor="text1"/>
          <w:szCs w:val="21"/>
        </w:rPr>
        <w:t>は</w:t>
      </w:r>
      <w:r w:rsidR="00666D27" w:rsidRPr="0048090B">
        <w:rPr>
          <w:rFonts w:ascii="Times New Roman" w:eastAsia="ＭＳ 明朝" w:hAnsi="Times New Roman" w:cs="Times New Roman"/>
          <w:color w:val="000000" w:themeColor="text1"/>
          <w:szCs w:val="21"/>
        </w:rPr>
        <w:t xml:space="preserve"> c = </w:t>
      </w:r>
      <w:r w:rsidR="00EF1149" w:rsidRPr="0048090B">
        <w:rPr>
          <w:rFonts w:ascii="Times New Roman" w:eastAsia="ＭＳ 明朝" w:hAnsi="Times New Roman" w:cs="Times New Roman"/>
          <w:color w:val="000000" w:themeColor="text1"/>
          <w:szCs w:val="21"/>
        </w:rPr>
        <w:t>l × d</w:t>
      </w:r>
    </w:p>
    <w:p w14:paraId="5A42EEAB" w14:textId="3F01ACBF" w:rsidR="00B653A9" w:rsidRPr="0048090B" w:rsidRDefault="00B653A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h k l = 100 110 </w:t>
      </w:r>
      <w:r w:rsidRPr="0048090B">
        <w:rPr>
          <w:rFonts w:ascii="Times New Roman" w:eastAsia="ＭＳ 明朝" w:hAnsi="Times New Roman" w:cs="Times New Roman"/>
          <w:color w:val="000000" w:themeColor="text1"/>
          <w:szCs w:val="21"/>
        </w:rPr>
        <w:t>は</w:t>
      </w:r>
      <w:r w:rsidRPr="0048090B">
        <w:rPr>
          <w:rFonts w:ascii="Times New Roman" w:eastAsia="ＭＳ 明朝" w:hAnsi="Times New Roman" w:cs="Times New Roman"/>
          <w:color w:val="000000" w:themeColor="text1"/>
          <w:szCs w:val="21"/>
        </w:rPr>
        <w:t xml:space="preserve"> </w:t>
      </w:r>
      <w:r w:rsidR="00325F48" w:rsidRPr="0048090B">
        <w:rPr>
          <w:rFonts w:ascii="Times New Roman" w:eastAsia="ＭＳ 明朝" w:hAnsi="Times New Roman" w:cs="Times New Roman"/>
          <w:color w:val="000000" w:themeColor="text1"/>
          <w:szCs w:val="21"/>
        </w:rPr>
        <w:t>a</w:t>
      </w:r>
      <w:r w:rsidRPr="0048090B">
        <w:rPr>
          <w:rFonts w:ascii="Times New Roman" w:eastAsia="ＭＳ 明朝" w:hAnsi="Times New Roman" w:cs="Times New Roman"/>
          <w:color w:val="000000" w:themeColor="text1"/>
          <w:szCs w:val="21"/>
        </w:rPr>
        <w:t xml:space="preserve"> =</w:t>
      </w:r>
      <w:r w:rsidR="00692DB4" w:rsidRPr="0048090B">
        <w:rPr>
          <w:rFonts w:ascii="Times New Roman" w:eastAsia="ＭＳ 明朝" w:hAnsi="Times New Roman" w:cs="Times New Roman"/>
          <w:color w:val="000000" w:themeColor="text1"/>
          <w:szCs w:val="21"/>
        </w:rPr>
        <w:t xml:space="preserve"> d</w:t>
      </w:r>
      <m:oMath>
        <m:rad>
          <m:radPr>
            <m:degHide m:val="1"/>
            <m:ctrlPr>
              <w:rPr>
                <w:rFonts w:ascii="Cambria Math" w:eastAsia="ＭＳ 明朝" w:hAnsi="Cambria Math" w:cs="Times New Roman"/>
                <w:i/>
                <w:color w:val="000000" w:themeColor="text1"/>
                <w:szCs w:val="21"/>
              </w:rPr>
            </m:ctrlPr>
          </m:radPr>
          <m:deg/>
          <m:e>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4(</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h</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+hk+</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k</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num>
              <m:den>
                <m:r>
                  <w:rPr>
                    <w:rFonts w:ascii="Cambria Math" w:eastAsia="ＭＳ 明朝" w:hAnsi="Cambria Math" w:cs="Times New Roman"/>
                    <w:color w:val="000000" w:themeColor="text1"/>
                    <w:szCs w:val="21"/>
                  </w:rPr>
                  <m:t>3</m:t>
                </m:r>
              </m:den>
            </m:f>
          </m:e>
        </m:rad>
      </m:oMath>
      <w:r w:rsidRPr="0048090B">
        <w:rPr>
          <w:rFonts w:ascii="Times New Roman" w:eastAsia="ＭＳ 明朝" w:hAnsi="Times New Roman" w:cs="Times New Roman"/>
          <w:color w:val="000000" w:themeColor="text1"/>
          <w:szCs w:val="21"/>
        </w:rPr>
        <w:t xml:space="preserve"> </w:t>
      </w:r>
    </w:p>
    <w:p w14:paraId="7BDBB2FE" w14:textId="23EEB9C1" w:rsidR="005524A0" w:rsidRDefault="00250993" w:rsidP="00FD0085">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である。</w:t>
      </w:r>
    </w:p>
    <w:p w14:paraId="761D1307" w14:textId="77777777" w:rsidR="00250993" w:rsidRPr="0048090B" w:rsidRDefault="00250993" w:rsidP="00FD0085">
      <w:pPr>
        <w:widowControl/>
        <w:jc w:val="left"/>
        <w:rPr>
          <w:rFonts w:ascii="Times New Roman" w:eastAsia="ＭＳ 明朝" w:hAnsi="Times New Roman" w:cs="Times New Roman"/>
          <w:color w:val="000000" w:themeColor="text1"/>
          <w:szCs w:val="21"/>
        </w:rPr>
      </w:pPr>
    </w:p>
    <w:p w14:paraId="3E8E807E" w14:textId="6599E6FC" w:rsidR="00CE15E8" w:rsidRPr="0048090B" w:rsidRDefault="00CE15E8"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以下の表はそれぞれ帰属したピークの層間距離</w:t>
      </w:r>
      <w:r w:rsidR="00C92D9C" w:rsidRPr="0048090B">
        <w:rPr>
          <w:rFonts w:ascii="Times New Roman" w:eastAsia="ＭＳ 明朝" w:hAnsi="Times New Roman" w:cs="Times New Roman"/>
          <w:color w:val="000000" w:themeColor="text1"/>
          <w:szCs w:val="21"/>
        </w:rPr>
        <w:t>を</w:t>
      </w:r>
      <w:r w:rsidR="00C92D9C" w:rsidRPr="0048090B">
        <w:rPr>
          <w:rFonts w:ascii="Times New Roman" w:eastAsia="ＭＳ 明朝" w:hAnsi="Times New Roman" w:cs="Times New Roman"/>
          <w:color w:val="000000" w:themeColor="text1"/>
          <w:szCs w:val="21"/>
        </w:rPr>
        <w:t>CellCalc</w:t>
      </w:r>
      <w:ins w:id="1003" w:author="松山 ファミリー" w:date="2023-02-09T16:05:00Z">
        <w:r w:rsidR="00466EFA" w:rsidRPr="00466EFA">
          <w:rPr>
            <w:rFonts w:ascii="Times New Roman" w:eastAsia="ＭＳ 明朝" w:hAnsi="Times New Roman" w:cs="Times New Roman"/>
            <w:color w:val="000000" w:themeColor="text1"/>
            <w:szCs w:val="21"/>
            <w:vertAlign w:val="superscript"/>
            <w:rPrChange w:id="1004" w:author="松山 ファミリー" w:date="2023-02-09T16:06:00Z">
              <w:rPr>
                <w:rFonts w:ascii="Times New Roman" w:eastAsia="ＭＳ 明朝" w:hAnsi="Times New Roman" w:cs="Times New Roman"/>
                <w:color w:val="000000" w:themeColor="text1"/>
                <w:szCs w:val="21"/>
              </w:rPr>
            </w:rPrChange>
          </w:rPr>
          <w:t>[</w:t>
        </w:r>
      </w:ins>
      <w:ins w:id="1005" w:author="松山 ファミリー" w:date="2023-02-09T16:06:00Z">
        <w:r w:rsidR="00466EFA">
          <w:rPr>
            <w:rFonts w:ascii="Times New Roman" w:eastAsia="ＭＳ 明朝" w:hAnsi="Times New Roman" w:cs="Times New Roman"/>
            <w:color w:val="000000" w:themeColor="text1"/>
            <w:szCs w:val="21"/>
            <w:vertAlign w:val="superscript"/>
          </w:rPr>
          <w:t>4</w:t>
        </w:r>
      </w:ins>
      <w:ins w:id="1006" w:author="松山 ファミリー" w:date="2023-02-09T16:05:00Z">
        <w:r w:rsidR="00466EFA" w:rsidRPr="00466EFA">
          <w:rPr>
            <w:rFonts w:ascii="Times New Roman" w:eastAsia="ＭＳ 明朝" w:hAnsi="Times New Roman" w:cs="Times New Roman"/>
            <w:color w:val="000000" w:themeColor="text1"/>
            <w:szCs w:val="21"/>
            <w:vertAlign w:val="superscript"/>
            <w:rPrChange w:id="1007" w:author="松山 ファミリー" w:date="2023-02-09T16:06:00Z">
              <w:rPr>
                <w:rFonts w:ascii="Times New Roman" w:eastAsia="ＭＳ 明朝" w:hAnsi="Times New Roman" w:cs="Times New Roman"/>
                <w:color w:val="000000" w:themeColor="text1"/>
                <w:szCs w:val="21"/>
              </w:rPr>
            </w:rPrChange>
          </w:rPr>
          <w:t>]</w:t>
        </w:r>
      </w:ins>
      <w:r w:rsidR="00C92D9C" w:rsidRPr="0048090B">
        <w:rPr>
          <w:rFonts w:ascii="Times New Roman" w:eastAsia="ＭＳ 明朝" w:hAnsi="Times New Roman" w:cs="Times New Roman"/>
          <w:color w:val="000000" w:themeColor="text1"/>
          <w:szCs w:val="21"/>
        </w:rPr>
        <w:t>に</w:t>
      </w:r>
      <w:r w:rsidRPr="0048090B">
        <w:rPr>
          <w:rFonts w:ascii="Times New Roman" w:eastAsia="ＭＳ 明朝" w:hAnsi="Times New Roman" w:cs="Times New Roman"/>
          <w:color w:val="000000" w:themeColor="text1"/>
          <w:szCs w:val="21"/>
        </w:rPr>
        <w:t>より求められた格子定数</w:t>
      </w:r>
      <w:r w:rsidR="00042D2E"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である</w:t>
      </w:r>
      <w:r w:rsidR="00042D2E" w:rsidRPr="0048090B">
        <w:rPr>
          <w:rFonts w:ascii="Times New Roman" w:eastAsia="ＭＳ 明朝" w:hAnsi="Times New Roman" w:cs="Times New Roman"/>
          <w:color w:val="000000" w:themeColor="text1"/>
          <w:szCs w:val="21"/>
        </w:rPr>
        <w:t>。</w:t>
      </w:r>
    </w:p>
    <w:p w14:paraId="3B8D139A" w14:textId="1B431792" w:rsidR="00402BF3" w:rsidRPr="0048090B" w:rsidRDefault="00250993" w:rsidP="00FD0085">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0E70BEEB" w14:textId="464FFFFD" w:rsidR="000F0DD3" w:rsidRPr="0048090B" w:rsidRDefault="00382F05" w:rsidP="00382F05">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008" w:name="_Toc126851031"/>
      <w:r w:rsidRPr="0048090B">
        <w:rPr>
          <w:rFonts w:ascii="Times New Roman" w:eastAsia="ＭＳ 明朝" w:hAnsi="Times New Roman" w:cs="Times New Roman"/>
          <w:color w:val="000000" w:themeColor="text1"/>
          <w:szCs w:val="21"/>
        </w:rPr>
        <w:lastRenderedPageBreak/>
        <w:t>220415Ni_OH_OAc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008"/>
    </w:p>
    <w:p w14:paraId="66C7A73C" w14:textId="4ADEF041" w:rsidR="00250BA8" w:rsidRPr="0048090B" w:rsidRDefault="00647C23">
      <w:pPr>
        <w:jc w:val="center"/>
        <w:pPrChange w:id="1009" w:author="松山 ファミリー" w:date="2023-02-09T14:52:00Z">
          <w:pPr/>
        </w:pPrChange>
      </w:pPr>
      <w:r w:rsidRPr="0048090B">
        <w:rPr>
          <w:noProof/>
        </w:rPr>
        <w:drawing>
          <wp:inline distT="0" distB="0" distL="0" distR="0" wp14:anchorId="5532393C" wp14:editId="2F172EDD">
            <wp:extent cx="5400040" cy="3382010"/>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040" cy="3382010"/>
                    </a:xfrm>
                    <a:prstGeom prst="rect">
                      <a:avLst/>
                    </a:prstGeom>
                  </pic:spPr>
                </pic:pic>
              </a:graphicData>
            </a:graphic>
          </wp:inline>
        </w:drawing>
      </w:r>
    </w:p>
    <w:p w14:paraId="5D64F854" w14:textId="5AF85E2E" w:rsidR="00F00643" w:rsidRPr="0048090B" w:rsidRDefault="003937E0" w:rsidP="00FD0085">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sidRPr="003937E0">
        <w:rPr>
          <w:rFonts w:ascii="Times New Roman" w:eastAsia="ＭＳ 明朝" w:hAnsi="Times New Roman" w:cs="Times New Roman"/>
          <w:color w:val="000000" w:themeColor="text1"/>
          <w:szCs w:val="21"/>
        </w:rPr>
        <w:t>4.1.1.</w:t>
      </w:r>
      <w:r>
        <w:rPr>
          <w:rFonts w:ascii="Times New Roman" w:eastAsia="ＭＳ 明朝" w:hAnsi="Times New Roman" w:cs="Times New Roman"/>
          <w:color w:val="000000" w:themeColor="text1"/>
          <w:szCs w:val="21"/>
        </w:rPr>
        <w:t xml:space="preserve"> </w:t>
      </w:r>
      <w:r w:rsidRPr="003937E0">
        <w:rPr>
          <w:rFonts w:ascii="Times New Roman" w:eastAsia="ＭＳ 明朝" w:hAnsi="Times New Roman" w:cs="Times New Roman"/>
          <w:color w:val="000000" w:themeColor="text1"/>
          <w:szCs w:val="21"/>
        </w:rPr>
        <w:t>220415Ni_OH_OAc</w:t>
      </w:r>
      <w:r w:rsidRPr="003937E0">
        <w:rPr>
          <w:rFonts w:ascii="Times New Roman" w:eastAsia="ＭＳ 明朝" w:hAnsi="Times New Roman" w:cs="Times New Roman"/>
          <w:color w:val="000000" w:themeColor="text1"/>
          <w:szCs w:val="21"/>
        </w:rPr>
        <w:t>の</w:t>
      </w:r>
      <w:r w:rsidRPr="003937E0">
        <w:rPr>
          <w:rFonts w:ascii="Times New Roman" w:eastAsia="ＭＳ 明朝" w:hAnsi="Times New Roman" w:cs="Times New Roman"/>
          <w:color w:val="000000" w:themeColor="text1"/>
          <w:szCs w:val="21"/>
        </w:rPr>
        <w:t>XRD</w:t>
      </w:r>
    </w:p>
    <w:p w14:paraId="208A2AD9" w14:textId="3B200859" w:rsidR="002C5137" w:rsidRPr="0048090B" w:rsidRDefault="002C5137" w:rsidP="00FD0085">
      <w:pPr>
        <w:widowControl/>
        <w:jc w:val="left"/>
        <w:rPr>
          <w:rFonts w:ascii="Times New Roman" w:eastAsia="ＭＳ 明朝" w:hAnsi="Times New Roman" w:cs="Times New Roman"/>
          <w:color w:val="000000" w:themeColor="text1"/>
          <w:szCs w:val="21"/>
        </w:rPr>
      </w:pPr>
    </w:p>
    <w:p w14:paraId="556CE50C" w14:textId="288E64A6" w:rsidR="007359C0" w:rsidRPr="0048090B" w:rsidRDefault="00E0334B"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c</w:t>
      </w:r>
      <w:r w:rsidR="00D70596">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D70596">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10.92</w:t>
      </w:r>
      <w:r w:rsidR="00D70596">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D70596">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 xml:space="preserve">0.85 </w:t>
      </w:r>
      <w:r w:rsidRPr="0048090B">
        <w:rPr>
          <w:rFonts w:ascii="Times New Roman" w:eastAsia="ＭＳ 明朝" w:hAnsi="Times New Roman" w:cs="Times New Roman"/>
          <w:color w:val="000000" w:themeColor="text1"/>
          <w:szCs w:val="21"/>
        </w:rPr>
        <w:t>とおおむね一致し、生成物は</w:t>
      </w:r>
      <w:r w:rsidR="005C64C0" w:rsidRPr="0048090B">
        <w:rPr>
          <w:rFonts w:ascii="Times New Roman" w:eastAsia="ＭＳ 明朝" w:hAnsi="Times New Roman" w:cs="Times New Roman"/>
          <w:color w:val="000000" w:themeColor="text1"/>
          <w:szCs w:val="21"/>
        </w:rPr>
        <w:t>塩基性酢酸ニッケル</w:t>
      </w:r>
    </w:p>
    <w:p w14:paraId="2907A8B2" w14:textId="4088CE60" w:rsidR="005C64C0" w:rsidRPr="0048090B" w:rsidRDefault="00C12116" w:rsidP="00FD0085">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3006E7FB" w14:textId="6A51FBFB" w:rsidR="002E5A1A" w:rsidRPr="00B9362F" w:rsidRDefault="00EF5B5C" w:rsidP="00B9362F">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2E94A02C" w14:textId="3A476DB4" w:rsidR="002E5A1A" w:rsidRPr="0048090B" w:rsidRDefault="002E5A1A" w:rsidP="002E5A1A">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010" w:name="_Toc126851032"/>
      <w:r w:rsidRPr="0048090B">
        <w:rPr>
          <w:rFonts w:ascii="Times New Roman" w:eastAsia="ＭＳ 明朝" w:hAnsi="Times New Roman" w:cs="Times New Roman"/>
          <w:color w:val="000000" w:themeColor="text1"/>
          <w:szCs w:val="21"/>
        </w:rPr>
        <w:lastRenderedPageBreak/>
        <w:t>220</w:t>
      </w:r>
      <w:r w:rsidR="007C6462">
        <w:rPr>
          <w:rFonts w:ascii="Times New Roman" w:eastAsia="ＭＳ 明朝" w:hAnsi="Times New Roman" w:cs="Times New Roman"/>
          <w:color w:val="000000" w:themeColor="text1"/>
          <w:szCs w:val="21"/>
        </w:rPr>
        <w:t>906</w:t>
      </w:r>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010"/>
    </w:p>
    <w:p w14:paraId="4F984558" w14:textId="7C70B2BC" w:rsidR="00647C23" w:rsidRPr="0048090B" w:rsidRDefault="00647C23"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E515345" wp14:editId="2AC810EC">
            <wp:extent cx="5400040" cy="3383915"/>
            <wp:effectExtent l="0" t="0" r="0" b="0"/>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3383915"/>
                    </a:xfrm>
                    <a:prstGeom prst="rect">
                      <a:avLst/>
                    </a:prstGeom>
                  </pic:spPr>
                </pic:pic>
              </a:graphicData>
            </a:graphic>
          </wp:inline>
        </w:drawing>
      </w:r>
    </w:p>
    <w:p w14:paraId="39948E96" w14:textId="5C802687" w:rsidR="002F4D50" w:rsidRDefault="002F4D50" w:rsidP="00CF120D">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4.1.2. 220</w:t>
      </w:r>
      <w:r w:rsidR="007C6462">
        <w:rPr>
          <w:rFonts w:ascii="Times New Roman" w:eastAsia="ＭＳ 明朝" w:hAnsi="Times New Roman" w:cs="Times New Roman"/>
          <w:color w:val="000000" w:themeColor="text1"/>
          <w:szCs w:val="21"/>
        </w:rPr>
        <w:t>906</w:t>
      </w:r>
      <w:r w:rsidR="005C082F">
        <w:rPr>
          <w:rFonts w:ascii="Times New Roman" w:eastAsia="ＭＳ 明朝" w:hAnsi="Times New Roman" w:cs="Times New Roman"/>
          <w:color w:val="000000" w:themeColor="text1"/>
          <w:szCs w:val="21"/>
        </w:rPr>
        <w:t>Ni</w:t>
      </w:r>
      <w:r w:rsidR="00E7267C">
        <w:rPr>
          <w:rFonts w:ascii="Times New Roman" w:eastAsia="ＭＳ 明朝" w:hAnsi="Times New Roman" w:cs="Times New Roman"/>
          <w:color w:val="000000" w:themeColor="text1"/>
          <w:szCs w:val="21"/>
        </w:rPr>
        <w:t>_OH_OAc</w:t>
      </w:r>
      <w:r w:rsidR="00E7267C">
        <w:rPr>
          <w:rFonts w:ascii="Times New Roman" w:eastAsia="ＭＳ 明朝" w:hAnsi="Times New Roman" w:cs="Times New Roman" w:hint="eastAsia"/>
          <w:color w:val="000000" w:themeColor="text1"/>
          <w:szCs w:val="21"/>
        </w:rPr>
        <w:t>の</w:t>
      </w:r>
      <w:r w:rsidR="00E7267C">
        <w:rPr>
          <w:rFonts w:ascii="Times New Roman" w:eastAsia="ＭＳ 明朝" w:hAnsi="Times New Roman" w:cs="Times New Roman"/>
          <w:color w:val="000000" w:themeColor="text1"/>
          <w:szCs w:val="21"/>
        </w:rPr>
        <w:t>XRD</w:t>
      </w:r>
    </w:p>
    <w:p w14:paraId="31421554" w14:textId="77777777" w:rsidR="002F4D50" w:rsidRDefault="002F4D50" w:rsidP="00CF120D">
      <w:pPr>
        <w:widowControl/>
        <w:jc w:val="left"/>
        <w:rPr>
          <w:rFonts w:ascii="Times New Roman" w:eastAsia="ＭＳ 明朝" w:hAnsi="Times New Roman" w:cs="Times New Roman"/>
          <w:color w:val="000000" w:themeColor="text1"/>
          <w:szCs w:val="21"/>
        </w:rPr>
      </w:pPr>
    </w:p>
    <w:p w14:paraId="5C413B3C" w14:textId="29CBA619" w:rsidR="00CF120D" w:rsidRPr="0048090B" w:rsidRDefault="00CF120D" w:rsidP="00CF120D">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c</w:t>
      </w:r>
      <w:r w:rsidR="0010072C">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10072C">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10.83</w:t>
      </w:r>
      <w:r w:rsidR="0010072C">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10072C">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 xml:space="preserve">0.89 </w:t>
      </w:r>
      <w:r w:rsidRPr="0048090B">
        <w:rPr>
          <w:rFonts w:ascii="Times New Roman" w:eastAsia="ＭＳ 明朝" w:hAnsi="Times New Roman" w:cs="Times New Roman"/>
          <w:color w:val="000000" w:themeColor="text1"/>
          <w:szCs w:val="21"/>
        </w:rPr>
        <w:t>とおおむね一致し、生成物は塩基性酢酸ニッケル</w:t>
      </w:r>
    </w:p>
    <w:p w14:paraId="4D8A5579" w14:textId="2933440B" w:rsidR="00CF120D" w:rsidRPr="0048090B" w:rsidRDefault="00CF120D" w:rsidP="00CF120D">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4D5FB2F7" w14:textId="438B6FC2" w:rsidR="007359C0" w:rsidRPr="001D0ECF" w:rsidRDefault="000B4EF8" w:rsidP="007359C0">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6B6189E4" w14:textId="759A172E" w:rsidR="007359C0" w:rsidRPr="0048090B" w:rsidRDefault="007359C0" w:rsidP="007359C0">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011" w:name="_Toc126851033"/>
      <w:r w:rsidRPr="0048090B">
        <w:rPr>
          <w:rFonts w:ascii="Times New Roman" w:eastAsia="ＭＳ 明朝" w:hAnsi="Times New Roman" w:cs="Times New Roman"/>
          <w:color w:val="000000" w:themeColor="text1"/>
          <w:szCs w:val="21"/>
        </w:rPr>
        <w:lastRenderedPageBreak/>
        <w:t>220</w:t>
      </w:r>
      <w:r>
        <w:rPr>
          <w:rFonts w:ascii="Times New Roman" w:eastAsia="ＭＳ 明朝" w:hAnsi="Times New Roman" w:cs="Times New Roman"/>
          <w:color w:val="000000" w:themeColor="text1"/>
          <w:szCs w:val="21"/>
        </w:rPr>
        <w:t>914</w:t>
      </w:r>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011"/>
    </w:p>
    <w:p w14:paraId="3D97098C" w14:textId="14B67C53" w:rsidR="00DE5F35" w:rsidRPr="0048090B" w:rsidRDefault="00992A7C"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A185C47" wp14:editId="411778B6">
            <wp:extent cx="5400040" cy="3383915"/>
            <wp:effectExtent l="0" t="0" r="0" b="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00040" cy="3383915"/>
                    </a:xfrm>
                    <a:prstGeom prst="rect">
                      <a:avLst/>
                    </a:prstGeom>
                  </pic:spPr>
                </pic:pic>
              </a:graphicData>
            </a:graphic>
          </wp:inline>
        </w:drawing>
      </w:r>
    </w:p>
    <w:p w14:paraId="207963B6" w14:textId="1A9495E7" w:rsidR="007359C0" w:rsidRDefault="007359C0" w:rsidP="003D5180">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4.1.3. 220914Ni_OH_OAc</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3DC85C4E" w14:textId="77777777" w:rsidR="007359C0" w:rsidRDefault="007359C0" w:rsidP="003D5180">
      <w:pPr>
        <w:widowControl/>
        <w:jc w:val="left"/>
        <w:rPr>
          <w:rFonts w:ascii="Times New Roman" w:eastAsia="ＭＳ 明朝" w:hAnsi="Times New Roman" w:cs="Times New Roman"/>
          <w:color w:val="000000" w:themeColor="text1"/>
          <w:szCs w:val="21"/>
        </w:rPr>
      </w:pPr>
    </w:p>
    <w:p w14:paraId="613F40CB" w14:textId="3893481B" w:rsidR="003D5180" w:rsidRPr="0048090B" w:rsidRDefault="003D5180" w:rsidP="003D5180">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c</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11.12</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 xml:space="preserve">0.94 </w:t>
      </w:r>
      <w:r w:rsidRPr="0048090B">
        <w:rPr>
          <w:rFonts w:ascii="Times New Roman" w:eastAsia="ＭＳ 明朝" w:hAnsi="Times New Roman" w:cs="Times New Roman"/>
          <w:color w:val="000000" w:themeColor="text1"/>
          <w:szCs w:val="21"/>
        </w:rPr>
        <w:t>とおおむね一致したが、生成物は</w:t>
      </w:r>
      <w:r w:rsidR="00B84EE4" w:rsidRPr="0048090B">
        <w:rPr>
          <w:rFonts w:ascii="Times New Roman" w:eastAsia="ＭＳ 明朝" w:hAnsi="Times New Roman" w:cs="Times New Roman"/>
          <w:color w:val="000000" w:themeColor="text1"/>
          <w:szCs w:val="21"/>
        </w:rPr>
        <w:t>不純物を含んだ</w:t>
      </w:r>
      <w:r w:rsidRPr="0048090B">
        <w:rPr>
          <w:rFonts w:ascii="Times New Roman" w:eastAsia="ＭＳ 明朝" w:hAnsi="Times New Roman" w:cs="Times New Roman"/>
          <w:color w:val="000000" w:themeColor="text1"/>
          <w:szCs w:val="21"/>
        </w:rPr>
        <w:t>塩基性酢酸ニッケル</w:t>
      </w:r>
    </w:p>
    <w:p w14:paraId="172E374E" w14:textId="4C58E291" w:rsidR="007359C0" w:rsidRDefault="003D5180" w:rsidP="003D5180">
      <w:pPr>
        <w:widowControl/>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00D8FBA3" w14:textId="73CB553A" w:rsidR="007359C0" w:rsidRPr="00B9362F" w:rsidRDefault="007359C0" w:rsidP="007359C0">
      <w:pPr>
        <w:widowControl/>
        <w:jc w:val="left"/>
        <w:rPr>
          <w:rFonts w:ascii="Times New Roman" w:eastAsia="ＭＳ 明朝" w:hAnsi="Times New Roman" w:cs="Times New Roman"/>
          <w:szCs w:val="21"/>
        </w:rPr>
      </w:pPr>
      <w:r>
        <w:rPr>
          <w:rStyle w:val="normaltextrun"/>
          <w:rFonts w:ascii="Times New Roman" w:eastAsia="ＭＳ 明朝" w:hAnsi="Times New Roman" w:cs="Times New Roman"/>
          <w:szCs w:val="21"/>
        </w:rPr>
        <w:br w:type="page"/>
      </w:r>
    </w:p>
    <w:p w14:paraId="409DC176" w14:textId="77777777" w:rsidR="007359C0" w:rsidRDefault="007359C0" w:rsidP="003D5180">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012" w:name="_Toc126851034"/>
      <w:r w:rsidRPr="0048090B">
        <w:rPr>
          <w:rFonts w:ascii="Times New Roman" w:eastAsia="ＭＳ 明朝" w:hAnsi="Times New Roman" w:cs="Times New Roman"/>
          <w:color w:val="000000" w:themeColor="text1"/>
          <w:szCs w:val="21"/>
        </w:rPr>
        <w:lastRenderedPageBreak/>
        <w:t>22</w:t>
      </w:r>
      <w:r>
        <w:rPr>
          <w:rFonts w:ascii="Times New Roman" w:eastAsia="ＭＳ 明朝" w:hAnsi="Times New Roman" w:cs="Times New Roman"/>
          <w:color w:val="000000" w:themeColor="text1"/>
          <w:szCs w:val="21"/>
        </w:rPr>
        <w:t>1003</w:t>
      </w:r>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012"/>
    </w:p>
    <w:p w14:paraId="70893E34" w14:textId="15160EA9" w:rsidR="003D5180" w:rsidRPr="00B9362F" w:rsidRDefault="000F6D91">
      <w:pPr>
        <w:rPr>
          <w:rStyle w:val="normaltextrun"/>
          <w:rFonts w:ascii="Times New Roman" w:eastAsia="ＭＳ 明朝" w:hAnsi="Times New Roman" w:cs="Times New Roman"/>
          <w:color w:val="000000" w:themeColor="text1"/>
          <w:szCs w:val="21"/>
        </w:rPr>
        <w:pPrChange w:id="1013" w:author="松山 ファミリー" w:date="2023-02-09T15:56:00Z">
          <w:pPr>
            <w:widowControl/>
            <w:jc w:val="left"/>
            <w:outlineLvl w:val="2"/>
          </w:pPr>
        </w:pPrChange>
      </w:pPr>
      <w:r w:rsidRPr="0048090B">
        <w:rPr>
          <w:noProof/>
        </w:rPr>
        <w:drawing>
          <wp:inline distT="0" distB="0" distL="0" distR="0" wp14:anchorId="276867F5" wp14:editId="51662AD6">
            <wp:extent cx="5400040" cy="3383915"/>
            <wp:effectExtent l="0" t="0" r="0" b="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00040" cy="3383915"/>
                    </a:xfrm>
                    <a:prstGeom prst="rect">
                      <a:avLst/>
                    </a:prstGeom>
                  </pic:spPr>
                </pic:pic>
              </a:graphicData>
            </a:graphic>
          </wp:inline>
        </w:drawing>
      </w:r>
    </w:p>
    <w:p w14:paraId="175B8EC2" w14:textId="1F92EA7F" w:rsidR="007359C0" w:rsidRDefault="007359C0" w:rsidP="00341D77">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4.1.4. 221003Ni_OH_OAc</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6EA98212" w14:textId="77777777" w:rsidR="007359C0" w:rsidRDefault="007359C0" w:rsidP="00341D77">
      <w:pPr>
        <w:widowControl/>
        <w:jc w:val="left"/>
        <w:rPr>
          <w:rFonts w:ascii="Times New Roman" w:eastAsia="ＭＳ 明朝" w:hAnsi="Times New Roman" w:cs="Times New Roman"/>
          <w:color w:val="000000" w:themeColor="text1"/>
          <w:szCs w:val="21"/>
        </w:rPr>
      </w:pPr>
    </w:p>
    <w:p w14:paraId="6396DB4B" w14:textId="69CD0343" w:rsidR="00341D77" w:rsidRPr="0048090B" w:rsidRDefault="00341D77" w:rsidP="00341D7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c</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10.89</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 xml:space="preserve">0.85 </w:t>
      </w:r>
      <w:r w:rsidRPr="0048090B">
        <w:rPr>
          <w:rFonts w:ascii="Times New Roman" w:eastAsia="ＭＳ 明朝" w:hAnsi="Times New Roman" w:cs="Times New Roman"/>
          <w:color w:val="000000" w:themeColor="text1"/>
          <w:szCs w:val="21"/>
        </w:rPr>
        <w:t>とおおむね一致したが、生成物は不純物を含んだ塩基性酢酸ニッケル</w:t>
      </w:r>
    </w:p>
    <w:p w14:paraId="3ACD79AB" w14:textId="08B056E7" w:rsidR="007359C0" w:rsidRDefault="00341D77" w:rsidP="003D5180">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4F002208" w14:textId="035E9153" w:rsidR="007359C0" w:rsidRPr="001D0ECF" w:rsidRDefault="007359C0" w:rsidP="007359C0">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0025AC85" w14:textId="2257EFFB" w:rsidR="007359C0" w:rsidRPr="00B9362F" w:rsidRDefault="007359C0" w:rsidP="00B9362F">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014" w:name="_Toc126851035"/>
      <w:r w:rsidRPr="0048090B">
        <w:rPr>
          <w:rFonts w:ascii="Times New Roman" w:eastAsia="ＭＳ 明朝" w:hAnsi="Times New Roman" w:cs="Times New Roman"/>
          <w:color w:val="000000" w:themeColor="text1"/>
          <w:szCs w:val="21"/>
        </w:rPr>
        <w:lastRenderedPageBreak/>
        <w:t>22</w:t>
      </w:r>
      <w:r>
        <w:rPr>
          <w:rFonts w:ascii="Times New Roman" w:eastAsia="ＭＳ 明朝" w:hAnsi="Times New Roman" w:cs="Times New Roman"/>
          <w:color w:val="000000" w:themeColor="text1"/>
          <w:szCs w:val="21"/>
        </w:rPr>
        <w:t>1006</w:t>
      </w:r>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014"/>
    </w:p>
    <w:p w14:paraId="01742E93" w14:textId="1710CB95" w:rsidR="00B71C2C" w:rsidRDefault="00FF0DF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F4C9829" wp14:editId="71DAD49B">
            <wp:extent cx="5400040" cy="3304540"/>
            <wp:effectExtent l="0" t="0" r="0" b="0"/>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00040" cy="3304540"/>
                    </a:xfrm>
                    <a:prstGeom prst="rect">
                      <a:avLst/>
                    </a:prstGeom>
                  </pic:spPr>
                </pic:pic>
              </a:graphicData>
            </a:graphic>
          </wp:inline>
        </w:drawing>
      </w:r>
    </w:p>
    <w:p w14:paraId="7C902C16" w14:textId="6A0DBB9A" w:rsidR="007359C0" w:rsidRDefault="007359C0" w:rsidP="00FD0085">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w:t>
      </w:r>
      <w:r w:rsidR="0098017E">
        <w:rPr>
          <w:rFonts w:ascii="Times New Roman" w:eastAsia="ＭＳ 明朝" w:hAnsi="Times New Roman" w:cs="Times New Roman"/>
          <w:color w:val="000000" w:themeColor="text1"/>
          <w:szCs w:val="21"/>
        </w:rPr>
        <w:t>.</w:t>
      </w:r>
      <w:r w:rsidR="005C531F">
        <w:rPr>
          <w:rFonts w:ascii="Times New Roman" w:eastAsia="ＭＳ 明朝" w:hAnsi="Times New Roman" w:cs="Times New Roman"/>
          <w:color w:val="000000" w:themeColor="text1"/>
          <w:szCs w:val="21"/>
        </w:rPr>
        <w:t>1</w:t>
      </w:r>
      <w:r w:rsidR="0098017E">
        <w:rPr>
          <w:rFonts w:ascii="Times New Roman" w:eastAsia="ＭＳ 明朝" w:hAnsi="Times New Roman" w:cs="Times New Roman"/>
          <w:color w:val="000000" w:themeColor="text1"/>
          <w:szCs w:val="21"/>
        </w:rPr>
        <w:t xml:space="preserve">.5. </w:t>
      </w:r>
      <w:r w:rsidR="00B161DF">
        <w:rPr>
          <w:rFonts w:ascii="Times New Roman" w:eastAsia="ＭＳ 明朝" w:hAnsi="Times New Roman" w:cs="Times New Roman"/>
          <w:color w:val="000000" w:themeColor="text1"/>
          <w:szCs w:val="21"/>
        </w:rPr>
        <w:t>221006Ni_OH_OAc</w:t>
      </w:r>
      <w:r w:rsidR="00B161DF">
        <w:rPr>
          <w:rFonts w:ascii="Times New Roman" w:eastAsia="ＭＳ 明朝" w:hAnsi="Times New Roman" w:cs="Times New Roman" w:hint="eastAsia"/>
          <w:color w:val="000000" w:themeColor="text1"/>
          <w:szCs w:val="21"/>
        </w:rPr>
        <w:t>の</w:t>
      </w:r>
      <w:r w:rsidR="00B161DF">
        <w:rPr>
          <w:rFonts w:ascii="Times New Roman" w:eastAsia="ＭＳ 明朝" w:hAnsi="Times New Roman" w:cs="Times New Roman"/>
          <w:color w:val="000000" w:themeColor="text1"/>
          <w:szCs w:val="21"/>
        </w:rPr>
        <w:t>XRD</w:t>
      </w:r>
    </w:p>
    <w:p w14:paraId="6B78CA79" w14:textId="77777777" w:rsidR="007359C0" w:rsidRPr="0048090B" w:rsidRDefault="007359C0" w:rsidP="00FD0085">
      <w:pPr>
        <w:widowControl/>
        <w:jc w:val="left"/>
        <w:rPr>
          <w:rFonts w:ascii="Times New Roman" w:eastAsia="ＭＳ 明朝" w:hAnsi="Times New Roman" w:cs="Times New Roman"/>
          <w:color w:val="000000" w:themeColor="text1"/>
          <w:szCs w:val="21"/>
        </w:rPr>
      </w:pPr>
    </w:p>
    <w:p w14:paraId="0472A73F" w14:textId="47A9F6B6" w:rsidR="00181D8F" w:rsidRPr="0048090B" w:rsidRDefault="00181D8F" w:rsidP="00181D8F">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c</w:t>
      </w:r>
      <w:r w:rsidR="00373B82">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373B82">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10.83</w:t>
      </w:r>
      <w:r w:rsidR="00373B82">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373B82">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 xml:space="preserve">0.89 </w:t>
      </w:r>
      <w:r w:rsidRPr="0048090B">
        <w:rPr>
          <w:rFonts w:ascii="Times New Roman" w:eastAsia="ＭＳ 明朝" w:hAnsi="Times New Roman" w:cs="Times New Roman"/>
          <w:color w:val="000000" w:themeColor="text1"/>
          <w:szCs w:val="21"/>
        </w:rPr>
        <w:t>とおおむね一致し、生成物は塩基性酢酸ニッケル</w:t>
      </w:r>
    </w:p>
    <w:p w14:paraId="6E2267BD" w14:textId="2EFF3FA8" w:rsidR="009E5A26" w:rsidRPr="0048090B" w:rsidRDefault="00181D8F" w:rsidP="00181D8F">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31268B68" w14:textId="5B284EEE" w:rsidR="00103479" w:rsidRPr="001D0ECF" w:rsidRDefault="00103479" w:rsidP="00103479">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0E653EA3" w14:textId="03545C20" w:rsidR="004614C3" w:rsidRDefault="00103479" w:rsidP="00FD0085">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015" w:name="_Toc126851036"/>
      <w:r w:rsidRPr="0048090B">
        <w:rPr>
          <w:rFonts w:ascii="Times New Roman" w:eastAsia="ＭＳ 明朝" w:hAnsi="Times New Roman" w:cs="Times New Roman"/>
          <w:color w:val="000000" w:themeColor="text1"/>
          <w:szCs w:val="21"/>
        </w:rPr>
        <w:lastRenderedPageBreak/>
        <w:t>22</w:t>
      </w:r>
      <w:r w:rsidR="004614C3">
        <w:rPr>
          <w:rFonts w:ascii="Times New Roman" w:eastAsia="ＭＳ 明朝" w:hAnsi="Times New Roman" w:cs="Times New Roman"/>
          <w:color w:val="000000" w:themeColor="text1"/>
          <w:szCs w:val="21"/>
        </w:rPr>
        <w:t>1128</w:t>
      </w:r>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015"/>
    </w:p>
    <w:p w14:paraId="3A5FBD8C" w14:textId="6E2D9DDC" w:rsidR="006B05B3" w:rsidRPr="00B9362F" w:rsidRDefault="00A93C1D">
      <w:pPr>
        <w:rPr>
          <w:rFonts w:ascii="Times New Roman" w:eastAsia="ＭＳ 明朝" w:hAnsi="Times New Roman" w:cs="Times New Roman"/>
          <w:color w:val="000000" w:themeColor="text1"/>
          <w:szCs w:val="21"/>
        </w:rPr>
        <w:pPrChange w:id="1016" w:author="松山 ファミリー" w:date="2023-02-09T15:56:00Z">
          <w:pPr>
            <w:widowControl/>
            <w:jc w:val="left"/>
            <w:outlineLvl w:val="2"/>
          </w:pPr>
        </w:pPrChange>
      </w:pPr>
      <w:r w:rsidRPr="0048090B">
        <w:rPr>
          <w:noProof/>
        </w:rPr>
        <w:drawing>
          <wp:inline distT="0" distB="0" distL="0" distR="0" wp14:anchorId="4ADEC982" wp14:editId="7DF9E96A">
            <wp:extent cx="5400040" cy="3378200"/>
            <wp:effectExtent l="0" t="0" r="0" b="0"/>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3378200"/>
                    </a:xfrm>
                    <a:prstGeom prst="rect">
                      <a:avLst/>
                    </a:prstGeom>
                  </pic:spPr>
                </pic:pic>
              </a:graphicData>
            </a:graphic>
          </wp:inline>
        </w:drawing>
      </w:r>
    </w:p>
    <w:p w14:paraId="38D4053A" w14:textId="40E1FA3D" w:rsidR="007122B7" w:rsidRDefault="007122B7" w:rsidP="00A93C1D">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4.1.6. 221128Ni_OH_OAc</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062365C2" w14:textId="77777777" w:rsidR="007122B7" w:rsidRDefault="007122B7" w:rsidP="00A93C1D">
      <w:pPr>
        <w:widowControl/>
        <w:jc w:val="left"/>
        <w:rPr>
          <w:rFonts w:ascii="Times New Roman" w:eastAsia="ＭＳ 明朝" w:hAnsi="Times New Roman" w:cs="Times New Roman"/>
          <w:color w:val="000000" w:themeColor="text1"/>
          <w:szCs w:val="21"/>
        </w:rPr>
      </w:pPr>
    </w:p>
    <w:p w14:paraId="6BB7A2BC" w14:textId="38D95F22" w:rsidR="00A93C1D" w:rsidRPr="0048090B" w:rsidRDefault="00A93C1D" w:rsidP="00A93C1D">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生成物は不純物を</w:t>
      </w:r>
      <w:r w:rsidR="006D27D4" w:rsidRPr="0048090B">
        <w:rPr>
          <w:rFonts w:ascii="Times New Roman" w:eastAsia="ＭＳ 明朝" w:hAnsi="Times New Roman" w:cs="Times New Roman"/>
          <w:color w:val="000000" w:themeColor="text1"/>
          <w:szCs w:val="21"/>
        </w:rPr>
        <w:t>多く</w:t>
      </w:r>
      <w:r w:rsidRPr="0048090B">
        <w:rPr>
          <w:rFonts w:ascii="Times New Roman" w:eastAsia="ＭＳ 明朝" w:hAnsi="Times New Roman" w:cs="Times New Roman"/>
          <w:color w:val="000000" w:themeColor="text1"/>
          <w:szCs w:val="21"/>
        </w:rPr>
        <w:t>含んだ塩基性酢酸ニッケル</w:t>
      </w:r>
    </w:p>
    <w:p w14:paraId="619009AA" w14:textId="7EEAEFCB" w:rsidR="009115AE" w:rsidRPr="0048090B" w:rsidRDefault="00A93C1D" w:rsidP="00A93C1D">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2ADAE25C" w14:textId="21053B15" w:rsidR="00373B82" w:rsidRPr="001D0ECF" w:rsidRDefault="007122B7" w:rsidP="00373B82">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2A2A9CE5" w14:textId="2D9CB051" w:rsidR="00373B82" w:rsidRPr="0048090B" w:rsidRDefault="00373B82" w:rsidP="00373B82">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017" w:name="_Toc126851037"/>
      <w:r w:rsidRPr="0048090B">
        <w:rPr>
          <w:rFonts w:ascii="Times New Roman" w:eastAsia="ＭＳ 明朝" w:hAnsi="Times New Roman" w:cs="Times New Roman"/>
          <w:color w:val="000000" w:themeColor="text1"/>
          <w:szCs w:val="21"/>
        </w:rPr>
        <w:lastRenderedPageBreak/>
        <w:t>22</w:t>
      </w:r>
      <w:r>
        <w:rPr>
          <w:rFonts w:ascii="Times New Roman" w:eastAsia="ＭＳ 明朝" w:hAnsi="Times New Roman" w:cs="Times New Roman"/>
          <w:color w:val="000000" w:themeColor="text1"/>
          <w:szCs w:val="21"/>
        </w:rPr>
        <w:t>1219</w:t>
      </w:r>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017"/>
    </w:p>
    <w:p w14:paraId="3B940BCF" w14:textId="0D096E57" w:rsidR="006B05B3" w:rsidRPr="0048090B" w:rsidRDefault="00FB1541"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ACBAF63" wp14:editId="47935C2B">
            <wp:extent cx="5400040" cy="3378200"/>
            <wp:effectExtent l="0" t="0" r="0"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00040" cy="3378200"/>
                    </a:xfrm>
                    <a:prstGeom prst="rect">
                      <a:avLst/>
                    </a:prstGeom>
                  </pic:spPr>
                </pic:pic>
              </a:graphicData>
            </a:graphic>
          </wp:inline>
        </w:drawing>
      </w:r>
    </w:p>
    <w:p w14:paraId="597122D6" w14:textId="3F3DBA48" w:rsidR="00FB1541" w:rsidRDefault="00373B82" w:rsidP="00FD0085">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4.1.7 221219Ni_OH_OAc</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5BD5D1CA" w14:textId="77777777" w:rsidR="00373B82" w:rsidRPr="0048090B" w:rsidRDefault="00373B82" w:rsidP="00FD0085">
      <w:pPr>
        <w:widowControl/>
        <w:jc w:val="left"/>
        <w:rPr>
          <w:rFonts w:ascii="Times New Roman" w:eastAsia="ＭＳ 明朝" w:hAnsi="Times New Roman" w:cs="Times New Roman"/>
          <w:color w:val="000000" w:themeColor="text1"/>
          <w:szCs w:val="21"/>
        </w:rPr>
      </w:pPr>
    </w:p>
    <w:p w14:paraId="0E882CA5" w14:textId="75111900" w:rsidR="00A84A3F" w:rsidRPr="0048090B" w:rsidRDefault="00FB1541"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生成物は目的物である塩基性酢酸ニッケルは得られなかったと考える。</w:t>
      </w:r>
    </w:p>
    <w:p w14:paraId="38BB9148" w14:textId="0135487F" w:rsidR="007A2592" w:rsidRPr="00B9362F" w:rsidRDefault="007A2592" w:rsidP="00B9362F">
      <w:pPr>
        <w:widowControl/>
        <w:jc w:val="left"/>
        <w:outlineLvl w:val="1"/>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4153509D" w14:textId="54FAC9F2" w:rsidR="00E02CC6" w:rsidRPr="0048090B" w:rsidRDefault="004A2F11"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1018" w:name="_Toc126851038"/>
      <w:r w:rsidRPr="0048090B">
        <w:rPr>
          <w:rFonts w:ascii="Times New Roman" w:eastAsia="ＭＳ 明朝" w:hAnsi="Times New Roman" w:cs="Times New Roman"/>
          <w:color w:val="000000" w:themeColor="text1"/>
          <w:szCs w:val="21"/>
        </w:rPr>
        <w:lastRenderedPageBreak/>
        <w:t>イオン交換について</w:t>
      </w:r>
      <w:bookmarkEnd w:id="1018"/>
    </w:p>
    <w:p w14:paraId="688EBF85" w14:textId="30049514" w:rsidR="00565FC2" w:rsidRPr="0048090B" w:rsidRDefault="00E02CC6" w:rsidP="00E02CC6">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以下の図は</w:t>
      </w:r>
      <w:r w:rsidR="00512701" w:rsidRPr="0048090B">
        <w:rPr>
          <w:rFonts w:ascii="Times New Roman" w:eastAsia="ＭＳ 明朝" w:hAnsi="Times New Roman" w:cs="Times New Roman"/>
          <w:color w:val="000000" w:themeColor="text1"/>
          <w:szCs w:val="21"/>
        </w:rPr>
        <w:t>イオン交換後</w:t>
      </w:r>
      <w:r w:rsidR="00EC02DB" w:rsidRPr="0048090B">
        <w:rPr>
          <w:rFonts w:ascii="Times New Roman" w:eastAsia="ＭＳ 明朝" w:hAnsi="Times New Roman" w:cs="Times New Roman"/>
          <w:color w:val="000000" w:themeColor="text1"/>
          <w:szCs w:val="21"/>
        </w:rPr>
        <w:t>の</w:t>
      </w:r>
      <w:r w:rsidR="00EC02DB" w:rsidRPr="0048090B">
        <w:rPr>
          <w:rFonts w:ascii="Times New Roman" w:eastAsia="ＭＳ 明朝" w:hAnsi="Times New Roman" w:cs="Times New Roman"/>
          <w:color w:val="000000" w:themeColor="text1"/>
          <w:szCs w:val="21"/>
        </w:rPr>
        <w:t>Ni_OH_DS</w:t>
      </w:r>
      <w:r w:rsidR="00EC02DB" w:rsidRPr="0048090B">
        <w:rPr>
          <w:rFonts w:ascii="Times New Roman" w:eastAsia="ＭＳ 明朝" w:hAnsi="Times New Roman" w:cs="Times New Roman"/>
          <w:color w:val="000000" w:themeColor="text1"/>
          <w:szCs w:val="21"/>
        </w:rPr>
        <w:t>の</w:t>
      </w:r>
      <w:r w:rsidR="00EC02DB" w:rsidRPr="0048090B">
        <w:rPr>
          <w:rFonts w:ascii="Times New Roman" w:eastAsia="ＭＳ 明朝" w:hAnsi="Times New Roman" w:cs="Times New Roman"/>
          <w:color w:val="000000" w:themeColor="text1"/>
          <w:szCs w:val="21"/>
        </w:rPr>
        <w:t>XRD</w:t>
      </w:r>
      <w:r w:rsidR="00EC02DB" w:rsidRPr="0048090B">
        <w:rPr>
          <w:rFonts w:ascii="Times New Roman" w:eastAsia="ＭＳ 明朝" w:hAnsi="Times New Roman" w:cs="Times New Roman"/>
          <w:color w:val="000000" w:themeColor="text1"/>
          <w:szCs w:val="21"/>
        </w:rPr>
        <w:t>測定の結果である。</w:t>
      </w:r>
    </w:p>
    <w:p w14:paraId="2FDFBB8B" w14:textId="77777777" w:rsidR="00373B82" w:rsidRPr="001D0ECF" w:rsidRDefault="00373B82" w:rsidP="00373B82">
      <w:pPr>
        <w:widowControl/>
        <w:jc w:val="left"/>
        <w:rPr>
          <w:rFonts w:ascii="Times New Roman" w:eastAsia="ＭＳ 明朝" w:hAnsi="Times New Roman" w:cs="Times New Roman"/>
          <w:color w:val="000000" w:themeColor="text1"/>
          <w:szCs w:val="21"/>
        </w:rPr>
      </w:pPr>
    </w:p>
    <w:p w14:paraId="46600CCA" w14:textId="6FC72B3A" w:rsidR="00373B82" w:rsidRDefault="00373B82" w:rsidP="00E02CC6">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019" w:name="_Toc126851039"/>
      <w:r w:rsidRPr="0048090B">
        <w:rPr>
          <w:rFonts w:ascii="Times New Roman" w:eastAsia="ＭＳ 明朝" w:hAnsi="Times New Roman" w:cs="Times New Roman"/>
          <w:color w:val="000000" w:themeColor="text1"/>
          <w:szCs w:val="21"/>
        </w:rPr>
        <w:t>22</w:t>
      </w:r>
      <w:r w:rsidR="00A52C5B">
        <w:rPr>
          <w:rFonts w:ascii="Times New Roman" w:eastAsia="ＭＳ 明朝" w:hAnsi="Times New Roman" w:cs="Times New Roman"/>
          <w:color w:val="000000" w:themeColor="text1"/>
          <w:szCs w:val="21"/>
        </w:rPr>
        <w:t>0415</w:t>
      </w:r>
      <w:r w:rsidRPr="0048090B">
        <w:rPr>
          <w:rFonts w:ascii="Times New Roman" w:eastAsia="ＭＳ 明朝" w:hAnsi="Times New Roman" w:cs="Times New Roman"/>
          <w:color w:val="000000" w:themeColor="text1"/>
          <w:szCs w:val="21"/>
        </w:rPr>
        <w:t>Ni_OH_</w:t>
      </w:r>
      <w:r>
        <w:rPr>
          <w:rFonts w:ascii="Times New Roman" w:eastAsia="ＭＳ 明朝" w:hAnsi="Times New Roman" w:cs="Times New Roman"/>
          <w:color w:val="000000" w:themeColor="text1"/>
          <w:szCs w:val="21"/>
        </w:rPr>
        <w:t>DS</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019"/>
    </w:p>
    <w:p w14:paraId="0361FBA1" w14:textId="59B3DBDA" w:rsidR="00700B7E" w:rsidRPr="00B9362F" w:rsidRDefault="002801C9">
      <w:pPr>
        <w:rPr>
          <w:rFonts w:ascii="Times New Roman" w:eastAsia="ＭＳ 明朝" w:hAnsi="Times New Roman" w:cs="Times New Roman"/>
          <w:color w:val="000000" w:themeColor="text1"/>
          <w:szCs w:val="21"/>
        </w:rPr>
        <w:pPrChange w:id="1020" w:author="松山 ファミリー" w:date="2023-02-09T15:57:00Z">
          <w:pPr>
            <w:widowControl/>
            <w:jc w:val="left"/>
            <w:outlineLvl w:val="2"/>
          </w:pPr>
        </w:pPrChange>
      </w:pPr>
      <w:r w:rsidRPr="0048090B">
        <w:rPr>
          <w:noProof/>
        </w:rPr>
        <w:drawing>
          <wp:inline distT="0" distB="0" distL="0" distR="0" wp14:anchorId="5758138C" wp14:editId="7CA87C7F">
            <wp:extent cx="5400040" cy="3387725"/>
            <wp:effectExtent l="0" t="0" r="0" b="3175"/>
            <wp:docPr id="110" name="図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00040" cy="3387725"/>
                    </a:xfrm>
                    <a:prstGeom prst="rect">
                      <a:avLst/>
                    </a:prstGeom>
                  </pic:spPr>
                </pic:pic>
              </a:graphicData>
            </a:graphic>
          </wp:inline>
        </w:drawing>
      </w:r>
    </w:p>
    <w:p w14:paraId="3332A31E" w14:textId="37FE21DB" w:rsidR="00700B7E" w:rsidRPr="0048090B" w:rsidDel="00FC08A9" w:rsidRDefault="00373B82" w:rsidP="00E02CC6">
      <w:pPr>
        <w:widowControl/>
        <w:jc w:val="left"/>
        <w:rPr>
          <w:del w:id="1021" w:author="松山 ファミリー" w:date="2023-02-09T14:03:00Z"/>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4.2.1. 22</w:t>
      </w:r>
      <w:r w:rsidR="00A52C5B">
        <w:rPr>
          <w:rFonts w:ascii="Times New Roman" w:eastAsia="ＭＳ 明朝" w:hAnsi="Times New Roman" w:cs="Times New Roman"/>
          <w:color w:val="000000" w:themeColor="text1"/>
          <w:szCs w:val="21"/>
        </w:rPr>
        <w:t>0415</w:t>
      </w:r>
      <w:r>
        <w:rPr>
          <w:rFonts w:ascii="Times New Roman" w:eastAsia="ＭＳ 明朝" w:hAnsi="Times New Roman" w:cs="Times New Roman"/>
          <w:color w:val="000000" w:themeColor="text1"/>
          <w:szCs w:val="21"/>
        </w:rPr>
        <w:t>Ni_OH_DS</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0A4378FC" w14:textId="77777777" w:rsidR="00373B82" w:rsidRDefault="00373B82" w:rsidP="00E02CC6">
      <w:pPr>
        <w:widowControl/>
        <w:jc w:val="left"/>
        <w:rPr>
          <w:rFonts w:ascii="Times New Roman" w:eastAsia="ＭＳ 明朝" w:hAnsi="Times New Roman" w:cs="Times New Roman"/>
          <w:color w:val="000000" w:themeColor="text1"/>
          <w:szCs w:val="21"/>
        </w:rPr>
      </w:pPr>
    </w:p>
    <w:p w14:paraId="277EDA4B" w14:textId="77777777" w:rsidR="00373B82" w:rsidRDefault="00373B82" w:rsidP="00E02CC6">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2E069761" w14:textId="24A7F524" w:rsidR="00373B82" w:rsidRDefault="00373B82" w:rsidP="00373B82">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022" w:name="_Toc126851040"/>
      <w:r w:rsidRPr="0048090B">
        <w:rPr>
          <w:rFonts w:ascii="Times New Roman" w:eastAsia="ＭＳ 明朝" w:hAnsi="Times New Roman" w:cs="Times New Roman"/>
          <w:color w:val="000000" w:themeColor="text1"/>
          <w:szCs w:val="21"/>
        </w:rPr>
        <w:lastRenderedPageBreak/>
        <w:t>22</w:t>
      </w:r>
      <w:r w:rsidR="00121F4D">
        <w:rPr>
          <w:rFonts w:ascii="Times New Roman" w:eastAsia="ＭＳ 明朝" w:hAnsi="Times New Roman" w:cs="Times New Roman"/>
          <w:color w:val="000000" w:themeColor="text1"/>
          <w:szCs w:val="21"/>
        </w:rPr>
        <w:t>0</w:t>
      </w:r>
      <w:r>
        <w:rPr>
          <w:rFonts w:ascii="Times New Roman" w:eastAsia="ＭＳ 明朝" w:hAnsi="Times New Roman" w:cs="Times New Roman"/>
          <w:color w:val="000000" w:themeColor="text1"/>
          <w:szCs w:val="21"/>
        </w:rPr>
        <w:t>9</w:t>
      </w:r>
      <w:r w:rsidR="00121F4D">
        <w:rPr>
          <w:rFonts w:ascii="Times New Roman" w:eastAsia="ＭＳ 明朝" w:hAnsi="Times New Roman" w:cs="Times New Roman"/>
          <w:color w:val="000000" w:themeColor="text1"/>
          <w:szCs w:val="21"/>
        </w:rPr>
        <w:t>06</w:t>
      </w:r>
      <w:r w:rsidRPr="0048090B">
        <w:rPr>
          <w:rFonts w:ascii="Times New Roman" w:eastAsia="ＭＳ 明朝" w:hAnsi="Times New Roman" w:cs="Times New Roman"/>
          <w:color w:val="000000" w:themeColor="text1"/>
          <w:szCs w:val="21"/>
        </w:rPr>
        <w:t>Ni_OH_</w:t>
      </w:r>
      <w:r>
        <w:rPr>
          <w:rFonts w:ascii="Times New Roman" w:eastAsia="ＭＳ 明朝" w:hAnsi="Times New Roman" w:cs="Times New Roman"/>
          <w:color w:val="000000" w:themeColor="text1"/>
          <w:szCs w:val="21"/>
        </w:rPr>
        <w:t>DS</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022"/>
    </w:p>
    <w:p w14:paraId="346005B0" w14:textId="13CF365B" w:rsidR="00700B7E" w:rsidRPr="0048090B" w:rsidRDefault="008B6FF9" w:rsidP="00E02CC6">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5B1672B" wp14:editId="49574A76">
            <wp:extent cx="5400040" cy="3383915"/>
            <wp:effectExtent l="0" t="0" r="0" b="0"/>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00040" cy="3383915"/>
                    </a:xfrm>
                    <a:prstGeom prst="rect">
                      <a:avLst/>
                    </a:prstGeom>
                  </pic:spPr>
                </pic:pic>
              </a:graphicData>
            </a:graphic>
          </wp:inline>
        </w:drawing>
      </w:r>
    </w:p>
    <w:p w14:paraId="0873EBCA" w14:textId="1867676C" w:rsidR="00700B7E" w:rsidRPr="0048090B" w:rsidRDefault="00121F4D" w:rsidP="00E02CC6">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4.2.2. 220906Ni_OH_DS</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208256A2" w14:textId="77777777" w:rsidR="00121F4D" w:rsidRDefault="00121F4D" w:rsidP="00E02CC6">
      <w:pPr>
        <w:widowControl/>
        <w:jc w:val="left"/>
        <w:rPr>
          <w:rFonts w:ascii="Times New Roman" w:eastAsia="ＭＳ 明朝" w:hAnsi="Times New Roman" w:cs="Times New Roman"/>
          <w:color w:val="000000" w:themeColor="text1"/>
          <w:szCs w:val="21"/>
        </w:rPr>
      </w:pPr>
    </w:p>
    <w:p w14:paraId="73F2A16E" w14:textId="126683EF" w:rsidR="00121F4D" w:rsidRDefault="00121F4D" w:rsidP="00E02CC6">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023" w:name="_Toc126851041"/>
      <w:r w:rsidRPr="0048090B">
        <w:rPr>
          <w:rFonts w:ascii="Times New Roman" w:eastAsia="ＭＳ 明朝" w:hAnsi="Times New Roman" w:cs="Times New Roman"/>
          <w:color w:val="000000" w:themeColor="text1"/>
          <w:szCs w:val="21"/>
        </w:rPr>
        <w:t>22</w:t>
      </w:r>
      <w:r w:rsidR="00B12422">
        <w:rPr>
          <w:rFonts w:ascii="Times New Roman" w:eastAsia="ＭＳ 明朝" w:hAnsi="Times New Roman" w:cs="Times New Roman"/>
          <w:color w:val="000000" w:themeColor="text1"/>
          <w:szCs w:val="21"/>
        </w:rPr>
        <w:t>0</w:t>
      </w:r>
      <w:r>
        <w:rPr>
          <w:rFonts w:ascii="Times New Roman" w:eastAsia="ＭＳ 明朝" w:hAnsi="Times New Roman" w:cs="Times New Roman"/>
          <w:color w:val="000000" w:themeColor="text1"/>
          <w:szCs w:val="21"/>
        </w:rPr>
        <w:t>9</w:t>
      </w:r>
      <w:r w:rsidR="00B12422">
        <w:rPr>
          <w:rFonts w:ascii="Times New Roman" w:eastAsia="ＭＳ 明朝" w:hAnsi="Times New Roman" w:cs="Times New Roman"/>
          <w:color w:val="000000" w:themeColor="text1"/>
          <w:szCs w:val="21"/>
        </w:rPr>
        <w:t>14</w:t>
      </w:r>
      <w:r w:rsidRPr="0048090B">
        <w:rPr>
          <w:rFonts w:ascii="Times New Roman" w:eastAsia="ＭＳ 明朝" w:hAnsi="Times New Roman" w:cs="Times New Roman"/>
          <w:color w:val="000000" w:themeColor="text1"/>
          <w:szCs w:val="21"/>
        </w:rPr>
        <w:t>Ni_OH_</w:t>
      </w:r>
      <w:r>
        <w:rPr>
          <w:rFonts w:ascii="Times New Roman" w:eastAsia="ＭＳ 明朝" w:hAnsi="Times New Roman" w:cs="Times New Roman"/>
          <w:color w:val="000000" w:themeColor="text1"/>
          <w:szCs w:val="21"/>
        </w:rPr>
        <w:t>DS</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023"/>
    </w:p>
    <w:p w14:paraId="184F1065" w14:textId="4562197A" w:rsidR="002D5DF1" w:rsidRPr="00B9362F" w:rsidRDefault="008863A5">
      <w:pPr>
        <w:rPr>
          <w:rFonts w:ascii="Times New Roman" w:eastAsia="ＭＳ 明朝" w:hAnsi="Times New Roman" w:cs="Times New Roman"/>
          <w:color w:val="000000" w:themeColor="text1"/>
          <w:szCs w:val="21"/>
        </w:rPr>
        <w:pPrChange w:id="1024" w:author="松山 ファミリー" w:date="2023-02-09T15:57:00Z">
          <w:pPr>
            <w:widowControl/>
            <w:jc w:val="left"/>
            <w:outlineLvl w:val="2"/>
          </w:pPr>
        </w:pPrChange>
      </w:pPr>
      <w:r w:rsidRPr="0048090B">
        <w:rPr>
          <w:noProof/>
        </w:rPr>
        <w:drawing>
          <wp:inline distT="0" distB="0" distL="0" distR="0" wp14:anchorId="3DD93DD9" wp14:editId="6114468F">
            <wp:extent cx="5400040" cy="3383915"/>
            <wp:effectExtent l="0" t="0" r="0" b="0"/>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00040" cy="3383915"/>
                    </a:xfrm>
                    <a:prstGeom prst="rect">
                      <a:avLst/>
                    </a:prstGeom>
                  </pic:spPr>
                </pic:pic>
              </a:graphicData>
            </a:graphic>
          </wp:inline>
        </w:drawing>
      </w:r>
    </w:p>
    <w:p w14:paraId="78142E2B" w14:textId="48F809C6" w:rsidR="003B6BBE" w:rsidRPr="0048090B" w:rsidRDefault="00B12422" w:rsidP="00FD0085">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4.2.3. 220914Ni_OH_DS</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0D85B299" w14:textId="42BCF165" w:rsidR="00B12422" w:rsidRDefault="00B12422" w:rsidP="00FD0085">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77BDBCFA" w14:textId="2DA0978F" w:rsidR="002B4513" w:rsidRPr="0048090B" w:rsidRDefault="00B4474A"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1025" w:name="_Toc126715325"/>
      <w:bookmarkStart w:id="1026" w:name="_Toc126715459"/>
      <w:bookmarkStart w:id="1027" w:name="_Toc126715594"/>
      <w:bookmarkStart w:id="1028" w:name="_Toc126715326"/>
      <w:bookmarkStart w:id="1029" w:name="_Toc126715460"/>
      <w:bookmarkStart w:id="1030" w:name="_Toc126715595"/>
      <w:bookmarkStart w:id="1031" w:name="_Toc126715327"/>
      <w:bookmarkStart w:id="1032" w:name="_Toc126715461"/>
      <w:bookmarkStart w:id="1033" w:name="_Toc126715596"/>
      <w:bookmarkStart w:id="1034" w:name="_Toc126715328"/>
      <w:bookmarkStart w:id="1035" w:name="_Toc126715462"/>
      <w:bookmarkStart w:id="1036" w:name="_Toc126715597"/>
      <w:bookmarkStart w:id="1037" w:name="_Toc126715329"/>
      <w:bookmarkStart w:id="1038" w:name="_Toc126715463"/>
      <w:bookmarkStart w:id="1039" w:name="_Toc126715598"/>
      <w:bookmarkStart w:id="1040" w:name="_Toc126715330"/>
      <w:bookmarkStart w:id="1041" w:name="_Toc126715464"/>
      <w:bookmarkStart w:id="1042" w:name="_Toc126715599"/>
      <w:bookmarkStart w:id="1043" w:name="_Toc126715331"/>
      <w:bookmarkStart w:id="1044" w:name="_Toc126715465"/>
      <w:bookmarkStart w:id="1045" w:name="_Toc126715600"/>
      <w:bookmarkStart w:id="1046" w:name="_Toc126715332"/>
      <w:bookmarkStart w:id="1047" w:name="_Toc126715466"/>
      <w:bookmarkStart w:id="1048" w:name="_Toc126715601"/>
      <w:bookmarkStart w:id="1049" w:name="_Toc126715333"/>
      <w:bookmarkStart w:id="1050" w:name="_Toc126715467"/>
      <w:bookmarkStart w:id="1051" w:name="_Toc126715602"/>
      <w:bookmarkStart w:id="1052" w:name="_Toc126715334"/>
      <w:bookmarkStart w:id="1053" w:name="_Toc126715468"/>
      <w:bookmarkStart w:id="1054" w:name="_Toc126715603"/>
      <w:bookmarkStart w:id="1055" w:name="_Toc126715335"/>
      <w:bookmarkStart w:id="1056" w:name="_Toc126715469"/>
      <w:bookmarkStart w:id="1057" w:name="_Toc126715604"/>
      <w:bookmarkStart w:id="1058" w:name="_Toc126715336"/>
      <w:bookmarkStart w:id="1059" w:name="_Toc126715470"/>
      <w:bookmarkStart w:id="1060" w:name="_Toc126715605"/>
      <w:bookmarkStart w:id="1061" w:name="_Toc126715337"/>
      <w:bookmarkStart w:id="1062" w:name="_Toc126715471"/>
      <w:bookmarkStart w:id="1063" w:name="_Toc126715606"/>
      <w:bookmarkStart w:id="1064" w:name="_Toc126715338"/>
      <w:bookmarkStart w:id="1065" w:name="_Toc126715472"/>
      <w:bookmarkStart w:id="1066" w:name="_Toc126715607"/>
      <w:bookmarkStart w:id="1067" w:name="_Toc126851042"/>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r w:rsidRPr="0048090B">
        <w:rPr>
          <w:rFonts w:ascii="Times New Roman" w:eastAsia="ＭＳ 明朝" w:hAnsi="Times New Roman" w:cs="Times New Roman"/>
          <w:color w:val="000000" w:themeColor="text1"/>
          <w:szCs w:val="21"/>
        </w:rPr>
        <w:lastRenderedPageBreak/>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測定について</w:t>
      </w:r>
      <w:bookmarkEnd w:id="1067"/>
    </w:p>
    <w:p w14:paraId="31E013C8" w14:textId="195D47E7" w:rsidR="00E170A8" w:rsidRPr="0048090B" w:rsidRDefault="008B213D"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068" w:name="_Toc126851043"/>
      <w:r w:rsidRPr="0048090B">
        <w:rPr>
          <w:rFonts w:ascii="Times New Roman" w:eastAsia="ＭＳ 明朝" w:hAnsi="Times New Roman" w:cs="Times New Roman"/>
          <w:color w:val="000000" w:themeColor="text1"/>
          <w:szCs w:val="21"/>
        </w:rPr>
        <w:t>220415CP_</w:t>
      </w:r>
      <w:r w:rsidR="00230515" w:rsidRPr="0048090B">
        <w:rPr>
          <w:rFonts w:ascii="Times New Roman" w:eastAsia="ＭＳ 明朝" w:hAnsi="Times New Roman" w:cs="Times New Roman"/>
          <w:color w:val="000000" w:themeColor="text1"/>
          <w:szCs w:val="21"/>
        </w:rPr>
        <w:t>para5μL</w:t>
      </w:r>
      <w:r w:rsidR="005E1EDB">
        <w:rPr>
          <w:rFonts w:ascii="Times New Roman" w:eastAsia="ＭＳ 明朝" w:hAnsi="Times New Roman" w:cs="Times New Roman"/>
          <w:color w:val="000000" w:themeColor="text1"/>
          <w:szCs w:val="21"/>
        </w:rPr>
        <w:t xml:space="preserve"> CV</w:t>
      </w:r>
      <w:r w:rsidR="005E1EDB">
        <w:rPr>
          <w:rFonts w:ascii="Times New Roman" w:eastAsia="ＭＳ 明朝" w:hAnsi="Times New Roman" w:cs="Times New Roman" w:hint="eastAsia"/>
          <w:color w:val="000000" w:themeColor="text1"/>
          <w:szCs w:val="21"/>
        </w:rPr>
        <w:t>結果</w:t>
      </w:r>
      <w:bookmarkEnd w:id="1068"/>
    </w:p>
    <w:p w14:paraId="56DFD1A2" w14:textId="1CE20A91" w:rsidR="00C453B5" w:rsidRPr="0048090B" w:rsidRDefault="000065E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CD6CB0" w:rsidRPr="0048090B">
        <w:rPr>
          <w:rFonts w:ascii="Times New Roman" w:eastAsia="ＭＳ 明朝" w:hAnsi="Times New Roman" w:cs="Times New Roman"/>
          <w:color w:val="000000" w:themeColor="text1"/>
          <w:szCs w:val="21"/>
        </w:rPr>
        <w:t>流動パラフィンで修飾した電極で</w:t>
      </w:r>
      <w:r w:rsidRPr="0048090B">
        <w:rPr>
          <w:rFonts w:ascii="Times New Roman" w:eastAsia="ＭＳ 明朝" w:hAnsi="Times New Roman" w:cs="Times New Roman"/>
          <w:color w:val="000000" w:themeColor="text1"/>
          <w:szCs w:val="21"/>
        </w:rPr>
        <w:t>グルコースを</w:t>
      </w:r>
      <w:r w:rsidRPr="0048090B">
        <w:rPr>
          <w:rFonts w:ascii="Times New Roman" w:eastAsia="ＭＳ 明朝" w:hAnsi="Times New Roman" w:cs="Times New Roman"/>
          <w:color w:val="000000" w:themeColor="text1"/>
          <w:szCs w:val="21"/>
        </w:rPr>
        <w:t>0,10,100,500 μL</w:t>
      </w:r>
      <w:r w:rsidR="004750BA" w:rsidRPr="0048090B">
        <w:rPr>
          <w:rFonts w:ascii="Times New Roman" w:eastAsia="ＭＳ 明朝" w:hAnsi="Times New Roman" w:cs="Times New Roman"/>
          <w:color w:val="000000" w:themeColor="text1"/>
          <w:szCs w:val="21"/>
        </w:rPr>
        <w:t>ずつ</w:t>
      </w:r>
      <w:r w:rsidRPr="0048090B">
        <w:rPr>
          <w:rFonts w:ascii="Times New Roman" w:eastAsia="ＭＳ 明朝" w:hAnsi="Times New Roman" w:cs="Times New Roman"/>
          <w:color w:val="000000" w:themeColor="text1"/>
          <w:szCs w:val="21"/>
        </w:rPr>
        <w:t>加えた時の酸化還元電位を示す</w:t>
      </w:r>
      <w:r w:rsidR="00C453B5" w:rsidRPr="0048090B">
        <w:rPr>
          <w:rFonts w:ascii="Times New Roman" w:eastAsia="ＭＳ 明朝" w:hAnsi="Times New Roman" w:cs="Times New Roman"/>
          <w:color w:val="000000" w:themeColor="text1"/>
          <w:szCs w:val="21"/>
        </w:rPr>
        <w:t>。</w:t>
      </w:r>
    </w:p>
    <w:p w14:paraId="15CF3762" w14:textId="59563AC2" w:rsidR="00355FA5" w:rsidRDefault="00A67039">
      <w:pPr>
        <w:widowControl/>
        <w:jc w:val="center"/>
        <w:rPr>
          <w:rFonts w:ascii="Times New Roman" w:eastAsia="ＭＳ 明朝" w:hAnsi="Times New Roman" w:cs="Times New Roman"/>
          <w:color w:val="000000" w:themeColor="text1"/>
          <w:szCs w:val="21"/>
        </w:rPr>
        <w:pPrChange w:id="1069" w:author="松山 ファミリー" w:date="2023-02-09T14:07:00Z">
          <w:pPr>
            <w:widowControl/>
            <w:jc w:val="left"/>
          </w:pPr>
        </w:pPrChange>
      </w:pPr>
      <w:r w:rsidRPr="0048090B">
        <w:rPr>
          <w:rFonts w:ascii="Times New Roman" w:eastAsia="ＭＳ 明朝" w:hAnsi="Times New Roman" w:cs="Times New Roman"/>
          <w:noProof/>
          <w:szCs w:val="21"/>
        </w:rPr>
        <w:drawing>
          <wp:inline distT="0" distB="0" distL="0" distR="0" wp14:anchorId="5C190F2C" wp14:editId="71A11156">
            <wp:extent cx="4416480" cy="2880000"/>
            <wp:effectExtent l="0" t="0" r="3175" b="3175"/>
            <wp:docPr id="2" name="図 2" descr="グラフ&#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24"/>
                    <a:stretch>
                      <a:fillRect/>
                    </a:stretch>
                  </pic:blipFill>
                  <pic:spPr>
                    <a:xfrm>
                      <a:off x="0" y="0"/>
                      <a:ext cx="4416480" cy="2880000"/>
                    </a:xfrm>
                    <a:prstGeom prst="rect">
                      <a:avLst/>
                    </a:prstGeom>
                  </pic:spPr>
                </pic:pic>
              </a:graphicData>
            </a:graphic>
          </wp:inline>
        </w:drawing>
      </w:r>
    </w:p>
    <w:p w14:paraId="71574420" w14:textId="17670CF3" w:rsidR="00B12422" w:rsidRDefault="00D16F0B">
      <w:pPr>
        <w:widowControl/>
        <w:jc w:val="center"/>
        <w:rPr>
          <w:rFonts w:ascii="Times New Roman" w:eastAsia="ＭＳ 明朝" w:hAnsi="Times New Roman" w:cs="Times New Roman"/>
          <w:color w:val="000000" w:themeColor="text1"/>
          <w:szCs w:val="21"/>
        </w:rPr>
        <w:pPrChange w:id="1070" w:author="松山 ファミリー" w:date="2023-02-09T14:07:00Z">
          <w:pPr>
            <w:widowControl/>
            <w:jc w:val="left"/>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4.3.1.</w:t>
      </w:r>
      <w:r w:rsidR="00750DBB">
        <w:rPr>
          <w:rFonts w:ascii="Times New Roman" w:eastAsia="ＭＳ 明朝" w:hAnsi="Times New Roman" w:cs="Times New Roman"/>
          <w:color w:val="000000" w:themeColor="text1"/>
          <w:szCs w:val="21"/>
        </w:rPr>
        <w:t>1.</w:t>
      </w:r>
      <w:r>
        <w:rPr>
          <w:rFonts w:ascii="Times New Roman" w:eastAsia="ＭＳ 明朝" w:hAnsi="Times New Roman" w:cs="Times New Roman"/>
          <w:color w:val="000000" w:themeColor="text1"/>
          <w:szCs w:val="21"/>
        </w:rPr>
        <w:t xml:space="preserve"> 220415C</w:t>
      </w:r>
      <w:r w:rsidR="00627F10">
        <w:rPr>
          <w:rFonts w:ascii="Times New Roman" w:eastAsia="ＭＳ 明朝" w:hAnsi="Times New Roman" w:cs="Times New Roman"/>
          <w:color w:val="000000" w:themeColor="text1"/>
          <w:szCs w:val="21"/>
        </w:rPr>
        <w:t>P_para5μL CV</w:t>
      </w:r>
    </w:p>
    <w:p w14:paraId="1D3C9847" w14:textId="54FF204D" w:rsidR="003B3D66" w:rsidRPr="0048090B" w:rsidRDefault="003B3D66">
      <w:pPr>
        <w:widowControl/>
        <w:jc w:val="center"/>
        <w:rPr>
          <w:rFonts w:ascii="Times New Roman" w:eastAsia="ＭＳ 明朝" w:hAnsi="Times New Roman" w:cs="Times New Roman"/>
          <w:color w:val="000000" w:themeColor="text1"/>
          <w:szCs w:val="21"/>
        </w:rPr>
        <w:pPrChange w:id="1071" w:author="松山 ファミリー" w:date="2023-02-09T14:07:00Z">
          <w:pPr>
            <w:widowControl/>
            <w:jc w:val="left"/>
          </w:pPr>
        </w:pPrChange>
      </w:pPr>
      <w:del w:id="1072" w:author="松山 ファミリー" w:date="2023-02-09T14:04:00Z">
        <w:r w:rsidDel="00E02803">
          <w:rPr>
            <w:rFonts w:ascii="Times New Roman" w:eastAsia="ＭＳ 明朝" w:hAnsi="Times New Roman" w:cs="Times New Roman"/>
            <w:color w:val="000000" w:themeColor="text1"/>
            <w:szCs w:val="21"/>
          </w:rPr>
          <w:br w:type="page"/>
        </w:r>
      </w:del>
    </w:p>
    <w:p w14:paraId="6E389BAD" w14:textId="51542991" w:rsidR="00B93C23" w:rsidRDefault="00445BF2">
      <w:pPr>
        <w:widowControl/>
        <w:jc w:val="center"/>
        <w:rPr>
          <w:rFonts w:ascii="Times New Roman" w:eastAsia="ＭＳ 明朝" w:hAnsi="Times New Roman" w:cs="Times New Roman"/>
          <w:color w:val="000000" w:themeColor="text1"/>
          <w:szCs w:val="21"/>
        </w:rPr>
        <w:pPrChange w:id="1073" w:author="松山 ファミリー" w:date="2023-02-09T14:07:00Z">
          <w:pPr>
            <w:widowControl/>
            <w:jc w:val="left"/>
          </w:pPr>
        </w:pPrChange>
      </w:pPr>
      <w:r w:rsidRPr="0048090B">
        <w:rPr>
          <w:rFonts w:ascii="Times New Roman" w:eastAsia="ＭＳ 明朝" w:hAnsi="Times New Roman" w:cs="Times New Roman"/>
          <w:noProof/>
          <w:szCs w:val="21"/>
        </w:rPr>
        <w:drawing>
          <wp:inline distT="0" distB="0" distL="0" distR="0" wp14:anchorId="24CB9132" wp14:editId="569C7EA3">
            <wp:extent cx="4416480" cy="2880000"/>
            <wp:effectExtent l="0" t="0" r="3175" b="3175"/>
            <wp:docPr id="3" name="図 3" descr="ダイアグラム&#10;&#10;中程度の精度で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図 3" descr="ダイアグラム&#10;&#10;中程度の精度で自動的に生成された説明"/>
                    <pic:cNvPicPr/>
                  </pic:nvPicPr>
                  <pic:blipFill>
                    <a:blip r:embed="rId25"/>
                    <a:stretch>
                      <a:fillRect/>
                    </a:stretch>
                  </pic:blipFill>
                  <pic:spPr>
                    <a:xfrm>
                      <a:off x="0" y="0"/>
                      <a:ext cx="4416480" cy="2880000"/>
                    </a:xfrm>
                    <a:prstGeom prst="rect">
                      <a:avLst/>
                    </a:prstGeom>
                  </pic:spPr>
                </pic:pic>
              </a:graphicData>
            </a:graphic>
          </wp:inline>
        </w:drawing>
      </w:r>
    </w:p>
    <w:p w14:paraId="71558DCA" w14:textId="0E7DF5F3" w:rsidR="00750DBB" w:rsidRDefault="00750DBB">
      <w:pPr>
        <w:widowControl/>
        <w:jc w:val="center"/>
        <w:rPr>
          <w:rFonts w:ascii="Times New Roman" w:eastAsia="ＭＳ 明朝" w:hAnsi="Times New Roman" w:cs="Times New Roman"/>
          <w:color w:val="000000" w:themeColor="text1"/>
          <w:szCs w:val="21"/>
        </w:rPr>
        <w:pPrChange w:id="1074" w:author="松山 ファミリー" w:date="2023-02-09T14:07:00Z">
          <w:pPr>
            <w:widowControl/>
            <w:jc w:val="left"/>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hint="eastAsia"/>
          <w:color w:val="000000" w:themeColor="text1"/>
          <w:szCs w:val="21"/>
        </w:rPr>
        <w:t>4</w:t>
      </w:r>
      <w:r>
        <w:rPr>
          <w:rFonts w:ascii="Times New Roman" w:eastAsia="ＭＳ 明朝" w:hAnsi="Times New Roman" w:cs="Times New Roman"/>
          <w:color w:val="000000" w:themeColor="text1"/>
          <w:szCs w:val="21"/>
        </w:rPr>
        <w:t>.3.1.2. 220415CP_para5μL</w:t>
      </w:r>
      <w:r w:rsidR="00917E53">
        <w:rPr>
          <w:rFonts w:ascii="Times New Roman" w:eastAsia="ＭＳ 明朝" w:hAnsi="Times New Roman" w:cs="Times New Roman" w:hint="eastAsia"/>
          <w:color w:val="000000" w:themeColor="text1"/>
          <w:szCs w:val="21"/>
        </w:rPr>
        <w:t>の濃度に対する</w:t>
      </w:r>
      <w:ins w:id="1075" w:author="松山 ファミリー" w:date="2023-02-09T14:57:00Z">
        <w:r w:rsidR="00AE6C7C" w:rsidRPr="0048090B">
          <w:rPr>
            <w:rFonts w:ascii="Times New Roman" w:eastAsia="ＭＳ 明朝" w:hAnsi="Times New Roman" w:cs="Times New Roman"/>
            <w:color w:val="000000" w:themeColor="text1"/>
            <w:szCs w:val="21"/>
          </w:rPr>
          <w:t>0.6 V vs Ag/AgCl</w:t>
        </w:r>
        <w:r w:rsidR="00AE6C7C">
          <w:rPr>
            <w:rFonts w:ascii="Times New Roman" w:eastAsia="ＭＳ 明朝" w:hAnsi="Times New Roman" w:cs="Times New Roman" w:hint="eastAsia"/>
            <w:color w:val="000000" w:themeColor="text1"/>
            <w:szCs w:val="21"/>
          </w:rPr>
          <w:t>時の</w:t>
        </w:r>
      </w:ins>
      <w:r w:rsidR="00917E53">
        <w:rPr>
          <w:rFonts w:ascii="Times New Roman" w:eastAsia="ＭＳ 明朝" w:hAnsi="Times New Roman" w:cs="Times New Roman" w:hint="eastAsia"/>
          <w:color w:val="000000" w:themeColor="text1"/>
          <w:szCs w:val="21"/>
        </w:rPr>
        <w:t>電流量</w:t>
      </w:r>
    </w:p>
    <w:p w14:paraId="19F84F96" w14:textId="77777777" w:rsidR="00750DBB" w:rsidRPr="0048090B" w:rsidRDefault="00750DBB" w:rsidP="00FD0085">
      <w:pPr>
        <w:widowControl/>
        <w:jc w:val="left"/>
        <w:rPr>
          <w:rFonts w:ascii="Times New Roman" w:eastAsia="ＭＳ 明朝" w:hAnsi="Times New Roman" w:cs="Times New Roman"/>
          <w:color w:val="000000" w:themeColor="text1"/>
          <w:szCs w:val="21"/>
        </w:rPr>
      </w:pPr>
    </w:p>
    <w:p w14:paraId="37EEBC9C" w14:textId="47067ABE" w:rsidR="00EF0142" w:rsidRPr="0048090B" w:rsidDel="0053174A" w:rsidRDefault="005F4E9B" w:rsidP="00FD0085">
      <w:pPr>
        <w:widowControl/>
        <w:jc w:val="left"/>
        <w:rPr>
          <w:del w:id="1076" w:author="松山 ファミリー" w:date="2023-02-09T14:05:00Z"/>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0.6 V vs Ag/AgCl</w:t>
      </w:r>
      <w:r w:rsidRPr="0048090B">
        <w:rPr>
          <w:rFonts w:ascii="Times New Roman" w:eastAsia="ＭＳ 明朝" w:hAnsi="Times New Roman" w:cs="Times New Roman"/>
          <w:color w:val="000000" w:themeColor="text1"/>
          <w:szCs w:val="21"/>
        </w:rPr>
        <w:t>に酸化反応が起こっていると仮定してグルコース濃度における電流量の変化を</w:t>
      </w:r>
      <w:r w:rsidR="00B20D5A" w:rsidRPr="0048090B">
        <w:rPr>
          <w:rFonts w:ascii="Times New Roman" w:eastAsia="ＭＳ 明朝" w:hAnsi="Times New Roman" w:cs="Times New Roman"/>
          <w:color w:val="000000" w:themeColor="text1"/>
          <w:szCs w:val="21"/>
        </w:rPr>
        <w:t>グラフ化したところ、少し</w:t>
      </w:r>
      <w:r w:rsidR="003810AF" w:rsidRPr="0048090B">
        <w:rPr>
          <w:rFonts w:ascii="Times New Roman" w:eastAsia="ＭＳ 明朝" w:hAnsi="Times New Roman" w:cs="Times New Roman"/>
          <w:color w:val="000000" w:themeColor="text1"/>
          <w:szCs w:val="21"/>
        </w:rPr>
        <w:t>ずつ</w:t>
      </w:r>
      <w:r w:rsidR="00B20D5A" w:rsidRPr="0048090B">
        <w:rPr>
          <w:rFonts w:ascii="Times New Roman" w:eastAsia="ＭＳ 明朝" w:hAnsi="Times New Roman" w:cs="Times New Roman"/>
          <w:color w:val="000000" w:themeColor="text1"/>
          <w:szCs w:val="21"/>
        </w:rPr>
        <w:t>だが酸化反応による電流量の増加が見られた。</w:t>
      </w:r>
    </w:p>
    <w:p w14:paraId="735BED8D" w14:textId="3B6DBE69" w:rsidR="00827BB2" w:rsidRPr="0048090B" w:rsidRDefault="005167C4" w:rsidP="00FD0085">
      <w:pPr>
        <w:widowControl/>
        <w:jc w:val="left"/>
        <w:rPr>
          <w:rFonts w:ascii="Times New Roman" w:eastAsia="ＭＳ 明朝" w:hAnsi="Times New Roman" w:cs="Times New Roman"/>
          <w:color w:val="000000" w:themeColor="text1"/>
          <w:szCs w:val="21"/>
        </w:rPr>
      </w:pPr>
      <w:del w:id="1077" w:author="松山 ファミリー" w:date="2023-02-09T14:05:00Z">
        <w:r w:rsidRPr="0048090B" w:rsidDel="0053174A">
          <w:rPr>
            <w:rFonts w:ascii="Times New Roman" w:eastAsia="ＭＳ 明朝" w:hAnsi="Times New Roman" w:cs="Times New Roman"/>
            <w:color w:val="000000" w:themeColor="text1"/>
            <w:szCs w:val="21"/>
          </w:rPr>
          <w:br w:type="page"/>
        </w:r>
      </w:del>
    </w:p>
    <w:p w14:paraId="758ABD67" w14:textId="13178D97" w:rsidR="00827BB2" w:rsidRPr="0048090B" w:rsidRDefault="00827BB2"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078" w:name="_Toc126851044"/>
      <w:r w:rsidRPr="0048090B">
        <w:rPr>
          <w:rFonts w:ascii="Times New Roman" w:eastAsia="ＭＳ 明朝" w:hAnsi="Times New Roman" w:cs="Times New Roman"/>
          <w:color w:val="000000" w:themeColor="text1"/>
          <w:szCs w:val="21"/>
        </w:rPr>
        <w:lastRenderedPageBreak/>
        <w:t>220415C</w:t>
      </w:r>
      <w:r w:rsidR="000E7DE4" w:rsidRPr="0048090B">
        <w:rPr>
          <w:rFonts w:ascii="Times New Roman" w:eastAsia="ＭＳ 明朝" w:hAnsi="Times New Roman" w:cs="Times New Roman"/>
          <w:color w:val="000000" w:themeColor="text1"/>
          <w:szCs w:val="21"/>
        </w:rPr>
        <w:t>ast</w:t>
      </w:r>
      <w:r w:rsidRPr="0048090B">
        <w:rPr>
          <w:rFonts w:ascii="Times New Roman" w:eastAsia="ＭＳ 明朝" w:hAnsi="Times New Roman" w:cs="Times New Roman"/>
          <w:color w:val="000000" w:themeColor="text1"/>
          <w:szCs w:val="21"/>
        </w:rPr>
        <w:t>_1</w:t>
      </w:r>
      <w:r w:rsidR="008226D6" w:rsidRPr="0048090B">
        <w:rPr>
          <w:rFonts w:ascii="Times New Roman" w:eastAsia="ＭＳ 明朝" w:hAnsi="Times New Roman" w:cs="Times New Roman"/>
          <w:color w:val="000000" w:themeColor="text1"/>
          <w:szCs w:val="21"/>
        </w:rPr>
        <w:t>_1</w:t>
      </w:r>
      <w:r w:rsidR="008226D6" w:rsidRPr="0048090B">
        <w:rPr>
          <w:rFonts w:ascii="Times New Roman" w:eastAsia="ＭＳ 明朝" w:hAnsi="Times New Roman" w:cs="Times New Roman"/>
          <w:color w:val="000000" w:themeColor="text1"/>
          <w:szCs w:val="21"/>
        </w:rPr>
        <w:t>回目</w:t>
      </w:r>
      <w:r w:rsidR="005E1EDB">
        <w:rPr>
          <w:rFonts w:ascii="Times New Roman" w:eastAsia="ＭＳ 明朝" w:hAnsi="Times New Roman" w:cs="Times New Roman" w:hint="eastAsia"/>
          <w:color w:val="000000" w:themeColor="text1"/>
          <w:szCs w:val="21"/>
        </w:rPr>
        <w:t xml:space="preserve"> </w:t>
      </w:r>
      <w:r w:rsidR="005E1EDB">
        <w:rPr>
          <w:rFonts w:ascii="Times New Roman" w:eastAsia="ＭＳ 明朝" w:hAnsi="Times New Roman" w:cs="Times New Roman"/>
          <w:color w:val="000000" w:themeColor="text1"/>
          <w:szCs w:val="21"/>
        </w:rPr>
        <w:t>CV</w:t>
      </w:r>
      <w:r w:rsidR="005E1EDB">
        <w:rPr>
          <w:rFonts w:ascii="Times New Roman" w:eastAsia="ＭＳ 明朝" w:hAnsi="Times New Roman" w:cs="Times New Roman" w:hint="eastAsia"/>
          <w:color w:val="000000" w:themeColor="text1"/>
          <w:szCs w:val="21"/>
        </w:rPr>
        <w:t>結果</w:t>
      </w:r>
      <w:bookmarkEnd w:id="1078"/>
    </w:p>
    <w:p w14:paraId="2AEBA489" w14:textId="32E15E70" w:rsidR="00CF1B56" w:rsidRPr="0048090B" w:rsidRDefault="00827BB2"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BA6CF5" w:rsidRPr="0048090B">
        <w:rPr>
          <w:rFonts w:ascii="Times New Roman" w:eastAsia="ＭＳ 明朝" w:hAnsi="Times New Roman" w:cs="Times New Roman"/>
          <w:color w:val="000000" w:themeColor="text1"/>
          <w:szCs w:val="21"/>
        </w:rPr>
        <w:t>キャスト法を用いて作成した電極で</w:t>
      </w:r>
      <w:r w:rsidRPr="0048090B">
        <w:rPr>
          <w:rFonts w:ascii="Times New Roman" w:eastAsia="ＭＳ 明朝" w:hAnsi="Times New Roman" w:cs="Times New Roman"/>
          <w:color w:val="000000" w:themeColor="text1"/>
          <w:szCs w:val="21"/>
        </w:rPr>
        <w:t>グルコースを</w:t>
      </w:r>
      <w:r w:rsidRPr="0048090B">
        <w:rPr>
          <w:rFonts w:ascii="Times New Roman" w:eastAsia="ＭＳ 明朝" w:hAnsi="Times New Roman" w:cs="Times New Roman"/>
          <w:color w:val="000000" w:themeColor="text1"/>
          <w:szCs w:val="21"/>
        </w:rPr>
        <w:t>0,250</w:t>
      </w:r>
      <w:r w:rsidR="0012044A" w:rsidRPr="0048090B">
        <w:rPr>
          <w:rFonts w:ascii="Times New Roman" w:eastAsia="ＭＳ 明朝" w:hAnsi="Times New Roman" w:cs="Times New Roman"/>
          <w:color w:val="000000" w:themeColor="text1"/>
          <w:szCs w:val="21"/>
        </w:rPr>
        <w:t>,</w:t>
      </w:r>
      <w:r w:rsidRPr="0048090B">
        <w:rPr>
          <w:rFonts w:ascii="Times New Roman" w:eastAsia="ＭＳ 明朝" w:hAnsi="Times New Roman" w:cs="Times New Roman"/>
          <w:color w:val="000000" w:themeColor="text1"/>
          <w:szCs w:val="21"/>
        </w:rPr>
        <w:t>400,</w:t>
      </w:r>
      <w:r w:rsidR="0012044A" w:rsidRPr="0048090B">
        <w:rPr>
          <w:rFonts w:ascii="Times New Roman" w:eastAsia="ＭＳ 明朝" w:hAnsi="Times New Roman" w:cs="Times New Roman"/>
          <w:color w:val="000000" w:themeColor="text1"/>
          <w:szCs w:val="21"/>
        </w:rPr>
        <w:t>600,800</w:t>
      </w:r>
      <w:r w:rsidRPr="0048090B">
        <w:rPr>
          <w:rFonts w:ascii="Times New Roman" w:eastAsia="ＭＳ 明朝" w:hAnsi="Times New Roman" w:cs="Times New Roman"/>
          <w:color w:val="000000" w:themeColor="text1"/>
          <w:szCs w:val="21"/>
        </w:rPr>
        <w:t xml:space="preserve"> μL</w:t>
      </w:r>
      <w:r w:rsidR="003810AF" w:rsidRPr="0048090B">
        <w:rPr>
          <w:rFonts w:ascii="Times New Roman" w:eastAsia="ＭＳ 明朝" w:hAnsi="Times New Roman" w:cs="Times New Roman"/>
          <w:color w:val="000000" w:themeColor="text1"/>
          <w:szCs w:val="21"/>
        </w:rPr>
        <w:t>ずつ</w:t>
      </w:r>
      <w:r w:rsidRPr="0048090B">
        <w:rPr>
          <w:rFonts w:ascii="Times New Roman" w:eastAsia="ＭＳ 明朝" w:hAnsi="Times New Roman" w:cs="Times New Roman"/>
          <w:color w:val="000000" w:themeColor="text1"/>
          <w:szCs w:val="21"/>
        </w:rPr>
        <w:t>加えた時の酸化還元電位を示す。</w:t>
      </w:r>
    </w:p>
    <w:p w14:paraId="6C20D3F6" w14:textId="0651F2CE" w:rsidR="00D744EA" w:rsidRDefault="00D3299D">
      <w:pPr>
        <w:widowControl/>
        <w:jc w:val="center"/>
        <w:rPr>
          <w:rFonts w:ascii="Times New Roman" w:eastAsia="ＭＳ 明朝" w:hAnsi="Times New Roman" w:cs="Times New Roman"/>
          <w:color w:val="000000" w:themeColor="text1"/>
          <w:szCs w:val="21"/>
        </w:rPr>
        <w:pPrChange w:id="1079" w:author="松山 ファミリー" w:date="2023-02-09T14:06:00Z">
          <w:pPr>
            <w:widowControl/>
            <w:jc w:val="left"/>
          </w:pPr>
        </w:pPrChange>
      </w:pPr>
      <w:r w:rsidRPr="0048090B">
        <w:rPr>
          <w:rFonts w:ascii="Times New Roman" w:eastAsia="ＭＳ 明朝" w:hAnsi="Times New Roman" w:cs="Times New Roman"/>
          <w:noProof/>
          <w:szCs w:val="21"/>
        </w:rPr>
        <w:drawing>
          <wp:inline distT="0" distB="0" distL="0" distR="0" wp14:anchorId="29E892ED" wp14:editId="47D272BF">
            <wp:extent cx="4416480" cy="2880000"/>
            <wp:effectExtent l="0" t="0" r="3175" b="3175"/>
            <wp:docPr id="4" name="図 4" descr="ダイアグラム&#10;&#10;中程度の精度で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図 4" descr="ダイアグラム&#10;&#10;中程度の精度で自動的に生成された説明"/>
                    <pic:cNvPicPr/>
                  </pic:nvPicPr>
                  <pic:blipFill>
                    <a:blip r:embed="rId26"/>
                    <a:stretch>
                      <a:fillRect/>
                    </a:stretch>
                  </pic:blipFill>
                  <pic:spPr>
                    <a:xfrm>
                      <a:off x="0" y="0"/>
                      <a:ext cx="4416480" cy="2880000"/>
                    </a:xfrm>
                    <a:prstGeom prst="rect">
                      <a:avLst/>
                    </a:prstGeom>
                  </pic:spPr>
                </pic:pic>
              </a:graphicData>
            </a:graphic>
          </wp:inline>
        </w:drawing>
      </w:r>
    </w:p>
    <w:p w14:paraId="780ED19A" w14:textId="2E2F3768" w:rsidR="006E74DD" w:rsidRDefault="006E74DD">
      <w:pPr>
        <w:widowControl/>
        <w:jc w:val="center"/>
        <w:rPr>
          <w:rFonts w:ascii="Times New Roman" w:eastAsia="ＭＳ 明朝" w:hAnsi="Times New Roman" w:cs="Times New Roman"/>
          <w:color w:val="000000" w:themeColor="text1"/>
          <w:szCs w:val="21"/>
        </w:rPr>
        <w:pPrChange w:id="1080" w:author="松山 ファミリー" w:date="2023-02-09T14:06:00Z">
          <w:pPr>
            <w:widowControl/>
            <w:jc w:val="left"/>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4.3.2.1. 220415Cast_1_1</w:t>
      </w:r>
      <w:r>
        <w:rPr>
          <w:rFonts w:ascii="Times New Roman" w:eastAsia="ＭＳ 明朝" w:hAnsi="Times New Roman" w:cs="Times New Roman" w:hint="eastAsia"/>
          <w:color w:val="000000" w:themeColor="text1"/>
          <w:szCs w:val="21"/>
        </w:rPr>
        <w:t>回目</w:t>
      </w:r>
      <w:r>
        <w:rPr>
          <w:rFonts w:ascii="Times New Roman" w:eastAsia="ＭＳ 明朝" w:hAnsi="Times New Roman" w:cs="Times New Roman"/>
          <w:color w:val="000000" w:themeColor="text1"/>
          <w:szCs w:val="21"/>
        </w:rPr>
        <w:t xml:space="preserve"> CV</w:t>
      </w:r>
    </w:p>
    <w:p w14:paraId="2C939FE4" w14:textId="2CFC6301" w:rsidR="006E74DD" w:rsidRPr="0048090B" w:rsidRDefault="006E74DD" w:rsidP="00FD0085">
      <w:pPr>
        <w:widowControl/>
        <w:jc w:val="left"/>
        <w:rPr>
          <w:rFonts w:ascii="Times New Roman" w:eastAsia="ＭＳ 明朝" w:hAnsi="Times New Roman" w:cs="Times New Roman"/>
          <w:color w:val="000000" w:themeColor="text1"/>
          <w:szCs w:val="21"/>
        </w:rPr>
      </w:pPr>
      <w:del w:id="1081" w:author="松山 ファミリー" w:date="2023-02-09T14:05:00Z">
        <w:r w:rsidDel="0053174A">
          <w:rPr>
            <w:rFonts w:ascii="Times New Roman" w:eastAsia="ＭＳ 明朝" w:hAnsi="Times New Roman" w:cs="Times New Roman"/>
            <w:color w:val="000000" w:themeColor="text1"/>
            <w:szCs w:val="21"/>
          </w:rPr>
          <w:br w:type="page"/>
        </w:r>
      </w:del>
    </w:p>
    <w:p w14:paraId="75EA571C" w14:textId="4B09C524" w:rsidR="00775354" w:rsidRDefault="00985E48">
      <w:pPr>
        <w:widowControl/>
        <w:jc w:val="center"/>
        <w:rPr>
          <w:rFonts w:ascii="Times New Roman" w:eastAsia="ＭＳ 明朝" w:hAnsi="Times New Roman" w:cs="Times New Roman"/>
          <w:color w:val="000000" w:themeColor="text1"/>
          <w:szCs w:val="21"/>
        </w:rPr>
        <w:pPrChange w:id="1082" w:author="松山 ファミリー" w:date="2023-02-09T14:06:00Z">
          <w:pPr>
            <w:widowControl/>
            <w:jc w:val="left"/>
          </w:pPr>
        </w:pPrChange>
      </w:pPr>
      <w:r w:rsidRPr="0048090B">
        <w:rPr>
          <w:rFonts w:ascii="Times New Roman" w:eastAsia="ＭＳ 明朝" w:hAnsi="Times New Roman" w:cs="Times New Roman"/>
          <w:noProof/>
          <w:szCs w:val="21"/>
        </w:rPr>
        <w:drawing>
          <wp:inline distT="0" distB="0" distL="0" distR="0" wp14:anchorId="50DCC534" wp14:editId="11669B45">
            <wp:extent cx="4416480" cy="2879640"/>
            <wp:effectExtent l="0" t="0" r="3175" b="3810"/>
            <wp:docPr id="5" name="図 5" descr="グラフ, 散布図&#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図 5" descr="グラフ, 散布図&#10;&#10;自動的に生成された説明"/>
                    <pic:cNvPicPr/>
                  </pic:nvPicPr>
                  <pic:blipFill>
                    <a:blip r:embed="rId27"/>
                    <a:stretch>
                      <a:fillRect/>
                    </a:stretch>
                  </pic:blipFill>
                  <pic:spPr>
                    <a:xfrm>
                      <a:off x="0" y="0"/>
                      <a:ext cx="4416480" cy="2879640"/>
                    </a:xfrm>
                    <a:prstGeom prst="rect">
                      <a:avLst/>
                    </a:prstGeom>
                  </pic:spPr>
                </pic:pic>
              </a:graphicData>
            </a:graphic>
          </wp:inline>
        </w:drawing>
      </w:r>
    </w:p>
    <w:p w14:paraId="41EED209" w14:textId="07CEE5C1" w:rsidR="006E74DD" w:rsidRDefault="006E74DD">
      <w:pPr>
        <w:widowControl/>
        <w:jc w:val="center"/>
        <w:rPr>
          <w:rFonts w:ascii="Times New Roman" w:eastAsia="ＭＳ 明朝" w:hAnsi="Times New Roman" w:cs="Times New Roman"/>
          <w:color w:val="000000" w:themeColor="text1"/>
          <w:szCs w:val="21"/>
        </w:rPr>
        <w:pPrChange w:id="1083" w:author="松山 ファミリー" w:date="2023-02-09T14:06:00Z">
          <w:pPr>
            <w:widowControl/>
            <w:jc w:val="left"/>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4.3.2.2.</w:t>
      </w:r>
      <w:r w:rsidR="006B2D20">
        <w:rPr>
          <w:rFonts w:ascii="Times New Roman" w:eastAsia="ＭＳ 明朝" w:hAnsi="Times New Roman" w:cs="Times New Roman"/>
          <w:color w:val="000000" w:themeColor="text1"/>
          <w:szCs w:val="21"/>
        </w:rPr>
        <w:t xml:space="preserve"> 220415Cast_1_1</w:t>
      </w:r>
      <w:r w:rsidR="006B2D20">
        <w:rPr>
          <w:rFonts w:ascii="Times New Roman" w:eastAsia="ＭＳ 明朝" w:hAnsi="Times New Roman" w:cs="Times New Roman" w:hint="eastAsia"/>
          <w:color w:val="000000" w:themeColor="text1"/>
          <w:szCs w:val="21"/>
        </w:rPr>
        <w:t>回目の濃度における電流量</w:t>
      </w:r>
    </w:p>
    <w:p w14:paraId="3AFE6A13" w14:textId="77777777" w:rsidR="006E74DD" w:rsidRPr="0048090B" w:rsidRDefault="006E74DD" w:rsidP="00FD0085">
      <w:pPr>
        <w:widowControl/>
        <w:jc w:val="left"/>
        <w:rPr>
          <w:rFonts w:ascii="Times New Roman" w:eastAsia="ＭＳ 明朝" w:hAnsi="Times New Roman" w:cs="Times New Roman"/>
          <w:color w:val="000000" w:themeColor="text1"/>
          <w:szCs w:val="21"/>
        </w:rPr>
      </w:pPr>
    </w:p>
    <w:p w14:paraId="384D9950" w14:textId="77777777" w:rsidR="005E1EDB" w:rsidDel="0053174A" w:rsidRDefault="00B72DA6" w:rsidP="00FD0085">
      <w:pPr>
        <w:widowControl/>
        <w:jc w:val="left"/>
        <w:rPr>
          <w:del w:id="1084" w:author="松山 ファミリー" w:date="2023-02-09T14:05:00Z"/>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キャスト電極では</w:t>
      </w:r>
      <w:r w:rsidR="007E79BB" w:rsidRPr="0048090B">
        <w:rPr>
          <w:rFonts w:ascii="Times New Roman" w:eastAsia="ＭＳ 明朝" w:hAnsi="Times New Roman" w:cs="Times New Roman"/>
          <w:color w:val="000000" w:themeColor="text1"/>
          <w:szCs w:val="21"/>
        </w:rPr>
        <w:t>220415E_CP_1</w:t>
      </w:r>
      <w:r w:rsidR="007E79BB" w:rsidRPr="0048090B">
        <w:rPr>
          <w:rFonts w:ascii="Times New Roman" w:eastAsia="ＭＳ 明朝" w:hAnsi="Times New Roman" w:cs="Times New Roman"/>
          <w:color w:val="000000" w:themeColor="text1"/>
          <w:szCs w:val="21"/>
        </w:rPr>
        <w:t>のカーボンペースト電極と比べて大きく酸化還元ピークがあわられた。</w:t>
      </w:r>
      <w:r w:rsidR="00BB4F41" w:rsidRPr="0048090B">
        <w:rPr>
          <w:rFonts w:ascii="Times New Roman" w:eastAsia="ＭＳ 明朝" w:hAnsi="Times New Roman" w:cs="Times New Roman"/>
          <w:color w:val="000000" w:themeColor="text1"/>
          <w:szCs w:val="21"/>
        </w:rPr>
        <w:t>これは、ニッケルはグルコースを酸化しうること、</w:t>
      </w:r>
      <w:r w:rsidR="00086FC2" w:rsidRPr="0048090B">
        <w:rPr>
          <w:rFonts w:ascii="Times New Roman" w:eastAsia="ＭＳ 明朝" w:hAnsi="Times New Roman" w:cs="Times New Roman"/>
          <w:color w:val="000000" w:themeColor="text1"/>
          <w:szCs w:val="21"/>
        </w:rPr>
        <w:t>カーボンペースト電極作成時の</w:t>
      </w:r>
      <w:r w:rsidR="003306C6" w:rsidRPr="0048090B">
        <w:rPr>
          <w:rFonts w:ascii="Times New Roman" w:eastAsia="ＭＳ 明朝" w:hAnsi="Times New Roman" w:cs="Times New Roman"/>
          <w:color w:val="000000" w:themeColor="text1"/>
          <w:szCs w:val="21"/>
        </w:rPr>
        <w:t>流動パラフィンが反応を阻害している可能性があることを示している。</w:t>
      </w:r>
    </w:p>
    <w:p w14:paraId="37322683" w14:textId="2954E122" w:rsidR="00A73796" w:rsidRPr="0048090B" w:rsidRDefault="00CD6CB0" w:rsidP="00FD0085">
      <w:pPr>
        <w:widowControl/>
        <w:jc w:val="left"/>
        <w:rPr>
          <w:rFonts w:ascii="Times New Roman" w:eastAsia="ＭＳ 明朝" w:hAnsi="Times New Roman" w:cs="Times New Roman"/>
          <w:color w:val="000000" w:themeColor="text1"/>
          <w:szCs w:val="21"/>
        </w:rPr>
      </w:pPr>
      <w:del w:id="1085" w:author="松山 ファミリー" w:date="2023-02-09T14:05:00Z">
        <w:r w:rsidRPr="0048090B" w:rsidDel="0053174A">
          <w:rPr>
            <w:rFonts w:ascii="Times New Roman" w:eastAsia="ＭＳ 明朝" w:hAnsi="Times New Roman" w:cs="Times New Roman"/>
            <w:color w:val="000000" w:themeColor="text1"/>
            <w:szCs w:val="21"/>
          </w:rPr>
          <w:br w:type="page"/>
        </w:r>
      </w:del>
    </w:p>
    <w:p w14:paraId="4A156C9C" w14:textId="5A2F5B3B" w:rsidR="00CD6CB0" w:rsidRPr="0048090B" w:rsidRDefault="00D06451"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086" w:name="_Toc126851045"/>
      <w:bookmarkStart w:id="1087" w:name="OLE_LINK2"/>
      <w:r w:rsidRPr="0048090B">
        <w:rPr>
          <w:rFonts w:ascii="Times New Roman" w:eastAsia="ＭＳ 明朝" w:hAnsi="Times New Roman" w:cs="Times New Roman"/>
          <w:color w:val="000000" w:themeColor="text1"/>
          <w:szCs w:val="21"/>
        </w:rPr>
        <w:lastRenderedPageBreak/>
        <w:t>220906CP_</w:t>
      </w:r>
      <w:r w:rsidR="00E636F8">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ell0.2g_2_1</w:t>
      </w:r>
      <w:r w:rsidRPr="0048090B">
        <w:rPr>
          <w:rFonts w:ascii="Times New Roman" w:eastAsia="ＭＳ 明朝" w:hAnsi="Times New Roman" w:cs="Times New Roman"/>
          <w:color w:val="000000" w:themeColor="text1"/>
          <w:szCs w:val="21"/>
        </w:rPr>
        <w:t>回目</w:t>
      </w:r>
      <w:r w:rsidR="005E1EDB">
        <w:rPr>
          <w:rFonts w:ascii="Times New Roman" w:eastAsia="ＭＳ 明朝" w:hAnsi="Times New Roman" w:cs="Times New Roman" w:hint="eastAsia"/>
          <w:color w:val="000000" w:themeColor="text1"/>
          <w:szCs w:val="21"/>
        </w:rPr>
        <w:t xml:space="preserve"> </w:t>
      </w:r>
      <w:r w:rsidR="005E1EDB">
        <w:rPr>
          <w:rFonts w:ascii="Times New Roman" w:eastAsia="ＭＳ 明朝" w:hAnsi="Times New Roman" w:cs="Times New Roman"/>
          <w:color w:val="000000" w:themeColor="text1"/>
          <w:szCs w:val="21"/>
        </w:rPr>
        <w:t>CV</w:t>
      </w:r>
      <w:r w:rsidR="005E1EDB">
        <w:rPr>
          <w:rFonts w:ascii="Times New Roman" w:eastAsia="ＭＳ 明朝" w:hAnsi="Times New Roman" w:cs="Times New Roman" w:hint="eastAsia"/>
          <w:color w:val="000000" w:themeColor="text1"/>
          <w:szCs w:val="21"/>
        </w:rPr>
        <w:t>結果</w:t>
      </w:r>
      <w:bookmarkEnd w:id="1086"/>
    </w:p>
    <w:p w14:paraId="03A12895" w14:textId="454A73DB" w:rsidR="00D06451" w:rsidRPr="0048090B" w:rsidRDefault="00CD6CB0"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BA6CF5" w:rsidRPr="0048090B">
        <w:rPr>
          <w:rFonts w:ascii="Times New Roman" w:eastAsia="ＭＳ 明朝" w:hAnsi="Times New Roman" w:cs="Times New Roman"/>
          <w:color w:val="000000" w:themeColor="text1"/>
          <w:szCs w:val="21"/>
        </w:rPr>
        <w:t>セルロースナノファイバー</w:t>
      </w:r>
      <w:r w:rsidRPr="0048090B">
        <w:rPr>
          <w:rFonts w:ascii="Times New Roman" w:eastAsia="ＭＳ 明朝" w:hAnsi="Times New Roman" w:cs="Times New Roman"/>
          <w:color w:val="000000" w:themeColor="text1"/>
          <w:szCs w:val="21"/>
        </w:rPr>
        <w:t>で修飾した電極でグルコースを</w:t>
      </w:r>
      <w:r w:rsidRPr="0048090B">
        <w:rPr>
          <w:rFonts w:ascii="Times New Roman" w:eastAsia="ＭＳ 明朝" w:hAnsi="Times New Roman" w:cs="Times New Roman"/>
          <w:color w:val="000000" w:themeColor="text1"/>
          <w:szCs w:val="21"/>
        </w:rPr>
        <w:t xml:space="preserve">0,10,100,500 </w:t>
      </w:r>
      <w:r w:rsidR="00985E48" w:rsidRPr="0048090B">
        <w:rPr>
          <w:rFonts w:ascii="Times New Roman" w:eastAsia="ＭＳ 明朝" w:hAnsi="Times New Roman" w:cs="Times New Roman"/>
          <w:color w:val="000000" w:themeColor="text1"/>
          <w:szCs w:val="21"/>
        </w:rPr>
        <w:t>μL</w:t>
      </w:r>
      <w:r w:rsidR="00985E48" w:rsidRPr="0048090B">
        <w:rPr>
          <w:rFonts w:ascii="Times New Roman" w:eastAsia="ＭＳ 明朝" w:hAnsi="Times New Roman" w:cs="Times New Roman"/>
          <w:color w:val="000000" w:themeColor="text1"/>
          <w:szCs w:val="21"/>
        </w:rPr>
        <w:t>ずつ</w:t>
      </w:r>
      <w:r w:rsidRPr="0048090B">
        <w:rPr>
          <w:rFonts w:ascii="Times New Roman" w:eastAsia="ＭＳ 明朝" w:hAnsi="Times New Roman" w:cs="Times New Roman"/>
          <w:color w:val="000000" w:themeColor="text1"/>
          <w:szCs w:val="21"/>
        </w:rPr>
        <w:t>加えた時の酸化還元電位を示す。</w:t>
      </w:r>
    </w:p>
    <w:bookmarkEnd w:id="1087"/>
    <w:p w14:paraId="71D99927" w14:textId="4CED5685" w:rsidR="00717D16" w:rsidRDefault="00D06451">
      <w:pPr>
        <w:widowControl/>
        <w:jc w:val="center"/>
        <w:rPr>
          <w:rFonts w:ascii="Times New Roman" w:eastAsia="ＭＳ 明朝" w:hAnsi="Times New Roman" w:cs="Times New Roman"/>
          <w:color w:val="000000" w:themeColor="text1"/>
          <w:szCs w:val="21"/>
        </w:rPr>
        <w:pPrChange w:id="1088" w:author="松山 ファミリー" w:date="2023-02-09T14:07:00Z">
          <w:pPr>
            <w:widowControl/>
            <w:jc w:val="left"/>
          </w:pPr>
        </w:pPrChange>
      </w:pPr>
      <w:r w:rsidRPr="0048090B">
        <w:rPr>
          <w:rFonts w:ascii="Times New Roman" w:eastAsia="ＭＳ 明朝" w:hAnsi="Times New Roman" w:cs="Times New Roman"/>
          <w:noProof/>
          <w:szCs w:val="21"/>
        </w:rPr>
        <w:drawing>
          <wp:inline distT="0" distB="0" distL="0" distR="0" wp14:anchorId="481D1391" wp14:editId="30B8C51E">
            <wp:extent cx="4416480" cy="2880000"/>
            <wp:effectExtent l="0" t="0" r="3175" b="3175"/>
            <wp:docPr id="6" name="図 6" descr="グラフ, 折れ線グラフ&#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図 6" descr="グラフ, 折れ線グラフ&#10;&#10;自動的に生成された説明"/>
                    <pic:cNvPicPr/>
                  </pic:nvPicPr>
                  <pic:blipFill>
                    <a:blip r:embed="rId28"/>
                    <a:stretch>
                      <a:fillRect/>
                    </a:stretch>
                  </pic:blipFill>
                  <pic:spPr>
                    <a:xfrm>
                      <a:off x="0" y="0"/>
                      <a:ext cx="4416480" cy="2880000"/>
                    </a:xfrm>
                    <a:prstGeom prst="rect">
                      <a:avLst/>
                    </a:prstGeom>
                  </pic:spPr>
                </pic:pic>
              </a:graphicData>
            </a:graphic>
          </wp:inline>
        </w:drawing>
      </w:r>
    </w:p>
    <w:p w14:paraId="6B780B7F" w14:textId="510F4823" w:rsidR="00514D09" w:rsidRDefault="00391DE4">
      <w:pPr>
        <w:widowControl/>
        <w:jc w:val="center"/>
        <w:rPr>
          <w:rFonts w:ascii="Times New Roman" w:eastAsia="ＭＳ 明朝" w:hAnsi="Times New Roman" w:cs="Times New Roman"/>
          <w:color w:val="000000" w:themeColor="text1"/>
          <w:szCs w:val="21"/>
        </w:rPr>
        <w:pPrChange w:id="1089" w:author="松山 ファミリー" w:date="2023-02-09T14:07:00Z">
          <w:pPr>
            <w:widowControl/>
            <w:jc w:val="left"/>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4.3.3.1. </w:t>
      </w:r>
      <w:r w:rsidR="00606CA3">
        <w:rPr>
          <w:rFonts w:ascii="Times New Roman" w:eastAsia="ＭＳ 明朝" w:hAnsi="Times New Roman" w:cs="Times New Roman"/>
          <w:color w:val="000000" w:themeColor="text1"/>
          <w:szCs w:val="21"/>
        </w:rPr>
        <w:t>22</w:t>
      </w:r>
      <w:r w:rsidR="0012349F">
        <w:rPr>
          <w:rFonts w:ascii="Times New Roman" w:eastAsia="ＭＳ 明朝" w:hAnsi="Times New Roman" w:cs="Times New Roman"/>
          <w:color w:val="000000" w:themeColor="text1"/>
          <w:szCs w:val="21"/>
        </w:rPr>
        <w:t>0906</w:t>
      </w:r>
      <w:r w:rsidR="00E636F8">
        <w:rPr>
          <w:rFonts w:ascii="Times New Roman" w:eastAsia="ＭＳ 明朝" w:hAnsi="Times New Roman" w:cs="Times New Roman"/>
          <w:color w:val="000000" w:themeColor="text1"/>
          <w:szCs w:val="21"/>
        </w:rPr>
        <w:t>CP_cell0.2g_2_</w:t>
      </w:r>
      <w:r w:rsidR="002B7B76">
        <w:rPr>
          <w:rFonts w:ascii="Times New Roman" w:eastAsia="ＭＳ 明朝" w:hAnsi="Times New Roman" w:cs="Times New Roman"/>
          <w:color w:val="000000" w:themeColor="text1"/>
          <w:szCs w:val="21"/>
        </w:rPr>
        <w:t>1</w:t>
      </w:r>
      <w:r w:rsidR="002B7B76">
        <w:rPr>
          <w:rFonts w:ascii="Times New Roman" w:eastAsia="ＭＳ 明朝" w:hAnsi="Times New Roman" w:cs="Times New Roman" w:hint="eastAsia"/>
          <w:color w:val="000000" w:themeColor="text1"/>
          <w:szCs w:val="21"/>
        </w:rPr>
        <w:t>回目</w:t>
      </w:r>
      <w:r w:rsidR="002B7B76">
        <w:rPr>
          <w:rFonts w:ascii="Times New Roman" w:eastAsia="ＭＳ 明朝" w:hAnsi="Times New Roman" w:cs="Times New Roman"/>
          <w:color w:val="000000" w:themeColor="text1"/>
          <w:szCs w:val="21"/>
        </w:rPr>
        <w:t xml:space="preserve"> CV</w:t>
      </w:r>
    </w:p>
    <w:p w14:paraId="26F95809" w14:textId="2D5712E8" w:rsidR="002B7B76" w:rsidRPr="0048090B" w:rsidRDefault="002B7B76">
      <w:pPr>
        <w:widowControl/>
        <w:jc w:val="center"/>
        <w:rPr>
          <w:rFonts w:ascii="Times New Roman" w:eastAsia="ＭＳ 明朝" w:hAnsi="Times New Roman" w:cs="Times New Roman"/>
          <w:color w:val="000000" w:themeColor="text1"/>
          <w:szCs w:val="21"/>
        </w:rPr>
        <w:pPrChange w:id="1090" w:author="松山 ファミリー" w:date="2023-02-09T14:07:00Z">
          <w:pPr>
            <w:widowControl/>
            <w:jc w:val="left"/>
          </w:pPr>
        </w:pPrChange>
      </w:pPr>
      <w:del w:id="1091" w:author="松山 ファミリー" w:date="2023-02-09T14:06:00Z">
        <w:r w:rsidDel="00101C7E">
          <w:rPr>
            <w:rFonts w:ascii="Times New Roman" w:eastAsia="ＭＳ 明朝" w:hAnsi="Times New Roman" w:cs="Times New Roman"/>
            <w:color w:val="000000" w:themeColor="text1"/>
            <w:szCs w:val="21"/>
          </w:rPr>
          <w:br w:type="page"/>
        </w:r>
      </w:del>
    </w:p>
    <w:p w14:paraId="5B6C540A" w14:textId="2E361A07" w:rsidR="00D06451" w:rsidRPr="0048090B" w:rsidRDefault="00D06451">
      <w:pPr>
        <w:widowControl/>
        <w:jc w:val="center"/>
        <w:rPr>
          <w:rFonts w:ascii="Times New Roman" w:eastAsia="ＭＳ 明朝" w:hAnsi="Times New Roman" w:cs="Times New Roman"/>
          <w:color w:val="000000" w:themeColor="text1"/>
          <w:szCs w:val="21"/>
        </w:rPr>
        <w:pPrChange w:id="1092" w:author="松山 ファミリー" w:date="2023-02-09T14:07:00Z">
          <w:pPr>
            <w:widowControl/>
            <w:jc w:val="left"/>
          </w:pPr>
        </w:pPrChange>
      </w:pPr>
      <w:r w:rsidRPr="0048090B">
        <w:rPr>
          <w:rFonts w:ascii="Times New Roman" w:eastAsia="ＭＳ 明朝" w:hAnsi="Times New Roman" w:cs="Times New Roman"/>
          <w:noProof/>
          <w:szCs w:val="21"/>
        </w:rPr>
        <w:drawing>
          <wp:inline distT="0" distB="0" distL="0" distR="0" wp14:anchorId="6C915CBA" wp14:editId="5571688F">
            <wp:extent cx="4416480" cy="2880000"/>
            <wp:effectExtent l="0" t="0" r="3175" b="3175"/>
            <wp:docPr id="7" name="図 7" descr="グラフ&#10;&#10;低い精度で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図 7" descr="グラフ&#10;&#10;低い精度で自動的に生成された説明"/>
                    <pic:cNvPicPr/>
                  </pic:nvPicPr>
                  <pic:blipFill>
                    <a:blip r:embed="rId29"/>
                    <a:stretch>
                      <a:fillRect/>
                    </a:stretch>
                  </pic:blipFill>
                  <pic:spPr>
                    <a:xfrm>
                      <a:off x="0" y="0"/>
                      <a:ext cx="4416480" cy="2880000"/>
                    </a:xfrm>
                    <a:prstGeom prst="rect">
                      <a:avLst/>
                    </a:prstGeom>
                  </pic:spPr>
                </pic:pic>
              </a:graphicData>
            </a:graphic>
          </wp:inline>
        </w:drawing>
      </w:r>
    </w:p>
    <w:p w14:paraId="7E6B5E7D" w14:textId="0531F7C5" w:rsidR="002B7B76" w:rsidRDefault="002B7B76">
      <w:pPr>
        <w:widowControl/>
        <w:jc w:val="center"/>
        <w:rPr>
          <w:rFonts w:ascii="Times New Roman" w:eastAsia="ＭＳ 明朝" w:hAnsi="Times New Roman" w:cs="Times New Roman"/>
          <w:color w:val="000000" w:themeColor="text1"/>
          <w:szCs w:val="21"/>
        </w:rPr>
        <w:pPrChange w:id="1093" w:author="松山 ファミリー" w:date="2023-02-09T14:07:00Z">
          <w:pPr>
            <w:widowControl/>
            <w:jc w:val="left"/>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4.3.3.2. 220906CP_cell0.2g_2_1</w:t>
      </w:r>
      <w:r>
        <w:rPr>
          <w:rFonts w:ascii="Times New Roman" w:eastAsia="ＭＳ 明朝" w:hAnsi="Times New Roman" w:cs="Times New Roman" w:hint="eastAsia"/>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濃度における電流量</w:t>
      </w:r>
    </w:p>
    <w:p w14:paraId="5422F594" w14:textId="77777777" w:rsidR="002B7B76" w:rsidRDefault="002B7B76" w:rsidP="00FD0085">
      <w:pPr>
        <w:widowControl/>
        <w:jc w:val="left"/>
        <w:rPr>
          <w:rFonts w:ascii="Times New Roman" w:eastAsia="ＭＳ 明朝" w:hAnsi="Times New Roman" w:cs="Times New Roman"/>
          <w:color w:val="000000" w:themeColor="text1"/>
          <w:szCs w:val="21"/>
        </w:rPr>
      </w:pPr>
    </w:p>
    <w:p w14:paraId="7E05FC39" w14:textId="448B5F20" w:rsidR="00BD37E2" w:rsidDel="00FA6EC8" w:rsidRDefault="00E21CAF" w:rsidP="00FD0085">
      <w:pPr>
        <w:widowControl/>
        <w:jc w:val="left"/>
        <w:rPr>
          <w:del w:id="1094" w:author="松山 ファミリー" w:date="2023-02-09T14:06:00Z"/>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w:t>
      </w:r>
      <w:r w:rsidR="002657DF" w:rsidRPr="0048090B">
        <w:rPr>
          <w:rFonts w:ascii="Times New Roman" w:eastAsia="ＭＳ 明朝" w:hAnsi="Times New Roman" w:cs="Times New Roman"/>
          <w:color w:val="000000" w:themeColor="text1"/>
          <w:szCs w:val="21"/>
        </w:rPr>
        <w:t>20415CP_para_5μL</w:t>
      </w:r>
      <w:r w:rsidRPr="0048090B">
        <w:rPr>
          <w:rFonts w:ascii="Times New Roman" w:eastAsia="ＭＳ 明朝" w:hAnsi="Times New Roman" w:cs="Times New Roman"/>
          <w:color w:val="000000" w:themeColor="text1"/>
          <w:szCs w:val="21"/>
        </w:rPr>
        <w:t>の</w:t>
      </w:r>
      <w:r w:rsidR="00204D21" w:rsidRPr="0048090B">
        <w:rPr>
          <w:rFonts w:ascii="Times New Roman" w:eastAsia="ＭＳ 明朝" w:hAnsi="Times New Roman" w:cs="Times New Roman"/>
          <w:color w:val="000000" w:themeColor="text1"/>
          <w:szCs w:val="21"/>
        </w:rPr>
        <w:t>流動パラフィンを使用した電極よりも</w:t>
      </w:r>
      <w:r w:rsidR="002367CF" w:rsidRPr="0048090B">
        <w:rPr>
          <w:rFonts w:ascii="Times New Roman" w:eastAsia="ＭＳ 明朝" w:hAnsi="Times New Roman" w:cs="Times New Roman"/>
          <w:color w:val="000000" w:themeColor="text1"/>
          <w:szCs w:val="21"/>
        </w:rPr>
        <w:t>2</w:t>
      </w:r>
      <w:r w:rsidR="002657DF" w:rsidRPr="0048090B">
        <w:rPr>
          <w:rFonts w:ascii="Times New Roman" w:eastAsia="ＭＳ 明朝" w:hAnsi="Times New Roman" w:cs="Times New Roman"/>
          <w:color w:val="000000" w:themeColor="text1"/>
          <w:szCs w:val="21"/>
        </w:rPr>
        <w:t>20906CP_</w:t>
      </w:r>
      <w:r w:rsidR="00251526">
        <w:rPr>
          <w:rFonts w:ascii="Times New Roman" w:eastAsia="ＭＳ 明朝" w:hAnsi="Times New Roman" w:cs="Times New Roman"/>
          <w:color w:val="000000" w:themeColor="text1"/>
          <w:szCs w:val="21"/>
        </w:rPr>
        <w:t>c</w:t>
      </w:r>
      <w:r w:rsidR="002657DF" w:rsidRPr="0048090B">
        <w:rPr>
          <w:rFonts w:ascii="Times New Roman" w:eastAsia="ＭＳ 明朝" w:hAnsi="Times New Roman" w:cs="Times New Roman"/>
          <w:color w:val="000000" w:themeColor="text1"/>
          <w:szCs w:val="21"/>
        </w:rPr>
        <w:t>ell0.2g_2_1</w:t>
      </w:r>
      <w:r w:rsidR="002657DF" w:rsidRPr="0048090B">
        <w:rPr>
          <w:rFonts w:ascii="Times New Roman" w:eastAsia="ＭＳ 明朝" w:hAnsi="Times New Roman" w:cs="Times New Roman"/>
          <w:color w:val="000000" w:themeColor="text1"/>
          <w:szCs w:val="21"/>
        </w:rPr>
        <w:t>回目</w:t>
      </w:r>
      <w:r w:rsidR="002367CF" w:rsidRPr="0048090B">
        <w:rPr>
          <w:rFonts w:ascii="Times New Roman" w:eastAsia="ＭＳ 明朝" w:hAnsi="Times New Roman" w:cs="Times New Roman"/>
          <w:color w:val="000000" w:themeColor="text1"/>
          <w:szCs w:val="21"/>
        </w:rPr>
        <w:t>の</w:t>
      </w:r>
      <w:del w:id="1095" w:author="松山 ファミリー" w:date="2023-02-09T16:22:00Z">
        <w:r w:rsidR="002367CF" w:rsidRPr="0048090B" w:rsidDel="00245D17">
          <w:rPr>
            <w:rFonts w:ascii="Times New Roman" w:eastAsia="ＭＳ 明朝" w:hAnsi="Times New Roman" w:cs="Times New Roman" w:hint="eastAsia"/>
            <w:color w:val="000000" w:themeColor="text1"/>
            <w:szCs w:val="21"/>
          </w:rPr>
          <w:delText>ナフィオン</w:delText>
        </w:r>
      </w:del>
      <w:ins w:id="1096" w:author="松山 ファミリー" w:date="2023-02-09T16:22:00Z">
        <w:r w:rsidR="00245D17">
          <w:rPr>
            <w:rFonts w:ascii="Times New Roman" w:eastAsia="ＭＳ 明朝" w:hAnsi="Times New Roman" w:cs="Times New Roman" w:hint="eastAsia"/>
            <w:color w:val="000000" w:themeColor="text1"/>
            <w:szCs w:val="21"/>
          </w:rPr>
          <w:t>セルロースナノファイバー</w:t>
        </w:r>
      </w:ins>
      <w:r w:rsidR="002367CF" w:rsidRPr="0048090B">
        <w:rPr>
          <w:rFonts w:ascii="Times New Roman" w:eastAsia="ＭＳ 明朝" w:hAnsi="Times New Roman" w:cs="Times New Roman"/>
          <w:color w:val="000000" w:themeColor="text1"/>
          <w:szCs w:val="21"/>
        </w:rPr>
        <w:t>を使用した電極の方が</w:t>
      </w:r>
      <w:r w:rsidR="0024423D" w:rsidRPr="0048090B">
        <w:rPr>
          <w:rFonts w:ascii="Times New Roman" w:eastAsia="ＭＳ 明朝" w:hAnsi="Times New Roman" w:cs="Times New Roman"/>
          <w:color w:val="000000" w:themeColor="text1"/>
          <w:szCs w:val="21"/>
        </w:rPr>
        <w:t>グルコース濃度における電流量</w:t>
      </w:r>
      <w:r w:rsidR="00FE6733" w:rsidRPr="0048090B">
        <w:rPr>
          <w:rFonts w:ascii="Times New Roman" w:eastAsia="ＭＳ 明朝" w:hAnsi="Times New Roman" w:cs="Times New Roman"/>
          <w:color w:val="000000" w:themeColor="text1"/>
          <w:szCs w:val="21"/>
        </w:rPr>
        <w:t>が増え、</w:t>
      </w:r>
      <w:r w:rsidR="0024423D" w:rsidRPr="0048090B">
        <w:rPr>
          <w:rFonts w:ascii="Times New Roman" w:eastAsia="ＭＳ 明朝" w:hAnsi="Times New Roman" w:cs="Times New Roman"/>
          <w:color w:val="000000" w:themeColor="text1"/>
          <w:szCs w:val="21"/>
        </w:rPr>
        <w:t>グラフ傾き</w:t>
      </w:r>
      <w:ins w:id="1097" w:author="松山 ファミリー" w:date="2023-02-09T16:20:00Z">
        <w:r w:rsidR="00FA6EC8">
          <w:rPr>
            <w:rFonts w:ascii="Times New Roman" w:eastAsia="ＭＳ 明朝" w:hAnsi="Times New Roman" w:cs="Times New Roman" w:hint="eastAsia"/>
            <w:color w:val="000000" w:themeColor="text1"/>
            <w:szCs w:val="21"/>
          </w:rPr>
          <w:t>も</w:t>
        </w:r>
        <w:r w:rsidR="00E33554">
          <w:rPr>
            <w:rFonts w:ascii="Times New Roman" w:eastAsia="ＭＳ 明朝" w:hAnsi="Times New Roman" w:cs="Times New Roman"/>
            <w:color w:val="000000" w:themeColor="text1"/>
            <w:szCs w:val="21"/>
          </w:rPr>
          <w:t xml:space="preserve">0.133 </w:t>
        </w:r>
        <w:proofErr w:type="spellStart"/>
        <w:r w:rsidR="00E33554">
          <w:rPr>
            <w:rFonts w:ascii="Times New Roman" w:eastAsia="ＭＳ 明朝" w:hAnsi="Times New Roman" w:cs="Times New Roman"/>
            <w:color w:val="000000" w:themeColor="text1"/>
            <w:szCs w:val="21"/>
          </w:rPr>
          <w:t>μA</w:t>
        </w:r>
        <w:proofErr w:type="spellEnd"/>
        <w:r w:rsidR="00E33554">
          <w:rPr>
            <w:rFonts w:ascii="Times New Roman" w:eastAsia="ＭＳ 明朝" w:hAnsi="Times New Roman" w:cs="Times New Roman"/>
            <w:color w:val="000000" w:themeColor="text1"/>
            <w:szCs w:val="21"/>
          </w:rPr>
          <w:t>/mM</w:t>
        </w:r>
        <w:r w:rsidR="00675820">
          <w:rPr>
            <w:rFonts w:ascii="Times New Roman" w:eastAsia="ＭＳ 明朝" w:hAnsi="Times New Roman" w:cs="Times New Roman"/>
            <w:color w:val="000000" w:themeColor="text1"/>
            <w:szCs w:val="21"/>
          </w:rPr>
          <w:t xml:space="preserve"> </w:t>
        </w:r>
        <w:r w:rsidR="00675820">
          <w:rPr>
            <w:rFonts w:ascii="Times New Roman" w:eastAsia="ＭＳ 明朝" w:hAnsi="Times New Roman" w:cs="Times New Roman" w:hint="eastAsia"/>
            <w:color w:val="000000" w:themeColor="text1"/>
            <w:szCs w:val="21"/>
          </w:rPr>
          <w:t>から</w:t>
        </w:r>
        <w:r w:rsidR="00675820">
          <w:rPr>
            <w:rFonts w:ascii="Times New Roman" w:eastAsia="ＭＳ 明朝" w:hAnsi="Times New Roman" w:cs="Times New Roman"/>
            <w:color w:val="000000" w:themeColor="text1"/>
            <w:szCs w:val="21"/>
          </w:rPr>
          <w:t xml:space="preserve"> 3.91</w:t>
        </w:r>
      </w:ins>
      <w:ins w:id="1098" w:author="松山 ファミリー" w:date="2023-02-09T16:21:00Z">
        <w:r w:rsidR="00675820">
          <w:rPr>
            <w:rFonts w:ascii="Times New Roman" w:eastAsia="ＭＳ 明朝" w:hAnsi="Times New Roman" w:cs="Times New Roman"/>
            <w:color w:val="000000" w:themeColor="text1"/>
            <w:szCs w:val="21"/>
          </w:rPr>
          <w:t xml:space="preserve"> </w:t>
        </w:r>
        <w:proofErr w:type="spellStart"/>
        <w:r w:rsidR="00675820">
          <w:rPr>
            <w:rFonts w:ascii="Times New Roman" w:eastAsia="ＭＳ 明朝" w:hAnsi="Times New Roman" w:cs="Times New Roman"/>
            <w:color w:val="000000" w:themeColor="text1"/>
            <w:szCs w:val="21"/>
          </w:rPr>
          <w:t>μA</w:t>
        </w:r>
        <w:proofErr w:type="spellEnd"/>
        <w:r w:rsidR="00675820">
          <w:rPr>
            <w:rFonts w:ascii="Times New Roman" w:eastAsia="ＭＳ 明朝" w:hAnsi="Times New Roman" w:cs="Times New Roman"/>
            <w:color w:val="000000" w:themeColor="text1"/>
            <w:szCs w:val="21"/>
          </w:rPr>
          <w:t xml:space="preserve">/mM </w:t>
        </w:r>
        <w:r w:rsidR="00675820">
          <w:rPr>
            <w:rFonts w:ascii="Times New Roman" w:eastAsia="ＭＳ 明朝" w:hAnsi="Times New Roman" w:cs="Times New Roman" w:hint="eastAsia"/>
            <w:color w:val="000000" w:themeColor="text1"/>
            <w:szCs w:val="21"/>
          </w:rPr>
          <w:t>と</w:t>
        </w:r>
        <w:r w:rsidR="004B19D8">
          <w:rPr>
            <w:rFonts w:ascii="Times New Roman" w:eastAsia="ＭＳ 明朝" w:hAnsi="Times New Roman" w:cs="Times New Roman" w:hint="eastAsia"/>
            <w:color w:val="000000" w:themeColor="text1"/>
            <w:szCs w:val="21"/>
          </w:rPr>
          <w:t>29</w:t>
        </w:r>
        <w:r w:rsidR="004B19D8">
          <w:rPr>
            <w:rFonts w:ascii="Times New Roman" w:eastAsia="ＭＳ 明朝" w:hAnsi="Times New Roman" w:cs="Times New Roman" w:hint="eastAsia"/>
            <w:color w:val="000000" w:themeColor="text1"/>
            <w:szCs w:val="21"/>
          </w:rPr>
          <w:t>倍に増加していた。</w:t>
        </w:r>
      </w:ins>
      <w:del w:id="1099" w:author="松山 ファミリー" w:date="2023-02-09T16:20:00Z">
        <w:r w:rsidR="00FE6733" w:rsidRPr="0048090B" w:rsidDel="00FA6EC8">
          <w:rPr>
            <w:rFonts w:ascii="Times New Roman" w:eastAsia="ＭＳ 明朝" w:hAnsi="Times New Roman" w:cs="Times New Roman"/>
            <w:color w:val="000000" w:themeColor="text1"/>
            <w:szCs w:val="21"/>
          </w:rPr>
          <w:delText>も</w:delText>
        </w:r>
        <w:r w:rsidR="0024423D" w:rsidRPr="0048090B" w:rsidDel="00FA6EC8">
          <w:rPr>
            <w:rFonts w:ascii="Times New Roman" w:eastAsia="ＭＳ 明朝" w:hAnsi="Times New Roman" w:cs="Times New Roman"/>
            <w:color w:val="000000" w:themeColor="text1"/>
            <w:szCs w:val="21"/>
          </w:rPr>
          <w:delText>すこし大きくな</w:delText>
        </w:r>
      </w:del>
      <w:del w:id="1100" w:author="松山 ファミリー" w:date="2023-02-09T16:19:00Z">
        <w:r w:rsidR="00F43986" w:rsidRPr="0048090B" w:rsidDel="00FA6EC8">
          <w:rPr>
            <w:rFonts w:ascii="Times New Roman" w:eastAsia="ＭＳ 明朝" w:hAnsi="Times New Roman" w:cs="Times New Roman"/>
            <w:color w:val="000000" w:themeColor="text1"/>
            <w:szCs w:val="21"/>
          </w:rPr>
          <w:delText>った。</w:delText>
        </w:r>
      </w:del>
    </w:p>
    <w:p w14:paraId="29088435" w14:textId="0C055889" w:rsidR="009252F7" w:rsidRPr="0048090B" w:rsidRDefault="00AA03C4" w:rsidP="00FD0085">
      <w:pPr>
        <w:widowControl/>
        <w:jc w:val="left"/>
        <w:rPr>
          <w:rFonts w:ascii="Times New Roman" w:eastAsia="ＭＳ 明朝" w:hAnsi="Times New Roman" w:cs="Times New Roman"/>
          <w:color w:val="000000" w:themeColor="text1"/>
          <w:szCs w:val="21"/>
        </w:rPr>
      </w:pPr>
      <w:del w:id="1101" w:author="松山 ファミリー" w:date="2023-02-09T14:06:00Z">
        <w:r w:rsidRPr="0048090B" w:rsidDel="00101C7E">
          <w:rPr>
            <w:rFonts w:ascii="Times New Roman" w:eastAsia="ＭＳ 明朝" w:hAnsi="Times New Roman" w:cs="Times New Roman"/>
            <w:color w:val="000000" w:themeColor="text1"/>
            <w:szCs w:val="21"/>
          </w:rPr>
          <w:br w:type="page"/>
        </w:r>
      </w:del>
    </w:p>
    <w:p w14:paraId="6E2722D7" w14:textId="46E06727" w:rsidR="008410CC" w:rsidRPr="0048090B" w:rsidRDefault="008410CC" w:rsidP="008410CC">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102" w:name="_Toc126851046"/>
      <w:r w:rsidRPr="0048090B">
        <w:rPr>
          <w:rFonts w:ascii="Times New Roman" w:eastAsia="ＭＳ 明朝" w:hAnsi="Times New Roman" w:cs="Times New Roman"/>
          <w:color w:val="000000" w:themeColor="text1"/>
          <w:szCs w:val="21"/>
        </w:rPr>
        <w:lastRenderedPageBreak/>
        <w:t>220906CP_naf5μL_1</w:t>
      </w:r>
      <w:r w:rsidR="005E1EDB">
        <w:rPr>
          <w:rFonts w:ascii="Times New Roman" w:eastAsia="ＭＳ 明朝" w:hAnsi="Times New Roman" w:cs="Times New Roman"/>
          <w:color w:val="000000" w:themeColor="text1"/>
          <w:szCs w:val="21"/>
        </w:rPr>
        <w:t xml:space="preserve"> CV</w:t>
      </w:r>
      <w:r w:rsidR="005E1EDB">
        <w:rPr>
          <w:rFonts w:ascii="Times New Roman" w:eastAsia="ＭＳ 明朝" w:hAnsi="Times New Roman" w:cs="Times New Roman" w:hint="eastAsia"/>
          <w:color w:val="000000" w:themeColor="text1"/>
          <w:szCs w:val="21"/>
        </w:rPr>
        <w:t>結果</w:t>
      </w:r>
      <w:bookmarkEnd w:id="1102"/>
    </w:p>
    <w:p w14:paraId="6E709680" w14:textId="11E11095" w:rsidR="008410CC" w:rsidRPr="0048090B" w:rsidRDefault="008410CC" w:rsidP="008410CC">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以下にナフィオンで修飾した電極でグルコースを</w:t>
      </w:r>
      <w:r w:rsidRPr="0048090B">
        <w:rPr>
          <w:rFonts w:ascii="Times New Roman" w:eastAsia="ＭＳ 明朝" w:hAnsi="Times New Roman" w:cs="Times New Roman"/>
          <w:color w:val="000000" w:themeColor="text1"/>
          <w:szCs w:val="21"/>
        </w:rPr>
        <w:t>0,10,100,500 μL</w:t>
      </w:r>
      <w:r w:rsidRPr="0048090B">
        <w:rPr>
          <w:rFonts w:ascii="Times New Roman" w:eastAsia="ＭＳ 明朝" w:hAnsi="Times New Roman" w:cs="Times New Roman"/>
          <w:color w:val="000000" w:themeColor="text1"/>
          <w:szCs w:val="21"/>
        </w:rPr>
        <w:t>ずつ加えた時の酸化還元電位を示す。</w:t>
      </w:r>
    </w:p>
    <w:p w14:paraId="601704FC" w14:textId="4FFB36AB" w:rsidR="008410CC" w:rsidRDefault="008F17B0">
      <w:pPr>
        <w:widowControl/>
        <w:jc w:val="center"/>
        <w:rPr>
          <w:rFonts w:ascii="Times New Roman" w:eastAsia="ＭＳ 明朝" w:hAnsi="Times New Roman" w:cs="Times New Roman"/>
          <w:color w:val="000000" w:themeColor="text1"/>
          <w:szCs w:val="21"/>
        </w:rPr>
        <w:pPrChange w:id="1103" w:author="松山 ファミリー" w:date="2023-02-09T14:08:00Z">
          <w:pPr>
            <w:widowControl/>
            <w:jc w:val="left"/>
          </w:pPr>
        </w:pPrChange>
      </w:pPr>
      <w:r w:rsidRPr="0048090B">
        <w:rPr>
          <w:rFonts w:ascii="Times New Roman" w:eastAsia="ＭＳ 明朝" w:hAnsi="Times New Roman" w:cs="Times New Roman"/>
          <w:noProof/>
          <w:szCs w:val="21"/>
        </w:rPr>
        <w:drawing>
          <wp:inline distT="0" distB="0" distL="0" distR="0" wp14:anchorId="736D242C" wp14:editId="3FBDED91">
            <wp:extent cx="4416480" cy="2880000"/>
            <wp:effectExtent l="0" t="0" r="3175" b="3175"/>
            <wp:docPr id="9" name="図 9" descr="ダイアグラム&#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図 9" descr="ダイアグラム&#10;&#10;自動的に生成された説明"/>
                    <pic:cNvPicPr/>
                  </pic:nvPicPr>
                  <pic:blipFill>
                    <a:blip r:embed="rId30"/>
                    <a:stretch>
                      <a:fillRect/>
                    </a:stretch>
                  </pic:blipFill>
                  <pic:spPr>
                    <a:xfrm>
                      <a:off x="0" y="0"/>
                      <a:ext cx="4416480" cy="2880000"/>
                    </a:xfrm>
                    <a:prstGeom prst="rect">
                      <a:avLst/>
                    </a:prstGeom>
                  </pic:spPr>
                </pic:pic>
              </a:graphicData>
            </a:graphic>
          </wp:inline>
        </w:drawing>
      </w:r>
    </w:p>
    <w:p w14:paraId="0BA945A4" w14:textId="5EDF0AEB" w:rsidR="00251526" w:rsidRDefault="00251526">
      <w:pPr>
        <w:widowControl/>
        <w:jc w:val="center"/>
        <w:rPr>
          <w:rFonts w:ascii="Times New Roman" w:eastAsia="ＭＳ 明朝" w:hAnsi="Times New Roman" w:cs="Times New Roman"/>
          <w:color w:val="000000" w:themeColor="text1"/>
          <w:szCs w:val="21"/>
        </w:rPr>
        <w:pPrChange w:id="1104" w:author="松山 ファミリー" w:date="2023-02-09T14:08:00Z">
          <w:pPr>
            <w:widowControl/>
            <w:jc w:val="left"/>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4.3.4.1</w:t>
      </w:r>
      <w:r w:rsidR="00441E2A">
        <w:rPr>
          <w:rFonts w:ascii="Times New Roman" w:eastAsia="ＭＳ 明朝" w:hAnsi="Times New Roman" w:cs="Times New Roman"/>
          <w:color w:val="000000" w:themeColor="text1"/>
          <w:szCs w:val="21"/>
        </w:rPr>
        <w:t>.</w:t>
      </w:r>
      <w:r>
        <w:rPr>
          <w:rFonts w:ascii="Times New Roman" w:eastAsia="ＭＳ 明朝" w:hAnsi="Times New Roman" w:cs="Times New Roman"/>
          <w:color w:val="000000" w:themeColor="text1"/>
          <w:szCs w:val="21"/>
        </w:rPr>
        <w:t xml:space="preserve"> </w:t>
      </w:r>
      <w:r w:rsidR="00441E2A" w:rsidRPr="0048090B">
        <w:rPr>
          <w:rFonts w:ascii="Times New Roman" w:eastAsia="ＭＳ 明朝" w:hAnsi="Times New Roman" w:cs="Times New Roman"/>
          <w:color w:val="000000" w:themeColor="text1"/>
          <w:szCs w:val="21"/>
        </w:rPr>
        <w:t>220906CP_naf5μL_1</w:t>
      </w:r>
      <w:r w:rsidR="00441E2A">
        <w:rPr>
          <w:rFonts w:ascii="Times New Roman" w:eastAsia="ＭＳ 明朝" w:hAnsi="Times New Roman" w:cs="Times New Roman"/>
          <w:color w:val="000000" w:themeColor="text1"/>
          <w:szCs w:val="21"/>
        </w:rPr>
        <w:t xml:space="preserve"> CV</w:t>
      </w:r>
    </w:p>
    <w:p w14:paraId="5116BD92" w14:textId="430CDC2F" w:rsidR="00441E2A" w:rsidRPr="0048090B" w:rsidRDefault="00441E2A">
      <w:pPr>
        <w:widowControl/>
        <w:jc w:val="center"/>
        <w:rPr>
          <w:rFonts w:ascii="Times New Roman" w:eastAsia="ＭＳ 明朝" w:hAnsi="Times New Roman" w:cs="Times New Roman"/>
          <w:color w:val="000000" w:themeColor="text1"/>
          <w:szCs w:val="21"/>
        </w:rPr>
        <w:pPrChange w:id="1105" w:author="松山 ファミリー" w:date="2023-02-09T14:08:00Z">
          <w:pPr>
            <w:widowControl/>
            <w:jc w:val="left"/>
          </w:pPr>
        </w:pPrChange>
      </w:pPr>
      <w:del w:id="1106" w:author="松山 ファミリー" w:date="2023-02-09T14:08:00Z">
        <w:r w:rsidDel="007A2D9B">
          <w:rPr>
            <w:rFonts w:ascii="Times New Roman" w:eastAsia="ＭＳ 明朝" w:hAnsi="Times New Roman" w:cs="Times New Roman"/>
            <w:color w:val="000000" w:themeColor="text1"/>
            <w:szCs w:val="21"/>
          </w:rPr>
          <w:br w:type="page"/>
        </w:r>
      </w:del>
    </w:p>
    <w:p w14:paraId="2CB01606" w14:textId="21B14DA2" w:rsidR="008F17B0" w:rsidRDefault="008F17B0">
      <w:pPr>
        <w:widowControl/>
        <w:jc w:val="center"/>
        <w:rPr>
          <w:rFonts w:ascii="Times New Roman" w:eastAsia="ＭＳ 明朝" w:hAnsi="Times New Roman" w:cs="Times New Roman"/>
          <w:color w:val="000000" w:themeColor="text1"/>
          <w:szCs w:val="21"/>
        </w:rPr>
        <w:pPrChange w:id="1107" w:author="松山 ファミリー" w:date="2023-02-09T14:08:00Z">
          <w:pPr>
            <w:widowControl/>
            <w:jc w:val="left"/>
          </w:pPr>
        </w:pPrChange>
      </w:pPr>
      <w:r w:rsidRPr="0048090B">
        <w:rPr>
          <w:rFonts w:ascii="Times New Roman" w:eastAsia="ＭＳ 明朝" w:hAnsi="Times New Roman" w:cs="Times New Roman"/>
          <w:noProof/>
          <w:szCs w:val="21"/>
        </w:rPr>
        <w:drawing>
          <wp:inline distT="0" distB="0" distL="0" distR="0" wp14:anchorId="29FC0D54" wp14:editId="60BEBB43">
            <wp:extent cx="4416480" cy="2880000"/>
            <wp:effectExtent l="0" t="0" r="3175" b="3175"/>
            <wp:docPr id="10" name="図 10" descr="グラフ, 散布図&#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図 10" descr="グラフ, 散布図&#10;&#10;自動的に生成された説明"/>
                    <pic:cNvPicPr/>
                  </pic:nvPicPr>
                  <pic:blipFill>
                    <a:blip r:embed="rId31"/>
                    <a:stretch>
                      <a:fillRect/>
                    </a:stretch>
                  </pic:blipFill>
                  <pic:spPr>
                    <a:xfrm>
                      <a:off x="0" y="0"/>
                      <a:ext cx="4416480" cy="2880000"/>
                    </a:xfrm>
                    <a:prstGeom prst="rect">
                      <a:avLst/>
                    </a:prstGeom>
                  </pic:spPr>
                </pic:pic>
              </a:graphicData>
            </a:graphic>
          </wp:inline>
        </w:drawing>
      </w:r>
    </w:p>
    <w:p w14:paraId="4F1B4DA1" w14:textId="43C4FB0C" w:rsidR="00441E2A" w:rsidRDefault="00441E2A">
      <w:pPr>
        <w:widowControl/>
        <w:jc w:val="center"/>
        <w:rPr>
          <w:ins w:id="1108" w:author="松山 ファミリー" w:date="2023-02-09T16:21:00Z"/>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4.3.4.2. </w:t>
      </w:r>
      <w:r w:rsidRPr="0048090B">
        <w:rPr>
          <w:rFonts w:ascii="Times New Roman" w:eastAsia="ＭＳ 明朝" w:hAnsi="Times New Roman" w:cs="Times New Roman"/>
          <w:color w:val="000000" w:themeColor="text1"/>
          <w:szCs w:val="21"/>
        </w:rPr>
        <w:t>220906CP_naf5μL_1</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濃度に対する電流量</w:t>
      </w:r>
    </w:p>
    <w:p w14:paraId="7A1B3134" w14:textId="77777777" w:rsidR="00245D17" w:rsidRDefault="00245D17" w:rsidP="004B19D8">
      <w:pPr>
        <w:widowControl/>
        <w:rPr>
          <w:ins w:id="1109" w:author="松山 ファミリー" w:date="2023-02-09T16:22:00Z"/>
          <w:rFonts w:ascii="Times New Roman" w:eastAsia="ＭＳ 明朝" w:hAnsi="Times New Roman" w:cs="Times New Roman"/>
          <w:color w:val="000000" w:themeColor="text1"/>
          <w:szCs w:val="21"/>
        </w:rPr>
      </w:pPr>
    </w:p>
    <w:p w14:paraId="0774C4A8" w14:textId="437B4240" w:rsidR="004B19D8" w:rsidRPr="0048090B" w:rsidDel="00245D17" w:rsidRDefault="00245D17">
      <w:pPr>
        <w:widowControl/>
        <w:rPr>
          <w:del w:id="1110" w:author="松山 ファミリー" w:date="2023-02-09T16:22:00Z"/>
          <w:rFonts w:ascii="Times New Roman" w:eastAsia="ＭＳ 明朝" w:hAnsi="Times New Roman" w:cs="Times New Roman"/>
          <w:color w:val="000000" w:themeColor="text1"/>
          <w:szCs w:val="21"/>
        </w:rPr>
        <w:pPrChange w:id="1111" w:author="松山 ファミリー" w:date="2023-02-09T16:21:00Z">
          <w:pPr>
            <w:widowControl/>
            <w:jc w:val="left"/>
          </w:pPr>
        </w:pPrChange>
      </w:pPr>
      <w:ins w:id="1112" w:author="松山 ファミリー" w:date="2023-02-09T16:22:00Z">
        <w:r w:rsidRPr="0048090B">
          <w:rPr>
            <w:rFonts w:ascii="Times New Roman" w:eastAsia="ＭＳ 明朝" w:hAnsi="Times New Roman" w:cs="Times New Roman"/>
            <w:color w:val="000000" w:themeColor="text1"/>
            <w:szCs w:val="21"/>
          </w:rPr>
          <w:t>220906CP_</w:t>
        </w:r>
        <w:r>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ell0.2g_2_1</w:t>
        </w:r>
        <w:r w:rsidRPr="0048090B">
          <w:rPr>
            <w:rFonts w:ascii="Times New Roman" w:eastAsia="ＭＳ 明朝" w:hAnsi="Times New Roman" w:cs="Times New Roman"/>
            <w:color w:val="000000" w:themeColor="text1"/>
            <w:szCs w:val="21"/>
          </w:rPr>
          <w:t>回目の</w:t>
        </w:r>
        <w:r>
          <w:rPr>
            <w:rFonts w:ascii="Times New Roman" w:eastAsia="ＭＳ 明朝" w:hAnsi="Times New Roman" w:cs="Times New Roman" w:hint="eastAsia"/>
            <w:color w:val="000000" w:themeColor="text1"/>
            <w:szCs w:val="21"/>
          </w:rPr>
          <w:t>セルロースナノファイバー</w:t>
        </w:r>
        <w:r w:rsidRPr="0048090B">
          <w:rPr>
            <w:rFonts w:ascii="Times New Roman" w:eastAsia="ＭＳ 明朝" w:hAnsi="Times New Roman" w:cs="Times New Roman"/>
            <w:color w:val="000000" w:themeColor="text1"/>
            <w:szCs w:val="21"/>
          </w:rPr>
          <w:t>を使用した電極よりも</w:t>
        </w:r>
      </w:ins>
      <w:ins w:id="1113" w:author="松山 ファミリー" w:date="2023-02-09T16:23:00Z">
        <w:r w:rsidRPr="0048090B">
          <w:rPr>
            <w:rFonts w:ascii="Times New Roman" w:eastAsia="ＭＳ 明朝" w:hAnsi="Times New Roman" w:cs="Times New Roman"/>
            <w:color w:val="000000" w:themeColor="text1"/>
            <w:szCs w:val="21"/>
          </w:rPr>
          <w:t>220906CP_naf5μL_1</w:t>
        </w:r>
      </w:ins>
      <w:ins w:id="1114" w:author="松山 ファミリー" w:date="2023-02-09T16:22:00Z">
        <w:r w:rsidRPr="0048090B">
          <w:rPr>
            <w:rFonts w:ascii="Times New Roman" w:eastAsia="ＭＳ 明朝" w:hAnsi="Times New Roman" w:cs="Times New Roman"/>
            <w:color w:val="000000" w:themeColor="text1"/>
            <w:szCs w:val="21"/>
          </w:rPr>
          <w:t>のナフィオンを使用した電極の方がグルコース濃度における電流量が増え、グラフ傾き</w:t>
        </w:r>
        <w:r>
          <w:rPr>
            <w:rFonts w:ascii="Times New Roman" w:eastAsia="ＭＳ 明朝" w:hAnsi="Times New Roman" w:cs="Times New Roman" w:hint="eastAsia"/>
            <w:color w:val="000000" w:themeColor="text1"/>
            <w:szCs w:val="21"/>
          </w:rPr>
          <w:t>も</w:t>
        </w:r>
      </w:ins>
      <w:ins w:id="1115" w:author="松山 ファミリー" w:date="2023-02-09T16:23:00Z">
        <w:r>
          <w:rPr>
            <w:rFonts w:ascii="Times New Roman" w:eastAsia="ＭＳ 明朝" w:hAnsi="Times New Roman" w:cs="Times New Roman"/>
            <w:color w:val="000000" w:themeColor="text1"/>
            <w:szCs w:val="21"/>
          </w:rPr>
          <w:t>3.91</w:t>
        </w:r>
      </w:ins>
      <w:ins w:id="1116" w:author="松山 ファミリー" w:date="2023-02-09T16:22:00Z">
        <w:r>
          <w:rPr>
            <w:rFonts w:ascii="Times New Roman" w:eastAsia="ＭＳ 明朝" w:hAnsi="Times New Roman" w:cs="Times New Roman"/>
            <w:color w:val="000000" w:themeColor="text1"/>
            <w:szCs w:val="21"/>
          </w:rPr>
          <w:t xml:space="preserve"> </w:t>
        </w:r>
        <w:proofErr w:type="spellStart"/>
        <w:r>
          <w:rPr>
            <w:rFonts w:ascii="Times New Roman" w:eastAsia="ＭＳ 明朝" w:hAnsi="Times New Roman" w:cs="Times New Roman"/>
            <w:color w:val="000000" w:themeColor="text1"/>
            <w:szCs w:val="21"/>
          </w:rPr>
          <w:t>μA</w:t>
        </w:r>
        <w:proofErr w:type="spellEnd"/>
        <w:r>
          <w:rPr>
            <w:rFonts w:ascii="Times New Roman" w:eastAsia="ＭＳ 明朝" w:hAnsi="Times New Roman" w:cs="Times New Roman"/>
            <w:color w:val="000000" w:themeColor="text1"/>
            <w:szCs w:val="21"/>
          </w:rPr>
          <w:t xml:space="preserve">/mM </w:t>
        </w:r>
        <w:r>
          <w:rPr>
            <w:rFonts w:ascii="Times New Roman" w:eastAsia="ＭＳ 明朝" w:hAnsi="Times New Roman" w:cs="Times New Roman" w:hint="eastAsia"/>
            <w:color w:val="000000" w:themeColor="text1"/>
            <w:szCs w:val="21"/>
          </w:rPr>
          <w:t>から</w:t>
        </w:r>
        <w:r>
          <w:rPr>
            <w:rFonts w:ascii="Times New Roman" w:eastAsia="ＭＳ 明朝" w:hAnsi="Times New Roman" w:cs="Times New Roman"/>
            <w:color w:val="000000" w:themeColor="text1"/>
            <w:szCs w:val="21"/>
          </w:rPr>
          <w:t xml:space="preserve"> </w:t>
        </w:r>
      </w:ins>
      <w:ins w:id="1117" w:author="松山 ファミリー" w:date="2023-02-09T16:23:00Z">
        <w:r w:rsidR="00635120">
          <w:rPr>
            <w:rFonts w:ascii="Times New Roman" w:eastAsia="ＭＳ 明朝" w:hAnsi="Times New Roman" w:cs="Times New Roman"/>
            <w:color w:val="000000" w:themeColor="text1"/>
            <w:szCs w:val="21"/>
          </w:rPr>
          <w:t>15.4</w:t>
        </w:r>
      </w:ins>
      <w:ins w:id="1118" w:author="松山 ファミリー" w:date="2023-02-09T16:22:00Z">
        <w:r>
          <w:rPr>
            <w:rFonts w:ascii="Times New Roman" w:eastAsia="ＭＳ 明朝" w:hAnsi="Times New Roman" w:cs="Times New Roman"/>
            <w:color w:val="000000" w:themeColor="text1"/>
            <w:szCs w:val="21"/>
          </w:rPr>
          <w:t xml:space="preserve"> </w:t>
        </w:r>
        <w:proofErr w:type="spellStart"/>
        <w:r>
          <w:rPr>
            <w:rFonts w:ascii="Times New Roman" w:eastAsia="ＭＳ 明朝" w:hAnsi="Times New Roman" w:cs="Times New Roman"/>
            <w:color w:val="000000" w:themeColor="text1"/>
            <w:szCs w:val="21"/>
          </w:rPr>
          <w:t>μA</w:t>
        </w:r>
        <w:proofErr w:type="spellEnd"/>
        <w:r>
          <w:rPr>
            <w:rFonts w:ascii="Times New Roman" w:eastAsia="ＭＳ 明朝" w:hAnsi="Times New Roman" w:cs="Times New Roman"/>
            <w:color w:val="000000" w:themeColor="text1"/>
            <w:szCs w:val="21"/>
          </w:rPr>
          <w:t xml:space="preserve">/mM </w:t>
        </w:r>
        <w:r>
          <w:rPr>
            <w:rFonts w:ascii="Times New Roman" w:eastAsia="ＭＳ 明朝" w:hAnsi="Times New Roman" w:cs="Times New Roman" w:hint="eastAsia"/>
            <w:color w:val="000000" w:themeColor="text1"/>
            <w:szCs w:val="21"/>
          </w:rPr>
          <w:t>と</w:t>
        </w:r>
      </w:ins>
      <w:ins w:id="1119" w:author="松山 ファミリー" w:date="2023-02-09T16:23:00Z">
        <w:r w:rsidR="00635120">
          <w:rPr>
            <w:rFonts w:ascii="Times New Roman" w:eastAsia="ＭＳ 明朝" w:hAnsi="Times New Roman" w:cs="Times New Roman"/>
            <w:color w:val="000000" w:themeColor="text1"/>
            <w:szCs w:val="21"/>
          </w:rPr>
          <w:t>3.9</w:t>
        </w:r>
      </w:ins>
      <w:ins w:id="1120" w:author="松山 ファミリー" w:date="2023-02-09T16:22:00Z">
        <w:r>
          <w:rPr>
            <w:rFonts w:ascii="Times New Roman" w:eastAsia="ＭＳ 明朝" w:hAnsi="Times New Roman" w:cs="Times New Roman" w:hint="eastAsia"/>
            <w:color w:val="000000" w:themeColor="text1"/>
            <w:szCs w:val="21"/>
          </w:rPr>
          <w:t>倍に増加していた。</w:t>
        </w:r>
      </w:ins>
    </w:p>
    <w:p w14:paraId="43491883" w14:textId="721BC27D" w:rsidR="008F17B0" w:rsidRPr="0048090B" w:rsidRDefault="008F17B0">
      <w:pPr>
        <w:widowControl/>
        <w:rPr>
          <w:rFonts w:ascii="Times New Roman" w:eastAsia="ＭＳ 明朝" w:hAnsi="Times New Roman" w:cs="Times New Roman"/>
          <w:color w:val="000000" w:themeColor="text1"/>
          <w:szCs w:val="21"/>
        </w:rPr>
        <w:pPrChange w:id="1121" w:author="松山 ファミリー" w:date="2023-02-09T16:22:00Z">
          <w:pPr>
            <w:widowControl/>
            <w:jc w:val="left"/>
          </w:pPr>
        </w:pPrChange>
      </w:pPr>
      <w:del w:id="1122" w:author="松山 ファミリー" w:date="2023-02-09T16:22:00Z">
        <w:r w:rsidRPr="0048090B" w:rsidDel="00245D17">
          <w:rPr>
            <w:rFonts w:ascii="Times New Roman" w:eastAsia="ＭＳ 明朝" w:hAnsi="Times New Roman" w:cs="Times New Roman"/>
            <w:color w:val="000000" w:themeColor="text1"/>
            <w:szCs w:val="21"/>
          </w:rPr>
          <w:br w:type="page"/>
        </w:r>
      </w:del>
    </w:p>
    <w:p w14:paraId="60B6DF5E" w14:textId="2309D74D" w:rsidR="008410CC" w:rsidRPr="0048090B" w:rsidRDefault="00DB34DB" w:rsidP="008410CC">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123" w:name="_Toc126851047"/>
      <w:r w:rsidRPr="0048090B">
        <w:rPr>
          <w:rFonts w:ascii="Times New Roman" w:eastAsia="ＭＳ 明朝" w:hAnsi="Times New Roman" w:cs="Times New Roman"/>
          <w:color w:val="000000" w:themeColor="text1"/>
          <w:szCs w:val="21"/>
        </w:rPr>
        <w:lastRenderedPageBreak/>
        <w:t>220914CP_ cell500μL</w:t>
      </w:r>
      <w:r w:rsidR="005E1EDB">
        <w:rPr>
          <w:rFonts w:ascii="Times New Roman" w:eastAsia="ＭＳ 明朝" w:hAnsi="Times New Roman" w:cs="Times New Roman"/>
          <w:color w:val="000000" w:themeColor="text1"/>
          <w:szCs w:val="21"/>
        </w:rPr>
        <w:t xml:space="preserve"> CV</w:t>
      </w:r>
      <w:r w:rsidR="005E1EDB">
        <w:rPr>
          <w:rFonts w:ascii="Times New Roman" w:eastAsia="ＭＳ 明朝" w:hAnsi="Times New Roman" w:cs="Times New Roman" w:hint="eastAsia"/>
          <w:color w:val="000000" w:themeColor="text1"/>
          <w:szCs w:val="21"/>
        </w:rPr>
        <w:t>結果</w:t>
      </w:r>
      <w:bookmarkEnd w:id="1123"/>
    </w:p>
    <w:p w14:paraId="62A4142E" w14:textId="6DBD1940" w:rsidR="008410CC" w:rsidRPr="0048090B" w:rsidRDefault="008410CC" w:rsidP="008410CC">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D10C60" w:rsidRPr="0048090B">
        <w:rPr>
          <w:rFonts w:ascii="Times New Roman" w:eastAsia="ＭＳ 明朝" w:hAnsi="Times New Roman" w:cs="Times New Roman"/>
          <w:color w:val="000000" w:themeColor="text1"/>
          <w:szCs w:val="21"/>
        </w:rPr>
        <w:t>セルロースナノファイバー</w:t>
      </w:r>
      <w:r w:rsidRPr="0048090B">
        <w:rPr>
          <w:rFonts w:ascii="Times New Roman" w:eastAsia="ＭＳ 明朝" w:hAnsi="Times New Roman" w:cs="Times New Roman"/>
          <w:color w:val="000000" w:themeColor="text1"/>
          <w:szCs w:val="21"/>
        </w:rPr>
        <w:t>で修飾した電極でグルコースを</w:t>
      </w:r>
      <w:r w:rsidRPr="0048090B">
        <w:rPr>
          <w:rFonts w:ascii="Times New Roman" w:eastAsia="ＭＳ 明朝" w:hAnsi="Times New Roman" w:cs="Times New Roman"/>
          <w:color w:val="000000" w:themeColor="text1"/>
          <w:szCs w:val="21"/>
        </w:rPr>
        <w:t>0,10,100,400 μL</w:t>
      </w:r>
      <w:r w:rsidRPr="0048090B">
        <w:rPr>
          <w:rFonts w:ascii="Times New Roman" w:eastAsia="ＭＳ 明朝" w:hAnsi="Times New Roman" w:cs="Times New Roman"/>
          <w:color w:val="000000" w:themeColor="text1"/>
          <w:szCs w:val="21"/>
        </w:rPr>
        <w:t>ずつ加えた時の酸化還元電位を示す。</w:t>
      </w:r>
    </w:p>
    <w:p w14:paraId="3C5141FF" w14:textId="4E45B4A9" w:rsidR="008410CC" w:rsidRDefault="003D25F4">
      <w:pPr>
        <w:widowControl/>
        <w:jc w:val="center"/>
        <w:rPr>
          <w:rFonts w:ascii="Times New Roman" w:eastAsia="ＭＳ 明朝" w:hAnsi="Times New Roman" w:cs="Times New Roman"/>
          <w:color w:val="000000" w:themeColor="text1"/>
          <w:szCs w:val="21"/>
        </w:rPr>
        <w:pPrChange w:id="1124" w:author="松山 ファミリー" w:date="2023-02-09T14:09:00Z">
          <w:pPr>
            <w:widowControl/>
            <w:jc w:val="left"/>
          </w:pPr>
        </w:pPrChange>
      </w:pPr>
      <w:r w:rsidRPr="0048090B">
        <w:rPr>
          <w:rFonts w:ascii="Times New Roman" w:eastAsia="ＭＳ 明朝" w:hAnsi="Times New Roman" w:cs="Times New Roman"/>
          <w:noProof/>
          <w:szCs w:val="21"/>
        </w:rPr>
        <w:drawing>
          <wp:inline distT="0" distB="0" distL="0" distR="0" wp14:anchorId="63308FF5" wp14:editId="71144964">
            <wp:extent cx="4416480" cy="2880000"/>
            <wp:effectExtent l="0" t="0" r="3175" b="3175"/>
            <wp:docPr id="11" name="図 11" descr="グラフ&#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図 11" descr="グラフ&#10;&#10;自動的に生成された説明"/>
                    <pic:cNvPicPr/>
                  </pic:nvPicPr>
                  <pic:blipFill>
                    <a:blip r:embed="rId32"/>
                    <a:stretch>
                      <a:fillRect/>
                    </a:stretch>
                  </pic:blipFill>
                  <pic:spPr>
                    <a:xfrm>
                      <a:off x="0" y="0"/>
                      <a:ext cx="4416480" cy="2880000"/>
                    </a:xfrm>
                    <a:prstGeom prst="rect">
                      <a:avLst/>
                    </a:prstGeom>
                  </pic:spPr>
                </pic:pic>
              </a:graphicData>
            </a:graphic>
          </wp:inline>
        </w:drawing>
      </w:r>
    </w:p>
    <w:p w14:paraId="5D37C464" w14:textId="5F779F79" w:rsidR="00B56FD0" w:rsidRDefault="00B56FD0">
      <w:pPr>
        <w:widowControl/>
        <w:jc w:val="center"/>
        <w:rPr>
          <w:rFonts w:ascii="Times New Roman" w:eastAsia="ＭＳ 明朝" w:hAnsi="Times New Roman" w:cs="Times New Roman"/>
          <w:color w:val="000000" w:themeColor="text1"/>
          <w:szCs w:val="21"/>
        </w:rPr>
        <w:pPrChange w:id="1125" w:author="松山 ファミリー" w:date="2023-02-09T14:09:00Z">
          <w:pPr>
            <w:widowControl/>
            <w:jc w:val="left"/>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4.3.5.1 </w:t>
      </w:r>
      <w:r w:rsidRPr="0048090B">
        <w:rPr>
          <w:rFonts w:ascii="Times New Roman" w:eastAsia="ＭＳ 明朝" w:hAnsi="Times New Roman" w:cs="Times New Roman"/>
          <w:color w:val="000000" w:themeColor="text1"/>
          <w:szCs w:val="21"/>
        </w:rPr>
        <w:t>220914CP_ cell500μL</w:t>
      </w:r>
      <w:r>
        <w:rPr>
          <w:rFonts w:ascii="Times New Roman" w:eastAsia="ＭＳ 明朝" w:hAnsi="Times New Roman" w:cs="Times New Roman"/>
          <w:color w:val="000000" w:themeColor="text1"/>
          <w:szCs w:val="21"/>
        </w:rPr>
        <w:t xml:space="preserve"> CV</w:t>
      </w:r>
    </w:p>
    <w:p w14:paraId="54B9211C" w14:textId="3AA7ADCC" w:rsidR="00B56FD0" w:rsidRPr="0048090B" w:rsidRDefault="00B56FD0">
      <w:pPr>
        <w:widowControl/>
        <w:jc w:val="center"/>
        <w:rPr>
          <w:rFonts w:ascii="Times New Roman" w:eastAsia="ＭＳ 明朝" w:hAnsi="Times New Roman" w:cs="Times New Roman"/>
          <w:color w:val="000000" w:themeColor="text1"/>
          <w:szCs w:val="21"/>
        </w:rPr>
        <w:pPrChange w:id="1126" w:author="松山 ファミリー" w:date="2023-02-09T14:09:00Z">
          <w:pPr>
            <w:widowControl/>
            <w:jc w:val="left"/>
          </w:pPr>
        </w:pPrChange>
      </w:pPr>
      <w:del w:id="1127" w:author="松山 ファミリー" w:date="2023-02-09T14:09:00Z">
        <w:r w:rsidDel="00F661D2">
          <w:rPr>
            <w:rFonts w:ascii="Times New Roman" w:eastAsia="ＭＳ 明朝" w:hAnsi="Times New Roman" w:cs="Times New Roman"/>
            <w:color w:val="000000" w:themeColor="text1"/>
            <w:szCs w:val="21"/>
          </w:rPr>
          <w:br w:type="page"/>
        </w:r>
      </w:del>
    </w:p>
    <w:p w14:paraId="37AE8CA9" w14:textId="4C21580B" w:rsidR="00EE0FDD" w:rsidRDefault="00EE0FDD">
      <w:pPr>
        <w:widowControl/>
        <w:jc w:val="center"/>
        <w:rPr>
          <w:rFonts w:ascii="Times New Roman" w:eastAsia="ＭＳ 明朝" w:hAnsi="Times New Roman" w:cs="Times New Roman"/>
          <w:color w:val="000000" w:themeColor="text1"/>
          <w:szCs w:val="21"/>
        </w:rPr>
        <w:pPrChange w:id="1128" w:author="松山 ファミリー" w:date="2023-02-09T14:09:00Z">
          <w:pPr>
            <w:widowControl/>
            <w:jc w:val="left"/>
          </w:pPr>
        </w:pPrChange>
      </w:pPr>
      <w:r w:rsidRPr="0048090B">
        <w:rPr>
          <w:rFonts w:ascii="Times New Roman" w:eastAsia="ＭＳ 明朝" w:hAnsi="Times New Roman" w:cs="Times New Roman"/>
          <w:noProof/>
          <w:szCs w:val="21"/>
        </w:rPr>
        <w:drawing>
          <wp:inline distT="0" distB="0" distL="0" distR="0" wp14:anchorId="363B81E0" wp14:editId="2B8096EF">
            <wp:extent cx="4416480" cy="2880000"/>
            <wp:effectExtent l="0" t="0" r="3175" b="3175"/>
            <wp:docPr id="12" name="図 12" descr="ダイアグラム&#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図 12" descr="ダイアグラム&#10;&#10;自動的に生成された説明"/>
                    <pic:cNvPicPr/>
                  </pic:nvPicPr>
                  <pic:blipFill>
                    <a:blip r:embed="rId33"/>
                    <a:stretch>
                      <a:fillRect/>
                    </a:stretch>
                  </pic:blipFill>
                  <pic:spPr>
                    <a:xfrm>
                      <a:off x="0" y="0"/>
                      <a:ext cx="4416480" cy="2880000"/>
                    </a:xfrm>
                    <a:prstGeom prst="rect">
                      <a:avLst/>
                    </a:prstGeom>
                  </pic:spPr>
                </pic:pic>
              </a:graphicData>
            </a:graphic>
          </wp:inline>
        </w:drawing>
      </w:r>
    </w:p>
    <w:p w14:paraId="5A1D36C3" w14:textId="473AE3DD" w:rsidR="00B56FD0" w:rsidRDefault="00B56FD0">
      <w:pPr>
        <w:widowControl/>
        <w:jc w:val="center"/>
        <w:rPr>
          <w:ins w:id="1129" w:author="松山 ファミリー" w:date="2023-02-09T16:23:00Z"/>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4.3.5.2. </w:t>
      </w:r>
      <w:r w:rsidRPr="0048090B">
        <w:rPr>
          <w:rFonts w:ascii="Times New Roman" w:eastAsia="ＭＳ 明朝" w:hAnsi="Times New Roman" w:cs="Times New Roman"/>
          <w:color w:val="000000" w:themeColor="text1"/>
          <w:szCs w:val="21"/>
        </w:rPr>
        <w:t>220914CP_ cell500μL</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濃度に対する電流量</w:t>
      </w:r>
    </w:p>
    <w:p w14:paraId="0B2B8550" w14:textId="77777777" w:rsidR="00635120" w:rsidRDefault="00635120" w:rsidP="00635120">
      <w:pPr>
        <w:widowControl/>
        <w:rPr>
          <w:ins w:id="1130" w:author="松山 ファミリー" w:date="2023-02-09T16:24:00Z"/>
          <w:rFonts w:ascii="Times New Roman" w:eastAsia="ＭＳ 明朝" w:hAnsi="Times New Roman" w:cs="Times New Roman"/>
          <w:color w:val="000000" w:themeColor="text1"/>
          <w:szCs w:val="21"/>
        </w:rPr>
      </w:pPr>
    </w:p>
    <w:p w14:paraId="2B83BC92" w14:textId="3334918B" w:rsidR="00635120" w:rsidRDefault="00635120" w:rsidP="00635120">
      <w:pPr>
        <w:widowControl/>
        <w:rPr>
          <w:ins w:id="1131" w:author="松山 ファミリー" w:date="2023-02-09T16:24:00Z"/>
          <w:rFonts w:ascii="Times New Roman" w:eastAsia="ＭＳ 明朝" w:hAnsi="Times New Roman" w:cs="Times New Roman"/>
          <w:color w:val="000000" w:themeColor="text1"/>
          <w:szCs w:val="21"/>
        </w:rPr>
      </w:pPr>
      <w:ins w:id="1132" w:author="松山 ファミリー" w:date="2023-02-09T16:24:00Z">
        <w:r>
          <w:rPr>
            <w:rFonts w:ascii="Times New Roman" w:eastAsia="ＭＳ 明朝" w:hAnsi="Times New Roman" w:cs="Times New Roman" w:hint="eastAsia"/>
            <w:color w:val="000000" w:themeColor="text1"/>
            <w:szCs w:val="21"/>
          </w:rPr>
          <w:t>セルロースナノファイバーを添加しすぎると、電流量の低下が見られた。</w:t>
        </w:r>
      </w:ins>
    </w:p>
    <w:p w14:paraId="4C94CCC4" w14:textId="570582EE" w:rsidR="00635120" w:rsidRPr="0048090B" w:rsidDel="001813DB" w:rsidRDefault="00DB3F7C">
      <w:pPr>
        <w:widowControl/>
        <w:rPr>
          <w:del w:id="1133" w:author="松山 ファミリー" w:date="2023-02-09T16:26:00Z"/>
          <w:rFonts w:ascii="Times New Roman" w:eastAsia="ＭＳ 明朝" w:hAnsi="Times New Roman" w:cs="Times New Roman"/>
          <w:color w:val="000000" w:themeColor="text1"/>
          <w:szCs w:val="21"/>
        </w:rPr>
        <w:pPrChange w:id="1134" w:author="松山 ファミリー" w:date="2023-02-09T16:23:00Z">
          <w:pPr>
            <w:widowControl/>
            <w:jc w:val="left"/>
          </w:pPr>
        </w:pPrChange>
      </w:pPr>
      <w:ins w:id="1135" w:author="松山 ファミリー" w:date="2023-02-09T16:25:00Z">
        <w:r>
          <w:rPr>
            <w:rFonts w:ascii="Times New Roman" w:eastAsia="ＭＳ 明朝" w:hAnsi="Times New Roman" w:cs="Times New Roman" w:hint="eastAsia"/>
            <w:color w:val="000000" w:themeColor="text1"/>
            <w:szCs w:val="21"/>
          </w:rPr>
          <w:t>セルロースナノファイバーは絶縁体</w:t>
        </w:r>
        <w:r w:rsidR="001813DB" w:rsidRPr="001813DB">
          <w:rPr>
            <w:rFonts w:ascii="Times New Roman" w:eastAsia="ＭＳ 明朝" w:hAnsi="Times New Roman" w:cs="Times New Roman"/>
            <w:color w:val="000000" w:themeColor="text1"/>
            <w:szCs w:val="21"/>
            <w:vertAlign w:val="superscript"/>
            <w:rPrChange w:id="1136" w:author="松山 ファミリー" w:date="2023-02-09T16:26:00Z">
              <w:rPr>
                <w:rFonts w:ascii="Times New Roman" w:eastAsia="ＭＳ 明朝" w:hAnsi="Times New Roman" w:cs="Times New Roman"/>
                <w:color w:val="000000" w:themeColor="text1"/>
                <w:szCs w:val="21"/>
              </w:rPr>
            </w:rPrChange>
          </w:rPr>
          <w:t>[5]</w:t>
        </w:r>
        <w:r>
          <w:rPr>
            <w:rFonts w:ascii="Times New Roman" w:eastAsia="ＭＳ 明朝" w:hAnsi="Times New Roman" w:cs="Times New Roman" w:hint="eastAsia"/>
            <w:color w:val="000000" w:themeColor="text1"/>
            <w:szCs w:val="21"/>
          </w:rPr>
          <w:t>であるため、</w:t>
        </w:r>
        <w:r w:rsidR="001813DB">
          <w:rPr>
            <w:rFonts w:ascii="Times New Roman" w:eastAsia="ＭＳ 明朝" w:hAnsi="Times New Roman" w:cs="Times New Roman" w:hint="eastAsia"/>
            <w:color w:val="000000" w:themeColor="text1"/>
            <w:szCs w:val="21"/>
          </w:rPr>
          <w:t>グルコース酸化時の電流が流れにくかったと考える</w:t>
        </w:r>
      </w:ins>
    </w:p>
    <w:p w14:paraId="7130E1EE" w14:textId="4FEC9142" w:rsidR="008410CC" w:rsidRPr="0048090B" w:rsidRDefault="008410CC">
      <w:pPr>
        <w:widowControl/>
        <w:rPr>
          <w:rFonts w:ascii="Times New Roman" w:eastAsia="ＭＳ 明朝" w:hAnsi="Times New Roman" w:cs="Times New Roman"/>
          <w:color w:val="000000" w:themeColor="text1"/>
          <w:szCs w:val="21"/>
        </w:rPr>
        <w:pPrChange w:id="1137" w:author="松山 ファミリー" w:date="2023-02-09T16:26:00Z">
          <w:pPr>
            <w:widowControl/>
            <w:jc w:val="left"/>
          </w:pPr>
        </w:pPrChange>
      </w:pPr>
      <w:del w:id="1138" w:author="松山 ファミリー" w:date="2023-02-09T16:25:00Z">
        <w:r w:rsidRPr="0048090B" w:rsidDel="001813DB">
          <w:rPr>
            <w:rFonts w:ascii="Times New Roman" w:eastAsia="ＭＳ 明朝" w:hAnsi="Times New Roman" w:cs="Times New Roman"/>
            <w:color w:val="000000" w:themeColor="text1"/>
            <w:szCs w:val="21"/>
          </w:rPr>
          <w:br w:type="page"/>
        </w:r>
      </w:del>
    </w:p>
    <w:p w14:paraId="2AA806DD" w14:textId="6ED98DB0" w:rsidR="00E14DF5" w:rsidRPr="006F7271" w:rsidRDefault="004A0624" w:rsidP="006F7271">
      <w:pPr>
        <w:pStyle w:val="a4"/>
        <w:widowControl/>
        <w:numPr>
          <w:ilvl w:val="1"/>
          <w:numId w:val="62"/>
        </w:numPr>
        <w:ind w:leftChars="0"/>
        <w:jc w:val="left"/>
        <w:outlineLvl w:val="1"/>
        <w:rPr>
          <w:rFonts w:ascii="Times New Roman" w:eastAsia="ＭＳ 明朝" w:hAnsi="Times New Roman" w:cs="Times New Roman"/>
          <w:color w:val="000000" w:themeColor="text1"/>
          <w:szCs w:val="21"/>
          <w:rPrChange w:id="1139" w:author="松山 ファミリー" w:date="2023-02-09T16:50:00Z">
            <w:rPr/>
          </w:rPrChange>
        </w:rPr>
      </w:pPr>
      <w:bookmarkStart w:id="1140" w:name="_Toc126851048"/>
      <w:r w:rsidRPr="0048090B">
        <w:rPr>
          <w:rFonts w:ascii="Times New Roman" w:eastAsia="ＭＳ 明朝" w:hAnsi="Times New Roman" w:cs="Times New Roman"/>
          <w:color w:val="000000" w:themeColor="text1"/>
          <w:szCs w:val="21"/>
        </w:rPr>
        <w:lastRenderedPageBreak/>
        <w:t>クロノアンペロ</w:t>
      </w:r>
      <w:r w:rsidR="00325BB1" w:rsidRPr="0048090B">
        <w:rPr>
          <w:rFonts w:ascii="Times New Roman" w:eastAsia="ＭＳ 明朝" w:hAnsi="Times New Roman" w:cs="Times New Roman"/>
          <w:color w:val="000000" w:themeColor="text1"/>
          <w:szCs w:val="21"/>
        </w:rPr>
        <w:t>メトリー</w:t>
      </w:r>
      <w:r w:rsidR="00325BB1"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測定について</w:t>
      </w:r>
      <w:bookmarkEnd w:id="1140"/>
    </w:p>
    <w:p w14:paraId="674BF6B3" w14:textId="3D0159DF" w:rsidR="00323AB6" w:rsidRPr="0048090B" w:rsidRDefault="00BF52D4"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141" w:name="OLE_LINK7"/>
      <w:bookmarkStart w:id="1142" w:name="_Toc126851049"/>
      <w:r w:rsidRPr="0048090B">
        <w:rPr>
          <w:rFonts w:ascii="Times New Roman" w:eastAsia="ＭＳ 明朝" w:hAnsi="Times New Roman" w:cs="Times New Roman"/>
          <w:color w:val="000000" w:themeColor="text1"/>
          <w:szCs w:val="21"/>
        </w:rPr>
        <w:t>220415</w:t>
      </w:r>
      <w:bookmarkEnd w:id="1141"/>
      <w:r w:rsidR="00323D59" w:rsidRPr="0048090B">
        <w:rPr>
          <w:rFonts w:ascii="Times New Roman" w:eastAsia="ＭＳ 明朝" w:hAnsi="Times New Roman" w:cs="Times New Roman"/>
          <w:color w:val="000000" w:themeColor="text1"/>
          <w:szCs w:val="21"/>
        </w:rPr>
        <w:t>Cast_1_2</w:t>
      </w:r>
      <w:r w:rsidR="00323D59" w:rsidRPr="0048090B">
        <w:rPr>
          <w:rFonts w:ascii="Times New Roman" w:eastAsia="ＭＳ 明朝" w:hAnsi="Times New Roman" w:cs="Times New Roman"/>
          <w:color w:val="000000" w:themeColor="text1"/>
          <w:szCs w:val="21"/>
        </w:rPr>
        <w:t>回目</w:t>
      </w:r>
      <w:r w:rsidR="005E1EDB">
        <w:rPr>
          <w:rFonts w:ascii="Times New Roman" w:eastAsia="ＭＳ 明朝" w:hAnsi="Times New Roman" w:cs="Times New Roman" w:hint="eastAsia"/>
          <w:color w:val="000000" w:themeColor="text1"/>
          <w:szCs w:val="21"/>
        </w:rPr>
        <w:t xml:space="preserve"> </w:t>
      </w:r>
      <w:r w:rsidR="004F69A2">
        <w:rPr>
          <w:rFonts w:ascii="Times New Roman" w:eastAsia="ＭＳ 明朝" w:hAnsi="Times New Roman" w:cs="Times New Roman"/>
          <w:color w:val="000000" w:themeColor="text1"/>
          <w:szCs w:val="21"/>
        </w:rPr>
        <w:t>CA</w:t>
      </w:r>
      <w:r w:rsidR="004F69A2">
        <w:rPr>
          <w:rFonts w:ascii="Times New Roman" w:eastAsia="ＭＳ 明朝" w:hAnsi="Times New Roman" w:cs="Times New Roman" w:hint="eastAsia"/>
          <w:color w:val="000000" w:themeColor="text1"/>
          <w:szCs w:val="21"/>
        </w:rPr>
        <w:t>結果</w:t>
      </w:r>
      <w:bookmarkEnd w:id="1142"/>
    </w:p>
    <w:p w14:paraId="05565FD1" w14:textId="261F7518" w:rsidR="00323AB6" w:rsidRDefault="00212C77">
      <w:pPr>
        <w:jc w:val="center"/>
        <w:rPr>
          <w:rFonts w:ascii="Times New Roman" w:eastAsia="ＭＳ 明朝" w:hAnsi="Times New Roman" w:cs="Times New Roman"/>
          <w:color w:val="000000" w:themeColor="text1"/>
          <w:szCs w:val="21"/>
        </w:rPr>
        <w:pPrChange w:id="1143" w:author="松山 ファミリー" w:date="2023-02-09T14:10:00Z">
          <w:pPr/>
        </w:pPrChange>
      </w:pPr>
      <w:r w:rsidRPr="0048090B">
        <w:rPr>
          <w:rFonts w:ascii="Times New Roman" w:eastAsia="ＭＳ 明朝" w:hAnsi="Times New Roman" w:cs="Times New Roman"/>
          <w:noProof/>
          <w:szCs w:val="21"/>
        </w:rPr>
        <w:drawing>
          <wp:inline distT="0" distB="0" distL="0" distR="0" wp14:anchorId="116BBC80" wp14:editId="75C818AE">
            <wp:extent cx="4416480" cy="2880000"/>
            <wp:effectExtent l="0" t="0" r="3175" b="3175"/>
            <wp:docPr id="121" name="図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416480" cy="2880000"/>
                    </a:xfrm>
                    <a:prstGeom prst="rect">
                      <a:avLst/>
                    </a:prstGeom>
                  </pic:spPr>
                </pic:pic>
              </a:graphicData>
            </a:graphic>
          </wp:inline>
        </w:drawing>
      </w:r>
    </w:p>
    <w:p w14:paraId="68BA83EE" w14:textId="34EA234C" w:rsidR="0029402F" w:rsidRDefault="008F7963">
      <w:pPr>
        <w:jc w:val="center"/>
        <w:rPr>
          <w:rFonts w:ascii="Times New Roman" w:eastAsia="ＭＳ 明朝" w:hAnsi="Times New Roman" w:cs="Times New Roman"/>
          <w:color w:val="000000" w:themeColor="text1"/>
          <w:szCs w:val="21"/>
        </w:rPr>
        <w:pPrChange w:id="1144" w:author="松山 ファミリー" w:date="2023-02-09T14:10: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4.4.1.1 </w:t>
      </w:r>
      <w:r w:rsidR="009F2031">
        <w:rPr>
          <w:rFonts w:ascii="Times New Roman" w:eastAsia="ＭＳ 明朝" w:hAnsi="Times New Roman" w:cs="Times New Roman"/>
          <w:color w:val="000000" w:themeColor="text1"/>
          <w:szCs w:val="21"/>
        </w:rPr>
        <w:t>220415Cast_1_2</w:t>
      </w:r>
      <w:r w:rsidR="009F2031">
        <w:rPr>
          <w:rFonts w:ascii="Times New Roman" w:eastAsia="ＭＳ 明朝" w:hAnsi="Times New Roman" w:cs="Times New Roman" w:hint="eastAsia"/>
          <w:color w:val="000000" w:themeColor="text1"/>
          <w:szCs w:val="21"/>
        </w:rPr>
        <w:t>回目</w:t>
      </w:r>
      <w:r w:rsidR="002D4C1B">
        <w:rPr>
          <w:rFonts w:ascii="Times New Roman" w:eastAsia="ＭＳ 明朝" w:hAnsi="Times New Roman" w:cs="Times New Roman"/>
          <w:color w:val="000000" w:themeColor="text1"/>
          <w:szCs w:val="21"/>
        </w:rPr>
        <w:t xml:space="preserve"> CA</w:t>
      </w:r>
    </w:p>
    <w:p w14:paraId="34723986" w14:textId="462ECA92" w:rsidR="00037EE2" w:rsidRPr="0048090B" w:rsidRDefault="00037EE2">
      <w:pPr>
        <w:jc w:val="center"/>
        <w:rPr>
          <w:rFonts w:ascii="Times New Roman" w:eastAsia="ＭＳ 明朝" w:hAnsi="Times New Roman" w:cs="Times New Roman"/>
          <w:color w:val="000000" w:themeColor="text1"/>
          <w:szCs w:val="21"/>
        </w:rPr>
        <w:pPrChange w:id="1145" w:author="松山 ファミリー" w:date="2023-02-09T14:10:00Z">
          <w:pPr/>
        </w:pPrChange>
      </w:pPr>
      <w:del w:id="1146" w:author="松山 ファミリー" w:date="2023-02-09T14:09:00Z">
        <w:r w:rsidDel="00F661D2">
          <w:rPr>
            <w:rFonts w:ascii="Times New Roman" w:eastAsia="ＭＳ 明朝" w:hAnsi="Times New Roman" w:cs="Times New Roman"/>
            <w:color w:val="000000" w:themeColor="text1"/>
            <w:szCs w:val="21"/>
          </w:rPr>
          <w:br w:type="page"/>
        </w:r>
      </w:del>
    </w:p>
    <w:p w14:paraId="66B98FC8" w14:textId="68E3F726" w:rsidR="00A37AB3" w:rsidRPr="0048090B" w:rsidRDefault="005F224D">
      <w:pPr>
        <w:jc w:val="center"/>
        <w:rPr>
          <w:rFonts w:ascii="Times New Roman" w:eastAsia="ＭＳ 明朝" w:hAnsi="Times New Roman" w:cs="Times New Roman"/>
          <w:color w:val="000000" w:themeColor="text1"/>
          <w:szCs w:val="21"/>
        </w:rPr>
        <w:pPrChange w:id="1147" w:author="松山 ファミリー" w:date="2023-02-09T14:10:00Z">
          <w:pPr/>
        </w:pPrChange>
      </w:pPr>
      <w:r w:rsidRPr="0048090B">
        <w:rPr>
          <w:rFonts w:ascii="Times New Roman" w:eastAsia="ＭＳ 明朝" w:hAnsi="Times New Roman" w:cs="Times New Roman"/>
          <w:noProof/>
          <w:szCs w:val="21"/>
        </w:rPr>
        <w:drawing>
          <wp:inline distT="0" distB="0" distL="0" distR="0" wp14:anchorId="290A9D5E" wp14:editId="5FE67594">
            <wp:extent cx="4416480" cy="2880000"/>
            <wp:effectExtent l="0" t="0" r="3175" b="3175"/>
            <wp:docPr id="124" name="図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416480" cy="2880000"/>
                    </a:xfrm>
                    <a:prstGeom prst="rect">
                      <a:avLst/>
                    </a:prstGeom>
                  </pic:spPr>
                </pic:pic>
              </a:graphicData>
            </a:graphic>
          </wp:inline>
        </w:drawing>
      </w:r>
    </w:p>
    <w:p w14:paraId="6A8CA79E" w14:textId="0AFA7367" w:rsidR="00494AE6" w:rsidRDefault="00494AE6">
      <w:pPr>
        <w:jc w:val="center"/>
        <w:rPr>
          <w:rFonts w:ascii="Times New Roman" w:eastAsia="ＭＳ 明朝" w:hAnsi="Times New Roman" w:cs="Times New Roman"/>
          <w:color w:val="000000" w:themeColor="text1"/>
          <w:szCs w:val="21"/>
        </w:rPr>
        <w:pPrChange w:id="1148" w:author="松山 ファミリー" w:date="2023-02-09T14:10: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4.4.1.</w:t>
      </w:r>
      <w:r w:rsidR="00BB4A90">
        <w:rPr>
          <w:rFonts w:ascii="Times New Roman" w:eastAsia="ＭＳ 明朝" w:hAnsi="Times New Roman" w:cs="Times New Roman"/>
          <w:color w:val="000000" w:themeColor="text1"/>
          <w:szCs w:val="21"/>
        </w:rPr>
        <w:t>2</w:t>
      </w:r>
      <w:r>
        <w:rPr>
          <w:rFonts w:ascii="Times New Roman" w:eastAsia="ＭＳ 明朝" w:hAnsi="Times New Roman" w:cs="Times New Roman"/>
          <w:color w:val="000000" w:themeColor="text1"/>
          <w:szCs w:val="21"/>
        </w:rPr>
        <w:t xml:space="preserve"> 220415Cast_1_2</w:t>
      </w:r>
      <w:r>
        <w:rPr>
          <w:rFonts w:ascii="Times New Roman" w:eastAsia="ＭＳ 明朝" w:hAnsi="Times New Roman" w:cs="Times New Roman" w:hint="eastAsia"/>
          <w:color w:val="000000" w:themeColor="text1"/>
          <w:szCs w:val="21"/>
        </w:rPr>
        <w:t>回目</w:t>
      </w:r>
      <w:r>
        <w:rPr>
          <w:rFonts w:ascii="Times New Roman" w:eastAsia="ＭＳ 明朝" w:hAnsi="Times New Roman" w:cs="Times New Roman"/>
          <w:color w:val="000000" w:themeColor="text1"/>
          <w:szCs w:val="21"/>
        </w:rPr>
        <w:t xml:space="preserve"> </w:t>
      </w:r>
      <w:r w:rsidR="005572F6">
        <w:rPr>
          <w:rFonts w:ascii="Times New Roman" w:eastAsia="ＭＳ 明朝" w:hAnsi="Times New Roman" w:cs="Times New Roman" w:hint="eastAsia"/>
          <w:color w:val="000000" w:themeColor="text1"/>
          <w:szCs w:val="21"/>
        </w:rPr>
        <w:t>濃度に対する電流</w:t>
      </w:r>
      <w:r w:rsidR="00764ABA">
        <w:rPr>
          <w:rFonts w:ascii="Times New Roman" w:eastAsia="ＭＳ 明朝" w:hAnsi="Times New Roman" w:cs="Times New Roman" w:hint="eastAsia"/>
          <w:color w:val="000000" w:themeColor="text1"/>
          <w:szCs w:val="21"/>
        </w:rPr>
        <w:t>密度</w:t>
      </w:r>
    </w:p>
    <w:p w14:paraId="0FFF3CC3" w14:textId="2824A67A" w:rsidR="00A37AB3" w:rsidRPr="0048090B" w:rsidRDefault="00A37AB3" w:rsidP="00FD0085">
      <w:pPr>
        <w:widowControl/>
        <w:jc w:val="left"/>
        <w:rPr>
          <w:rFonts w:ascii="Times New Roman" w:eastAsia="ＭＳ 明朝" w:hAnsi="Times New Roman" w:cs="Times New Roman"/>
          <w:color w:val="000000" w:themeColor="text1"/>
          <w:szCs w:val="21"/>
        </w:rPr>
      </w:pPr>
    </w:p>
    <w:p w14:paraId="36E4D078" w14:textId="4149658F" w:rsidR="00323AB6" w:rsidRPr="0048090B" w:rsidRDefault="00CA1F17"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最初の</w:t>
      </w:r>
      <w:r w:rsidR="00851E7F" w:rsidRPr="0048090B">
        <w:rPr>
          <w:rFonts w:ascii="Times New Roman" w:eastAsia="ＭＳ 明朝" w:hAnsi="Times New Roman" w:cs="Times New Roman"/>
          <w:color w:val="000000" w:themeColor="text1"/>
          <w:szCs w:val="21"/>
        </w:rPr>
        <w:t>グルコース滴下</w:t>
      </w:r>
      <w:r w:rsidRPr="0048090B">
        <w:rPr>
          <w:rFonts w:ascii="Times New Roman" w:eastAsia="ＭＳ 明朝" w:hAnsi="Times New Roman" w:cs="Times New Roman"/>
          <w:color w:val="000000" w:themeColor="text1"/>
          <w:szCs w:val="21"/>
        </w:rPr>
        <w:t>3</w:t>
      </w:r>
      <w:r w:rsidRPr="0048090B">
        <w:rPr>
          <w:rFonts w:ascii="Times New Roman" w:eastAsia="ＭＳ 明朝" w:hAnsi="Times New Roman" w:cs="Times New Roman"/>
          <w:color w:val="000000" w:themeColor="text1"/>
          <w:szCs w:val="21"/>
        </w:rPr>
        <w:t>回程度は濃度に応じて電流量が</w:t>
      </w:r>
      <w:r w:rsidR="00530A04" w:rsidRPr="0048090B">
        <w:rPr>
          <w:rFonts w:ascii="Times New Roman" w:eastAsia="ＭＳ 明朝" w:hAnsi="Times New Roman" w:cs="Times New Roman"/>
          <w:color w:val="000000" w:themeColor="text1"/>
          <w:szCs w:val="21"/>
        </w:rPr>
        <w:t>比例して流れていることが確認できた。</w:t>
      </w:r>
      <w:r w:rsidR="00D81CBA" w:rsidRPr="0048090B">
        <w:rPr>
          <w:rFonts w:ascii="Times New Roman" w:eastAsia="ＭＳ 明朝" w:hAnsi="Times New Roman" w:cs="Times New Roman"/>
          <w:color w:val="000000" w:themeColor="text1"/>
          <w:szCs w:val="21"/>
        </w:rPr>
        <w:t>しかし、</w:t>
      </w:r>
      <w:r w:rsidR="00172AF4" w:rsidRPr="0048090B">
        <w:rPr>
          <w:rFonts w:ascii="Times New Roman" w:eastAsia="ＭＳ 明朝" w:hAnsi="Times New Roman" w:cs="Times New Roman"/>
          <w:color w:val="000000" w:themeColor="text1"/>
          <w:szCs w:val="21"/>
        </w:rPr>
        <w:t>滴下</w:t>
      </w:r>
      <w:r w:rsidR="00D81CBA" w:rsidRPr="0048090B">
        <w:rPr>
          <w:rFonts w:ascii="Times New Roman" w:eastAsia="ＭＳ 明朝" w:hAnsi="Times New Roman" w:cs="Times New Roman"/>
          <w:color w:val="000000" w:themeColor="text1"/>
          <w:szCs w:val="21"/>
        </w:rPr>
        <w:t>4</w:t>
      </w:r>
      <w:r w:rsidR="00D81CBA" w:rsidRPr="0048090B">
        <w:rPr>
          <w:rFonts w:ascii="Times New Roman" w:eastAsia="ＭＳ 明朝" w:hAnsi="Times New Roman" w:cs="Times New Roman"/>
          <w:color w:val="000000" w:themeColor="text1"/>
          <w:szCs w:val="21"/>
        </w:rPr>
        <w:t>回目移行からは</w:t>
      </w:r>
      <w:del w:id="1149" w:author="松山 ファミリー" w:date="2023-02-09T16:32:00Z">
        <w:r w:rsidR="00387BFB" w:rsidRPr="0048090B" w:rsidDel="001D22AA">
          <w:rPr>
            <w:rFonts w:ascii="Times New Roman" w:eastAsia="ＭＳ 明朝" w:hAnsi="Times New Roman" w:cs="Times New Roman"/>
            <w:color w:val="000000" w:themeColor="text1"/>
            <w:szCs w:val="21"/>
          </w:rPr>
          <w:delText>ゆっくりと</w:delText>
        </w:r>
      </w:del>
      <w:r w:rsidR="007041D9" w:rsidRPr="0048090B">
        <w:rPr>
          <w:rFonts w:ascii="Times New Roman" w:eastAsia="ＭＳ 明朝" w:hAnsi="Times New Roman" w:cs="Times New Roman"/>
          <w:color w:val="000000" w:themeColor="text1"/>
          <w:szCs w:val="21"/>
        </w:rPr>
        <w:t>電流量</w:t>
      </w:r>
      <w:del w:id="1150" w:author="松山 ファミリー" w:date="2023-02-09T16:32:00Z">
        <w:r w:rsidR="007041D9" w:rsidRPr="0048090B" w:rsidDel="001D22AA">
          <w:rPr>
            <w:rFonts w:ascii="Times New Roman" w:eastAsia="ＭＳ 明朝" w:hAnsi="Times New Roman" w:cs="Times New Roman"/>
            <w:color w:val="000000" w:themeColor="text1"/>
            <w:szCs w:val="21"/>
          </w:rPr>
          <w:delText>が</w:delText>
        </w:r>
      </w:del>
      <w:ins w:id="1151" w:author="松山 ファミリー" w:date="2023-02-09T16:32:00Z">
        <w:r w:rsidR="001D22AA">
          <w:rPr>
            <w:rFonts w:ascii="Times New Roman" w:eastAsia="ＭＳ 明朝" w:hAnsi="Times New Roman" w:cs="Times New Roman" w:hint="eastAsia"/>
            <w:color w:val="000000" w:themeColor="text1"/>
            <w:szCs w:val="21"/>
          </w:rPr>
          <w:t>の</w:t>
        </w:r>
      </w:ins>
      <w:r w:rsidR="007041D9" w:rsidRPr="0048090B">
        <w:rPr>
          <w:rFonts w:ascii="Times New Roman" w:eastAsia="ＭＳ 明朝" w:hAnsi="Times New Roman" w:cs="Times New Roman"/>
          <w:color w:val="000000" w:themeColor="text1"/>
          <w:szCs w:val="21"/>
        </w:rPr>
        <w:t>低下</w:t>
      </w:r>
      <w:ins w:id="1152" w:author="松山 ファミリー" w:date="2023-02-09T16:32:00Z">
        <w:r w:rsidR="001D22AA">
          <w:rPr>
            <w:rFonts w:ascii="Times New Roman" w:eastAsia="ＭＳ 明朝" w:hAnsi="Times New Roman" w:cs="Times New Roman" w:hint="eastAsia"/>
            <w:color w:val="000000" w:themeColor="text1"/>
            <w:szCs w:val="21"/>
          </w:rPr>
          <w:t>が見られた。</w:t>
        </w:r>
      </w:ins>
      <w:del w:id="1153" w:author="松山 ファミリー" w:date="2023-02-09T16:32:00Z">
        <w:r w:rsidR="007041D9" w:rsidRPr="0048090B" w:rsidDel="001D22AA">
          <w:rPr>
            <w:rFonts w:ascii="Times New Roman" w:eastAsia="ＭＳ 明朝" w:hAnsi="Times New Roman" w:cs="Times New Roman"/>
            <w:color w:val="000000" w:themeColor="text1"/>
            <w:szCs w:val="21"/>
          </w:rPr>
          <w:delText>してい</w:delText>
        </w:r>
        <w:r w:rsidR="00BB3EA7" w:rsidRPr="0048090B" w:rsidDel="001D22AA">
          <w:rPr>
            <w:rFonts w:ascii="Times New Roman" w:eastAsia="ＭＳ 明朝" w:hAnsi="Times New Roman" w:cs="Times New Roman"/>
            <w:color w:val="000000" w:themeColor="text1"/>
            <w:szCs w:val="21"/>
          </w:rPr>
          <w:delText>た</w:delText>
        </w:r>
      </w:del>
    </w:p>
    <w:p w14:paraId="4553E723" w14:textId="39B95AA6" w:rsidR="00F02A6A" w:rsidRPr="0048090B" w:rsidRDefault="00AA03C4"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0D883899" w14:textId="1EF2095E" w:rsidR="00323AB6" w:rsidRPr="0048090B" w:rsidRDefault="003F699D"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154" w:name="_Toc126851050"/>
      <w:r w:rsidRPr="0048090B">
        <w:rPr>
          <w:rFonts w:ascii="Times New Roman" w:eastAsia="ＭＳ 明朝" w:hAnsi="Times New Roman" w:cs="Times New Roman"/>
          <w:color w:val="000000" w:themeColor="text1"/>
          <w:szCs w:val="21"/>
        </w:rPr>
        <w:lastRenderedPageBreak/>
        <w:t>220415C</w:t>
      </w:r>
      <w:r w:rsidR="00964971" w:rsidRPr="0048090B">
        <w:rPr>
          <w:rFonts w:ascii="Times New Roman" w:eastAsia="ＭＳ 明朝" w:hAnsi="Times New Roman" w:cs="Times New Roman"/>
          <w:color w:val="000000" w:themeColor="text1"/>
          <w:szCs w:val="21"/>
        </w:rPr>
        <w:t>ast</w:t>
      </w:r>
      <w:r w:rsidRPr="0048090B">
        <w:rPr>
          <w:rFonts w:ascii="Times New Roman" w:eastAsia="ＭＳ 明朝" w:hAnsi="Times New Roman" w:cs="Times New Roman"/>
          <w:color w:val="000000" w:themeColor="text1"/>
          <w:szCs w:val="21"/>
        </w:rPr>
        <w:t>_</w:t>
      </w:r>
      <w:r w:rsidR="00A1777E" w:rsidRPr="0048090B">
        <w:rPr>
          <w:rFonts w:ascii="Times New Roman" w:eastAsia="ＭＳ 明朝" w:hAnsi="Times New Roman" w:cs="Times New Roman"/>
          <w:color w:val="000000" w:themeColor="text1"/>
          <w:szCs w:val="21"/>
        </w:rPr>
        <w:t>2</w:t>
      </w:r>
      <w:r w:rsidR="004F69A2">
        <w:rPr>
          <w:rFonts w:ascii="Times New Roman" w:eastAsia="ＭＳ 明朝" w:hAnsi="Times New Roman" w:cs="Times New Roman"/>
          <w:color w:val="000000" w:themeColor="text1"/>
          <w:szCs w:val="21"/>
        </w:rPr>
        <w:t xml:space="preserve"> CA</w:t>
      </w:r>
      <w:r w:rsidR="004F69A2">
        <w:rPr>
          <w:rFonts w:ascii="Times New Roman" w:eastAsia="ＭＳ 明朝" w:hAnsi="Times New Roman" w:cs="Times New Roman" w:hint="eastAsia"/>
          <w:color w:val="000000" w:themeColor="text1"/>
          <w:szCs w:val="21"/>
        </w:rPr>
        <w:t>結果</w:t>
      </w:r>
      <w:bookmarkEnd w:id="1154"/>
    </w:p>
    <w:p w14:paraId="0E2E3000" w14:textId="6B9EA359" w:rsidR="00215E60" w:rsidRDefault="00A106D6">
      <w:pPr>
        <w:jc w:val="center"/>
        <w:rPr>
          <w:rFonts w:ascii="Times New Roman" w:eastAsia="ＭＳ 明朝" w:hAnsi="Times New Roman" w:cs="Times New Roman"/>
          <w:color w:val="000000" w:themeColor="text1"/>
          <w:szCs w:val="21"/>
        </w:rPr>
        <w:pPrChange w:id="1155" w:author="松山 ファミリー" w:date="2023-02-09T14:11:00Z">
          <w:pPr/>
        </w:pPrChange>
      </w:pPr>
      <w:r w:rsidRPr="0048090B">
        <w:rPr>
          <w:rFonts w:ascii="Times New Roman" w:eastAsia="ＭＳ 明朝" w:hAnsi="Times New Roman" w:cs="Times New Roman"/>
          <w:noProof/>
          <w:szCs w:val="21"/>
        </w:rPr>
        <w:drawing>
          <wp:inline distT="0" distB="0" distL="0" distR="0" wp14:anchorId="68592119" wp14:editId="5D2FF60F">
            <wp:extent cx="4415517" cy="2879640"/>
            <wp:effectExtent l="0" t="0" r="4445" b="3810"/>
            <wp:docPr id="127" name="図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550DA99F" w14:textId="675BB3D8" w:rsidR="00BB4A90" w:rsidRDefault="00BB4A90">
      <w:pPr>
        <w:jc w:val="center"/>
        <w:rPr>
          <w:rFonts w:ascii="Times New Roman" w:eastAsia="ＭＳ 明朝" w:hAnsi="Times New Roman" w:cs="Times New Roman"/>
          <w:color w:val="000000" w:themeColor="text1"/>
          <w:szCs w:val="21"/>
        </w:rPr>
        <w:pPrChange w:id="1156" w:author="松山 ファミリー" w:date="2023-02-09T14:11: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4.4.2.1</w:t>
      </w:r>
      <w:r w:rsidR="00286AC0">
        <w:rPr>
          <w:rFonts w:ascii="Times New Roman" w:eastAsia="ＭＳ 明朝" w:hAnsi="Times New Roman" w:cs="Times New Roman"/>
          <w:color w:val="000000" w:themeColor="text1"/>
          <w:szCs w:val="21"/>
        </w:rPr>
        <w:t xml:space="preserve"> 220415Cast_2 CA</w:t>
      </w:r>
    </w:p>
    <w:p w14:paraId="5F838C56" w14:textId="77777777" w:rsidR="00286AC0" w:rsidRPr="0048090B" w:rsidRDefault="00286AC0">
      <w:pPr>
        <w:jc w:val="center"/>
        <w:rPr>
          <w:rFonts w:ascii="Times New Roman" w:eastAsia="ＭＳ 明朝" w:hAnsi="Times New Roman" w:cs="Times New Roman"/>
          <w:color w:val="000000" w:themeColor="text1"/>
          <w:szCs w:val="21"/>
        </w:rPr>
        <w:pPrChange w:id="1157" w:author="松山 ファミリー" w:date="2023-02-09T14:11:00Z">
          <w:pPr/>
        </w:pPrChange>
      </w:pPr>
    </w:p>
    <w:p w14:paraId="7EC9198D" w14:textId="3B03B426" w:rsidR="00C4012C" w:rsidRPr="0048090B" w:rsidRDefault="00CD13B1">
      <w:pPr>
        <w:jc w:val="center"/>
        <w:rPr>
          <w:rFonts w:ascii="Times New Roman" w:eastAsia="ＭＳ 明朝" w:hAnsi="Times New Roman" w:cs="Times New Roman"/>
          <w:color w:val="000000" w:themeColor="text1"/>
          <w:szCs w:val="21"/>
        </w:rPr>
        <w:pPrChange w:id="1158" w:author="松山 ファミリー" w:date="2023-02-09T14:11:00Z">
          <w:pPr/>
        </w:pPrChange>
      </w:pPr>
      <w:r w:rsidRPr="0048090B">
        <w:rPr>
          <w:rFonts w:ascii="Times New Roman" w:eastAsia="ＭＳ 明朝" w:hAnsi="Times New Roman" w:cs="Times New Roman"/>
          <w:noProof/>
          <w:szCs w:val="21"/>
        </w:rPr>
        <w:drawing>
          <wp:inline distT="0" distB="0" distL="0" distR="0" wp14:anchorId="7BE9F957" wp14:editId="50A47F7F">
            <wp:extent cx="4406777" cy="2879640"/>
            <wp:effectExtent l="0" t="0" r="635" b="3810"/>
            <wp:docPr id="128" name="図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1DC84CBF" w14:textId="2C09EA64" w:rsidR="00297678" w:rsidRPr="0048090B" w:rsidRDefault="00286AC0">
      <w:pPr>
        <w:widowControl/>
        <w:jc w:val="center"/>
        <w:rPr>
          <w:rFonts w:ascii="Times New Roman" w:eastAsia="ＭＳ 明朝" w:hAnsi="Times New Roman" w:cs="Times New Roman"/>
          <w:color w:val="000000" w:themeColor="text1"/>
          <w:szCs w:val="21"/>
        </w:rPr>
        <w:pPrChange w:id="1159" w:author="松山 ファミリー" w:date="2023-02-09T14:11:00Z">
          <w:pPr>
            <w:widowControl/>
            <w:jc w:val="left"/>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4.4.2.2 </w:t>
      </w:r>
      <w:r w:rsidR="008B4AA9">
        <w:rPr>
          <w:rFonts w:ascii="Times New Roman" w:eastAsia="ＭＳ 明朝" w:hAnsi="Times New Roman" w:cs="Times New Roman"/>
          <w:color w:val="000000" w:themeColor="text1"/>
          <w:szCs w:val="21"/>
        </w:rPr>
        <w:t>220415Cast_2</w:t>
      </w:r>
      <w:r w:rsidR="004C3917">
        <w:rPr>
          <w:rFonts w:ascii="Times New Roman" w:eastAsia="ＭＳ 明朝" w:hAnsi="Times New Roman" w:cs="Times New Roman"/>
          <w:color w:val="000000" w:themeColor="text1"/>
          <w:szCs w:val="21"/>
        </w:rPr>
        <w:t xml:space="preserve"> </w:t>
      </w:r>
      <w:r w:rsidR="005572F6">
        <w:rPr>
          <w:rFonts w:ascii="Times New Roman" w:eastAsia="ＭＳ 明朝" w:hAnsi="Times New Roman" w:cs="Times New Roman" w:hint="eastAsia"/>
          <w:color w:val="000000" w:themeColor="text1"/>
          <w:szCs w:val="21"/>
        </w:rPr>
        <w:t>濃度に対する電流</w:t>
      </w:r>
      <w:r w:rsidR="006772D0">
        <w:rPr>
          <w:rFonts w:ascii="Times New Roman" w:eastAsia="ＭＳ 明朝" w:hAnsi="Times New Roman" w:cs="Times New Roman" w:hint="eastAsia"/>
          <w:color w:val="000000" w:themeColor="text1"/>
          <w:szCs w:val="21"/>
        </w:rPr>
        <w:t>密度</w:t>
      </w:r>
    </w:p>
    <w:p w14:paraId="584CBA36" w14:textId="77777777" w:rsidR="00C058D3" w:rsidRDefault="00C058D3" w:rsidP="00FD0085">
      <w:pPr>
        <w:widowControl/>
        <w:jc w:val="left"/>
        <w:rPr>
          <w:ins w:id="1160" w:author="松山 ファミリー" w:date="2023-02-09T16:32:00Z"/>
          <w:rFonts w:ascii="Times New Roman" w:eastAsia="ＭＳ 明朝" w:hAnsi="Times New Roman" w:cs="Times New Roman"/>
          <w:color w:val="000000" w:themeColor="text1"/>
          <w:szCs w:val="21"/>
        </w:rPr>
      </w:pPr>
    </w:p>
    <w:p w14:paraId="5C5DF85D" w14:textId="73DEF265" w:rsidR="00215E60" w:rsidRPr="0048090B" w:rsidDel="00B86844" w:rsidRDefault="00A1777E" w:rsidP="00FD0085">
      <w:pPr>
        <w:widowControl/>
        <w:jc w:val="left"/>
        <w:rPr>
          <w:del w:id="1161" w:author="松山 ファミリー" w:date="2023-02-09T16:33:00Z"/>
          <w:rFonts w:ascii="Times New Roman" w:eastAsia="ＭＳ 明朝" w:hAnsi="Times New Roman" w:cs="Times New Roman"/>
          <w:color w:val="000000" w:themeColor="text1"/>
          <w:szCs w:val="21"/>
        </w:rPr>
      </w:pPr>
      <w:del w:id="1162" w:author="松山 ファミリー" w:date="2023-02-09T16:33:00Z">
        <w:r w:rsidRPr="0048090B" w:rsidDel="00B86844">
          <w:rPr>
            <w:rFonts w:ascii="Times New Roman" w:eastAsia="ＭＳ 明朝" w:hAnsi="Times New Roman" w:cs="Times New Roman"/>
            <w:color w:val="000000" w:themeColor="text1"/>
            <w:szCs w:val="21"/>
          </w:rPr>
          <w:delText>最初の</w:delText>
        </w:r>
        <w:r w:rsidRPr="0048090B" w:rsidDel="00B86844">
          <w:rPr>
            <w:rFonts w:ascii="Times New Roman" w:eastAsia="ＭＳ 明朝" w:hAnsi="Times New Roman" w:cs="Times New Roman"/>
            <w:color w:val="000000" w:themeColor="text1"/>
            <w:szCs w:val="21"/>
          </w:rPr>
          <w:delText>3</w:delText>
        </w:r>
        <w:r w:rsidRPr="0048090B" w:rsidDel="00B86844">
          <w:rPr>
            <w:rFonts w:ascii="Times New Roman" w:eastAsia="ＭＳ 明朝" w:hAnsi="Times New Roman" w:cs="Times New Roman"/>
            <w:color w:val="000000" w:themeColor="text1"/>
            <w:szCs w:val="21"/>
          </w:rPr>
          <w:delText>回</w:delText>
        </w:r>
        <w:r w:rsidR="00616B68" w:rsidRPr="0048090B" w:rsidDel="00B86844">
          <w:rPr>
            <w:rFonts w:ascii="Times New Roman" w:eastAsia="ＭＳ 明朝" w:hAnsi="Times New Roman" w:cs="Times New Roman"/>
            <w:color w:val="000000" w:themeColor="text1"/>
            <w:szCs w:val="21"/>
          </w:rPr>
          <w:delText>以降から、グルコースを滴下後に電流量が低下している。</w:delText>
        </w:r>
      </w:del>
    </w:p>
    <w:p w14:paraId="295DB664" w14:textId="0966C5BD" w:rsidR="007E019B" w:rsidRDefault="00D54EFC" w:rsidP="005C2110">
      <w:pPr>
        <w:widowControl/>
        <w:jc w:val="left"/>
        <w:rPr>
          <w:rFonts w:ascii="Times New Roman" w:eastAsia="ＭＳ 明朝" w:hAnsi="Times New Roman" w:cs="Times New Roman"/>
          <w:color w:val="000000" w:themeColor="text1"/>
          <w:szCs w:val="21"/>
        </w:rPr>
      </w:pPr>
      <w:del w:id="1163" w:author="松山 ファミリー" w:date="2023-02-09T16:33:00Z">
        <w:r w:rsidRPr="0048090B" w:rsidDel="00B86844">
          <w:rPr>
            <w:rFonts w:ascii="Times New Roman" w:eastAsia="ＭＳ 明朝" w:hAnsi="Times New Roman" w:cs="Times New Roman"/>
            <w:color w:val="000000" w:themeColor="text1"/>
            <w:szCs w:val="21"/>
          </w:rPr>
          <w:delText>しかし、</w:delText>
        </w:r>
      </w:del>
      <w:r w:rsidRPr="0048090B">
        <w:rPr>
          <w:rFonts w:ascii="Times New Roman" w:eastAsia="ＭＳ 明朝" w:hAnsi="Times New Roman" w:cs="Times New Roman"/>
          <w:color w:val="000000" w:themeColor="text1"/>
          <w:szCs w:val="21"/>
        </w:rPr>
        <w:t>同じグルコース量</w:t>
      </w:r>
      <w:ins w:id="1164" w:author="松山 ファミリー" w:date="2023-02-09T16:33:00Z">
        <w:r w:rsidR="00B86844">
          <w:rPr>
            <w:rFonts w:ascii="Times New Roman" w:eastAsia="ＭＳ 明朝" w:hAnsi="Times New Roman" w:cs="Times New Roman" w:hint="eastAsia"/>
            <w:color w:val="000000" w:themeColor="text1"/>
            <w:szCs w:val="21"/>
          </w:rPr>
          <w:t>50</w:t>
        </w:r>
        <w:r w:rsidR="00B86844">
          <w:rPr>
            <w:rFonts w:ascii="Times New Roman" w:eastAsia="ＭＳ 明朝" w:hAnsi="Times New Roman" w:cs="Times New Roman"/>
            <w:color w:val="000000" w:themeColor="text1"/>
            <w:szCs w:val="21"/>
          </w:rPr>
          <w:t xml:space="preserve"> μL</w:t>
        </w:r>
      </w:ins>
      <w:r w:rsidRPr="0048090B">
        <w:rPr>
          <w:rFonts w:ascii="Times New Roman" w:eastAsia="ＭＳ 明朝" w:hAnsi="Times New Roman" w:cs="Times New Roman"/>
          <w:color w:val="000000" w:themeColor="text1"/>
          <w:szCs w:val="21"/>
        </w:rPr>
        <w:t>を滴下し</w:t>
      </w:r>
      <w:ins w:id="1165" w:author="松山 ファミリー" w:date="2023-02-09T16:33:00Z">
        <w:r w:rsidR="00B86844">
          <w:rPr>
            <w:rFonts w:ascii="Times New Roman" w:eastAsia="ＭＳ 明朝" w:hAnsi="Times New Roman" w:cs="Times New Roman" w:hint="eastAsia"/>
            <w:color w:val="000000" w:themeColor="text1"/>
            <w:szCs w:val="21"/>
          </w:rPr>
          <w:t>続け</w:t>
        </w:r>
      </w:ins>
      <w:r w:rsidRPr="0048090B">
        <w:rPr>
          <w:rFonts w:ascii="Times New Roman" w:eastAsia="ＭＳ 明朝" w:hAnsi="Times New Roman" w:cs="Times New Roman"/>
          <w:color w:val="000000" w:themeColor="text1"/>
          <w:szCs w:val="21"/>
        </w:rPr>
        <w:t>たが、</w:t>
      </w:r>
      <w:ins w:id="1166" w:author="松山 ファミリー" w:date="2023-02-09T16:34:00Z">
        <w:r w:rsidR="00B86844" w:rsidRPr="0048090B">
          <w:rPr>
            <w:rFonts w:ascii="Times New Roman" w:eastAsia="ＭＳ 明朝" w:hAnsi="Times New Roman" w:cs="Times New Roman"/>
            <w:color w:val="000000" w:themeColor="text1"/>
            <w:szCs w:val="21"/>
          </w:rPr>
          <w:t>最初の</w:t>
        </w:r>
        <w:r w:rsidR="00B86844" w:rsidRPr="0048090B">
          <w:rPr>
            <w:rFonts w:ascii="Times New Roman" w:eastAsia="ＭＳ 明朝" w:hAnsi="Times New Roman" w:cs="Times New Roman"/>
            <w:color w:val="000000" w:themeColor="text1"/>
            <w:szCs w:val="21"/>
          </w:rPr>
          <w:t>3</w:t>
        </w:r>
        <w:r w:rsidR="00B86844" w:rsidRPr="0048090B">
          <w:rPr>
            <w:rFonts w:ascii="Times New Roman" w:eastAsia="ＭＳ 明朝" w:hAnsi="Times New Roman" w:cs="Times New Roman"/>
            <w:color w:val="000000" w:themeColor="text1"/>
            <w:szCs w:val="21"/>
          </w:rPr>
          <w:t>回以降から、グルコースを滴下後に電流量が低下</w:t>
        </w:r>
        <w:r w:rsidR="00B86844">
          <w:rPr>
            <w:rFonts w:ascii="Times New Roman" w:eastAsia="ＭＳ 明朝" w:hAnsi="Times New Roman" w:cs="Times New Roman" w:hint="eastAsia"/>
            <w:color w:val="000000" w:themeColor="text1"/>
            <w:szCs w:val="21"/>
          </w:rPr>
          <w:t>しており、</w:t>
        </w:r>
      </w:ins>
      <w:r w:rsidR="008F3F21" w:rsidRPr="0048090B">
        <w:rPr>
          <w:rFonts w:ascii="Times New Roman" w:eastAsia="ＭＳ 明朝" w:hAnsi="Times New Roman" w:cs="Times New Roman"/>
          <w:color w:val="000000" w:themeColor="text1"/>
          <w:szCs w:val="21"/>
        </w:rPr>
        <w:t>電流の上がり幅が均一ではないことがわかった。</w:t>
      </w:r>
      <w:r w:rsidR="00BB3EA7" w:rsidRPr="0048090B">
        <w:rPr>
          <w:rFonts w:ascii="Times New Roman" w:eastAsia="ＭＳ 明朝" w:hAnsi="Times New Roman" w:cs="Times New Roman" w:hint="eastAsia"/>
          <w:color w:val="000000" w:themeColor="text1"/>
          <w:szCs w:val="21"/>
        </w:rPr>
        <w:t>2</w:t>
      </w:r>
      <w:r w:rsidR="00BB3EA7" w:rsidRPr="0048090B">
        <w:rPr>
          <w:rFonts w:ascii="Times New Roman" w:eastAsia="ＭＳ 明朝" w:hAnsi="Times New Roman" w:cs="Times New Roman"/>
          <w:color w:val="000000" w:themeColor="text1"/>
          <w:szCs w:val="21"/>
        </w:rPr>
        <w:t>20415Cast_1</w:t>
      </w:r>
      <w:ins w:id="1167" w:author="松山 ファミリー" w:date="2023-02-09T16:34:00Z">
        <w:r w:rsidR="00EA2775">
          <w:rPr>
            <w:rFonts w:ascii="Times New Roman" w:eastAsia="ＭＳ 明朝" w:hAnsi="Times New Roman" w:cs="Times New Roman" w:hint="eastAsia"/>
            <w:color w:val="000000" w:themeColor="text1"/>
            <w:szCs w:val="21"/>
          </w:rPr>
          <w:t>でも同様に</w:t>
        </w:r>
      </w:ins>
      <w:del w:id="1168" w:author="松山 ファミリー" w:date="2023-02-09T16:34:00Z">
        <w:r w:rsidR="00BB3EA7" w:rsidRPr="0048090B" w:rsidDel="00EA2775">
          <w:rPr>
            <w:rFonts w:ascii="Times New Roman" w:eastAsia="ＭＳ 明朝" w:hAnsi="Times New Roman" w:cs="Times New Roman"/>
            <w:color w:val="000000" w:themeColor="text1"/>
            <w:szCs w:val="21"/>
          </w:rPr>
          <w:delText>からも</w:delText>
        </w:r>
      </w:del>
      <w:r w:rsidR="00430678" w:rsidRPr="0048090B">
        <w:rPr>
          <w:rFonts w:ascii="Times New Roman" w:eastAsia="ＭＳ 明朝" w:hAnsi="Times New Roman" w:cs="Times New Roman"/>
          <w:color w:val="000000" w:themeColor="text1"/>
          <w:szCs w:val="21"/>
        </w:rPr>
        <w:t>4</w:t>
      </w:r>
      <w:r w:rsidR="00430678" w:rsidRPr="0048090B">
        <w:rPr>
          <w:rFonts w:ascii="Times New Roman" w:eastAsia="ＭＳ 明朝" w:hAnsi="Times New Roman" w:cs="Times New Roman"/>
          <w:color w:val="000000" w:themeColor="text1"/>
          <w:szCs w:val="21"/>
        </w:rPr>
        <w:t>回目以降の測定が</w:t>
      </w:r>
      <w:ins w:id="1169" w:author="松山 ファミリー" w:date="2023-02-09T16:34:00Z">
        <w:r w:rsidR="00EA2775">
          <w:rPr>
            <w:rFonts w:ascii="Times New Roman" w:eastAsia="ＭＳ 明朝" w:hAnsi="Times New Roman" w:cs="Times New Roman" w:hint="eastAsia"/>
            <w:color w:val="000000" w:themeColor="text1"/>
            <w:szCs w:val="21"/>
          </w:rPr>
          <w:t>安定</w:t>
        </w:r>
      </w:ins>
      <w:del w:id="1170" w:author="松山 ファミリー" w:date="2023-02-09T16:34:00Z">
        <w:r w:rsidR="00BE3638" w:rsidRPr="0048090B" w:rsidDel="00EA2775">
          <w:rPr>
            <w:rFonts w:ascii="Times New Roman" w:eastAsia="ＭＳ 明朝" w:hAnsi="Times New Roman" w:cs="Times New Roman"/>
            <w:color w:val="000000" w:themeColor="text1"/>
            <w:szCs w:val="21"/>
          </w:rPr>
          <w:delText>比例</w:delText>
        </w:r>
      </w:del>
      <w:r w:rsidR="00BE3638" w:rsidRPr="0048090B">
        <w:rPr>
          <w:rFonts w:ascii="Times New Roman" w:eastAsia="ＭＳ 明朝" w:hAnsi="Times New Roman" w:cs="Times New Roman"/>
          <w:color w:val="000000" w:themeColor="text1"/>
          <w:szCs w:val="21"/>
        </w:rPr>
        <w:t>していない</w:t>
      </w:r>
      <w:r w:rsidR="00040B30" w:rsidRPr="0048090B">
        <w:rPr>
          <w:rFonts w:ascii="Times New Roman" w:eastAsia="ＭＳ 明朝" w:hAnsi="Times New Roman" w:cs="Times New Roman"/>
          <w:color w:val="000000" w:themeColor="text1"/>
          <w:szCs w:val="21"/>
        </w:rPr>
        <w:t>ため、</w:t>
      </w:r>
      <w:ins w:id="1171" w:author="松山 ファミリー" w:date="2023-02-09T16:34:00Z">
        <w:r w:rsidR="00EA2775">
          <w:rPr>
            <w:rFonts w:ascii="Times New Roman" w:eastAsia="ＭＳ 明朝" w:hAnsi="Times New Roman" w:cs="Times New Roman" w:hint="eastAsia"/>
            <w:color w:val="000000" w:themeColor="text1"/>
            <w:szCs w:val="21"/>
          </w:rPr>
          <w:t>キャスティング法で作成した</w:t>
        </w:r>
      </w:ins>
      <w:ins w:id="1172" w:author="松山 ファミリー" w:date="2023-02-09T16:35:00Z">
        <w:r w:rsidR="00EA2775">
          <w:rPr>
            <w:rFonts w:ascii="Times New Roman" w:eastAsia="ＭＳ 明朝" w:hAnsi="Times New Roman" w:cs="Times New Roman" w:hint="eastAsia"/>
            <w:color w:val="000000" w:themeColor="text1"/>
            <w:szCs w:val="21"/>
          </w:rPr>
          <w:t>キャスト電極</w:t>
        </w:r>
      </w:ins>
      <w:del w:id="1173" w:author="松山 ファミリー" w:date="2023-02-09T16:34:00Z">
        <w:r w:rsidR="00040B30" w:rsidRPr="0048090B" w:rsidDel="00EA2775">
          <w:rPr>
            <w:rFonts w:ascii="Times New Roman" w:eastAsia="ＭＳ 明朝" w:hAnsi="Times New Roman" w:cs="Times New Roman" w:hint="eastAsia"/>
            <w:color w:val="000000" w:themeColor="text1"/>
            <w:szCs w:val="21"/>
          </w:rPr>
          <w:delText>キ</w:delText>
        </w:r>
        <w:r w:rsidR="00040B30" w:rsidRPr="0048090B" w:rsidDel="00EA2775">
          <w:rPr>
            <w:rFonts w:ascii="Times New Roman" w:eastAsia="ＭＳ 明朝" w:hAnsi="Times New Roman" w:cs="Times New Roman"/>
            <w:color w:val="000000" w:themeColor="text1"/>
            <w:szCs w:val="21"/>
          </w:rPr>
          <w:delText>ャスト</w:delText>
        </w:r>
      </w:del>
      <w:r w:rsidR="00040B30" w:rsidRPr="0048090B">
        <w:rPr>
          <w:rFonts w:ascii="Times New Roman" w:eastAsia="ＭＳ 明朝" w:hAnsi="Times New Roman" w:cs="Times New Roman"/>
          <w:color w:val="000000" w:themeColor="text1"/>
          <w:szCs w:val="21"/>
        </w:rPr>
        <w:t>では電極表面のナノシートの保持が難しいことが考えられる。</w:t>
      </w:r>
    </w:p>
    <w:p w14:paraId="2ABE03A0" w14:textId="6038D73F" w:rsidR="005572F6" w:rsidRPr="0048090B" w:rsidRDefault="005572F6" w:rsidP="005C2110">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0B2AE363" w14:textId="1B13E0E1" w:rsidR="007E019B" w:rsidRPr="0048090B" w:rsidRDefault="007E019B" w:rsidP="007E019B">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174" w:name="_Toc126851051"/>
      <w:r w:rsidRPr="0048090B">
        <w:rPr>
          <w:rFonts w:ascii="Times New Roman" w:eastAsia="ＭＳ 明朝" w:hAnsi="Times New Roman" w:cs="Times New Roman"/>
          <w:color w:val="000000" w:themeColor="text1"/>
          <w:szCs w:val="21"/>
        </w:rPr>
        <w:lastRenderedPageBreak/>
        <w:t>220415CP_cell0.02g</w:t>
      </w:r>
      <w:r w:rsidR="004F69A2">
        <w:rPr>
          <w:rFonts w:ascii="Times New Roman" w:eastAsia="ＭＳ 明朝" w:hAnsi="Times New Roman" w:cs="Times New Roman"/>
          <w:color w:val="000000" w:themeColor="text1"/>
          <w:szCs w:val="21"/>
        </w:rPr>
        <w:t xml:space="preserve"> CA</w:t>
      </w:r>
      <w:r w:rsidR="004F69A2">
        <w:rPr>
          <w:rFonts w:ascii="Times New Roman" w:eastAsia="ＭＳ 明朝" w:hAnsi="Times New Roman" w:cs="Times New Roman" w:hint="eastAsia"/>
          <w:color w:val="000000" w:themeColor="text1"/>
          <w:szCs w:val="21"/>
        </w:rPr>
        <w:t>結果</w:t>
      </w:r>
      <w:bookmarkEnd w:id="1174"/>
    </w:p>
    <w:p w14:paraId="07620444" w14:textId="3B3E4D1B" w:rsidR="007E019B" w:rsidRDefault="007E019B">
      <w:pPr>
        <w:jc w:val="center"/>
        <w:rPr>
          <w:rFonts w:ascii="Times New Roman" w:eastAsia="ＭＳ 明朝" w:hAnsi="Times New Roman" w:cs="Times New Roman"/>
          <w:color w:val="000000" w:themeColor="text1"/>
          <w:szCs w:val="21"/>
        </w:rPr>
        <w:pPrChange w:id="1175" w:author="松山 ファミリー" w:date="2023-02-09T14:13:00Z">
          <w:pPr/>
        </w:pPrChange>
      </w:pPr>
      <w:r w:rsidRPr="0048090B">
        <w:rPr>
          <w:rFonts w:ascii="Times New Roman" w:eastAsia="ＭＳ 明朝" w:hAnsi="Times New Roman" w:cs="Times New Roman"/>
          <w:noProof/>
          <w:szCs w:val="21"/>
        </w:rPr>
        <w:drawing>
          <wp:inline distT="0" distB="0" distL="0" distR="0" wp14:anchorId="15998DB8" wp14:editId="68663AA6">
            <wp:extent cx="4415517" cy="2879640"/>
            <wp:effectExtent l="0" t="0" r="4445" b="3810"/>
            <wp:docPr id="151"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1992E284" w14:textId="1EA881CD" w:rsidR="005572F6" w:rsidRDefault="005572F6">
      <w:pPr>
        <w:jc w:val="center"/>
        <w:rPr>
          <w:rFonts w:ascii="Times New Roman" w:eastAsia="ＭＳ 明朝" w:hAnsi="Times New Roman" w:cs="Times New Roman"/>
          <w:color w:val="000000" w:themeColor="text1"/>
          <w:szCs w:val="21"/>
        </w:rPr>
        <w:pPrChange w:id="1176" w:author="松山 ファミリー" w:date="2023-02-09T14:13: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4.4.3.1 220415CP_cell</w:t>
      </w:r>
      <w:ins w:id="1177" w:author="松山 ファミリー" w:date="2023-02-09T14:14:00Z">
        <w:r w:rsidR="00153A68">
          <w:rPr>
            <w:rFonts w:ascii="Times New Roman" w:eastAsia="ＭＳ 明朝" w:hAnsi="Times New Roman" w:cs="Times New Roman"/>
            <w:color w:val="000000" w:themeColor="text1"/>
            <w:szCs w:val="21"/>
          </w:rPr>
          <w:t>0.002g</w:t>
        </w:r>
      </w:ins>
      <w:r w:rsidR="00C90729">
        <w:rPr>
          <w:rFonts w:ascii="Times New Roman" w:eastAsia="ＭＳ 明朝" w:hAnsi="Times New Roman" w:cs="Times New Roman"/>
          <w:color w:val="000000" w:themeColor="text1"/>
          <w:szCs w:val="21"/>
        </w:rPr>
        <w:t xml:space="preserve"> CA</w:t>
      </w:r>
    </w:p>
    <w:p w14:paraId="30EA6C56" w14:textId="650B4EAB" w:rsidR="00C90729" w:rsidRPr="0048090B" w:rsidRDefault="00C90729">
      <w:pPr>
        <w:jc w:val="center"/>
        <w:rPr>
          <w:rFonts w:ascii="Times New Roman" w:eastAsia="ＭＳ 明朝" w:hAnsi="Times New Roman" w:cs="Times New Roman"/>
          <w:color w:val="000000" w:themeColor="text1"/>
          <w:szCs w:val="21"/>
        </w:rPr>
        <w:pPrChange w:id="1178" w:author="松山 ファミリー" w:date="2023-02-09T14:13:00Z">
          <w:pPr/>
        </w:pPrChange>
      </w:pPr>
      <w:del w:id="1179" w:author="松山 ファミリー" w:date="2023-02-09T14:13:00Z">
        <w:r w:rsidDel="00100566">
          <w:rPr>
            <w:rFonts w:ascii="Times New Roman" w:eastAsia="ＭＳ 明朝" w:hAnsi="Times New Roman" w:cs="Times New Roman"/>
            <w:color w:val="000000" w:themeColor="text1"/>
            <w:szCs w:val="21"/>
          </w:rPr>
          <w:br w:type="page"/>
        </w:r>
      </w:del>
    </w:p>
    <w:p w14:paraId="564A5A20" w14:textId="7839F17B" w:rsidR="007E019B" w:rsidRDefault="007E019B">
      <w:pPr>
        <w:jc w:val="center"/>
        <w:rPr>
          <w:rFonts w:ascii="Times New Roman" w:eastAsia="ＭＳ 明朝" w:hAnsi="Times New Roman" w:cs="Times New Roman"/>
          <w:color w:val="000000" w:themeColor="text1"/>
          <w:szCs w:val="21"/>
        </w:rPr>
        <w:pPrChange w:id="1180" w:author="松山 ファミリー" w:date="2023-02-09T14:13:00Z">
          <w:pPr/>
        </w:pPrChange>
      </w:pPr>
      <w:r w:rsidRPr="0048090B">
        <w:rPr>
          <w:rFonts w:ascii="Times New Roman" w:eastAsia="ＭＳ 明朝" w:hAnsi="Times New Roman" w:cs="Times New Roman"/>
          <w:noProof/>
          <w:szCs w:val="21"/>
        </w:rPr>
        <w:drawing>
          <wp:inline distT="0" distB="0" distL="0" distR="0" wp14:anchorId="7C08D8F4" wp14:editId="376A578C">
            <wp:extent cx="4406594" cy="2879640"/>
            <wp:effectExtent l="0" t="0" r="635" b="3810"/>
            <wp:docPr id="152" name="図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406594" cy="2879640"/>
                    </a:xfrm>
                    <a:prstGeom prst="rect">
                      <a:avLst/>
                    </a:prstGeom>
                  </pic:spPr>
                </pic:pic>
              </a:graphicData>
            </a:graphic>
          </wp:inline>
        </w:drawing>
      </w:r>
    </w:p>
    <w:p w14:paraId="177905F2" w14:textId="04CE65E8" w:rsidR="00C90729" w:rsidRPr="0048090B" w:rsidRDefault="00C90729">
      <w:pPr>
        <w:jc w:val="center"/>
        <w:rPr>
          <w:rFonts w:ascii="Times New Roman" w:eastAsia="ＭＳ 明朝" w:hAnsi="Times New Roman" w:cs="Times New Roman"/>
          <w:color w:val="000000" w:themeColor="text1"/>
          <w:szCs w:val="21"/>
        </w:rPr>
        <w:pPrChange w:id="1181" w:author="松山 ファミリー" w:date="2023-02-09T14:13: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hint="eastAsia"/>
          <w:color w:val="000000" w:themeColor="text1"/>
          <w:szCs w:val="21"/>
        </w:rPr>
        <w:t>4</w:t>
      </w:r>
      <w:r>
        <w:rPr>
          <w:rFonts w:ascii="Times New Roman" w:eastAsia="ＭＳ 明朝" w:hAnsi="Times New Roman" w:cs="Times New Roman"/>
          <w:color w:val="000000" w:themeColor="text1"/>
          <w:szCs w:val="21"/>
        </w:rPr>
        <w:t>.4.3.2 220415CP_cell</w:t>
      </w:r>
      <w:ins w:id="1182" w:author="松山 ファミリー" w:date="2023-02-09T14:14:00Z">
        <w:r w:rsidR="00153A68">
          <w:rPr>
            <w:rFonts w:ascii="Times New Roman" w:eastAsia="ＭＳ 明朝" w:hAnsi="Times New Roman" w:cs="Times New Roman"/>
            <w:color w:val="000000" w:themeColor="text1"/>
            <w:szCs w:val="21"/>
          </w:rPr>
          <w:t>0.002g</w:t>
        </w:r>
      </w:ins>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6772D0">
        <w:rPr>
          <w:rFonts w:ascii="Times New Roman" w:eastAsia="ＭＳ 明朝" w:hAnsi="Times New Roman" w:cs="Times New Roman" w:hint="eastAsia"/>
          <w:color w:val="000000" w:themeColor="text1"/>
          <w:szCs w:val="21"/>
        </w:rPr>
        <w:t>密度</w:t>
      </w:r>
    </w:p>
    <w:p w14:paraId="4CB5EED2" w14:textId="0D13B106" w:rsidR="00CA0570" w:rsidRPr="0048090B" w:rsidRDefault="00CA0570" w:rsidP="00040B30">
      <w:pPr>
        <w:widowControl/>
        <w:jc w:val="left"/>
        <w:rPr>
          <w:rFonts w:ascii="Times New Roman" w:eastAsia="ＭＳ 明朝" w:hAnsi="Times New Roman" w:cs="Times New Roman"/>
          <w:color w:val="000000" w:themeColor="text1"/>
          <w:szCs w:val="21"/>
        </w:rPr>
      </w:pPr>
    </w:p>
    <w:p w14:paraId="5CC68026" w14:textId="59632CAE" w:rsidR="007E019B" w:rsidRPr="0048090B" w:rsidRDefault="007E019B" w:rsidP="00040B30">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水酸化ナトリウム溶液に</w:t>
      </w:r>
      <w:r w:rsidR="00040B30" w:rsidRPr="0048090B">
        <w:rPr>
          <w:rFonts w:ascii="Times New Roman" w:eastAsia="ＭＳ 明朝" w:hAnsi="Times New Roman" w:cs="Times New Roman"/>
          <w:color w:val="000000" w:themeColor="text1"/>
          <w:szCs w:val="21"/>
        </w:rPr>
        <w:t>電極を入れた</w:t>
      </w:r>
      <w:r w:rsidRPr="0048090B">
        <w:rPr>
          <w:rFonts w:ascii="Times New Roman" w:eastAsia="ＭＳ 明朝" w:hAnsi="Times New Roman" w:cs="Times New Roman"/>
          <w:color w:val="000000" w:themeColor="text1"/>
          <w:szCs w:val="21"/>
        </w:rPr>
        <w:t>段階で、電極に詰めたナノシートが溶液内に落ちていくのが確認できた。ナノシートが剥がれ落ちることによって電極表面のナノシートがグルコースに接触する量に差が生まれ、不均一なグラフになったと考える</w:t>
      </w:r>
      <w:r w:rsidR="00040B30" w:rsidRPr="0048090B">
        <w:rPr>
          <w:rFonts w:ascii="Times New Roman" w:eastAsia="ＭＳ 明朝" w:hAnsi="Times New Roman" w:cs="Times New Roman"/>
          <w:color w:val="000000" w:themeColor="text1"/>
          <w:szCs w:val="21"/>
        </w:rPr>
        <w:t>。</w:t>
      </w:r>
    </w:p>
    <w:p w14:paraId="5F93B1F1" w14:textId="6906A314" w:rsidR="00D043CC" w:rsidRPr="0048090B" w:rsidRDefault="00AA03C4" w:rsidP="007E019B">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506EE68B" w14:textId="40BF142E" w:rsidR="002D1192" w:rsidRPr="0048090B" w:rsidRDefault="008F3F21"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183" w:name="_Toc126851052"/>
      <w:r w:rsidRPr="0048090B">
        <w:rPr>
          <w:rFonts w:ascii="Times New Roman" w:eastAsia="ＭＳ 明朝" w:hAnsi="Times New Roman" w:cs="Times New Roman"/>
          <w:color w:val="000000" w:themeColor="text1"/>
          <w:szCs w:val="21"/>
        </w:rPr>
        <w:lastRenderedPageBreak/>
        <w:t>220</w:t>
      </w:r>
      <w:r w:rsidR="00F87589" w:rsidRPr="0048090B">
        <w:rPr>
          <w:rFonts w:ascii="Times New Roman" w:eastAsia="ＭＳ 明朝" w:hAnsi="Times New Roman" w:cs="Times New Roman"/>
          <w:color w:val="000000" w:themeColor="text1"/>
          <w:szCs w:val="21"/>
        </w:rPr>
        <w:t>415CP_cell0.2g_1</w:t>
      </w:r>
      <w:r w:rsidR="00F87589" w:rsidRPr="0048090B">
        <w:rPr>
          <w:rFonts w:ascii="Times New Roman" w:eastAsia="ＭＳ 明朝" w:hAnsi="Times New Roman" w:cs="Times New Roman"/>
          <w:color w:val="000000" w:themeColor="text1"/>
          <w:szCs w:val="21"/>
        </w:rPr>
        <w:t>回目</w:t>
      </w:r>
      <w:r w:rsidR="004F69A2">
        <w:rPr>
          <w:rFonts w:ascii="Times New Roman" w:eastAsia="ＭＳ 明朝" w:hAnsi="Times New Roman" w:cs="Times New Roman" w:hint="eastAsia"/>
          <w:color w:val="000000" w:themeColor="text1"/>
          <w:szCs w:val="21"/>
        </w:rPr>
        <w:t xml:space="preserve"> </w:t>
      </w:r>
      <w:r w:rsidR="004F69A2">
        <w:rPr>
          <w:rFonts w:ascii="Times New Roman" w:eastAsia="ＭＳ 明朝" w:hAnsi="Times New Roman" w:cs="Times New Roman"/>
          <w:color w:val="000000" w:themeColor="text1"/>
          <w:szCs w:val="21"/>
        </w:rPr>
        <w:t>CA</w:t>
      </w:r>
      <w:r w:rsidR="004F69A2">
        <w:rPr>
          <w:rFonts w:ascii="Times New Roman" w:eastAsia="ＭＳ 明朝" w:hAnsi="Times New Roman" w:cs="Times New Roman" w:hint="eastAsia"/>
          <w:color w:val="000000" w:themeColor="text1"/>
          <w:szCs w:val="21"/>
        </w:rPr>
        <w:t>結果</w:t>
      </w:r>
      <w:bookmarkEnd w:id="1183"/>
    </w:p>
    <w:p w14:paraId="41BE7EA0" w14:textId="08A46113" w:rsidR="002D1192" w:rsidRDefault="002D2977">
      <w:pPr>
        <w:jc w:val="center"/>
        <w:rPr>
          <w:rFonts w:ascii="Times New Roman" w:eastAsia="ＭＳ 明朝" w:hAnsi="Times New Roman" w:cs="Times New Roman"/>
          <w:color w:val="000000" w:themeColor="text1"/>
          <w:szCs w:val="21"/>
        </w:rPr>
        <w:pPrChange w:id="1184" w:author="松山 ファミリー" w:date="2023-02-09T14:14:00Z">
          <w:pPr/>
        </w:pPrChange>
      </w:pPr>
      <w:r w:rsidRPr="0048090B">
        <w:rPr>
          <w:rFonts w:ascii="Times New Roman" w:eastAsia="ＭＳ 明朝" w:hAnsi="Times New Roman" w:cs="Times New Roman"/>
          <w:noProof/>
          <w:szCs w:val="21"/>
        </w:rPr>
        <w:drawing>
          <wp:inline distT="0" distB="0" distL="0" distR="0" wp14:anchorId="00668E65" wp14:editId="1B7A22B4">
            <wp:extent cx="4415517" cy="2879640"/>
            <wp:effectExtent l="0" t="0" r="4445" b="3810"/>
            <wp:docPr id="130" name="図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72EA0C86" w14:textId="25546E8E" w:rsidR="005A7F80" w:rsidRDefault="005A7F80">
      <w:pPr>
        <w:jc w:val="center"/>
        <w:rPr>
          <w:rFonts w:ascii="Times New Roman" w:eastAsia="ＭＳ 明朝" w:hAnsi="Times New Roman" w:cs="Times New Roman"/>
          <w:color w:val="000000" w:themeColor="text1"/>
          <w:szCs w:val="21"/>
        </w:rPr>
        <w:pPrChange w:id="1185" w:author="松山 ファミリー" w:date="2023-02-09T14:14: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4.4.4.1. </w:t>
      </w:r>
      <w:r w:rsidRPr="0048090B">
        <w:rPr>
          <w:rFonts w:ascii="Times New Roman" w:eastAsia="ＭＳ 明朝" w:hAnsi="Times New Roman" w:cs="Times New Roman"/>
          <w:color w:val="000000" w:themeColor="text1"/>
          <w:szCs w:val="21"/>
        </w:rPr>
        <w:t>220415CP_cell0.2g_1</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p>
    <w:p w14:paraId="29EF4400" w14:textId="77777777" w:rsidR="005A7F80" w:rsidRPr="0048090B" w:rsidRDefault="005A7F80">
      <w:pPr>
        <w:jc w:val="center"/>
        <w:rPr>
          <w:rFonts w:ascii="Times New Roman" w:eastAsia="ＭＳ 明朝" w:hAnsi="Times New Roman" w:cs="Times New Roman"/>
          <w:color w:val="000000" w:themeColor="text1"/>
          <w:szCs w:val="21"/>
        </w:rPr>
        <w:pPrChange w:id="1186" w:author="松山 ファミリー" w:date="2023-02-09T14:14:00Z">
          <w:pPr/>
        </w:pPrChange>
      </w:pPr>
    </w:p>
    <w:p w14:paraId="5B59754C" w14:textId="7D4360A7" w:rsidR="002D1192" w:rsidRDefault="002D2977">
      <w:pPr>
        <w:jc w:val="center"/>
        <w:rPr>
          <w:rFonts w:ascii="Times New Roman" w:eastAsia="ＭＳ 明朝" w:hAnsi="Times New Roman" w:cs="Times New Roman"/>
          <w:color w:val="000000" w:themeColor="text1"/>
          <w:szCs w:val="21"/>
        </w:rPr>
        <w:pPrChange w:id="1187" w:author="松山 ファミリー" w:date="2023-02-09T14:14:00Z">
          <w:pPr/>
        </w:pPrChange>
      </w:pPr>
      <w:r w:rsidRPr="0048090B">
        <w:rPr>
          <w:rFonts w:ascii="Times New Roman" w:eastAsia="ＭＳ 明朝" w:hAnsi="Times New Roman" w:cs="Times New Roman"/>
          <w:noProof/>
          <w:szCs w:val="21"/>
        </w:rPr>
        <w:drawing>
          <wp:inline distT="0" distB="0" distL="0" distR="0" wp14:anchorId="21C9BEA5" wp14:editId="5D8987D3">
            <wp:extent cx="4406777" cy="2879640"/>
            <wp:effectExtent l="0" t="0" r="635" b="3810"/>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3C735EDD" w14:textId="47BEB6AA" w:rsidR="00825EE5" w:rsidRPr="0048090B" w:rsidRDefault="00825EE5">
      <w:pPr>
        <w:jc w:val="center"/>
        <w:rPr>
          <w:rFonts w:ascii="Times New Roman" w:eastAsia="ＭＳ 明朝" w:hAnsi="Times New Roman" w:cs="Times New Roman"/>
          <w:color w:val="000000" w:themeColor="text1"/>
          <w:szCs w:val="21"/>
        </w:rPr>
        <w:pPrChange w:id="1188" w:author="松山 ファミリー" w:date="2023-02-09T14:14: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4.4.4.2. </w:t>
      </w:r>
      <w:r w:rsidRPr="0048090B">
        <w:rPr>
          <w:rFonts w:ascii="Times New Roman" w:eastAsia="ＭＳ 明朝" w:hAnsi="Times New Roman" w:cs="Times New Roman"/>
          <w:color w:val="000000" w:themeColor="text1"/>
          <w:szCs w:val="21"/>
        </w:rPr>
        <w:t>220415CP_cell0.2g_1</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6772D0">
        <w:rPr>
          <w:rFonts w:ascii="Times New Roman" w:eastAsia="ＭＳ 明朝" w:hAnsi="Times New Roman" w:cs="Times New Roman" w:hint="eastAsia"/>
          <w:color w:val="000000" w:themeColor="text1"/>
          <w:szCs w:val="21"/>
        </w:rPr>
        <w:t>密度</w:t>
      </w:r>
    </w:p>
    <w:p w14:paraId="39FC6A87" w14:textId="77777777" w:rsidR="007F2AFF" w:rsidRPr="0048090B" w:rsidRDefault="007F2AFF" w:rsidP="008036F0">
      <w:pPr>
        <w:rPr>
          <w:rFonts w:ascii="Times New Roman" w:eastAsia="ＭＳ 明朝" w:hAnsi="Times New Roman" w:cs="Times New Roman"/>
          <w:color w:val="000000" w:themeColor="text1"/>
          <w:szCs w:val="21"/>
        </w:rPr>
      </w:pPr>
    </w:p>
    <w:p w14:paraId="63DF3D82" w14:textId="34CC8804" w:rsidR="007F2AFF" w:rsidRDefault="00D477A6"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初回</w:t>
      </w:r>
      <w:ins w:id="1189" w:author="松山 ファミリー" w:date="2023-02-09T16:42:00Z">
        <w:r w:rsidR="009B691D">
          <w:rPr>
            <w:rFonts w:ascii="Times New Roman" w:eastAsia="ＭＳ 明朝" w:hAnsi="Times New Roman" w:cs="Times New Roman" w:hint="eastAsia"/>
            <w:color w:val="000000" w:themeColor="text1"/>
            <w:szCs w:val="21"/>
          </w:rPr>
          <w:t>から</w:t>
        </w:r>
      </w:ins>
      <w:del w:id="1190" w:author="松山 ファミリー" w:date="2023-02-09T16:42:00Z">
        <w:r w:rsidR="00582268" w:rsidRPr="0048090B" w:rsidDel="009B691D">
          <w:rPr>
            <w:rFonts w:ascii="Times New Roman" w:eastAsia="ＭＳ 明朝" w:hAnsi="Times New Roman" w:cs="Times New Roman"/>
            <w:color w:val="000000" w:themeColor="text1"/>
            <w:szCs w:val="21"/>
          </w:rPr>
          <w:delText>以降</w:delText>
        </w:r>
      </w:del>
      <w:r w:rsidR="00582268"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グルコース</w:t>
      </w:r>
      <w:ins w:id="1191" w:author="松山 ファミリー" w:date="2023-02-09T16:42:00Z">
        <w:r w:rsidR="009B691D">
          <w:rPr>
            <w:rFonts w:ascii="Times New Roman" w:eastAsia="ＭＳ 明朝" w:hAnsi="Times New Roman" w:cs="Times New Roman" w:hint="eastAsia"/>
            <w:color w:val="000000" w:themeColor="text1"/>
            <w:szCs w:val="21"/>
          </w:rPr>
          <w:t>滴下後</w:t>
        </w:r>
      </w:ins>
      <w:r w:rsidR="00582268" w:rsidRPr="0048090B">
        <w:rPr>
          <w:rFonts w:ascii="Times New Roman" w:eastAsia="ＭＳ 明朝" w:hAnsi="Times New Roman" w:cs="Times New Roman"/>
          <w:color w:val="000000" w:themeColor="text1"/>
          <w:szCs w:val="21"/>
        </w:rPr>
        <w:t>に</w:t>
      </w:r>
      <w:del w:id="1192" w:author="松山 ファミリー" w:date="2023-02-09T16:42:00Z">
        <w:r w:rsidR="00582268" w:rsidRPr="0048090B" w:rsidDel="009B691D">
          <w:rPr>
            <w:rFonts w:ascii="Times New Roman" w:eastAsia="ＭＳ 明朝" w:hAnsi="Times New Roman" w:cs="Times New Roman"/>
            <w:color w:val="000000" w:themeColor="text1"/>
            <w:szCs w:val="21"/>
          </w:rPr>
          <w:delText>よる</w:delText>
        </w:r>
      </w:del>
      <w:r w:rsidR="00582268" w:rsidRPr="0048090B">
        <w:rPr>
          <w:rFonts w:ascii="Times New Roman" w:eastAsia="ＭＳ 明朝" w:hAnsi="Times New Roman" w:cs="Times New Roman"/>
          <w:color w:val="000000" w:themeColor="text1"/>
          <w:szCs w:val="21"/>
        </w:rPr>
        <w:t>電流</w:t>
      </w:r>
      <w:r w:rsidR="00DF7818" w:rsidRPr="0048090B">
        <w:rPr>
          <w:rFonts w:ascii="Times New Roman" w:eastAsia="ＭＳ 明朝" w:hAnsi="Times New Roman" w:cs="Times New Roman"/>
          <w:color w:val="000000" w:themeColor="text1"/>
          <w:szCs w:val="21"/>
        </w:rPr>
        <w:t>密度が低下している。</w:t>
      </w:r>
      <w:ins w:id="1193" w:author="松山 ファミリー" w:date="2023-02-09T16:42:00Z">
        <w:r w:rsidR="009B691D">
          <w:rPr>
            <w:rFonts w:ascii="Times New Roman" w:eastAsia="ＭＳ 明朝" w:hAnsi="Times New Roman" w:cs="Times New Roman" w:hint="eastAsia"/>
            <w:color w:val="000000" w:themeColor="text1"/>
            <w:szCs w:val="21"/>
          </w:rPr>
          <w:t>これは、</w:t>
        </w:r>
      </w:ins>
      <w:del w:id="1194" w:author="松山 ファミリー" w:date="2023-02-09T16:42:00Z">
        <w:r w:rsidR="00686D46" w:rsidRPr="0048090B" w:rsidDel="009B691D">
          <w:rPr>
            <w:rFonts w:ascii="Times New Roman" w:eastAsia="ＭＳ 明朝" w:hAnsi="Times New Roman" w:cs="Times New Roman"/>
            <w:color w:val="000000" w:themeColor="text1"/>
            <w:szCs w:val="21"/>
          </w:rPr>
          <w:delText>また、</w:delText>
        </w:r>
        <w:r w:rsidR="0047551A" w:rsidRPr="0048090B" w:rsidDel="009B691D">
          <w:rPr>
            <w:rFonts w:ascii="Times New Roman" w:eastAsia="ＭＳ 明朝" w:hAnsi="Times New Roman" w:cs="Times New Roman"/>
            <w:color w:val="000000" w:themeColor="text1"/>
            <w:szCs w:val="21"/>
          </w:rPr>
          <w:delText>グルコース滴下後に電流密度</w:delText>
        </w:r>
      </w:del>
      <w:del w:id="1195" w:author="松山 ファミリー" w:date="2023-02-09T16:36:00Z">
        <w:r w:rsidR="0047551A" w:rsidRPr="0048090B" w:rsidDel="006B10D0">
          <w:rPr>
            <w:rFonts w:ascii="Times New Roman" w:eastAsia="ＭＳ 明朝" w:hAnsi="Times New Roman" w:cs="Times New Roman"/>
            <w:color w:val="000000" w:themeColor="text1"/>
            <w:szCs w:val="21"/>
          </w:rPr>
          <w:delText>も</w:delText>
        </w:r>
      </w:del>
      <w:del w:id="1196" w:author="松山 ファミリー" w:date="2023-02-09T16:42:00Z">
        <w:r w:rsidR="00AF7A37" w:rsidRPr="0048090B" w:rsidDel="009B691D">
          <w:rPr>
            <w:rFonts w:ascii="Times New Roman" w:eastAsia="ＭＳ 明朝" w:hAnsi="Times New Roman" w:cs="Times New Roman"/>
            <w:color w:val="000000" w:themeColor="text1"/>
            <w:szCs w:val="21"/>
          </w:rPr>
          <w:delText>低下してい</w:delText>
        </w:r>
      </w:del>
      <w:del w:id="1197" w:author="松山 ファミリー" w:date="2023-02-09T16:36:00Z">
        <w:r w:rsidR="00AF7A37" w:rsidRPr="0048090B" w:rsidDel="006B10D0">
          <w:rPr>
            <w:rFonts w:ascii="Times New Roman" w:eastAsia="ＭＳ 明朝" w:hAnsi="Times New Roman" w:cs="Times New Roman"/>
            <w:color w:val="000000" w:themeColor="text1"/>
            <w:szCs w:val="21"/>
          </w:rPr>
          <w:delText>るため、</w:delText>
        </w:r>
      </w:del>
      <w:r w:rsidR="00971D2C" w:rsidRPr="0048090B">
        <w:rPr>
          <w:rFonts w:ascii="Times New Roman" w:eastAsia="ＭＳ 明朝" w:hAnsi="Times New Roman" w:cs="Times New Roman"/>
          <w:color w:val="000000" w:themeColor="text1"/>
          <w:szCs w:val="21"/>
        </w:rPr>
        <w:t>電極表面にグルコースから酸化した</w:t>
      </w:r>
      <w:ins w:id="1198" w:author="松山 ファミリー" w:date="2023-02-09T16:42:00Z">
        <w:r w:rsidR="009B691D">
          <w:rPr>
            <w:rFonts w:ascii="Times New Roman" w:eastAsia="ＭＳ 明朝" w:hAnsi="Times New Roman" w:cs="Times New Roman" w:hint="eastAsia"/>
            <w:color w:val="000000" w:themeColor="text1"/>
            <w:szCs w:val="21"/>
          </w:rPr>
          <w:t>グルコン酸</w:t>
        </w:r>
      </w:ins>
      <w:del w:id="1199" w:author="松山 ファミリー" w:date="2023-02-09T16:42:00Z">
        <w:r w:rsidR="00971D2C" w:rsidRPr="0048090B" w:rsidDel="009B691D">
          <w:rPr>
            <w:rFonts w:ascii="Times New Roman" w:eastAsia="ＭＳ 明朝" w:hAnsi="Times New Roman" w:cs="Times New Roman"/>
            <w:color w:val="000000" w:themeColor="text1"/>
            <w:szCs w:val="21"/>
          </w:rPr>
          <w:delText>グルコノラクトン</w:delText>
        </w:r>
      </w:del>
      <w:r w:rsidR="00971D2C" w:rsidRPr="0048090B">
        <w:rPr>
          <w:rFonts w:ascii="Times New Roman" w:eastAsia="ＭＳ 明朝" w:hAnsi="Times New Roman" w:cs="Times New Roman"/>
          <w:color w:val="000000" w:themeColor="text1"/>
          <w:szCs w:val="21"/>
        </w:rPr>
        <w:t>が</w:t>
      </w:r>
      <w:r w:rsidR="00D61EFF" w:rsidRPr="0048090B">
        <w:rPr>
          <w:rFonts w:ascii="Times New Roman" w:eastAsia="ＭＳ 明朝" w:hAnsi="Times New Roman" w:cs="Times New Roman"/>
          <w:color w:val="000000" w:themeColor="text1"/>
          <w:szCs w:val="21"/>
        </w:rPr>
        <w:t>多く存在</w:t>
      </w:r>
      <w:ins w:id="1200" w:author="松山 ファミリー" w:date="2023-02-09T16:42:00Z">
        <w:r w:rsidR="009B691D">
          <w:rPr>
            <w:rFonts w:ascii="Times New Roman" w:eastAsia="ＭＳ 明朝" w:hAnsi="Times New Roman" w:cs="Times New Roman" w:hint="eastAsia"/>
            <w:color w:val="000000" w:themeColor="text1"/>
            <w:szCs w:val="21"/>
          </w:rPr>
          <w:t>するため、反応するグルコース量が</w:t>
        </w:r>
      </w:ins>
      <w:ins w:id="1201" w:author="松山 ファミリー" w:date="2023-02-09T16:43:00Z">
        <w:r w:rsidR="009B691D">
          <w:rPr>
            <w:rFonts w:ascii="Times New Roman" w:eastAsia="ＭＳ 明朝" w:hAnsi="Times New Roman" w:cs="Times New Roman" w:hint="eastAsia"/>
            <w:color w:val="000000" w:themeColor="text1"/>
            <w:szCs w:val="21"/>
          </w:rPr>
          <w:t>減少している</w:t>
        </w:r>
      </w:ins>
      <w:del w:id="1202" w:author="松山 ファミリー" w:date="2023-02-09T16:43:00Z">
        <w:r w:rsidR="00D61EFF" w:rsidRPr="0048090B" w:rsidDel="009B691D">
          <w:rPr>
            <w:rFonts w:ascii="Times New Roman" w:eastAsia="ＭＳ 明朝" w:hAnsi="Times New Roman" w:cs="Times New Roman"/>
            <w:color w:val="000000" w:themeColor="text1"/>
            <w:szCs w:val="21"/>
          </w:rPr>
          <w:delText>している</w:delText>
        </w:r>
      </w:del>
      <w:r w:rsidR="00D61EFF" w:rsidRPr="0048090B">
        <w:rPr>
          <w:rFonts w:ascii="Times New Roman" w:eastAsia="ＭＳ 明朝" w:hAnsi="Times New Roman" w:cs="Times New Roman"/>
          <w:color w:val="000000" w:themeColor="text1"/>
          <w:szCs w:val="21"/>
        </w:rPr>
        <w:t>可能性を考えた。</w:t>
      </w:r>
    </w:p>
    <w:p w14:paraId="15A9AA69" w14:textId="6756318F" w:rsidR="006C12C3" w:rsidRPr="0048090B" w:rsidRDefault="006C12C3" w:rsidP="008036F0">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37BDDC67" w14:textId="634727C6" w:rsidR="00EF26C5" w:rsidRPr="0048090B" w:rsidRDefault="00716B57"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203" w:name="_Toc126851053"/>
      <w:r w:rsidRPr="0048090B">
        <w:rPr>
          <w:rFonts w:ascii="Times New Roman" w:eastAsia="ＭＳ 明朝" w:hAnsi="Times New Roman" w:cs="Times New Roman"/>
          <w:color w:val="000000" w:themeColor="text1"/>
          <w:szCs w:val="21"/>
        </w:rPr>
        <w:lastRenderedPageBreak/>
        <w:t>220415CP_cell0.2g_2</w:t>
      </w:r>
      <w:r w:rsidRPr="0048090B">
        <w:rPr>
          <w:rFonts w:ascii="Times New Roman" w:eastAsia="ＭＳ 明朝" w:hAnsi="Times New Roman" w:cs="Times New Roman"/>
          <w:color w:val="000000" w:themeColor="text1"/>
          <w:szCs w:val="21"/>
        </w:rPr>
        <w:t>回目</w:t>
      </w:r>
      <w:r w:rsidR="004F69A2">
        <w:rPr>
          <w:rFonts w:ascii="Times New Roman" w:eastAsia="ＭＳ 明朝" w:hAnsi="Times New Roman" w:cs="Times New Roman" w:hint="eastAsia"/>
          <w:color w:val="000000" w:themeColor="text1"/>
          <w:szCs w:val="21"/>
        </w:rPr>
        <w:t xml:space="preserve"> </w:t>
      </w:r>
      <w:r w:rsidR="004F69A2">
        <w:rPr>
          <w:rFonts w:ascii="Times New Roman" w:eastAsia="ＭＳ 明朝" w:hAnsi="Times New Roman" w:cs="Times New Roman"/>
          <w:color w:val="000000" w:themeColor="text1"/>
          <w:szCs w:val="21"/>
        </w:rPr>
        <w:t>CA</w:t>
      </w:r>
      <w:r w:rsidR="004F69A2">
        <w:rPr>
          <w:rFonts w:ascii="Times New Roman" w:eastAsia="ＭＳ 明朝" w:hAnsi="Times New Roman" w:cs="Times New Roman" w:hint="eastAsia"/>
          <w:color w:val="000000" w:themeColor="text1"/>
          <w:szCs w:val="21"/>
        </w:rPr>
        <w:t>結果</w:t>
      </w:r>
      <w:bookmarkEnd w:id="1203"/>
    </w:p>
    <w:p w14:paraId="1442C704" w14:textId="483B2255" w:rsidR="002D1192" w:rsidRDefault="00EF26C5">
      <w:pPr>
        <w:jc w:val="center"/>
        <w:rPr>
          <w:rFonts w:ascii="Times New Roman" w:eastAsia="ＭＳ 明朝" w:hAnsi="Times New Roman" w:cs="Times New Roman"/>
          <w:color w:val="000000" w:themeColor="text1"/>
          <w:szCs w:val="21"/>
        </w:rPr>
        <w:pPrChange w:id="1204" w:author="松山 ファミリー" w:date="2023-02-09T14:15:00Z">
          <w:pPr/>
        </w:pPrChange>
      </w:pPr>
      <w:r w:rsidRPr="0048090B">
        <w:rPr>
          <w:rFonts w:ascii="Times New Roman" w:eastAsia="ＭＳ 明朝" w:hAnsi="Times New Roman" w:cs="Times New Roman"/>
          <w:noProof/>
          <w:szCs w:val="21"/>
        </w:rPr>
        <w:drawing>
          <wp:inline distT="0" distB="0" distL="0" distR="0" wp14:anchorId="706FCF3D" wp14:editId="4BDDECEF">
            <wp:extent cx="4415517" cy="2879640"/>
            <wp:effectExtent l="0" t="0" r="4445" b="3810"/>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3E825FE3" w14:textId="63F44969" w:rsidR="00405848" w:rsidRDefault="00405848">
      <w:pPr>
        <w:jc w:val="center"/>
        <w:rPr>
          <w:rFonts w:ascii="Times New Roman" w:eastAsia="ＭＳ 明朝" w:hAnsi="Times New Roman" w:cs="Times New Roman"/>
          <w:color w:val="000000" w:themeColor="text1"/>
          <w:szCs w:val="21"/>
        </w:rPr>
        <w:pPrChange w:id="1205" w:author="松山 ファミリー" w:date="2023-02-09T14:15: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4.4.5.1 </w:t>
      </w:r>
      <w:r w:rsidRPr="0048090B">
        <w:rPr>
          <w:rFonts w:ascii="Times New Roman" w:eastAsia="ＭＳ 明朝" w:hAnsi="Times New Roman" w:cs="Times New Roman"/>
          <w:color w:val="000000" w:themeColor="text1"/>
          <w:szCs w:val="21"/>
        </w:rPr>
        <w:t>220415CP_cell0.2g_2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p>
    <w:p w14:paraId="5CC8B881" w14:textId="77777777" w:rsidR="00405848" w:rsidRPr="0048090B" w:rsidRDefault="00405848">
      <w:pPr>
        <w:jc w:val="center"/>
        <w:rPr>
          <w:rFonts w:ascii="Times New Roman" w:eastAsia="ＭＳ 明朝" w:hAnsi="Times New Roman" w:cs="Times New Roman"/>
          <w:color w:val="000000" w:themeColor="text1"/>
          <w:szCs w:val="21"/>
        </w:rPr>
        <w:pPrChange w:id="1206" w:author="松山 ファミリー" w:date="2023-02-09T14:15:00Z">
          <w:pPr/>
        </w:pPrChange>
      </w:pPr>
    </w:p>
    <w:p w14:paraId="45706B77" w14:textId="30B1136B" w:rsidR="00BF19DC" w:rsidRDefault="002D2977">
      <w:pPr>
        <w:jc w:val="center"/>
        <w:rPr>
          <w:rFonts w:ascii="Times New Roman" w:eastAsia="ＭＳ 明朝" w:hAnsi="Times New Roman" w:cs="Times New Roman"/>
          <w:color w:val="000000" w:themeColor="text1"/>
          <w:szCs w:val="21"/>
        </w:rPr>
        <w:pPrChange w:id="1207" w:author="松山 ファミリー" w:date="2023-02-09T14:15:00Z">
          <w:pPr/>
        </w:pPrChange>
      </w:pPr>
      <w:r w:rsidRPr="0048090B">
        <w:rPr>
          <w:rFonts w:ascii="Times New Roman" w:eastAsia="ＭＳ 明朝" w:hAnsi="Times New Roman" w:cs="Times New Roman"/>
          <w:noProof/>
          <w:szCs w:val="21"/>
        </w:rPr>
        <w:drawing>
          <wp:inline distT="0" distB="0" distL="0" distR="0" wp14:anchorId="55459B16" wp14:editId="5E4B6A23">
            <wp:extent cx="4406777" cy="2879640"/>
            <wp:effectExtent l="0" t="0" r="635" b="3810"/>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1F2E2478" w14:textId="15121C64" w:rsidR="00405848" w:rsidRDefault="00405848">
      <w:pPr>
        <w:jc w:val="center"/>
        <w:rPr>
          <w:ins w:id="1208" w:author="松山 ファミリー" w:date="2023-02-09T14:15:00Z"/>
          <w:rFonts w:ascii="Times New Roman" w:eastAsia="ＭＳ 明朝" w:hAnsi="Times New Roman" w:cs="Times New Roman"/>
          <w:color w:val="000000" w:themeColor="text1"/>
          <w:szCs w:val="21"/>
        </w:rPr>
        <w:pPrChange w:id="1209" w:author="松山 ファミリー" w:date="2023-02-09T14:15: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4.4.5.2 </w:t>
      </w:r>
      <w:r w:rsidRPr="0048090B">
        <w:rPr>
          <w:rFonts w:ascii="Times New Roman" w:eastAsia="ＭＳ 明朝" w:hAnsi="Times New Roman" w:cs="Times New Roman"/>
          <w:color w:val="000000" w:themeColor="text1"/>
          <w:szCs w:val="21"/>
        </w:rPr>
        <w:t>220415CP_cell0.2g_2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6772D0">
        <w:rPr>
          <w:rFonts w:ascii="Times New Roman" w:eastAsia="ＭＳ 明朝" w:hAnsi="Times New Roman" w:cs="Times New Roman" w:hint="eastAsia"/>
          <w:color w:val="000000" w:themeColor="text1"/>
          <w:szCs w:val="21"/>
        </w:rPr>
        <w:t>密度</w:t>
      </w:r>
    </w:p>
    <w:p w14:paraId="78B56A64" w14:textId="77777777" w:rsidR="00D34568" w:rsidRPr="0048090B" w:rsidRDefault="00D34568" w:rsidP="008036F0">
      <w:pPr>
        <w:rPr>
          <w:rFonts w:ascii="Times New Roman" w:eastAsia="ＭＳ 明朝" w:hAnsi="Times New Roman" w:cs="Times New Roman"/>
          <w:color w:val="000000" w:themeColor="text1"/>
          <w:szCs w:val="21"/>
        </w:rPr>
      </w:pPr>
    </w:p>
    <w:p w14:paraId="63007EE3" w14:textId="25BA48EA" w:rsidR="00BF19DC" w:rsidRPr="0048090B" w:rsidRDefault="005D2EF4"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220415CP_cell0.2g_1</w:t>
      </w:r>
      <w:r w:rsidRPr="0048090B">
        <w:rPr>
          <w:rFonts w:ascii="Times New Roman" w:eastAsia="ＭＳ 明朝" w:hAnsi="Times New Roman" w:cs="Times New Roman"/>
          <w:color w:val="000000" w:themeColor="text1"/>
          <w:szCs w:val="21"/>
        </w:rPr>
        <w:t>回目での反応と</w:t>
      </w:r>
      <w:r w:rsidR="005D5F7F" w:rsidRPr="0048090B">
        <w:rPr>
          <w:rFonts w:ascii="Times New Roman" w:eastAsia="ＭＳ 明朝" w:hAnsi="Times New Roman" w:cs="Times New Roman"/>
          <w:color w:val="000000" w:themeColor="text1"/>
          <w:szCs w:val="21"/>
        </w:rPr>
        <w:t>比べて、</w:t>
      </w:r>
      <w:r w:rsidR="008968AE" w:rsidRPr="0048090B">
        <w:rPr>
          <w:rFonts w:ascii="Times New Roman" w:eastAsia="ＭＳ 明朝" w:hAnsi="Times New Roman" w:cs="Times New Roman"/>
          <w:color w:val="000000" w:themeColor="text1"/>
          <w:szCs w:val="21"/>
        </w:rPr>
        <w:t>グルコース滴下</w:t>
      </w:r>
      <w:r w:rsidR="005D5F7F" w:rsidRPr="0048090B">
        <w:rPr>
          <w:rFonts w:ascii="Times New Roman" w:eastAsia="ＭＳ 明朝" w:hAnsi="Times New Roman" w:cs="Times New Roman"/>
          <w:color w:val="000000" w:themeColor="text1"/>
          <w:szCs w:val="21"/>
        </w:rPr>
        <w:t>1</w:t>
      </w:r>
      <w:r w:rsidR="005D5F7F" w:rsidRPr="0048090B">
        <w:rPr>
          <w:rFonts w:ascii="Times New Roman" w:eastAsia="ＭＳ 明朝" w:hAnsi="Times New Roman" w:cs="Times New Roman"/>
          <w:color w:val="000000" w:themeColor="text1"/>
          <w:szCs w:val="21"/>
        </w:rPr>
        <w:t>回目</w:t>
      </w:r>
      <w:r w:rsidR="008F0048" w:rsidRPr="0048090B">
        <w:rPr>
          <w:rFonts w:ascii="Times New Roman" w:eastAsia="ＭＳ 明朝" w:hAnsi="Times New Roman" w:cs="Times New Roman"/>
          <w:color w:val="000000" w:themeColor="text1"/>
          <w:szCs w:val="21"/>
        </w:rPr>
        <w:t>と</w:t>
      </w:r>
      <w:r w:rsidR="008F0048" w:rsidRPr="0048090B">
        <w:rPr>
          <w:rFonts w:ascii="Times New Roman" w:eastAsia="ＭＳ 明朝" w:hAnsi="Times New Roman" w:cs="Times New Roman"/>
          <w:color w:val="000000" w:themeColor="text1"/>
          <w:szCs w:val="21"/>
        </w:rPr>
        <w:t>2</w:t>
      </w:r>
      <w:r w:rsidR="008F0048" w:rsidRPr="0048090B">
        <w:rPr>
          <w:rFonts w:ascii="Times New Roman" w:eastAsia="ＭＳ 明朝" w:hAnsi="Times New Roman" w:cs="Times New Roman"/>
          <w:color w:val="000000" w:themeColor="text1"/>
          <w:szCs w:val="21"/>
        </w:rPr>
        <w:t>回目</w:t>
      </w:r>
      <w:r w:rsidR="005D5F7F" w:rsidRPr="0048090B">
        <w:rPr>
          <w:rFonts w:ascii="Times New Roman" w:eastAsia="ＭＳ 明朝" w:hAnsi="Times New Roman" w:cs="Times New Roman"/>
          <w:color w:val="000000" w:themeColor="text1"/>
          <w:szCs w:val="21"/>
        </w:rPr>
        <w:t>の</w:t>
      </w:r>
      <w:r w:rsidR="003F01AD" w:rsidRPr="0048090B">
        <w:rPr>
          <w:rFonts w:ascii="Times New Roman" w:eastAsia="ＭＳ 明朝" w:hAnsi="Times New Roman" w:cs="Times New Roman"/>
          <w:color w:val="000000" w:themeColor="text1"/>
          <w:szCs w:val="21"/>
        </w:rPr>
        <w:t>電流密度の</w:t>
      </w:r>
      <w:r w:rsidR="00392BB7" w:rsidRPr="0048090B">
        <w:rPr>
          <w:rFonts w:ascii="Times New Roman" w:eastAsia="ＭＳ 明朝" w:hAnsi="Times New Roman" w:cs="Times New Roman"/>
          <w:color w:val="000000" w:themeColor="text1"/>
          <w:szCs w:val="21"/>
        </w:rPr>
        <w:t>増加</w:t>
      </w:r>
      <w:r w:rsidR="00614D90" w:rsidRPr="0048090B">
        <w:rPr>
          <w:rFonts w:ascii="Times New Roman" w:eastAsia="ＭＳ 明朝" w:hAnsi="Times New Roman" w:cs="Times New Roman"/>
          <w:color w:val="000000" w:themeColor="text1"/>
          <w:szCs w:val="21"/>
        </w:rPr>
        <w:t>の</w:t>
      </w:r>
      <w:r w:rsidR="008F0048" w:rsidRPr="0048090B">
        <w:rPr>
          <w:rFonts w:ascii="Times New Roman" w:eastAsia="ＭＳ 明朝" w:hAnsi="Times New Roman" w:cs="Times New Roman"/>
          <w:color w:val="000000" w:themeColor="text1"/>
          <w:szCs w:val="21"/>
        </w:rPr>
        <w:t>差が大きくなっている</w:t>
      </w:r>
      <w:r w:rsidR="00614D90" w:rsidRPr="0048090B">
        <w:rPr>
          <w:rFonts w:ascii="Times New Roman" w:eastAsia="ＭＳ 明朝" w:hAnsi="Times New Roman" w:cs="Times New Roman"/>
          <w:color w:val="000000" w:themeColor="text1"/>
          <w:szCs w:val="21"/>
        </w:rPr>
        <w:t>。</w:t>
      </w:r>
      <w:r w:rsidR="00B96F90" w:rsidRPr="0048090B">
        <w:rPr>
          <w:rFonts w:ascii="Times New Roman" w:eastAsia="ＭＳ 明朝" w:hAnsi="Times New Roman" w:cs="Times New Roman"/>
          <w:color w:val="000000" w:themeColor="text1"/>
          <w:szCs w:val="21"/>
        </w:rPr>
        <w:t>しかし、</w:t>
      </w:r>
      <w:ins w:id="1210" w:author="松山 ファミリー" w:date="2023-02-09T16:43:00Z">
        <w:r w:rsidR="00C34052" w:rsidRPr="0048090B">
          <w:rPr>
            <w:rFonts w:ascii="Times New Roman" w:eastAsia="ＭＳ 明朝" w:hAnsi="Times New Roman" w:cs="Times New Roman"/>
            <w:color w:val="000000" w:themeColor="text1"/>
            <w:szCs w:val="21"/>
          </w:rPr>
          <w:t>220415CP_cell0.2g_1</w:t>
        </w:r>
        <w:r w:rsidR="00C34052" w:rsidRPr="0048090B">
          <w:rPr>
            <w:rFonts w:ascii="Times New Roman" w:eastAsia="ＭＳ 明朝" w:hAnsi="Times New Roman" w:cs="Times New Roman"/>
            <w:color w:val="000000" w:themeColor="text1"/>
            <w:szCs w:val="21"/>
          </w:rPr>
          <w:t>回目</w:t>
        </w:r>
        <w:r w:rsidR="00C34052">
          <w:rPr>
            <w:rFonts w:ascii="Times New Roman" w:eastAsia="ＭＳ 明朝" w:hAnsi="Times New Roman" w:cs="Times New Roman" w:hint="eastAsia"/>
            <w:color w:val="000000" w:themeColor="text1"/>
            <w:szCs w:val="21"/>
          </w:rPr>
          <w:t>で見られた</w:t>
        </w:r>
      </w:ins>
      <w:r w:rsidR="00B96F90" w:rsidRPr="0048090B">
        <w:rPr>
          <w:rFonts w:ascii="Times New Roman" w:eastAsia="ＭＳ 明朝" w:hAnsi="Times New Roman" w:cs="Times New Roman"/>
          <w:color w:val="000000" w:themeColor="text1"/>
          <w:szCs w:val="21"/>
        </w:rPr>
        <w:t>滴下後の</w:t>
      </w:r>
      <w:r w:rsidR="00E448DC" w:rsidRPr="0048090B">
        <w:rPr>
          <w:rFonts w:ascii="Times New Roman" w:eastAsia="ＭＳ 明朝" w:hAnsi="Times New Roman" w:cs="Times New Roman"/>
          <w:color w:val="000000" w:themeColor="text1"/>
          <w:szCs w:val="21"/>
        </w:rPr>
        <w:t>電流密度低下が見られなくなった。</w:t>
      </w:r>
    </w:p>
    <w:p w14:paraId="2B69BFD9" w14:textId="5E7CF82E" w:rsidR="00BF19DC" w:rsidRPr="0048090B" w:rsidRDefault="00405848" w:rsidP="00E7530F">
      <w:pPr>
        <w:widowControl/>
        <w:jc w:val="left"/>
        <w:outlineLvl w:val="2"/>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6E37EFA3" w14:textId="6D6E10A1" w:rsidR="00BF19DC" w:rsidRPr="0048090B" w:rsidRDefault="00E816B8"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211" w:name="_Toc126851054"/>
      <w:r w:rsidRPr="0048090B">
        <w:rPr>
          <w:rFonts w:ascii="Times New Roman" w:eastAsia="ＭＳ 明朝" w:hAnsi="Times New Roman" w:cs="Times New Roman"/>
          <w:color w:val="000000" w:themeColor="text1"/>
          <w:szCs w:val="21"/>
        </w:rPr>
        <w:lastRenderedPageBreak/>
        <w:t>220415CP_cell0.2g_3</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r w:rsidRPr="0048090B" w:rsidDel="00E816B8">
        <w:rPr>
          <w:rFonts w:ascii="Times New Roman" w:eastAsia="ＭＳ 明朝" w:hAnsi="Times New Roman" w:cs="Times New Roman"/>
          <w:color w:val="000000" w:themeColor="text1"/>
          <w:szCs w:val="21"/>
        </w:rPr>
        <w:t xml:space="preserve"> </w:t>
      </w:r>
      <w:r w:rsidR="003177E1">
        <w:rPr>
          <w:rFonts w:ascii="Times New Roman" w:eastAsia="ＭＳ 明朝" w:hAnsi="Times New Roman" w:cs="Times New Roman" w:hint="eastAsia"/>
          <w:color w:val="000000" w:themeColor="text1"/>
          <w:szCs w:val="21"/>
        </w:rPr>
        <w:t>結果</w:t>
      </w:r>
      <w:bookmarkEnd w:id="1211"/>
    </w:p>
    <w:p w14:paraId="2E01C70A" w14:textId="1925A1C9" w:rsidR="007D338F" w:rsidRDefault="00C20E6A">
      <w:pPr>
        <w:jc w:val="center"/>
        <w:rPr>
          <w:rFonts w:ascii="Times New Roman" w:eastAsia="ＭＳ 明朝" w:hAnsi="Times New Roman" w:cs="Times New Roman"/>
          <w:color w:val="000000" w:themeColor="text1"/>
          <w:szCs w:val="21"/>
        </w:rPr>
        <w:pPrChange w:id="1212" w:author="松山 ファミリー" w:date="2023-02-09T14:16:00Z">
          <w:pPr/>
        </w:pPrChange>
      </w:pPr>
      <w:r w:rsidRPr="0048090B">
        <w:rPr>
          <w:rFonts w:ascii="Times New Roman" w:eastAsia="ＭＳ 明朝" w:hAnsi="Times New Roman" w:cs="Times New Roman"/>
          <w:noProof/>
          <w:szCs w:val="21"/>
        </w:rPr>
        <w:drawing>
          <wp:inline distT="0" distB="0" distL="0" distR="0" wp14:anchorId="37FA3228" wp14:editId="4CAAB664">
            <wp:extent cx="4406776" cy="2879640"/>
            <wp:effectExtent l="0" t="0" r="635" b="3810"/>
            <wp:docPr id="143" name="図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406776" cy="2879640"/>
                    </a:xfrm>
                    <a:prstGeom prst="rect">
                      <a:avLst/>
                    </a:prstGeom>
                  </pic:spPr>
                </pic:pic>
              </a:graphicData>
            </a:graphic>
          </wp:inline>
        </w:drawing>
      </w:r>
    </w:p>
    <w:p w14:paraId="00DAE1EC" w14:textId="53A0A67F" w:rsidR="007D338F" w:rsidRDefault="00E816B8">
      <w:pPr>
        <w:jc w:val="center"/>
        <w:rPr>
          <w:rFonts w:ascii="Times New Roman" w:eastAsia="ＭＳ 明朝" w:hAnsi="Times New Roman" w:cs="Times New Roman"/>
          <w:color w:val="000000" w:themeColor="text1"/>
          <w:szCs w:val="21"/>
        </w:rPr>
        <w:pPrChange w:id="1213" w:author="松山 ファミリー" w:date="2023-02-09T14:16: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4.4.6.1 </w:t>
      </w:r>
      <w:r w:rsidRPr="0048090B">
        <w:rPr>
          <w:rFonts w:ascii="Times New Roman" w:eastAsia="ＭＳ 明朝" w:hAnsi="Times New Roman" w:cs="Times New Roman"/>
          <w:color w:val="000000" w:themeColor="text1"/>
          <w:szCs w:val="21"/>
        </w:rPr>
        <w:t>220415CP_cell0.2g_3</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p>
    <w:p w14:paraId="02084A14" w14:textId="18C837C8" w:rsidR="00371DCC" w:rsidRDefault="00371DCC">
      <w:pPr>
        <w:jc w:val="center"/>
        <w:rPr>
          <w:rFonts w:ascii="Times New Roman" w:eastAsia="ＭＳ 明朝" w:hAnsi="Times New Roman" w:cs="Times New Roman"/>
          <w:color w:val="000000" w:themeColor="text1"/>
          <w:szCs w:val="21"/>
        </w:rPr>
        <w:pPrChange w:id="1214" w:author="松山 ファミリー" w:date="2023-02-09T14:16:00Z">
          <w:pPr/>
        </w:pPrChange>
      </w:pPr>
      <w:del w:id="1215" w:author="松山 ファミリー" w:date="2023-02-09T14:15:00Z">
        <w:r w:rsidDel="00E17D43">
          <w:rPr>
            <w:rFonts w:ascii="Times New Roman" w:eastAsia="ＭＳ 明朝" w:hAnsi="Times New Roman" w:cs="Times New Roman"/>
            <w:color w:val="000000" w:themeColor="text1"/>
            <w:szCs w:val="21"/>
          </w:rPr>
          <w:br w:type="page"/>
        </w:r>
      </w:del>
    </w:p>
    <w:p w14:paraId="3FC8D0C1" w14:textId="408D1E94" w:rsidR="00FB31FE" w:rsidRDefault="00064AD4">
      <w:pPr>
        <w:jc w:val="center"/>
        <w:rPr>
          <w:rFonts w:ascii="Times New Roman" w:eastAsia="ＭＳ 明朝" w:hAnsi="Times New Roman" w:cs="Times New Roman"/>
          <w:color w:val="000000" w:themeColor="text1"/>
          <w:szCs w:val="21"/>
        </w:rPr>
        <w:pPrChange w:id="1216" w:author="松山 ファミリー" w:date="2023-02-09T14:16:00Z">
          <w:pPr/>
        </w:pPrChange>
      </w:pPr>
      <w:r w:rsidRPr="0048090B">
        <w:rPr>
          <w:rFonts w:ascii="Times New Roman" w:eastAsia="ＭＳ 明朝" w:hAnsi="Times New Roman" w:cs="Times New Roman"/>
          <w:noProof/>
          <w:szCs w:val="21"/>
        </w:rPr>
        <w:drawing>
          <wp:inline distT="0" distB="0" distL="0" distR="0" wp14:anchorId="3443DDED" wp14:editId="3E4ABC3C">
            <wp:extent cx="4406776" cy="2879640"/>
            <wp:effectExtent l="0" t="0" r="635" b="381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406776" cy="2879640"/>
                    </a:xfrm>
                    <a:prstGeom prst="rect">
                      <a:avLst/>
                    </a:prstGeom>
                  </pic:spPr>
                </pic:pic>
              </a:graphicData>
            </a:graphic>
          </wp:inline>
        </w:drawing>
      </w:r>
    </w:p>
    <w:p w14:paraId="1D63A0C3" w14:textId="65F64DA3" w:rsidR="00371DCC" w:rsidRDefault="008E7469">
      <w:pPr>
        <w:jc w:val="center"/>
        <w:rPr>
          <w:rFonts w:ascii="Times New Roman" w:eastAsia="ＭＳ 明朝" w:hAnsi="Times New Roman" w:cs="Times New Roman"/>
          <w:color w:val="000000" w:themeColor="text1"/>
          <w:szCs w:val="21"/>
        </w:rPr>
        <w:pPrChange w:id="1217" w:author="松山 ファミリー" w:date="2023-02-09T14:16: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4.4.6.2. </w:t>
      </w:r>
      <w:r w:rsidRPr="0048090B">
        <w:rPr>
          <w:rFonts w:ascii="Times New Roman" w:eastAsia="ＭＳ 明朝" w:hAnsi="Times New Roman" w:cs="Times New Roman"/>
          <w:color w:val="000000" w:themeColor="text1"/>
          <w:szCs w:val="21"/>
        </w:rPr>
        <w:t>220415CP_cell0.2g_3</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63DFF760" w14:textId="77777777" w:rsidR="008E7469" w:rsidRPr="0048090B" w:rsidRDefault="008E7469" w:rsidP="008036F0">
      <w:pPr>
        <w:rPr>
          <w:rFonts w:ascii="Times New Roman" w:eastAsia="ＭＳ 明朝" w:hAnsi="Times New Roman" w:cs="Times New Roman"/>
          <w:color w:val="000000" w:themeColor="text1"/>
          <w:szCs w:val="21"/>
        </w:rPr>
      </w:pPr>
    </w:p>
    <w:p w14:paraId="513FA51A" w14:textId="77E5F140" w:rsidR="00C26D3B" w:rsidDel="006A4619" w:rsidRDefault="00F343F9" w:rsidP="008036F0">
      <w:pPr>
        <w:rPr>
          <w:del w:id="1218" w:author="松山 ファミリー" w:date="2023-02-09T14:16:00Z"/>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220415CP_cell0.2g_1</w:t>
      </w:r>
      <w:r w:rsidRPr="0048090B">
        <w:rPr>
          <w:rFonts w:ascii="Times New Roman" w:eastAsia="ＭＳ 明朝" w:hAnsi="Times New Roman" w:cs="Times New Roman"/>
          <w:color w:val="000000" w:themeColor="text1"/>
          <w:szCs w:val="21"/>
        </w:rPr>
        <w:t>回目や</w:t>
      </w:r>
      <w:r w:rsidRPr="0048090B">
        <w:rPr>
          <w:rFonts w:ascii="Times New Roman" w:eastAsia="ＭＳ 明朝" w:hAnsi="Times New Roman" w:cs="Times New Roman"/>
          <w:color w:val="000000" w:themeColor="text1"/>
          <w:szCs w:val="21"/>
        </w:rPr>
        <w:t>220415CP_cell0.2g_2</w:t>
      </w:r>
      <w:r w:rsidRPr="0048090B">
        <w:rPr>
          <w:rFonts w:ascii="Times New Roman" w:eastAsia="ＭＳ 明朝" w:hAnsi="Times New Roman" w:cs="Times New Roman"/>
          <w:color w:val="000000" w:themeColor="text1"/>
          <w:szCs w:val="21"/>
        </w:rPr>
        <w:t>回目での反応と比べて、グルコース滴下</w:t>
      </w:r>
      <w:r w:rsidRPr="0048090B">
        <w:rPr>
          <w:rFonts w:ascii="Times New Roman" w:eastAsia="ＭＳ 明朝" w:hAnsi="Times New Roman" w:cs="Times New Roman"/>
          <w:color w:val="000000" w:themeColor="text1"/>
          <w:szCs w:val="21"/>
        </w:rPr>
        <w:t>1</w:t>
      </w:r>
      <w:r w:rsidRPr="0048090B">
        <w:rPr>
          <w:rFonts w:ascii="Times New Roman" w:eastAsia="ＭＳ 明朝" w:hAnsi="Times New Roman" w:cs="Times New Roman"/>
          <w:color w:val="000000" w:themeColor="text1"/>
          <w:szCs w:val="21"/>
        </w:rPr>
        <w:t>回目と</w:t>
      </w:r>
      <w:r w:rsidRPr="0048090B">
        <w:rPr>
          <w:rFonts w:ascii="Times New Roman" w:eastAsia="ＭＳ 明朝" w:hAnsi="Times New Roman" w:cs="Times New Roman"/>
          <w:color w:val="000000" w:themeColor="text1"/>
          <w:szCs w:val="21"/>
        </w:rPr>
        <w:t>2</w:t>
      </w:r>
      <w:r w:rsidRPr="0048090B">
        <w:rPr>
          <w:rFonts w:ascii="Times New Roman" w:eastAsia="ＭＳ 明朝" w:hAnsi="Times New Roman" w:cs="Times New Roman"/>
          <w:color w:val="000000" w:themeColor="text1"/>
          <w:szCs w:val="21"/>
        </w:rPr>
        <w:t>回目の電流密度の増加の差が大きくなっている。</w:t>
      </w:r>
      <w:r w:rsidR="00F46559" w:rsidRPr="0048090B">
        <w:rPr>
          <w:rFonts w:ascii="Times New Roman" w:eastAsia="ＭＳ 明朝" w:hAnsi="Times New Roman" w:cs="Times New Roman"/>
          <w:color w:val="000000" w:themeColor="text1"/>
          <w:szCs w:val="21"/>
        </w:rPr>
        <w:t>電極</w:t>
      </w:r>
      <w:r w:rsidR="007D0EF3" w:rsidRPr="0048090B">
        <w:rPr>
          <w:rFonts w:ascii="Times New Roman" w:eastAsia="ＭＳ 明朝" w:hAnsi="Times New Roman" w:cs="Times New Roman"/>
          <w:color w:val="000000" w:themeColor="text1"/>
          <w:szCs w:val="21"/>
        </w:rPr>
        <w:t>洗浄時に</w:t>
      </w:r>
      <w:r w:rsidR="00F46559" w:rsidRPr="0048090B">
        <w:rPr>
          <w:rFonts w:ascii="Times New Roman" w:eastAsia="ＭＳ 明朝" w:hAnsi="Times New Roman" w:cs="Times New Roman"/>
          <w:color w:val="000000" w:themeColor="text1"/>
          <w:szCs w:val="21"/>
        </w:rPr>
        <w:t>ミリ</w:t>
      </w:r>
      <w:r w:rsidR="00F46559" w:rsidRPr="0048090B">
        <w:rPr>
          <w:rFonts w:ascii="Times New Roman" w:eastAsia="ＭＳ 明朝" w:hAnsi="Times New Roman" w:cs="Times New Roman"/>
          <w:color w:val="000000" w:themeColor="text1"/>
          <w:szCs w:val="21"/>
        </w:rPr>
        <w:t>Q</w:t>
      </w:r>
      <w:r w:rsidR="00F46559" w:rsidRPr="0048090B">
        <w:rPr>
          <w:rFonts w:ascii="Times New Roman" w:eastAsia="ＭＳ 明朝" w:hAnsi="Times New Roman" w:cs="Times New Roman"/>
          <w:color w:val="000000" w:themeColor="text1"/>
          <w:szCs w:val="21"/>
        </w:rPr>
        <w:t>水で電極表面</w:t>
      </w:r>
      <w:r w:rsidR="008170D6" w:rsidRPr="0048090B">
        <w:rPr>
          <w:rFonts w:ascii="Times New Roman" w:eastAsia="ＭＳ 明朝" w:hAnsi="Times New Roman" w:cs="Times New Roman"/>
          <w:color w:val="000000" w:themeColor="text1"/>
          <w:szCs w:val="21"/>
        </w:rPr>
        <w:t>の</w:t>
      </w:r>
      <w:del w:id="1219" w:author="松山 ファミリー" w:date="2023-02-09T17:00:00Z">
        <w:r w:rsidR="003548CD" w:rsidRPr="0048090B" w:rsidDel="006A4619">
          <w:rPr>
            <w:rFonts w:ascii="Times New Roman" w:eastAsia="ＭＳ 明朝" w:hAnsi="Times New Roman" w:cs="Times New Roman" w:hint="eastAsia"/>
            <w:color w:val="000000" w:themeColor="text1"/>
            <w:szCs w:val="21"/>
          </w:rPr>
          <w:delText>グルコノラクトン</w:delText>
        </w:r>
      </w:del>
      <w:ins w:id="1220" w:author="松山 ファミリー" w:date="2023-02-09T17:00:00Z">
        <w:r w:rsidR="006A4619">
          <w:rPr>
            <w:rFonts w:ascii="Times New Roman" w:eastAsia="ＭＳ 明朝" w:hAnsi="Times New Roman" w:cs="Times New Roman" w:hint="eastAsia"/>
            <w:color w:val="000000" w:themeColor="text1"/>
            <w:szCs w:val="21"/>
          </w:rPr>
          <w:t>グルコン酸など</w:t>
        </w:r>
      </w:ins>
      <w:del w:id="1221" w:author="松山 ファミリー" w:date="2023-02-09T17:00:00Z">
        <w:r w:rsidR="003548CD" w:rsidRPr="0048090B" w:rsidDel="006A4619">
          <w:rPr>
            <w:rFonts w:ascii="Times New Roman" w:eastAsia="ＭＳ 明朝" w:hAnsi="Times New Roman" w:cs="Times New Roman"/>
            <w:color w:val="000000" w:themeColor="text1"/>
            <w:szCs w:val="21"/>
          </w:rPr>
          <w:delText>等</w:delText>
        </w:r>
      </w:del>
      <w:r w:rsidR="003548CD" w:rsidRPr="0048090B">
        <w:rPr>
          <w:rFonts w:ascii="Times New Roman" w:eastAsia="ＭＳ 明朝" w:hAnsi="Times New Roman" w:cs="Times New Roman"/>
          <w:color w:val="000000" w:themeColor="text1"/>
          <w:szCs w:val="21"/>
        </w:rPr>
        <w:t>が</w:t>
      </w:r>
      <w:r w:rsidR="007D0EF3" w:rsidRPr="0048090B">
        <w:rPr>
          <w:rFonts w:ascii="Times New Roman" w:eastAsia="ＭＳ 明朝" w:hAnsi="Times New Roman" w:cs="Times New Roman"/>
          <w:color w:val="000000" w:themeColor="text1"/>
          <w:szCs w:val="21"/>
        </w:rPr>
        <w:t>消え</w:t>
      </w:r>
      <w:r w:rsidR="009B2609" w:rsidRPr="0048090B">
        <w:rPr>
          <w:rFonts w:ascii="Times New Roman" w:eastAsia="ＭＳ 明朝" w:hAnsi="Times New Roman" w:cs="Times New Roman"/>
          <w:color w:val="000000" w:themeColor="text1"/>
          <w:szCs w:val="21"/>
        </w:rPr>
        <w:t>たため</w:t>
      </w:r>
      <w:r w:rsidR="000E1302" w:rsidRPr="0048090B">
        <w:rPr>
          <w:rFonts w:ascii="Times New Roman" w:eastAsia="ＭＳ 明朝" w:hAnsi="Times New Roman" w:cs="Times New Roman"/>
          <w:color w:val="000000" w:themeColor="text1"/>
          <w:szCs w:val="21"/>
        </w:rPr>
        <w:t>と考える。</w:t>
      </w:r>
      <w:r w:rsidR="00D97BB0" w:rsidRPr="0048090B">
        <w:rPr>
          <w:rFonts w:ascii="Times New Roman" w:eastAsia="ＭＳ 明朝" w:hAnsi="Times New Roman" w:cs="Times New Roman"/>
          <w:color w:val="000000" w:themeColor="text1"/>
          <w:szCs w:val="21"/>
        </w:rPr>
        <w:t>滴下</w:t>
      </w:r>
      <w:r w:rsidR="00D97BB0" w:rsidRPr="0048090B">
        <w:rPr>
          <w:rFonts w:ascii="Times New Roman" w:eastAsia="ＭＳ 明朝" w:hAnsi="Times New Roman" w:cs="Times New Roman"/>
          <w:color w:val="000000" w:themeColor="text1"/>
          <w:szCs w:val="21"/>
        </w:rPr>
        <w:t>1</w:t>
      </w:r>
      <w:r w:rsidR="00D97BB0" w:rsidRPr="0048090B">
        <w:rPr>
          <w:rFonts w:ascii="Times New Roman" w:eastAsia="ＭＳ 明朝" w:hAnsi="Times New Roman" w:cs="Times New Roman"/>
          <w:color w:val="000000" w:themeColor="text1"/>
          <w:szCs w:val="21"/>
        </w:rPr>
        <w:t>回目はグルコースに対して反応したが、</w:t>
      </w:r>
      <w:r w:rsidR="000E1302" w:rsidRPr="0048090B">
        <w:rPr>
          <w:rFonts w:ascii="Times New Roman" w:eastAsia="ＭＳ 明朝" w:hAnsi="Times New Roman" w:cs="Times New Roman"/>
          <w:color w:val="000000" w:themeColor="text1"/>
          <w:szCs w:val="21"/>
        </w:rPr>
        <w:t>酸化した</w:t>
      </w:r>
      <w:ins w:id="1222" w:author="松山 ファミリー" w:date="2023-02-09T17:01:00Z">
        <w:r w:rsidR="006A4619">
          <w:rPr>
            <w:rFonts w:ascii="Times New Roman" w:eastAsia="ＭＳ 明朝" w:hAnsi="Times New Roman" w:cs="Times New Roman" w:hint="eastAsia"/>
            <w:color w:val="000000" w:themeColor="text1"/>
            <w:szCs w:val="21"/>
          </w:rPr>
          <w:t>グルコン酸が</w:t>
        </w:r>
      </w:ins>
      <w:del w:id="1223" w:author="松山 ファミリー" w:date="2023-02-09T17:01:00Z">
        <w:r w:rsidR="000E1302" w:rsidRPr="0048090B" w:rsidDel="006A4619">
          <w:rPr>
            <w:rFonts w:ascii="Times New Roman" w:eastAsia="ＭＳ 明朝" w:hAnsi="Times New Roman" w:cs="Times New Roman"/>
            <w:color w:val="000000" w:themeColor="text1"/>
            <w:szCs w:val="21"/>
          </w:rPr>
          <w:delText>グ</w:delText>
        </w:r>
      </w:del>
      <w:del w:id="1224" w:author="松山 ファミリー" w:date="2023-02-09T17:00:00Z">
        <w:r w:rsidR="000E1302" w:rsidRPr="0048090B" w:rsidDel="006A4619">
          <w:rPr>
            <w:rFonts w:ascii="Times New Roman" w:eastAsia="ＭＳ 明朝" w:hAnsi="Times New Roman" w:cs="Times New Roman"/>
            <w:color w:val="000000" w:themeColor="text1"/>
            <w:szCs w:val="21"/>
          </w:rPr>
          <w:delText>ルコノラクトンガ</w:delText>
        </w:r>
      </w:del>
      <w:r w:rsidR="000E1302" w:rsidRPr="0048090B">
        <w:rPr>
          <w:rFonts w:ascii="Times New Roman" w:eastAsia="ＭＳ 明朝" w:hAnsi="Times New Roman" w:cs="Times New Roman"/>
          <w:color w:val="000000" w:themeColor="text1"/>
          <w:szCs w:val="21"/>
        </w:rPr>
        <w:t>電極表面に付着するため、電流密度が低下した可能性がある。</w:t>
      </w:r>
    </w:p>
    <w:p w14:paraId="5600CCE5" w14:textId="77777777" w:rsidR="006A4619" w:rsidRDefault="006A4619" w:rsidP="008036F0">
      <w:pPr>
        <w:rPr>
          <w:ins w:id="1225" w:author="松山 ファミリー" w:date="2023-02-09T17:01:00Z"/>
          <w:rFonts w:ascii="Times New Roman" w:eastAsia="ＭＳ 明朝" w:hAnsi="Times New Roman" w:cs="Times New Roman"/>
          <w:color w:val="000000" w:themeColor="text1"/>
          <w:szCs w:val="21"/>
        </w:rPr>
      </w:pPr>
    </w:p>
    <w:p w14:paraId="4C49980F" w14:textId="15A61BE7" w:rsidR="000F13B6" w:rsidRPr="0048090B" w:rsidRDefault="006A4619" w:rsidP="008036F0">
      <w:pPr>
        <w:rPr>
          <w:rFonts w:ascii="Times New Roman" w:eastAsia="ＭＳ 明朝" w:hAnsi="Times New Roman" w:cs="Times New Roman"/>
          <w:color w:val="000000" w:themeColor="text1"/>
          <w:szCs w:val="21"/>
        </w:rPr>
      </w:pPr>
      <w:ins w:id="1226" w:author="松山 ファミリー" w:date="2023-02-09T17:01:00Z">
        <w:r>
          <w:rPr>
            <w:rFonts w:ascii="Times New Roman" w:eastAsia="ＭＳ 明朝" w:hAnsi="Times New Roman" w:cs="Times New Roman"/>
            <w:color w:val="000000" w:themeColor="text1"/>
            <w:szCs w:val="21"/>
          </w:rPr>
          <w:br w:type="page"/>
        </w:r>
      </w:ins>
      <w:del w:id="1227" w:author="松山 ファミリー" w:date="2023-02-09T14:16:00Z">
        <w:r w:rsidR="00E7530F" w:rsidRPr="0048090B" w:rsidDel="00D450E2">
          <w:rPr>
            <w:rFonts w:ascii="Times New Roman" w:eastAsia="ＭＳ 明朝" w:hAnsi="Times New Roman" w:cs="Times New Roman"/>
            <w:color w:val="000000" w:themeColor="text1"/>
            <w:szCs w:val="21"/>
          </w:rPr>
          <w:br w:type="page"/>
        </w:r>
      </w:del>
    </w:p>
    <w:p w14:paraId="4B6E7DFE" w14:textId="31198F11" w:rsidR="00064AD4" w:rsidRPr="0048090B" w:rsidRDefault="00FB790B"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228" w:name="_Toc126851055"/>
      <w:r w:rsidRPr="0048090B">
        <w:rPr>
          <w:rFonts w:ascii="Times New Roman" w:eastAsia="ＭＳ 明朝" w:hAnsi="Times New Roman" w:cs="Times New Roman"/>
          <w:color w:val="000000" w:themeColor="text1"/>
          <w:szCs w:val="21"/>
        </w:rPr>
        <w:lastRenderedPageBreak/>
        <w:t>220906CP_cell0.02g</w:t>
      </w:r>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bookmarkEnd w:id="1228"/>
    </w:p>
    <w:p w14:paraId="74E4457F" w14:textId="5AB8963A" w:rsidR="00FB790B" w:rsidRDefault="00F0717B">
      <w:pPr>
        <w:jc w:val="center"/>
        <w:rPr>
          <w:rFonts w:ascii="Times New Roman" w:eastAsia="ＭＳ 明朝" w:hAnsi="Times New Roman" w:cs="Times New Roman"/>
          <w:color w:val="000000" w:themeColor="text1"/>
          <w:szCs w:val="21"/>
        </w:rPr>
        <w:pPrChange w:id="1229" w:author="松山 ファミリー" w:date="2023-02-09T14:17:00Z">
          <w:pPr/>
        </w:pPrChange>
      </w:pPr>
      <w:r w:rsidRPr="0048090B">
        <w:rPr>
          <w:rFonts w:ascii="Times New Roman" w:eastAsia="ＭＳ 明朝" w:hAnsi="Times New Roman" w:cs="Times New Roman"/>
          <w:noProof/>
          <w:szCs w:val="21"/>
        </w:rPr>
        <w:drawing>
          <wp:inline distT="0" distB="0" distL="0" distR="0" wp14:anchorId="0E0459FA" wp14:editId="116F272A">
            <wp:extent cx="4416069" cy="2880000"/>
            <wp:effectExtent l="0" t="0" r="3810" b="3175"/>
            <wp:docPr id="154" name="図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416069" cy="2880000"/>
                    </a:xfrm>
                    <a:prstGeom prst="rect">
                      <a:avLst/>
                    </a:prstGeom>
                  </pic:spPr>
                </pic:pic>
              </a:graphicData>
            </a:graphic>
          </wp:inline>
        </w:drawing>
      </w:r>
    </w:p>
    <w:p w14:paraId="4FC81669" w14:textId="49C494C7" w:rsidR="00C26D3B" w:rsidRDefault="00C26D3B">
      <w:pPr>
        <w:jc w:val="center"/>
        <w:rPr>
          <w:rFonts w:ascii="Times New Roman" w:eastAsia="ＭＳ 明朝" w:hAnsi="Times New Roman" w:cs="Times New Roman"/>
          <w:color w:val="000000" w:themeColor="text1"/>
          <w:szCs w:val="21"/>
        </w:rPr>
        <w:pPrChange w:id="1230" w:author="松山 ファミリー" w:date="2023-02-09T14:17: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4.4.7.1 </w:t>
      </w:r>
      <w:r w:rsidRPr="0048090B">
        <w:rPr>
          <w:rFonts w:ascii="Times New Roman" w:eastAsia="ＭＳ 明朝" w:hAnsi="Times New Roman" w:cs="Times New Roman"/>
          <w:color w:val="000000" w:themeColor="text1"/>
          <w:szCs w:val="21"/>
        </w:rPr>
        <w:t>220906CP_cell0.02g</w:t>
      </w:r>
      <w:r>
        <w:rPr>
          <w:rFonts w:ascii="Times New Roman" w:eastAsia="ＭＳ 明朝" w:hAnsi="Times New Roman" w:cs="Times New Roman"/>
          <w:color w:val="000000" w:themeColor="text1"/>
          <w:szCs w:val="21"/>
        </w:rPr>
        <w:t xml:space="preserve"> CA</w:t>
      </w:r>
    </w:p>
    <w:p w14:paraId="1FDF3A5B" w14:textId="3D3CE520" w:rsidR="004F4490" w:rsidRPr="0048090B" w:rsidRDefault="004F4490">
      <w:pPr>
        <w:jc w:val="center"/>
        <w:rPr>
          <w:rFonts w:ascii="Times New Roman" w:eastAsia="ＭＳ 明朝" w:hAnsi="Times New Roman" w:cs="Times New Roman"/>
          <w:color w:val="000000" w:themeColor="text1"/>
          <w:szCs w:val="21"/>
        </w:rPr>
        <w:pPrChange w:id="1231" w:author="松山 ファミリー" w:date="2023-02-09T14:17:00Z">
          <w:pPr/>
        </w:pPrChange>
      </w:pPr>
      <w:del w:id="1232" w:author="松山 ファミリー" w:date="2023-02-09T14:16:00Z">
        <w:r w:rsidDel="00D450E2">
          <w:rPr>
            <w:rFonts w:ascii="Times New Roman" w:eastAsia="ＭＳ 明朝" w:hAnsi="Times New Roman" w:cs="Times New Roman"/>
            <w:color w:val="000000" w:themeColor="text1"/>
            <w:szCs w:val="21"/>
          </w:rPr>
          <w:br w:type="page"/>
        </w:r>
      </w:del>
    </w:p>
    <w:p w14:paraId="7BA516A2" w14:textId="1A8D708B" w:rsidR="007A460B" w:rsidRDefault="00DE5095">
      <w:pPr>
        <w:jc w:val="center"/>
        <w:rPr>
          <w:rFonts w:ascii="Times New Roman" w:eastAsia="ＭＳ 明朝" w:hAnsi="Times New Roman" w:cs="Times New Roman"/>
          <w:color w:val="000000" w:themeColor="text1"/>
          <w:szCs w:val="21"/>
        </w:rPr>
        <w:pPrChange w:id="1233" w:author="松山 ファミリー" w:date="2023-02-09T14:17:00Z">
          <w:pPr/>
        </w:pPrChange>
      </w:pPr>
      <w:r w:rsidRPr="0048090B">
        <w:rPr>
          <w:rFonts w:ascii="Times New Roman" w:eastAsia="ＭＳ 明朝" w:hAnsi="Times New Roman" w:cs="Times New Roman"/>
          <w:noProof/>
          <w:szCs w:val="21"/>
        </w:rPr>
        <w:drawing>
          <wp:inline distT="0" distB="0" distL="0" distR="0" wp14:anchorId="3F235678" wp14:editId="2A89A80A">
            <wp:extent cx="4406463" cy="2879640"/>
            <wp:effectExtent l="0" t="0" r="635" b="381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406463" cy="2879640"/>
                    </a:xfrm>
                    <a:prstGeom prst="rect">
                      <a:avLst/>
                    </a:prstGeom>
                  </pic:spPr>
                </pic:pic>
              </a:graphicData>
            </a:graphic>
          </wp:inline>
        </w:drawing>
      </w:r>
    </w:p>
    <w:p w14:paraId="26CF4DC5" w14:textId="6D13199A" w:rsidR="00C26D3B" w:rsidRPr="0048090B" w:rsidRDefault="00C96894">
      <w:pPr>
        <w:jc w:val="center"/>
        <w:rPr>
          <w:rFonts w:ascii="Times New Roman" w:eastAsia="ＭＳ 明朝" w:hAnsi="Times New Roman" w:cs="Times New Roman"/>
          <w:color w:val="000000" w:themeColor="text1"/>
          <w:szCs w:val="21"/>
        </w:rPr>
        <w:pPrChange w:id="1234" w:author="松山 ファミリー" w:date="2023-02-09T14:17: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4.4.7.2 </w:t>
      </w:r>
      <w:r w:rsidRPr="0048090B">
        <w:rPr>
          <w:rFonts w:ascii="Times New Roman" w:eastAsia="ＭＳ 明朝" w:hAnsi="Times New Roman" w:cs="Times New Roman"/>
          <w:color w:val="000000" w:themeColor="text1"/>
          <w:szCs w:val="21"/>
        </w:rPr>
        <w:t>220906CP_cell0.02g</w:t>
      </w:r>
      <w:r>
        <w:rPr>
          <w:rFonts w:ascii="Times New Roman" w:eastAsia="ＭＳ 明朝" w:hAnsi="Times New Roman" w:cs="Times New Roman"/>
          <w:color w:val="000000" w:themeColor="text1"/>
          <w:szCs w:val="21"/>
        </w:rPr>
        <w:t xml:space="preserve"> </w:t>
      </w:r>
      <w:r w:rsidR="00ED5B42">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34A04683" w14:textId="77777777" w:rsidR="00DE5095" w:rsidRPr="0048090B" w:rsidRDefault="00DE5095" w:rsidP="008036F0">
      <w:pPr>
        <w:rPr>
          <w:rFonts w:ascii="Times New Roman" w:eastAsia="ＭＳ 明朝" w:hAnsi="Times New Roman" w:cs="Times New Roman"/>
          <w:color w:val="000000" w:themeColor="text1"/>
          <w:szCs w:val="21"/>
        </w:rPr>
      </w:pPr>
    </w:p>
    <w:p w14:paraId="631A88DA" w14:textId="69A08521" w:rsidR="00650004" w:rsidRPr="0048090B" w:rsidRDefault="003B6B6E" w:rsidP="008036F0">
      <w:pPr>
        <w:rPr>
          <w:rFonts w:ascii="Times New Roman" w:eastAsia="ＭＳ 明朝" w:hAnsi="Times New Roman" w:cs="Times New Roman"/>
          <w:color w:val="000000" w:themeColor="text1"/>
          <w:szCs w:val="21"/>
        </w:rPr>
      </w:pPr>
      <w:bookmarkStart w:id="1235" w:name="OLE_LINK1"/>
      <w:r w:rsidRPr="0048090B">
        <w:rPr>
          <w:rFonts w:ascii="Times New Roman" w:eastAsia="ＭＳ 明朝" w:hAnsi="Times New Roman" w:cs="Times New Roman"/>
          <w:color w:val="000000" w:themeColor="text1"/>
          <w:szCs w:val="21"/>
        </w:rPr>
        <w:t>水酸化ナトリウム溶液に電極を入れた段階で、電極に詰めたナノシートが溶液内に落ちていくのが確認できた。しかし、</w:t>
      </w:r>
      <w:r w:rsidR="00570E6A" w:rsidRPr="0048090B">
        <w:rPr>
          <w:rFonts w:ascii="Times New Roman" w:eastAsia="ＭＳ 明朝" w:hAnsi="Times New Roman" w:cs="Times New Roman"/>
          <w:color w:val="000000" w:themeColor="text1"/>
          <w:szCs w:val="21"/>
        </w:rPr>
        <w:t>安定するまで</w:t>
      </w:r>
      <w:ins w:id="1236" w:author="松山 ファミリー" w:date="2023-02-09T19:38:00Z">
        <w:r w:rsidR="00BA3F2A">
          <w:rPr>
            <w:rFonts w:ascii="Times New Roman" w:eastAsia="ＭＳ 明朝" w:hAnsi="Times New Roman" w:cs="Times New Roman" w:hint="eastAsia"/>
            <w:color w:val="000000" w:themeColor="text1"/>
            <w:szCs w:val="21"/>
          </w:rPr>
          <w:t>待った後に</w:t>
        </w:r>
      </w:ins>
      <w:del w:id="1237" w:author="松山 ファミリー" w:date="2023-02-09T19:37:00Z">
        <w:r w:rsidR="00570E6A" w:rsidRPr="0048090B" w:rsidDel="00BA3F2A">
          <w:rPr>
            <w:rFonts w:ascii="Times New Roman" w:eastAsia="ＭＳ 明朝" w:hAnsi="Times New Roman" w:cs="Times New Roman"/>
            <w:color w:val="000000" w:themeColor="text1"/>
            <w:szCs w:val="21"/>
          </w:rPr>
          <w:delText>待ち</w:delText>
        </w:r>
      </w:del>
      <w:r w:rsidR="00570E6A" w:rsidRPr="0048090B">
        <w:rPr>
          <w:rFonts w:ascii="Times New Roman" w:eastAsia="ＭＳ 明朝" w:hAnsi="Times New Roman" w:cs="Times New Roman"/>
          <w:color w:val="000000" w:themeColor="text1"/>
          <w:szCs w:val="21"/>
        </w:rPr>
        <w:t>測定を行うと</w:t>
      </w:r>
      <w:r w:rsidR="00FA4CBD" w:rsidRPr="0048090B">
        <w:rPr>
          <w:rFonts w:ascii="Times New Roman" w:eastAsia="ＭＳ 明朝" w:hAnsi="Times New Roman" w:cs="Times New Roman"/>
          <w:color w:val="000000" w:themeColor="text1"/>
          <w:szCs w:val="21"/>
        </w:rPr>
        <w:t>グルコース濃度</w:t>
      </w:r>
      <w:r w:rsidR="00FA4CBD" w:rsidRPr="0048090B">
        <w:rPr>
          <w:rFonts w:ascii="Times New Roman" w:eastAsia="ＭＳ 明朝" w:hAnsi="Times New Roman" w:cs="Times New Roman"/>
          <w:color w:val="000000" w:themeColor="text1"/>
          <w:szCs w:val="21"/>
        </w:rPr>
        <w:t xml:space="preserve"> 4 mM</w:t>
      </w:r>
      <w:r w:rsidR="00FA4CBD" w:rsidRPr="0048090B">
        <w:rPr>
          <w:rFonts w:ascii="Times New Roman" w:eastAsia="ＭＳ 明朝" w:hAnsi="Times New Roman" w:cs="Times New Roman"/>
          <w:color w:val="000000" w:themeColor="text1"/>
          <w:szCs w:val="21"/>
        </w:rPr>
        <w:t>程度までは</w:t>
      </w:r>
      <w:ins w:id="1238" w:author="松山 ファミリー" w:date="2023-02-09T17:03:00Z">
        <w:r w:rsidR="00611AA7">
          <w:rPr>
            <w:rFonts w:ascii="Times New Roman" w:eastAsia="ＭＳ 明朝" w:hAnsi="Times New Roman" w:cs="Times New Roman" w:hint="eastAsia"/>
            <w:color w:val="000000" w:themeColor="text1"/>
            <w:szCs w:val="21"/>
          </w:rPr>
          <w:t>グルコース濃度</w:t>
        </w:r>
      </w:ins>
      <w:ins w:id="1239" w:author="松山 ファミリー" w:date="2023-02-09T17:04:00Z">
        <w:r w:rsidR="00611AA7">
          <w:rPr>
            <w:rFonts w:ascii="Times New Roman" w:eastAsia="ＭＳ 明朝" w:hAnsi="Times New Roman" w:cs="Times New Roman" w:hint="eastAsia"/>
            <w:color w:val="000000" w:themeColor="text1"/>
            <w:szCs w:val="21"/>
          </w:rPr>
          <w:t>に</w:t>
        </w:r>
      </w:ins>
      <w:r w:rsidR="00FA4CBD" w:rsidRPr="0048090B">
        <w:rPr>
          <w:rFonts w:ascii="Times New Roman" w:eastAsia="ＭＳ 明朝" w:hAnsi="Times New Roman" w:cs="Times New Roman"/>
          <w:color w:val="000000" w:themeColor="text1"/>
          <w:szCs w:val="21"/>
        </w:rPr>
        <w:t>比例して測定できていた。</w:t>
      </w:r>
    </w:p>
    <w:p w14:paraId="163C250D" w14:textId="5D612B4C" w:rsidR="00650004" w:rsidRPr="0048090B" w:rsidRDefault="00650004" w:rsidP="003B6B6E">
      <w:pPr>
        <w:widowControl/>
        <w:ind w:left="-199"/>
        <w:jc w:val="left"/>
        <w:outlineLvl w:val="2"/>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30B4E264" w14:textId="4E2691BD" w:rsidR="00BF19DC" w:rsidRPr="0048090B" w:rsidRDefault="00650004"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240" w:name="_Toc126851056"/>
      <w:r w:rsidRPr="0048090B">
        <w:rPr>
          <w:rFonts w:ascii="Times New Roman" w:eastAsia="ＭＳ 明朝" w:hAnsi="Times New Roman" w:cs="Times New Roman"/>
          <w:color w:val="000000" w:themeColor="text1"/>
          <w:szCs w:val="21"/>
        </w:rPr>
        <w:lastRenderedPageBreak/>
        <w:t>220906CP_cell0.2g_1</w:t>
      </w:r>
      <w:bookmarkEnd w:id="1235"/>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bookmarkEnd w:id="1240"/>
    </w:p>
    <w:p w14:paraId="56DB2D32" w14:textId="744E32E6" w:rsidR="009903D0" w:rsidRDefault="009E1D20">
      <w:pPr>
        <w:jc w:val="center"/>
        <w:rPr>
          <w:rFonts w:ascii="Times New Roman" w:eastAsia="ＭＳ 明朝" w:hAnsi="Times New Roman" w:cs="Times New Roman"/>
          <w:color w:val="000000" w:themeColor="text1"/>
          <w:szCs w:val="21"/>
        </w:rPr>
        <w:pPrChange w:id="1241" w:author="松山 ファミリー" w:date="2023-02-09T14:17:00Z">
          <w:pPr/>
        </w:pPrChange>
      </w:pPr>
      <w:r w:rsidRPr="0048090B">
        <w:rPr>
          <w:rFonts w:ascii="Times New Roman" w:eastAsia="ＭＳ 明朝" w:hAnsi="Times New Roman" w:cs="Times New Roman"/>
          <w:noProof/>
          <w:szCs w:val="21"/>
        </w:rPr>
        <w:drawing>
          <wp:inline distT="0" distB="0" distL="0" distR="0" wp14:anchorId="6D41416F" wp14:editId="53D0F3CA">
            <wp:extent cx="4415517" cy="2879640"/>
            <wp:effectExtent l="0" t="0" r="4445" b="381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4D347A57" w14:textId="72DBB9A4" w:rsidR="004F4490" w:rsidRDefault="004F4490">
      <w:pPr>
        <w:jc w:val="center"/>
        <w:rPr>
          <w:rFonts w:ascii="Times New Roman" w:eastAsia="ＭＳ 明朝" w:hAnsi="Times New Roman" w:cs="Times New Roman"/>
          <w:color w:val="000000" w:themeColor="text1"/>
          <w:szCs w:val="21"/>
        </w:rPr>
        <w:pPrChange w:id="1242" w:author="松山 ファミリー" w:date="2023-02-09T14:17:00Z">
          <w:pPr/>
        </w:pPrChange>
      </w:pPr>
      <w:r>
        <w:rPr>
          <w:rFonts w:ascii="Times New Roman" w:eastAsia="ＭＳ 明朝" w:hAnsi="Times New Roman" w:cs="Times New Roman" w:hint="eastAsia"/>
          <w:color w:val="000000" w:themeColor="text1"/>
          <w:szCs w:val="21"/>
        </w:rPr>
        <w:t>図</w:t>
      </w:r>
      <w:r w:rsidR="00DF7574">
        <w:rPr>
          <w:rFonts w:ascii="Times New Roman" w:eastAsia="ＭＳ 明朝" w:hAnsi="Times New Roman" w:cs="Times New Roman"/>
          <w:color w:val="000000" w:themeColor="text1"/>
          <w:szCs w:val="21"/>
        </w:rPr>
        <w:t>4.4.8.1. 220906CP_cell0.2g_1</w:t>
      </w:r>
      <w:r w:rsidR="00654221">
        <w:rPr>
          <w:rFonts w:ascii="Times New Roman" w:eastAsia="ＭＳ 明朝" w:hAnsi="Times New Roman" w:cs="Times New Roman"/>
          <w:color w:val="000000" w:themeColor="text1"/>
          <w:szCs w:val="21"/>
        </w:rPr>
        <w:t xml:space="preserve"> CA</w:t>
      </w:r>
    </w:p>
    <w:p w14:paraId="6D37C45C" w14:textId="3A3B5AFE" w:rsidR="004F4490" w:rsidRPr="0048090B" w:rsidRDefault="003D1D75">
      <w:pPr>
        <w:jc w:val="center"/>
        <w:rPr>
          <w:rFonts w:ascii="Times New Roman" w:eastAsia="ＭＳ 明朝" w:hAnsi="Times New Roman" w:cs="Times New Roman"/>
          <w:color w:val="000000" w:themeColor="text1"/>
          <w:szCs w:val="21"/>
        </w:rPr>
        <w:pPrChange w:id="1243" w:author="松山 ファミリー" w:date="2023-02-09T14:17:00Z">
          <w:pPr/>
        </w:pPrChange>
      </w:pPr>
      <w:del w:id="1244" w:author="松山 ファミリー" w:date="2023-02-09T14:17:00Z">
        <w:r w:rsidDel="006F22EA">
          <w:rPr>
            <w:rFonts w:ascii="Times New Roman" w:eastAsia="ＭＳ 明朝" w:hAnsi="Times New Roman" w:cs="Times New Roman"/>
            <w:color w:val="000000" w:themeColor="text1"/>
            <w:szCs w:val="21"/>
          </w:rPr>
          <w:br w:type="page"/>
        </w:r>
      </w:del>
    </w:p>
    <w:p w14:paraId="5E93EA84" w14:textId="6A0EDA57" w:rsidR="009903D0" w:rsidRDefault="009903D0">
      <w:pPr>
        <w:jc w:val="center"/>
        <w:rPr>
          <w:rFonts w:ascii="Times New Roman" w:eastAsia="ＭＳ 明朝" w:hAnsi="Times New Roman" w:cs="Times New Roman"/>
          <w:color w:val="000000" w:themeColor="text1"/>
          <w:szCs w:val="21"/>
        </w:rPr>
        <w:pPrChange w:id="1245" w:author="松山 ファミリー" w:date="2023-02-09T14:17:00Z">
          <w:pPr/>
        </w:pPrChange>
      </w:pPr>
      <w:r w:rsidRPr="0048090B">
        <w:rPr>
          <w:rFonts w:ascii="Times New Roman" w:eastAsia="ＭＳ 明朝" w:hAnsi="Times New Roman" w:cs="Times New Roman"/>
          <w:noProof/>
          <w:szCs w:val="21"/>
        </w:rPr>
        <w:drawing>
          <wp:inline distT="0" distB="0" distL="0" distR="0" wp14:anchorId="32162B89" wp14:editId="1D1E3E6D">
            <wp:extent cx="4406777" cy="2879640"/>
            <wp:effectExtent l="0" t="0" r="635" b="381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1F4C3ED7" w14:textId="5F95E335" w:rsidR="003D1D75" w:rsidRDefault="003D1D75">
      <w:pPr>
        <w:jc w:val="center"/>
        <w:rPr>
          <w:rFonts w:ascii="Times New Roman" w:eastAsia="ＭＳ 明朝" w:hAnsi="Times New Roman" w:cs="Times New Roman"/>
          <w:color w:val="000000" w:themeColor="text1"/>
          <w:szCs w:val="21"/>
        </w:rPr>
        <w:pPrChange w:id="1246" w:author="松山 ファミリー" w:date="2023-02-09T14:17: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4.4.8.2. 220906CP_cell0.2g_1 </w:t>
      </w:r>
      <w:r>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25F1E9EE" w14:textId="77777777" w:rsidR="003D1D75" w:rsidRPr="0048090B" w:rsidRDefault="003D1D75" w:rsidP="008036F0">
      <w:pPr>
        <w:rPr>
          <w:rFonts w:ascii="Times New Roman" w:eastAsia="ＭＳ 明朝" w:hAnsi="Times New Roman" w:cs="Times New Roman"/>
          <w:color w:val="000000" w:themeColor="text1"/>
          <w:szCs w:val="21"/>
        </w:rPr>
      </w:pPr>
    </w:p>
    <w:p w14:paraId="24FE9450" w14:textId="77777777" w:rsidR="00F520DF" w:rsidRDefault="00B301D5" w:rsidP="008036F0">
      <w:pPr>
        <w:rPr>
          <w:ins w:id="1247" w:author="松山 ファミリー" w:date="2023-02-09T17:06:00Z"/>
          <w:rFonts w:ascii="Times New Roman" w:eastAsia="ＭＳ 明朝" w:hAnsi="Times New Roman" w:cs="Times New Roman"/>
          <w:color w:val="000000" w:themeColor="text1"/>
          <w:szCs w:val="21"/>
        </w:rPr>
      </w:pPr>
      <w:del w:id="1248" w:author="松山 ファミリー" w:date="2023-02-09T17:04:00Z">
        <w:r w:rsidRPr="0048090B" w:rsidDel="00033C6C">
          <w:rPr>
            <w:rFonts w:ascii="Times New Roman" w:eastAsia="ＭＳ 明朝" w:hAnsi="Times New Roman" w:cs="Times New Roman"/>
            <w:color w:val="000000" w:themeColor="text1"/>
            <w:szCs w:val="21"/>
          </w:rPr>
          <w:delText>メリハリのある</w:delText>
        </w:r>
        <w:r w:rsidR="0046280F" w:rsidRPr="0048090B" w:rsidDel="00033C6C">
          <w:rPr>
            <w:rFonts w:ascii="Times New Roman" w:eastAsia="ＭＳ 明朝" w:hAnsi="Times New Roman" w:cs="Times New Roman"/>
            <w:color w:val="000000" w:themeColor="text1"/>
            <w:szCs w:val="21"/>
          </w:rPr>
          <w:delText>データではなく、なだらかな放物線のグラフとなった。</w:delText>
        </w:r>
      </w:del>
      <w:r w:rsidR="00FB0AE0" w:rsidRPr="0048090B">
        <w:rPr>
          <w:rFonts w:ascii="Times New Roman" w:eastAsia="ＭＳ 明朝" w:hAnsi="Times New Roman" w:cs="Times New Roman"/>
          <w:color w:val="000000" w:themeColor="text1"/>
          <w:szCs w:val="21"/>
        </w:rPr>
        <w:t>グルコース濃度</w:t>
      </w:r>
      <w:r w:rsidR="00FB0AE0" w:rsidRPr="0048090B">
        <w:rPr>
          <w:rFonts w:ascii="Times New Roman" w:eastAsia="ＭＳ 明朝" w:hAnsi="Times New Roman" w:cs="Times New Roman"/>
          <w:color w:val="000000" w:themeColor="text1"/>
          <w:szCs w:val="21"/>
        </w:rPr>
        <w:t xml:space="preserve"> 2.5 mM</w:t>
      </w:r>
      <w:r w:rsidR="00FB0AE0" w:rsidRPr="0048090B">
        <w:rPr>
          <w:rFonts w:ascii="Times New Roman" w:eastAsia="ＭＳ 明朝" w:hAnsi="Times New Roman" w:cs="Times New Roman"/>
          <w:color w:val="000000" w:themeColor="text1"/>
          <w:szCs w:val="21"/>
        </w:rPr>
        <w:t>程度までは比例してグルコースの測定ができている。</w:t>
      </w:r>
    </w:p>
    <w:p w14:paraId="5BE41890" w14:textId="6C931D24" w:rsidR="00BD1B60" w:rsidRDefault="00350368" w:rsidP="008036F0">
      <w:pPr>
        <w:rPr>
          <w:rFonts w:ascii="Times New Roman" w:eastAsia="ＭＳ 明朝" w:hAnsi="Times New Roman" w:cs="Times New Roman"/>
          <w:color w:val="000000" w:themeColor="text1"/>
          <w:szCs w:val="21"/>
        </w:rPr>
      </w:pPr>
      <w:del w:id="1249" w:author="松山 ファミリー" w:date="2023-02-09T17:06:00Z">
        <w:r w:rsidRPr="0048090B" w:rsidDel="00F520DF">
          <w:rPr>
            <w:rFonts w:ascii="Times New Roman" w:eastAsia="ＭＳ 明朝" w:hAnsi="Times New Roman" w:cs="Times New Roman"/>
            <w:color w:val="000000" w:themeColor="text1"/>
            <w:szCs w:val="21"/>
          </w:rPr>
          <w:delText>しかし、滴下後</w:delText>
        </w:r>
      </w:del>
      <w:r w:rsidRPr="0048090B">
        <w:rPr>
          <w:rFonts w:ascii="Times New Roman" w:eastAsia="ＭＳ 明朝" w:hAnsi="Times New Roman" w:cs="Times New Roman"/>
          <w:color w:val="000000" w:themeColor="text1"/>
          <w:szCs w:val="21"/>
        </w:rPr>
        <w:t>電流密度が安定するまで</w:t>
      </w:r>
      <w:ins w:id="1250" w:author="松山 ファミリー" w:date="2023-02-09T17:07:00Z">
        <w:r w:rsidR="00F520DF">
          <w:rPr>
            <w:rFonts w:ascii="Times New Roman" w:eastAsia="ＭＳ 明朝" w:hAnsi="Times New Roman" w:cs="Times New Roman" w:hint="eastAsia"/>
            <w:color w:val="000000" w:themeColor="text1"/>
            <w:szCs w:val="21"/>
          </w:rPr>
          <w:t>、様子を見るべきだった。</w:t>
        </w:r>
      </w:ins>
      <w:del w:id="1251" w:author="松山 ファミリー" w:date="2023-02-09T17:06:00Z">
        <w:r w:rsidRPr="0048090B" w:rsidDel="00F520DF">
          <w:rPr>
            <w:rFonts w:ascii="Times New Roman" w:eastAsia="ＭＳ 明朝" w:hAnsi="Times New Roman" w:cs="Times New Roman" w:hint="eastAsia"/>
            <w:color w:val="000000" w:themeColor="text1"/>
            <w:szCs w:val="21"/>
          </w:rPr>
          <w:delText>も</w:delText>
        </w:r>
        <w:r w:rsidRPr="0048090B" w:rsidDel="00F520DF">
          <w:rPr>
            <w:rFonts w:ascii="Times New Roman" w:eastAsia="ＭＳ 明朝" w:hAnsi="Times New Roman" w:cs="Times New Roman"/>
            <w:color w:val="000000" w:themeColor="text1"/>
            <w:szCs w:val="21"/>
          </w:rPr>
          <w:delText>っと</w:delText>
        </w:r>
      </w:del>
      <w:del w:id="1252" w:author="松山 ファミリー" w:date="2023-02-09T17:07:00Z">
        <w:r w:rsidRPr="0048090B" w:rsidDel="00F520DF">
          <w:rPr>
            <w:rFonts w:ascii="Times New Roman" w:eastAsia="ＭＳ 明朝" w:hAnsi="Times New Roman" w:cs="Times New Roman"/>
            <w:color w:val="000000" w:themeColor="text1"/>
            <w:szCs w:val="21"/>
          </w:rPr>
          <w:delText>待っても良かったと考えている。</w:delText>
        </w:r>
      </w:del>
    </w:p>
    <w:p w14:paraId="0F7C9F79" w14:textId="01F7262E" w:rsidR="003D1D75" w:rsidRPr="0048090B" w:rsidRDefault="003D1D75" w:rsidP="008036F0">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61264FD7" w14:textId="2A75BEE9" w:rsidR="003D7B8F" w:rsidRPr="0048090B" w:rsidRDefault="00453ABD"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253" w:name="_Toc126851057"/>
      <w:r w:rsidRPr="0048090B">
        <w:rPr>
          <w:rFonts w:ascii="Times New Roman" w:eastAsia="ＭＳ 明朝" w:hAnsi="Times New Roman" w:cs="Times New Roman"/>
          <w:color w:val="000000" w:themeColor="text1"/>
          <w:szCs w:val="21"/>
        </w:rPr>
        <w:lastRenderedPageBreak/>
        <w:t>220906CP_</w:t>
      </w:r>
      <w:r w:rsidR="00314A71"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ell0.2g_2_2</w:t>
      </w:r>
      <w:r w:rsidRPr="0048090B">
        <w:rPr>
          <w:rFonts w:ascii="Times New Roman" w:eastAsia="ＭＳ 明朝" w:hAnsi="Times New Roman" w:cs="Times New Roman"/>
          <w:color w:val="000000" w:themeColor="text1"/>
          <w:szCs w:val="21"/>
        </w:rPr>
        <w:t>回目</w:t>
      </w:r>
      <w:r w:rsidR="003177E1">
        <w:rPr>
          <w:rFonts w:ascii="Times New Roman" w:eastAsia="ＭＳ 明朝" w:hAnsi="Times New Roman" w:cs="Times New Roman" w:hint="eastAsia"/>
          <w:color w:val="000000" w:themeColor="text1"/>
          <w:szCs w:val="21"/>
        </w:rPr>
        <w:t xml:space="preserve"> </w:t>
      </w:r>
      <w:r w:rsidR="003177E1">
        <w:rPr>
          <w:rFonts w:ascii="Times New Roman" w:eastAsia="ＭＳ 明朝" w:hAnsi="Times New Roman" w:cs="Times New Roman"/>
          <w:color w:val="000000" w:themeColor="text1"/>
          <w:szCs w:val="21"/>
        </w:rPr>
        <w:t>CA</w:t>
      </w:r>
      <w:r w:rsidR="003177E1">
        <w:rPr>
          <w:rFonts w:ascii="Times New Roman" w:eastAsia="ＭＳ 明朝" w:hAnsi="Times New Roman" w:cs="Times New Roman" w:hint="eastAsia"/>
          <w:color w:val="000000" w:themeColor="text1"/>
          <w:szCs w:val="21"/>
        </w:rPr>
        <w:t>結果</w:t>
      </w:r>
      <w:bookmarkEnd w:id="1253"/>
    </w:p>
    <w:p w14:paraId="301AB46F" w14:textId="010F2F22" w:rsidR="003D7B8F" w:rsidRDefault="003D7B8F">
      <w:pPr>
        <w:jc w:val="center"/>
        <w:rPr>
          <w:rFonts w:ascii="Times New Roman" w:eastAsia="ＭＳ 明朝" w:hAnsi="Times New Roman" w:cs="Times New Roman"/>
          <w:color w:val="000000" w:themeColor="text1"/>
          <w:szCs w:val="21"/>
        </w:rPr>
        <w:pPrChange w:id="1254" w:author="松山 ファミリー" w:date="2023-02-09T14:18:00Z">
          <w:pPr/>
        </w:pPrChange>
      </w:pPr>
      <w:r w:rsidRPr="0048090B">
        <w:rPr>
          <w:rFonts w:ascii="Times New Roman" w:eastAsia="ＭＳ 明朝" w:hAnsi="Times New Roman" w:cs="Times New Roman"/>
          <w:noProof/>
          <w:szCs w:val="21"/>
        </w:rPr>
        <w:drawing>
          <wp:inline distT="0" distB="0" distL="0" distR="0" wp14:anchorId="534CB443" wp14:editId="0C30ED52">
            <wp:extent cx="4415517" cy="2879640"/>
            <wp:effectExtent l="0" t="0" r="4445" b="3810"/>
            <wp:docPr id="188" name="図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39B64688" w14:textId="5E8512D3" w:rsidR="003D1D75" w:rsidRDefault="003D1D75">
      <w:pPr>
        <w:jc w:val="center"/>
        <w:rPr>
          <w:rFonts w:ascii="Times New Roman" w:eastAsia="ＭＳ 明朝" w:hAnsi="Times New Roman" w:cs="Times New Roman"/>
          <w:color w:val="000000" w:themeColor="text1"/>
          <w:szCs w:val="21"/>
        </w:rPr>
        <w:pPrChange w:id="1255" w:author="松山 ファミリー" w:date="2023-02-09T14:18: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4.4.9.1. </w:t>
      </w:r>
      <w:r w:rsidRPr="0048090B">
        <w:rPr>
          <w:rFonts w:ascii="Times New Roman" w:eastAsia="ＭＳ 明朝" w:hAnsi="Times New Roman" w:cs="Times New Roman"/>
          <w:color w:val="000000" w:themeColor="text1"/>
          <w:szCs w:val="21"/>
        </w:rPr>
        <w:t>220906CP_cell0.2g_2_2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p>
    <w:p w14:paraId="0263F628" w14:textId="77777777" w:rsidR="003D1D75" w:rsidRPr="003D1D75" w:rsidRDefault="003D1D75">
      <w:pPr>
        <w:jc w:val="center"/>
        <w:rPr>
          <w:rFonts w:ascii="Times New Roman" w:eastAsia="ＭＳ 明朝" w:hAnsi="Times New Roman" w:cs="Times New Roman"/>
          <w:color w:val="000000" w:themeColor="text1"/>
          <w:szCs w:val="21"/>
        </w:rPr>
        <w:pPrChange w:id="1256" w:author="松山 ファミリー" w:date="2023-02-09T14:18:00Z">
          <w:pPr/>
        </w:pPrChange>
      </w:pPr>
    </w:p>
    <w:p w14:paraId="216DA63C" w14:textId="0B88D9F3" w:rsidR="00177A5E" w:rsidRDefault="00811A3C">
      <w:pPr>
        <w:jc w:val="center"/>
        <w:rPr>
          <w:rFonts w:ascii="Times New Roman" w:eastAsia="ＭＳ 明朝" w:hAnsi="Times New Roman" w:cs="Times New Roman"/>
          <w:color w:val="000000" w:themeColor="text1"/>
          <w:szCs w:val="21"/>
        </w:rPr>
        <w:pPrChange w:id="1257" w:author="松山 ファミリー" w:date="2023-02-09T14:18:00Z">
          <w:pPr/>
        </w:pPrChange>
      </w:pPr>
      <w:r w:rsidRPr="0048090B">
        <w:rPr>
          <w:rFonts w:ascii="Times New Roman" w:eastAsia="ＭＳ 明朝" w:hAnsi="Times New Roman" w:cs="Times New Roman"/>
          <w:noProof/>
          <w:szCs w:val="21"/>
        </w:rPr>
        <w:drawing>
          <wp:inline distT="0" distB="0" distL="0" distR="0" wp14:anchorId="49AAE179" wp14:editId="792EBD4F">
            <wp:extent cx="4406777" cy="2879640"/>
            <wp:effectExtent l="0" t="0" r="635" b="3810"/>
            <wp:docPr id="159" name="図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7304AA08" w14:textId="4D842B64" w:rsidR="003D1D75" w:rsidRDefault="003D1D75">
      <w:pPr>
        <w:jc w:val="center"/>
        <w:rPr>
          <w:ins w:id="1258" w:author="松山 ファミリー" w:date="2023-02-09T14:18:00Z"/>
          <w:rFonts w:ascii="Times New Roman" w:eastAsia="ＭＳ 明朝" w:hAnsi="Times New Roman" w:cs="Times New Roman"/>
          <w:color w:val="000000" w:themeColor="text1"/>
          <w:szCs w:val="21"/>
        </w:rPr>
        <w:pPrChange w:id="1259" w:author="松山 ファミリー" w:date="2023-02-09T14:18: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4.4.9.2. </w:t>
      </w:r>
      <w:r w:rsidRPr="0048090B">
        <w:rPr>
          <w:rFonts w:ascii="Times New Roman" w:eastAsia="ＭＳ 明朝" w:hAnsi="Times New Roman" w:cs="Times New Roman"/>
          <w:color w:val="000000" w:themeColor="text1"/>
          <w:szCs w:val="21"/>
        </w:rPr>
        <w:t>220906CP_cell0.2g_2_2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4E1A8851" w14:textId="77777777" w:rsidR="006F22EA" w:rsidRPr="0048090B" w:rsidRDefault="006F22EA" w:rsidP="008036F0">
      <w:pPr>
        <w:rPr>
          <w:rFonts w:ascii="Times New Roman" w:eastAsia="ＭＳ 明朝" w:hAnsi="Times New Roman" w:cs="Times New Roman"/>
          <w:color w:val="000000" w:themeColor="text1"/>
          <w:szCs w:val="21"/>
        </w:rPr>
      </w:pPr>
    </w:p>
    <w:p w14:paraId="7908137D" w14:textId="6FAD5B38" w:rsidR="00F713F2" w:rsidRDefault="00277B92" w:rsidP="008036F0">
      <w:pPr>
        <w:rPr>
          <w:rFonts w:ascii="Times New Roman" w:eastAsia="ＭＳ 明朝" w:hAnsi="Times New Roman" w:cs="Times New Roman"/>
          <w:color w:val="000000" w:themeColor="text1"/>
          <w:szCs w:val="21"/>
        </w:rPr>
      </w:pPr>
      <w:del w:id="1260" w:author="松山 ファミリー" w:date="2023-02-09T17:07:00Z">
        <w:r w:rsidRPr="0048090B" w:rsidDel="00F520DF">
          <w:rPr>
            <w:rFonts w:ascii="Times New Roman" w:eastAsia="ＭＳ 明朝" w:hAnsi="Times New Roman" w:cs="Times New Roman"/>
            <w:color w:val="000000" w:themeColor="text1"/>
            <w:szCs w:val="21"/>
          </w:rPr>
          <w:delText>なだらかな放物線のグラフとなった</w:delText>
        </w:r>
        <w:r w:rsidR="00EF19FE" w:rsidRPr="0048090B" w:rsidDel="00F520DF">
          <w:rPr>
            <w:rFonts w:ascii="Times New Roman" w:eastAsia="ＭＳ 明朝" w:hAnsi="Times New Roman" w:cs="Times New Roman"/>
            <w:color w:val="000000" w:themeColor="text1"/>
            <w:szCs w:val="21"/>
          </w:rPr>
          <w:delText>が、</w:delText>
        </w:r>
      </w:del>
      <w:r w:rsidR="00EF19FE" w:rsidRPr="0048090B">
        <w:rPr>
          <w:rFonts w:ascii="Times New Roman" w:eastAsia="ＭＳ 明朝" w:hAnsi="Times New Roman" w:cs="Times New Roman"/>
          <w:color w:val="000000" w:themeColor="text1"/>
          <w:szCs w:val="21"/>
        </w:rPr>
        <w:t>線形範囲は</w:t>
      </w:r>
      <w:ins w:id="1261" w:author="松山 ファミリー" w:date="2023-02-09T17:07:00Z">
        <w:r w:rsidR="00F520DF">
          <w:rPr>
            <w:rFonts w:ascii="Times New Roman" w:eastAsia="ＭＳ 明朝" w:hAnsi="Times New Roman" w:cs="Times New Roman"/>
            <w:color w:val="000000" w:themeColor="text1"/>
            <w:szCs w:val="21"/>
          </w:rPr>
          <w:t>0</w:t>
        </w:r>
      </w:ins>
      <w:del w:id="1262" w:author="松山 ファミリー" w:date="2023-02-09T17:07:00Z">
        <w:r w:rsidR="008670AE" w:rsidRPr="0048090B" w:rsidDel="00F520DF">
          <w:rPr>
            <w:rFonts w:ascii="Times New Roman" w:eastAsia="ＭＳ 明朝" w:hAnsi="Times New Roman" w:cs="Times New Roman"/>
            <w:color w:val="000000" w:themeColor="text1"/>
            <w:szCs w:val="21"/>
          </w:rPr>
          <w:delText>0.</w:delText>
        </w:r>
        <w:r w:rsidR="00E5585E" w:rsidRPr="0048090B" w:rsidDel="00F520DF">
          <w:rPr>
            <w:rFonts w:ascii="Times New Roman" w:eastAsia="ＭＳ 明朝" w:hAnsi="Times New Roman" w:cs="Times New Roman"/>
            <w:color w:val="000000" w:themeColor="text1"/>
            <w:szCs w:val="21"/>
          </w:rPr>
          <w:delText>08</w:delText>
        </w:r>
      </w:del>
      <w:r w:rsidR="00E5585E" w:rsidRPr="0048090B">
        <w:rPr>
          <w:rFonts w:ascii="Times New Roman" w:eastAsia="ＭＳ 明朝" w:hAnsi="Times New Roman" w:cs="Times New Roman"/>
          <w:color w:val="000000" w:themeColor="text1"/>
          <w:szCs w:val="21"/>
        </w:rPr>
        <w:t>-8.04 mM</w:t>
      </w:r>
      <w:r w:rsidR="00E5585E" w:rsidRPr="0048090B">
        <w:rPr>
          <w:rFonts w:ascii="Times New Roman" w:eastAsia="ＭＳ 明朝" w:hAnsi="Times New Roman" w:cs="Times New Roman"/>
          <w:color w:val="000000" w:themeColor="text1"/>
          <w:szCs w:val="21"/>
        </w:rPr>
        <w:t>とこれまでに測定した電極</w:t>
      </w:r>
      <w:r w:rsidR="00B06A8A" w:rsidRPr="0048090B">
        <w:rPr>
          <w:rFonts w:ascii="Times New Roman" w:eastAsia="ＭＳ 明朝" w:hAnsi="Times New Roman" w:cs="Times New Roman"/>
          <w:color w:val="000000" w:themeColor="text1"/>
          <w:szCs w:val="21"/>
        </w:rPr>
        <w:t>内で広い範囲を測定することができていた。</w:t>
      </w:r>
      <w:r w:rsidR="00B06A8A" w:rsidRPr="0048090B">
        <w:rPr>
          <w:rFonts w:ascii="Times New Roman" w:eastAsia="ＭＳ 明朝" w:hAnsi="Times New Roman" w:cs="Times New Roman"/>
          <w:color w:val="000000" w:themeColor="text1"/>
          <w:szCs w:val="21"/>
        </w:rPr>
        <w:t>CV</w:t>
      </w:r>
      <w:r w:rsidR="00B06A8A" w:rsidRPr="0048090B">
        <w:rPr>
          <w:rFonts w:ascii="Times New Roman" w:eastAsia="ＭＳ 明朝" w:hAnsi="Times New Roman" w:cs="Times New Roman"/>
          <w:color w:val="000000" w:themeColor="text1"/>
          <w:szCs w:val="21"/>
        </w:rPr>
        <w:t>測定後の</w:t>
      </w:r>
      <w:r w:rsidR="00B06A8A" w:rsidRPr="0048090B">
        <w:rPr>
          <w:rFonts w:ascii="Times New Roman" w:eastAsia="ＭＳ 明朝" w:hAnsi="Times New Roman" w:cs="Times New Roman"/>
          <w:color w:val="000000" w:themeColor="text1"/>
          <w:szCs w:val="21"/>
        </w:rPr>
        <w:t>CA</w:t>
      </w:r>
      <w:r w:rsidR="00B06A8A" w:rsidRPr="0048090B">
        <w:rPr>
          <w:rFonts w:ascii="Times New Roman" w:eastAsia="ＭＳ 明朝" w:hAnsi="Times New Roman" w:cs="Times New Roman"/>
          <w:color w:val="000000" w:themeColor="text1"/>
          <w:szCs w:val="21"/>
        </w:rPr>
        <w:t>測定ということもあり、電極が</w:t>
      </w:r>
      <w:r w:rsidR="00AB385C" w:rsidRPr="0048090B">
        <w:rPr>
          <w:rFonts w:ascii="Times New Roman" w:eastAsia="ＭＳ 明朝" w:hAnsi="Times New Roman" w:cs="Times New Roman"/>
          <w:color w:val="000000" w:themeColor="text1"/>
          <w:szCs w:val="21"/>
        </w:rPr>
        <w:t>水酸化ナトリウム水溶液に馴染んで</w:t>
      </w:r>
      <w:ins w:id="1263" w:author="松山 ファミリー" w:date="2023-02-09T17:07:00Z">
        <w:r w:rsidR="000D1AA5">
          <w:rPr>
            <w:rFonts w:ascii="Times New Roman" w:eastAsia="ＭＳ 明朝" w:hAnsi="Times New Roman" w:cs="Times New Roman" w:hint="eastAsia"/>
            <w:color w:val="000000" w:themeColor="text1"/>
            <w:szCs w:val="21"/>
          </w:rPr>
          <w:t>いることが</w:t>
        </w:r>
      </w:ins>
      <w:del w:id="1264" w:author="松山 ファミリー" w:date="2023-02-09T17:07:00Z">
        <w:r w:rsidR="00AB385C" w:rsidRPr="0048090B" w:rsidDel="000D1AA5">
          <w:rPr>
            <w:rFonts w:ascii="Times New Roman" w:eastAsia="ＭＳ 明朝" w:hAnsi="Times New Roman" w:cs="Times New Roman"/>
            <w:color w:val="000000" w:themeColor="text1"/>
            <w:szCs w:val="21"/>
          </w:rPr>
          <w:delText>いないことが</w:delText>
        </w:r>
      </w:del>
      <w:r w:rsidR="00AB385C" w:rsidRPr="0048090B">
        <w:rPr>
          <w:rFonts w:ascii="Times New Roman" w:eastAsia="ＭＳ 明朝" w:hAnsi="Times New Roman" w:cs="Times New Roman"/>
          <w:color w:val="000000" w:themeColor="text1"/>
          <w:szCs w:val="21"/>
        </w:rPr>
        <w:t>原因</w:t>
      </w:r>
      <w:ins w:id="1265" w:author="松山 ファミリー" w:date="2023-02-09T19:38:00Z">
        <w:r w:rsidR="005E300E">
          <w:rPr>
            <w:rFonts w:ascii="Times New Roman" w:eastAsia="ＭＳ 明朝" w:hAnsi="Times New Roman" w:cs="Times New Roman" w:hint="eastAsia"/>
            <w:color w:val="000000" w:themeColor="text1"/>
            <w:szCs w:val="21"/>
          </w:rPr>
          <w:t>の</w:t>
        </w:r>
        <w:r w:rsidR="005E300E">
          <w:rPr>
            <w:rFonts w:ascii="Times New Roman" w:eastAsia="ＭＳ 明朝" w:hAnsi="Times New Roman" w:cs="Times New Roman" w:hint="eastAsia"/>
            <w:color w:val="000000" w:themeColor="text1"/>
            <w:szCs w:val="21"/>
          </w:rPr>
          <w:t>1</w:t>
        </w:r>
        <w:r w:rsidR="005E300E">
          <w:rPr>
            <w:rFonts w:ascii="Times New Roman" w:eastAsia="ＭＳ 明朝" w:hAnsi="Times New Roman" w:cs="Times New Roman" w:hint="eastAsia"/>
            <w:color w:val="000000" w:themeColor="text1"/>
            <w:szCs w:val="21"/>
          </w:rPr>
          <w:t>つ</w:t>
        </w:r>
      </w:ins>
      <w:r w:rsidR="00AB385C" w:rsidRPr="0048090B">
        <w:rPr>
          <w:rFonts w:ascii="Times New Roman" w:eastAsia="ＭＳ 明朝" w:hAnsi="Times New Roman" w:cs="Times New Roman"/>
          <w:color w:val="000000" w:themeColor="text1"/>
          <w:szCs w:val="21"/>
        </w:rPr>
        <w:t>と考えた。</w:t>
      </w:r>
    </w:p>
    <w:p w14:paraId="1D918280" w14:textId="04A65775" w:rsidR="00F713F2" w:rsidRPr="0048090B" w:rsidRDefault="00F713F2" w:rsidP="008036F0">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1E2E547E" w14:textId="0624FE2B" w:rsidR="00F713F2" w:rsidRDefault="00516A64" w:rsidP="008036F0">
      <w:pPr>
        <w:pStyle w:val="a4"/>
        <w:widowControl/>
        <w:numPr>
          <w:ilvl w:val="2"/>
          <w:numId w:val="62"/>
        </w:numPr>
        <w:ind w:leftChars="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lastRenderedPageBreak/>
        <w:t>220906CP_</w:t>
      </w:r>
      <w:r w:rsidR="00314A71"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ell0.2g_3</w:t>
      </w:r>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p>
    <w:p w14:paraId="29BFAB02" w14:textId="7E1F9F47" w:rsidR="00516A64" w:rsidRDefault="00666FF7">
      <w:pPr>
        <w:widowControl/>
        <w:jc w:val="center"/>
        <w:rPr>
          <w:rFonts w:ascii="Times New Roman" w:eastAsia="ＭＳ 明朝" w:hAnsi="Times New Roman" w:cs="Times New Roman"/>
          <w:color w:val="000000" w:themeColor="text1"/>
          <w:szCs w:val="21"/>
        </w:rPr>
        <w:pPrChange w:id="1266" w:author="松山 ファミリー" w:date="2023-02-09T14:18:00Z">
          <w:pPr>
            <w:widowControl/>
            <w:jc w:val="left"/>
          </w:pPr>
        </w:pPrChange>
      </w:pPr>
      <w:r w:rsidRPr="0048090B">
        <w:rPr>
          <w:noProof/>
        </w:rPr>
        <w:drawing>
          <wp:inline distT="0" distB="0" distL="0" distR="0" wp14:anchorId="71943ECE" wp14:editId="09C7374B">
            <wp:extent cx="4415517" cy="2879640"/>
            <wp:effectExtent l="0" t="0" r="4445" b="3810"/>
            <wp:docPr id="160" name="図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2A9C5AFC" w14:textId="41CEEA8A" w:rsidR="008C762D" w:rsidRDefault="008C762D">
      <w:pPr>
        <w:widowControl/>
        <w:jc w:val="center"/>
        <w:rPr>
          <w:rFonts w:ascii="Times New Roman" w:eastAsia="ＭＳ 明朝" w:hAnsi="Times New Roman" w:cs="Times New Roman"/>
          <w:color w:val="000000" w:themeColor="text1"/>
          <w:szCs w:val="21"/>
        </w:rPr>
        <w:pPrChange w:id="1267" w:author="松山 ファミリー" w:date="2023-02-09T14:18:00Z">
          <w:pPr>
            <w:widowControl/>
            <w:jc w:val="left"/>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4.4.10.1</w:t>
      </w:r>
      <w:r w:rsidR="008744C3">
        <w:rPr>
          <w:rFonts w:ascii="Times New Roman" w:eastAsia="ＭＳ 明朝" w:hAnsi="Times New Roman" w:cs="Times New Roman"/>
          <w:color w:val="000000" w:themeColor="text1"/>
          <w:szCs w:val="21"/>
        </w:rPr>
        <w:t>.</w:t>
      </w:r>
      <w:r w:rsidR="006317E9">
        <w:rPr>
          <w:rFonts w:ascii="Times New Roman" w:eastAsia="ＭＳ 明朝" w:hAnsi="Times New Roman" w:cs="Times New Roman"/>
          <w:color w:val="000000" w:themeColor="text1"/>
          <w:szCs w:val="21"/>
        </w:rPr>
        <w:t xml:space="preserve"> </w:t>
      </w:r>
      <w:r w:rsidR="006317E9" w:rsidRPr="0048090B">
        <w:rPr>
          <w:rFonts w:ascii="Times New Roman" w:eastAsia="ＭＳ 明朝" w:hAnsi="Times New Roman" w:cs="Times New Roman"/>
          <w:color w:val="000000" w:themeColor="text1"/>
          <w:szCs w:val="21"/>
        </w:rPr>
        <w:t>220906CP_cell0.2g_3</w:t>
      </w:r>
      <w:r w:rsidR="006317E9">
        <w:rPr>
          <w:rFonts w:ascii="Times New Roman" w:eastAsia="ＭＳ 明朝" w:hAnsi="Times New Roman" w:cs="Times New Roman"/>
          <w:color w:val="000000" w:themeColor="text1"/>
          <w:szCs w:val="21"/>
        </w:rPr>
        <w:t xml:space="preserve"> CA</w:t>
      </w:r>
    </w:p>
    <w:p w14:paraId="18E646D7" w14:textId="77777777" w:rsidR="00C94358" w:rsidRPr="00B9362F" w:rsidRDefault="00C94358">
      <w:pPr>
        <w:widowControl/>
        <w:jc w:val="center"/>
        <w:rPr>
          <w:rFonts w:ascii="Times New Roman" w:eastAsia="ＭＳ 明朝" w:hAnsi="Times New Roman" w:cs="Times New Roman"/>
          <w:color w:val="000000" w:themeColor="text1"/>
          <w:szCs w:val="21"/>
        </w:rPr>
        <w:pPrChange w:id="1268" w:author="松山 ファミリー" w:date="2023-02-09T14:18:00Z">
          <w:pPr>
            <w:widowControl/>
            <w:jc w:val="left"/>
          </w:pPr>
        </w:pPrChange>
      </w:pPr>
    </w:p>
    <w:p w14:paraId="070004A1" w14:textId="5E2AF301" w:rsidR="00067C18" w:rsidRDefault="00067C18">
      <w:pPr>
        <w:widowControl/>
        <w:ind w:left="-199"/>
        <w:jc w:val="center"/>
        <w:rPr>
          <w:rFonts w:ascii="Times New Roman" w:eastAsia="ＭＳ 明朝" w:hAnsi="Times New Roman" w:cs="Times New Roman"/>
          <w:color w:val="000000" w:themeColor="text1"/>
          <w:szCs w:val="21"/>
        </w:rPr>
        <w:pPrChange w:id="1269" w:author="松山 ファミリー" w:date="2023-02-09T14:18:00Z">
          <w:pPr>
            <w:widowControl/>
            <w:ind w:left="-199"/>
            <w:jc w:val="left"/>
          </w:pPr>
        </w:pPrChange>
      </w:pPr>
      <w:r w:rsidRPr="0048090B">
        <w:rPr>
          <w:rFonts w:ascii="Times New Roman" w:eastAsia="ＭＳ 明朝" w:hAnsi="Times New Roman" w:cs="Times New Roman"/>
          <w:noProof/>
          <w:szCs w:val="21"/>
        </w:rPr>
        <w:drawing>
          <wp:inline distT="0" distB="0" distL="0" distR="0" wp14:anchorId="30B945EE" wp14:editId="73BD06F5">
            <wp:extent cx="4406777" cy="2879640"/>
            <wp:effectExtent l="0" t="0" r="635" b="381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6EFEC622" w14:textId="3DDAA80D" w:rsidR="00C94358" w:rsidRDefault="008744C3">
      <w:pPr>
        <w:widowControl/>
        <w:ind w:left="-199"/>
        <w:jc w:val="center"/>
        <w:rPr>
          <w:ins w:id="1270" w:author="松山 ファミリー" w:date="2023-02-09T14:18:00Z"/>
          <w:rFonts w:ascii="Times New Roman" w:eastAsia="ＭＳ 明朝" w:hAnsi="Times New Roman" w:cs="Times New Roman"/>
          <w:color w:val="000000" w:themeColor="text1"/>
          <w:szCs w:val="21"/>
        </w:rPr>
        <w:pPrChange w:id="1271" w:author="松山 ファミリー" w:date="2023-02-09T14:18:00Z">
          <w:pPr>
            <w:widowControl/>
            <w:ind w:left="-199"/>
            <w:jc w:val="left"/>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4.4.10.2. </w:t>
      </w:r>
      <w:r w:rsidR="00C94358" w:rsidRPr="0048090B">
        <w:rPr>
          <w:rFonts w:ascii="Times New Roman" w:eastAsia="ＭＳ 明朝" w:hAnsi="Times New Roman" w:cs="Times New Roman"/>
          <w:color w:val="000000" w:themeColor="text1"/>
          <w:szCs w:val="21"/>
        </w:rPr>
        <w:t>220906CP_cell0.2g_3</w:t>
      </w:r>
      <w:r w:rsidR="00C94358">
        <w:rPr>
          <w:rFonts w:ascii="Times New Roman" w:eastAsia="ＭＳ 明朝" w:hAnsi="Times New Roman" w:cs="Times New Roman"/>
          <w:color w:val="000000" w:themeColor="text1"/>
          <w:szCs w:val="21"/>
        </w:rPr>
        <w:t xml:space="preserve"> </w:t>
      </w:r>
      <w:r w:rsidR="00622FB9">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0F4D4B44" w14:textId="77777777" w:rsidR="00C00C27" w:rsidRPr="0048090B" w:rsidRDefault="00C00C27" w:rsidP="00067C18">
      <w:pPr>
        <w:widowControl/>
        <w:ind w:left="-199"/>
        <w:jc w:val="left"/>
        <w:rPr>
          <w:rFonts w:ascii="Times New Roman" w:eastAsia="ＭＳ 明朝" w:hAnsi="Times New Roman" w:cs="Times New Roman"/>
          <w:color w:val="000000" w:themeColor="text1"/>
          <w:szCs w:val="21"/>
        </w:rPr>
      </w:pPr>
    </w:p>
    <w:p w14:paraId="57B7C507" w14:textId="1AAD9EC7" w:rsidR="00516A64" w:rsidRDefault="006E53CA"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1000-1450 s</w:t>
      </w:r>
      <w:r w:rsidRPr="0048090B">
        <w:rPr>
          <w:rFonts w:ascii="Times New Roman" w:eastAsia="ＭＳ 明朝" w:hAnsi="Times New Roman" w:cs="Times New Roman"/>
          <w:color w:val="000000" w:themeColor="text1"/>
          <w:szCs w:val="21"/>
        </w:rPr>
        <w:t>の間は滴下</w:t>
      </w:r>
      <w:r w:rsidR="00F56867" w:rsidRPr="0048090B">
        <w:rPr>
          <w:rFonts w:ascii="Times New Roman" w:eastAsia="ＭＳ 明朝" w:hAnsi="Times New Roman" w:cs="Times New Roman"/>
          <w:color w:val="000000" w:themeColor="text1"/>
          <w:szCs w:val="21"/>
        </w:rPr>
        <w:t>を止めていた期間であったが、</w:t>
      </w:r>
      <w:del w:id="1272" w:author="松山 ファミリー" w:date="2023-02-09T17:09:00Z">
        <w:r w:rsidR="00F56867" w:rsidRPr="0048090B" w:rsidDel="008061B3">
          <w:rPr>
            <w:rFonts w:ascii="Times New Roman" w:eastAsia="ＭＳ 明朝" w:hAnsi="Times New Roman" w:cs="Times New Roman"/>
            <w:color w:val="000000" w:themeColor="text1"/>
            <w:szCs w:val="21"/>
          </w:rPr>
          <w:delText>ナノシートが剥がれ落ちたのか</w:delText>
        </w:r>
      </w:del>
      <w:r w:rsidR="00A54F64" w:rsidRPr="0048090B">
        <w:rPr>
          <w:rFonts w:ascii="Times New Roman" w:eastAsia="ＭＳ 明朝" w:hAnsi="Times New Roman" w:cs="Times New Roman"/>
          <w:color w:val="000000" w:themeColor="text1"/>
          <w:szCs w:val="21"/>
        </w:rPr>
        <w:t>急激な電流密度の低下が見られた。</w:t>
      </w:r>
      <w:ins w:id="1273" w:author="松山 ファミリー" w:date="2023-02-09T17:09:00Z">
        <w:r w:rsidR="00A87BFA" w:rsidRPr="0048090B">
          <w:rPr>
            <w:rFonts w:ascii="Times New Roman" w:eastAsia="ＭＳ 明朝" w:hAnsi="Times New Roman" w:cs="Times New Roman"/>
            <w:color w:val="000000" w:themeColor="text1"/>
            <w:szCs w:val="21"/>
          </w:rPr>
          <w:t>ナノシートが剥がれ落ちた</w:t>
        </w:r>
        <w:r w:rsidR="00A87BFA">
          <w:rPr>
            <w:rFonts w:ascii="Times New Roman" w:eastAsia="ＭＳ 明朝" w:hAnsi="Times New Roman" w:cs="Times New Roman" w:hint="eastAsia"/>
            <w:color w:val="000000" w:themeColor="text1"/>
            <w:szCs w:val="21"/>
          </w:rPr>
          <w:t>ためと考える。</w:t>
        </w:r>
      </w:ins>
      <w:r w:rsidR="00A54F64" w:rsidRPr="0048090B">
        <w:rPr>
          <w:rFonts w:ascii="Times New Roman" w:eastAsia="ＭＳ 明朝" w:hAnsi="Times New Roman" w:cs="Times New Roman"/>
          <w:color w:val="000000" w:themeColor="text1"/>
          <w:szCs w:val="21"/>
        </w:rPr>
        <w:t>その後、</w:t>
      </w:r>
      <w:ins w:id="1274" w:author="松山 ファミリー" w:date="2023-02-09T17:09:00Z">
        <w:r w:rsidR="00A87BFA">
          <w:rPr>
            <w:rFonts w:ascii="Times New Roman" w:eastAsia="ＭＳ 明朝" w:hAnsi="Times New Roman" w:cs="Times New Roman" w:hint="eastAsia"/>
            <w:color w:val="000000" w:themeColor="text1"/>
            <w:szCs w:val="21"/>
          </w:rPr>
          <w:t>1</w:t>
        </w:r>
        <w:r w:rsidR="00A87BFA">
          <w:rPr>
            <w:rFonts w:ascii="Times New Roman" w:eastAsia="ＭＳ 明朝" w:hAnsi="Times New Roman" w:cs="Times New Roman"/>
            <w:color w:val="000000" w:themeColor="text1"/>
            <w:szCs w:val="21"/>
          </w:rPr>
          <w:t>500 s</w:t>
        </w:r>
        <w:r w:rsidR="00A87BFA">
          <w:rPr>
            <w:rFonts w:ascii="Times New Roman" w:eastAsia="ＭＳ 明朝" w:hAnsi="Times New Roman" w:cs="Times New Roman" w:hint="eastAsia"/>
            <w:color w:val="000000" w:themeColor="text1"/>
            <w:szCs w:val="21"/>
          </w:rPr>
          <w:t>から</w:t>
        </w:r>
      </w:ins>
      <w:r w:rsidR="001640EF" w:rsidRPr="0048090B">
        <w:rPr>
          <w:rFonts w:ascii="Times New Roman" w:eastAsia="ＭＳ 明朝" w:hAnsi="Times New Roman" w:cs="Times New Roman"/>
          <w:color w:val="000000" w:themeColor="text1"/>
          <w:szCs w:val="21"/>
        </w:rPr>
        <w:t>滴下を開始したが、</w:t>
      </w:r>
      <w:r w:rsidR="001640EF" w:rsidRPr="0048090B">
        <w:rPr>
          <w:rFonts w:ascii="Times New Roman" w:eastAsia="ＭＳ 明朝" w:hAnsi="Times New Roman" w:cs="Times New Roman"/>
          <w:color w:val="000000" w:themeColor="text1"/>
          <w:szCs w:val="21"/>
        </w:rPr>
        <w:t>0.25 mA/cm</w:t>
      </w:r>
      <w:r w:rsidR="001640EF" w:rsidRPr="0048090B">
        <w:rPr>
          <w:rFonts w:ascii="Times New Roman" w:eastAsia="ＭＳ 明朝" w:hAnsi="Times New Roman" w:cs="Times New Roman"/>
          <w:color w:val="000000" w:themeColor="text1"/>
          <w:szCs w:val="21"/>
          <w:vertAlign w:val="superscript"/>
        </w:rPr>
        <w:t>2</w:t>
      </w:r>
      <w:r w:rsidR="001640EF" w:rsidRPr="0048090B">
        <w:rPr>
          <w:rFonts w:ascii="Times New Roman" w:eastAsia="ＭＳ 明朝" w:hAnsi="Times New Roman" w:cs="Times New Roman"/>
          <w:color w:val="000000" w:themeColor="text1"/>
          <w:szCs w:val="21"/>
        </w:rPr>
        <w:t>で電流密度が飽和した</w:t>
      </w:r>
      <w:del w:id="1275" w:author="松山 ファミリー" w:date="2023-02-09T19:38:00Z">
        <w:r w:rsidR="001640EF" w:rsidRPr="0048090B" w:rsidDel="005E300E">
          <w:rPr>
            <w:rFonts w:ascii="Times New Roman" w:eastAsia="ＭＳ 明朝" w:hAnsi="Times New Roman" w:cs="Times New Roman"/>
            <w:color w:val="000000" w:themeColor="text1"/>
            <w:szCs w:val="21"/>
          </w:rPr>
          <w:delText>ことがわかる</w:delText>
        </w:r>
      </w:del>
      <w:r w:rsidR="001640EF" w:rsidRPr="0048090B">
        <w:rPr>
          <w:rFonts w:ascii="Times New Roman" w:eastAsia="ＭＳ 明朝" w:hAnsi="Times New Roman" w:cs="Times New Roman"/>
          <w:color w:val="000000" w:themeColor="text1"/>
          <w:szCs w:val="21"/>
        </w:rPr>
        <w:t>。</w:t>
      </w:r>
      <w:del w:id="1276" w:author="松山 ファミリー" w:date="2023-02-09T17:09:00Z">
        <w:r w:rsidR="009670EE" w:rsidRPr="0048090B" w:rsidDel="00A87BFA">
          <w:rPr>
            <w:rFonts w:ascii="Times New Roman" w:eastAsia="ＭＳ 明朝" w:hAnsi="Times New Roman" w:cs="Times New Roman"/>
            <w:color w:val="000000" w:themeColor="text1"/>
            <w:szCs w:val="21"/>
          </w:rPr>
          <w:delText>電極にナノシートを詰め込み不足が考えられる。</w:delText>
        </w:r>
      </w:del>
    </w:p>
    <w:p w14:paraId="4B8AAA5E" w14:textId="4575EE79" w:rsidR="00A4489D" w:rsidRPr="0048090B" w:rsidRDefault="00A4489D" w:rsidP="008036F0">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541D81DC" w14:textId="0A5E031F" w:rsidR="00EC4776" w:rsidRDefault="00184738" w:rsidP="008036F0">
      <w:pPr>
        <w:pStyle w:val="a4"/>
        <w:widowControl/>
        <w:numPr>
          <w:ilvl w:val="2"/>
          <w:numId w:val="62"/>
        </w:numPr>
        <w:ind w:leftChars="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lastRenderedPageBreak/>
        <w:t>220906CP_</w:t>
      </w:r>
      <w:r w:rsidR="00314A71"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ell0.2g_4</w:t>
      </w:r>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p>
    <w:p w14:paraId="7234C868" w14:textId="66AB4907" w:rsidR="00BF19DC" w:rsidRDefault="00811A3C">
      <w:pPr>
        <w:widowControl/>
        <w:jc w:val="center"/>
        <w:rPr>
          <w:rFonts w:ascii="Times New Roman" w:eastAsia="ＭＳ 明朝" w:hAnsi="Times New Roman" w:cs="Times New Roman"/>
          <w:color w:val="000000" w:themeColor="text1"/>
          <w:szCs w:val="21"/>
        </w:rPr>
        <w:pPrChange w:id="1277" w:author="松山 ファミリー" w:date="2023-02-09T14:19:00Z">
          <w:pPr>
            <w:widowControl/>
            <w:jc w:val="left"/>
          </w:pPr>
        </w:pPrChange>
      </w:pPr>
      <w:r w:rsidRPr="0048090B">
        <w:rPr>
          <w:noProof/>
        </w:rPr>
        <w:drawing>
          <wp:inline distT="0" distB="0" distL="0" distR="0" wp14:anchorId="7DF78F01" wp14:editId="150E5CD1">
            <wp:extent cx="4415517" cy="2879640"/>
            <wp:effectExtent l="0" t="0" r="4445" b="3810"/>
            <wp:docPr id="162" name="図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4FCA18F6" w14:textId="607F73AA" w:rsidR="00D81E8C" w:rsidRDefault="00D81E8C">
      <w:pPr>
        <w:widowControl/>
        <w:jc w:val="center"/>
        <w:rPr>
          <w:rFonts w:ascii="Times New Roman" w:eastAsia="ＭＳ 明朝" w:hAnsi="Times New Roman" w:cs="Times New Roman"/>
          <w:color w:val="000000" w:themeColor="text1"/>
          <w:szCs w:val="21"/>
        </w:rPr>
        <w:pPrChange w:id="1278" w:author="松山 ファミリー" w:date="2023-02-09T14:19:00Z">
          <w:pPr>
            <w:widowControl/>
            <w:jc w:val="left"/>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 4.4.11.1. </w:t>
      </w:r>
      <w:r w:rsidRPr="0048090B">
        <w:rPr>
          <w:rFonts w:ascii="Times New Roman" w:eastAsia="ＭＳ 明朝" w:hAnsi="Times New Roman" w:cs="Times New Roman"/>
          <w:color w:val="000000" w:themeColor="text1"/>
          <w:szCs w:val="21"/>
        </w:rPr>
        <w:t>220906CP_cell0.2g_4</w:t>
      </w:r>
      <w:r>
        <w:rPr>
          <w:rFonts w:ascii="Times New Roman" w:eastAsia="ＭＳ 明朝" w:hAnsi="Times New Roman" w:cs="Times New Roman"/>
          <w:color w:val="000000" w:themeColor="text1"/>
          <w:szCs w:val="21"/>
        </w:rPr>
        <w:t xml:space="preserve"> CA</w:t>
      </w:r>
    </w:p>
    <w:p w14:paraId="435C78C4" w14:textId="38DBA4EB" w:rsidR="007C0817" w:rsidRPr="00B9362F" w:rsidRDefault="00D028DC">
      <w:pPr>
        <w:widowControl/>
        <w:jc w:val="center"/>
        <w:rPr>
          <w:rFonts w:ascii="Times New Roman" w:eastAsia="ＭＳ 明朝" w:hAnsi="Times New Roman" w:cs="Times New Roman"/>
          <w:color w:val="000000" w:themeColor="text1"/>
          <w:szCs w:val="21"/>
        </w:rPr>
        <w:pPrChange w:id="1279" w:author="松山 ファミリー" w:date="2023-02-09T14:19:00Z">
          <w:pPr>
            <w:widowControl/>
            <w:jc w:val="left"/>
          </w:pPr>
        </w:pPrChange>
      </w:pPr>
      <w:del w:id="1280" w:author="松山 ファミリー" w:date="2023-02-09T14:19:00Z">
        <w:r w:rsidDel="00C00C27">
          <w:rPr>
            <w:rFonts w:ascii="Times New Roman" w:eastAsia="ＭＳ 明朝" w:hAnsi="Times New Roman" w:cs="Times New Roman"/>
            <w:color w:val="000000" w:themeColor="text1"/>
            <w:szCs w:val="21"/>
          </w:rPr>
          <w:br w:type="page"/>
        </w:r>
      </w:del>
    </w:p>
    <w:p w14:paraId="26A29F2E" w14:textId="3F0A534B" w:rsidR="008B5F04" w:rsidRDefault="008B5F04">
      <w:pPr>
        <w:widowControl/>
        <w:ind w:left="-199"/>
        <w:jc w:val="center"/>
        <w:rPr>
          <w:rFonts w:ascii="Times New Roman" w:eastAsia="ＭＳ 明朝" w:hAnsi="Times New Roman" w:cs="Times New Roman"/>
          <w:color w:val="000000" w:themeColor="text1"/>
          <w:szCs w:val="21"/>
        </w:rPr>
        <w:pPrChange w:id="1281" w:author="松山 ファミリー" w:date="2023-02-09T14:19:00Z">
          <w:pPr>
            <w:widowControl/>
            <w:ind w:left="-199"/>
            <w:jc w:val="left"/>
          </w:pPr>
        </w:pPrChange>
      </w:pPr>
      <w:r w:rsidRPr="0048090B">
        <w:rPr>
          <w:rFonts w:ascii="Times New Roman" w:eastAsia="ＭＳ 明朝" w:hAnsi="Times New Roman" w:cs="Times New Roman"/>
          <w:noProof/>
          <w:szCs w:val="21"/>
        </w:rPr>
        <w:drawing>
          <wp:inline distT="0" distB="0" distL="0" distR="0" wp14:anchorId="0A2A2BF5" wp14:editId="5682B64C">
            <wp:extent cx="4406777" cy="2879640"/>
            <wp:effectExtent l="0" t="0" r="635" b="381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53D1779C" w14:textId="4D3E82EE" w:rsidR="00D028DC" w:rsidRDefault="00D028DC">
      <w:pPr>
        <w:widowControl/>
        <w:jc w:val="center"/>
        <w:rPr>
          <w:rFonts w:ascii="Times New Roman" w:eastAsia="ＭＳ 明朝" w:hAnsi="Times New Roman" w:cs="Times New Roman"/>
          <w:color w:val="000000" w:themeColor="text1"/>
          <w:szCs w:val="21"/>
        </w:rPr>
        <w:pPrChange w:id="1282" w:author="松山 ファミリー" w:date="2023-02-09T14:19:00Z">
          <w:pPr>
            <w:widowControl/>
            <w:jc w:val="left"/>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4.4.11.2 </w:t>
      </w:r>
      <w:r w:rsidRPr="0048090B">
        <w:rPr>
          <w:rFonts w:ascii="Times New Roman" w:eastAsia="ＭＳ 明朝" w:hAnsi="Times New Roman" w:cs="Times New Roman"/>
          <w:color w:val="000000" w:themeColor="text1"/>
          <w:szCs w:val="21"/>
        </w:rPr>
        <w:t>220906CP_cell0.2g_4</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37FE1484" w14:textId="77777777" w:rsidR="00D028DC" w:rsidRPr="00B9362F" w:rsidRDefault="00D028DC" w:rsidP="00B9362F">
      <w:pPr>
        <w:rPr>
          <w:rFonts w:ascii="Times New Roman" w:eastAsia="ＭＳ 明朝" w:hAnsi="Times New Roman" w:cs="Times New Roman"/>
          <w:color w:val="000000" w:themeColor="text1"/>
          <w:szCs w:val="21"/>
        </w:rPr>
      </w:pPr>
    </w:p>
    <w:p w14:paraId="60C69E08" w14:textId="382931B5" w:rsidR="00D028DC" w:rsidRDefault="005841E9" w:rsidP="00D028DC">
      <w:r w:rsidRPr="0048090B">
        <w:t>10 mA/cm</w:t>
      </w:r>
      <w:r w:rsidRPr="0048090B">
        <w:rPr>
          <w:vertAlign w:val="superscript"/>
        </w:rPr>
        <w:t>2</w:t>
      </w:r>
      <w:r w:rsidRPr="0048090B">
        <w:t>あたりで</w:t>
      </w:r>
      <w:r w:rsidR="00311016" w:rsidRPr="0048090B">
        <w:t>電流密度が飽和した。</w:t>
      </w:r>
      <w:r w:rsidR="00C51265" w:rsidRPr="0048090B">
        <w:t>220906CP_cell0.2g_2_2回目</w:t>
      </w:r>
      <w:r w:rsidR="007D2FC8" w:rsidRPr="0048090B">
        <w:t>の時は15 mA/cm</w:t>
      </w:r>
      <w:r w:rsidR="007D2FC8" w:rsidRPr="0048090B">
        <w:rPr>
          <w:vertAlign w:val="superscript"/>
        </w:rPr>
        <w:t>2</w:t>
      </w:r>
      <w:r w:rsidR="007D2FC8" w:rsidRPr="0048090B">
        <w:t>であったことを考えると、</w:t>
      </w:r>
      <w:ins w:id="1283" w:author="松山 ファミリー" w:date="2023-02-09T19:39:00Z">
        <w:r w:rsidR="00F82CC7">
          <w:rPr>
            <w:rFonts w:hint="eastAsia"/>
          </w:rPr>
          <w:t>電極表面が</w:t>
        </w:r>
      </w:ins>
      <w:r w:rsidR="007D2FC8" w:rsidRPr="0048090B">
        <w:t>水酸化ナトリウム水溶液に馴染んだ</w:t>
      </w:r>
      <w:r w:rsidR="009C159B" w:rsidRPr="0048090B">
        <w:t>ことによる精度向上が</w:t>
      </w:r>
      <w:ins w:id="1284" w:author="松山 ファミリー" w:date="2023-02-09T19:39:00Z">
        <w:r w:rsidR="00F82CC7">
          <w:rPr>
            <w:rFonts w:hint="eastAsia"/>
          </w:rPr>
          <w:t>原因の1つに</w:t>
        </w:r>
      </w:ins>
      <w:r w:rsidR="009C159B" w:rsidRPr="0048090B">
        <w:t>考えられる。</w:t>
      </w:r>
    </w:p>
    <w:p w14:paraId="124AED5C" w14:textId="3A8557D1" w:rsidR="00E72BE4" w:rsidRPr="0048090B" w:rsidRDefault="00232F69" w:rsidP="00B9362F">
      <w:r>
        <w:br w:type="page"/>
      </w:r>
    </w:p>
    <w:p w14:paraId="1AA10757" w14:textId="20EFCC22" w:rsidR="00A2604E" w:rsidRPr="0048090B" w:rsidRDefault="00FE3483"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285" w:name="_Toc126851058"/>
      <w:r w:rsidRPr="0048090B">
        <w:rPr>
          <w:rFonts w:ascii="Times New Roman" w:eastAsia="ＭＳ 明朝" w:hAnsi="Times New Roman" w:cs="Times New Roman"/>
          <w:color w:val="000000" w:themeColor="text1"/>
          <w:szCs w:val="21"/>
        </w:rPr>
        <w:lastRenderedPageBreak/>
        <w:t>220906CP_</w:t>
      </w:r>
      <w:r w:rsidR="00314A71"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ell0.8g</w:t>
      </w:r>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bookmarkEnd w:id="1285"/>
    </w:p>
    <w:p w14:paraId="428B1702" w14:textId="7A3B21B6" w:rsidR="00E72BE4" w:rsidRDefault="00E72BE4">
      <w:pPr>
        <w:jc w:val="center"/>
        <w:rPr>
          <w:rFonts w:ascii="Times New Roman" w:eastAsia="ＭＳ 明朝" w:hAnsi="Times New Roman" w:cs="Times New Roman"/>
          <w:color w:val="000000" w:themeColor="text1"/>
          <w:szCs w:val="21"/>
        </w:rPr>
        <w:pPrChange w:id="1286" w:author="松山 ファミリー" w:date="2023-02-09T14:19:00Z">
          <w:pPr/>
        </w:pPrChange>
      </w:pPr>
      <w:r w:rsidRPr="0048090B">
        <w:rPr>
          <w:rFonts w:ascii="Times New Roman" w:eastAsia="ＭＳ 明朝" w:hAnsi="Times New Roman" w:cs="Times New Roman"/>
          <w:noProof/>
          <w:szCs w:val="21"/>
        </w:rPr>
        <w:drawing>
          <wp:inline distT="0" distB="0" distL="0" distR="0" wp14:anchorId="70EA6F9A" wp14:editId="65CFED4B">
            <wp:extent cx="4415517" cy="2879640"/>
            <wp:effectExtent l="0" t="0" r="4445" b="3810"/>
            <wp:docPr id="166" name="図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2111A1DC" w14:textId="1FB6C0FA" w:rsidR="00232F69" w:rsidRDefault="00232F69">
      <w:pPr>
        <w:jc w:val="center"/>
        <w:rPr>
          <w:rFonts w:ascii="Times New Roman" w:eastAsia="ＭＳ 明朝" w:hAnsi="Times New Roman" w:cs="Times New Roman"/>
          <w:color w:val="000000" w:themeColor="text1"/>
          <w:szCs w:val="21"/>
        </w:rPr>
        <w:pPrChange w:id="1287" w:author="松山 ファミリー" w:date="2023-02-09T14:19: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w:t>
      </w:r>
      <w:r w:rsidR="00683351">
        <w:rPr>
          <w:rFonts w:ascii="Times New Roman" w:eastAsia="ＭＳ 明朝" w:hAnsi="Times New Roman" w:cs="Times New Roman"/>
          <w:color w:val="000000" w:themeColor="text1"/>
          <w:szCs w:val="21"/>
        </w:rPr>
        <w:t>12.1</w:t>
      </w:r>
      <w:r w:rsidR="009871EA">
        <w:rPr>
          <w:rFonts w:ascii="Times New Roman" w:eastAsia="ＭＳ 明朝" w:hAnsi="Times New Roman" w:cs="Times New Roman"/>
          <w:color w:val="000000" w:themeColor="text1"/>
          <w:szCs w:val="21"/>
        </w:rPr>
        <w:t xml:space="preserve">. </w:t>
      </w:r>
      <w:r w:rsidR="009871EA" w:rsidRPr="0048090B">
        <w:rPr>
          <w:rFonts w:ascii="Times New Roman" w:eastAsia="ＭＳ 明朝" w:hAnsi="Times New Roman" w:cs="Times New Roman"/>
          <w:color w:val="000000" w:themeColor="text1"/>
          <w:szCs w:val="21"/>
        </w:rPr>
        <w:t>220906CP_cell0.8g</w:t>
      </w:r>
      <w:r w:rsidR="009871EA">
        <w:rPr>
          <w:rFonts w:ascii="Times New Roman" w:eastAsia="ＭＳ 明朝" w:hAnsi="Times New Roman" w:cs="Times New Roman"/>
          <w:color w:val="000000" w:themeColor="text1"/>
          <w:szCs w:val="21"/>
        </w:rPr>
        <w:t xml:space="preserve"> CA</w:t>
      </w:r>
    </w:p>
    <w:p w14:paraId="710F60B6" w14:textId="77777777" w:rsidR="00232F69" w:rsidRPr="0048090B" w:rsidRDefault="00232F69">
      <w:pPr>
        <w:jc w:val="center"/>
        <w:rPr>
          <w:rFonts w:ascii="Times New Roman" w:eastAsia="ＭＳ 明朝" w:hAnsi="Times New Roman" w:cs="Times New Roman"/>
          <w:color w:val="000000" w:themeColor="text1"/>
          <w:szCs w:val="21"/>
        </w:rPr>
        <w:pPrChange w:id="1288" w:author="松山 ファミリー" w:date="2023-02-09T14:19:00Z">
          <w:pPr/>
        </w:pPrChange>
      </w:pPr>
    </w:p>
    <w:p w14:paraId="38B5C940" w14:textId="45A4F9DD" w:rsidR="00B10297" w:rsidRDefault="00B10297">
      <w:pPr>
        <w:jc w:val="center"/>
        <w:rPr>
          <w:rFonts w:ascii="Times New Roman" w:eastAsia="ＭＳ 明朝" w:hAnsi="Times New Roman" w:cs="Times New Roman"/>
          <w:color w:val="000000" w:themeColor="text1"/>
          <w:szCs w:val="21"/>
        </w:rPr>
        <w:pPrChange w:id="1289" w:author="松山 ファミリー" w:date="2023-02-09T14:19:00Z">
          <w:pPr/>
        </w:pPrChange>
      </w:pPr>
      <w:r w:rsidRPr="0048090B">
        <w:rPr>
          <w:rFonts w:ascii="Times New Roman" w:eastAsia="ＭＳ 明朝" w:hAnsi="Times New Roman" w:cs="Times New Roman"/>
          <w:noProof/>
          <w:szCs w:val="21"/>
        </w:rPr>
        <w:drawing>
          <wp:inline distT="0" distB="0" distL="0" distR="0" wp14:anchorId="65126568" wp14:editId="0966FE3E">
            <wp:extent cx="4406777" cy="2879640"/>
            <wp:effectExtent l="0" t="0" r="635" b="381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2C2A7214" w14:textId="44F77703" w:rsidR="009871EA" w:rsidRDefault="00C23105">
      <w:pPr>
        <w:jc w:val="center"/>
        <w:rPr>
          <w:ins w:id="1290" w:author="松山 ファミリー" w:date="2023-02-09T14:19:00Z"/>
          <w:rFonts w:ascii="Times New Roman" w:eastAsia="ＭＳ 明朝" w:hAnsi="Times New Roman" w:cs="Times New Roman"/>
          <w:color w:val="000000" w:themeColor="text1"/>
          <w:szCs w:val="21"/>
        </w:rPr>
        <w:pPrChange w:id="1291" w:author="松山 ファミリー" w:date="2023-02-09T14:19: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4.4.12.2. </w:t>
      </w:r>
      <w:r w:rsidR="00C4557E" w:rsidRPr="0048090B">
        <w:rPr>
          <w:rFonts w:ascii="Times New Roman" w:eastAsia="ＭＳ 明朝" w:hAnsi="Times New Roman" w:cs="Times New Roman"/>
          <w:color w:val="000000" w:themeColor="text1"/>
          <w:szCs w:val="21"/>
        </w:rPr>
        <w:t>220906CP_cell0.8g</w:t>
      </w:r>
      <w:r w:rsidR="00C4557E">
        <w:rPr>
          <w:rFonts w:ascii="Times New Roman" w:eastAsia="ＭＳ 明朝" w:hAnsi="Times New Roman" w:cs="Times New Roman"/>
          <w:color w:val="000000" w:themeColor="text1"/>
          <w:szCs w:val="21"/>
        </w:rPr>
        <w:t xml:space="preserve"> </w:t>
      </w:r>
      <w:r w:rsidR="00C4557E">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70B381DD" w14:textId="77777777" w:rsidR="00C00C27" w:rsidRPr="0048090B" w:rsidRDefault="00C00C27" w:rsidP="006D09F6">
      <w:pPr>
        <w:rPr>
          <w:rFonts w:ascii="Times New Roman" w:eastAsia="ＭＳ 明朝" w:hAnsi="Times New Roman" w:cs="Times New Roman"/>
          <w:color w:val="000000" w:themeColor="text1"/>
          <w:szCs w:val="21"/>
        </w:rPr>
      </w:pPr>
    </w:p>
    <w:p w14:paraId="6975A000" w14:textId="03D98831" w:rsidR="00A2604E" w:rsidRDefault="004800EE" w:rsidP="00B9362F">
      <w:pPr>
        <w:rPr>
          <w:ins w:id="1292" w:author="松山 ファミリー" w:date="2023-02-09T19:40:00Z"/>
          <w:rFonts w:ascii="Times New Roman" w:eastAsia="ＭＳ 明朝" w:hAnsi="Times New Roman" w:cs="Times New Roman" w:hint="eastAsia"/>
          <w:color w:val="000000" w:themeColor="text1"/>
          <w:szCs w:val="21"/>
        </w:rPr>
      </w:pPr>
      <w:r w:rsidRPr="0048090B">
        <w:rPr>
          <w:rFonts w:ascii="Times New Roman" w:eastAsia="ＭＳ 明朝" w:hAnsi="Times New Roman" w:cs="Times New Roman"/>
          <w:color w:val="000000" w:themeColor="text1"/>
          <w:szCs w:val="21"/>
        </w:rPr>
        <w:t>セルロース</w:t>
      </w:r>
      <w:ins w:id="1293" w:author="松山 ファミリー" w:date="2023-02-09T19:40:00Z">
        <w:r w:rsidR="00F64964">
          <w:rPr>
            <w:rFonts w:ascii="Times New Roman" w:eastAsia="ＭＳ 明朝" w:hAnsi="Times New Roman" w:cs="Times New Roman" w:hint="eastAsia"/>
            <w:color w:val="000000" w:themeColor="text1"/>
            <w:szCs w:val="21"/>
          </w:rPr>
          <w:t>ナノファイバー</w:t>
        </w:r>
      </w:ins>
      <w:r w:rsidRPr="0048090B">
        <w:rPr>
          <w:rFonts w:ascii="Times New Roman" w:eastAsia="ＭＳ 明朝" w:hAnsi="Times New Roman" w:cs="Times New Roman"/>
          <w:color w:val="000000" w:themeColor="text1"/>
          <w:szCs w:val="21"/>
        </w:rPr>
        <w:t>を</w:t>
      </w:r>
      <w:r w:rsidR="006F2E40" w:rsidRPr="0048090B">
        <w:rPr>
          <w:rFonts w:ascii="Times New Roman" w:eastAsia="ＭＳ 明朝" w:hAnsi="Times New Roman" w:cs="Times New Roman"/>
          <w:color w:val="000000" w:themeColor="text1"/>
          <w:szCs w:val="21"/>
        </w:rPr>
        <w:t>過剰に入れてみると、</w:t>
      </w:r>
      <w:r w:rsidR="009473AE" w:rsidRPr="0048090B">
        <w:rPr>
          <w:rFonts w:ascii="Times New Roman" w:eastAsia="ＭＳ 明朝" w:hAnsi="Times New Roman" w:cs="Times New Roman"/>
          <w:color w:val="000000" w:themeColor="text1"/>
          <w:szCs w:val="21"/>
        </w:rPr>
        <w:t>0.2 g</w:t>
      </w:r>
      <w:r w:rsidR="009473AE" w:rsidRPr="0048090B">
        <w:rPr>
          <w:rFonts w:ascii="Times New Roman" w:eastAsia="ＭＳ 明朝" w:hAnsi="Times New Roman" w:cs="Times New Roman"/>
          <w:color w:val="000000" w:themeColor="text1"/>
          <w:szCs w:val="21"/>
        </w:rPr>
        <w:t>での場合と比べて</w:t>
      </w:r>
      <w:r w:rsidR="006F2E40" w:rsidRPr="0048090B">
        <w:rPr>
          <w:rFonts w:ascii="Times New Roman" w:eastAsia="ＭＳ 明朝" w:hAnsi="Times New Roman" w:cs="Times New Roman"/>
          <w:color w:val="000000" w:themeColor="text1"/>
          <w:szCs w:val="21"/>
        </w:rPr>
        <w:t>電流密度の低下が見られた</w:t>
      </w:r>
      <w:r w:rsidR="00961F63" w:rsidRPr="0048090B">
        <w:rPr>
          <w:rFonts w:ascii="Times New Roman" w:eastAsia="ＭＳ 明朝" w:hAnsi="Times New Roman" w:cs="Times New Roman"/>
          <w:color w:val="000000" w:themeColor="text1"/>
          <w:szCs w:val="21"/>
        </w:rPr>
        <w:t>。</w:t>
      </w:r>
      <w:ins w:id="1294" w:author="松山 ファミリー" w:date="2023-02-09T19:40:00Z">
        <w:r w:rsidR="00F64964">
          <w:rPr>
            <w:rFonts w:ascii="Times New Roman" w:eastAsia="ＭＳ 明朝" w:hAnsi="Times New Roman" w:cs="Times New Roman" w:hint="eastAsia"/>
            <w:color w:val="000000" w:themeColor="text1"/>
            <w:szCs w:val="21"/>
          </w:rPr>
          <w:t>セルロースナノファイバーは絶縁体</w:t>
        </w:r>
        <w:r w:rsidR="00F64964" w:rsidRPr="00F64964">
          <w:rPr>
            <w:rFonts w:ascii="Times New Roman" w:eastAsia="ＭＳ 明朝" w:hAnsi="Times New Roman" w:cs="Times New Roman"/>
            <w:color w:val="000000" w:themeColor="text1"/>
            <w:szCs w:val="21"/>
            <w:vertAlign w:val="superscript"/>
            <w:rPrChange w:id="1295" w:author="松山 ファミリー" w:date="2023-02-09T19:40:00Z">
              <w:rPr>
                <w:rFonts w:ascii="Times New Roman" w:eastAsia="ＭＳ 明朝" w:hAnsi="Times New Roman" w:cs="Times New Roman"/>
                <w:color w:val="000000" w:themeColor="text1"/>
                <w:szCs w:val="21"/>
              </w:rPr>
            </w:rPrChange>
          </w:rPr>
          <w:t>[</w:t>
        </w:r>
      </w:ins>
      <w:ins w:id="1296" w:author="松山 ファミリー" w:date="2023-02-09T19:41:00Z">
        <w:r w:rsidR="00D02853">
          <w:rPr>
            <w:rFonts w:ascii="Times New Roman" w:eastAsia="ＭＳ 明朝" w:hAnsi="Times New Roman" w:cs="Times New Roman"/>
            <w:color w:val="000000" w:themeColor="text1"/>
            <w:szCs w:val="21"/>
            <w:vertAlign w:val="superscript"/>
          </w:rPr>
          <w:t>5</w:t>
        </w:r>
      </w:ins>
      <w:ins w:id="1297" w:author="松山 ファミリー" w:date="2023-02-09T19:40:00Z">
        <w:r w:rsidR="00F64964" w:rsidRPr="00F64964">
          <w:rPr>
            <w:rFonts w:ascii="Times New Roman" w:eastAsia="ＭＳ 明朝" w:hAnsi="Times New Roman" w:cs="Times New Roman"/>
            <w:color w:val="000000" w:themeColor="text1"/>
            <w:szCs w:val="21"/>
            <w:vertAlign w:val="superscript"/>
            <w:rPrChange w:id="1298" w:author="松山 ファミリー" w:date="2023-02-09T19:40:00Z">
              <w:rPr>
                <w:rFonts w:ascii="Times New Roman" w:eastAsia="ＭＳ 明朝" w:hAnsi="Times New Roman" w:cs="Times New Roman"/>
                <w:color w:val="000000" w:themeColor="text1"/>
                <w:szCs w:val="21"/>
              </w:rPr>
            </w:rPrChange>
          </w:rPr>
          <w:t>]</w:t>
        </w:r>
        <w:r w:rsidR="00F64964">
          <w:rPr>
            <w:rFonts w:ascii="Times New Roman" w:eastAsia="ＭＳ 明朝" w:hAnsi="Times New Roman" w:cs="Times New Roman" w:hint="eastAsia"/>
            <w:color w:val="000000" w:themeColor="text1"/>
            <w:szCs w:val="21"/>
          </w:rPr>
          <w:t>であるため</w:t>
        </w:r>
      </w:ins>
      <w:ins w:id="1299" w:author="松山 ファミリー" w:date="2023-02-09T19:41:00Z">
        <w:r w:rsidR="00D02853">
          <w:rPr>
            <w:rFonts w:ascii="Times New Roman" w:eastAsia="ＭＳ 明朝" w:hAnsi="Times New Roman" w:cs="Times New Roman" w:hint="eastAsia"/>
            <w:color w:val="000000" w:themeColor="text1"/>
            <w:szCs w:val="21"/>
          </w:rPr>
          <w:t>、電流を通しにくくなったと考える。</w:t>
        </w:r>
      </w:ins>
    </w:p>
    <w:p w14:paraId="52DAE0D0" w14:textId="77777777" w:rsidR="00F82CC7" w:rsidRPr="0048090B" w:rsidRDefault="00F82CC7" w:rsidP="00B9362F">
      <w:pPr>
        <w:rPr>
          <w:rFonts w:ascii="Times New Roman" w:eastAsia="ＭＳ 明朝" w:hAnsi="Times New Roman" w:cs="Times New Roman" w:hint="eastAsia"/>
          <w:color w:val="000000" w:themeColor="text1"/>
          <w:szCs w:val="21"/>
        </w:rPr>
      </w:pPr>
    </w:p>
    <w:p w14:paraId="6B712974" w14:textId="0D03886A" w:rsidR="00A2604E" w:rsidRPr="0048090B" w:rsidRDefault="00C4557E" w:rsidP="00B9362F">
      <w:pPr>
        <w:widowControl/>
        <w:jc w:val="left"/>
        <w:outlineLvl w:val="2"/>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00F855FC" w14:textId="2D965073" w:rsidR="00BF19DC" w:rsidRPr="0048090B" w:rsidRDefault="00FE3483"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300" w:name="_Toc126851059"/>
      <w:r w:rsidRPr="0048090B">
        <w:rPr>
          <w:rFonts w:ascii="Times New Roman" w:eastAsia="ＭＳ 明朝" w:hAnsi="Times New Roman" w:cs="Times New Roman"/>
          <w:color w:val="000000" w:themeColor="text1"/>
          <w:szCs w:val="21"/>
        </w:rPr>
        <w:lastRenderedPageBreak/>
        <w:t>220906CP_naf5μL_2</w:t>
      </w:r>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bookmarkEnd w:id="1300"/>
    </w:p>
    <w:p w14:paraId="0F11E229" w14:textId="6428B264" w:rsidR="00BF19DC" w:rsidRPr="0048090B" w:rsidRDefault="00F10D7B" w:rsidP="0095791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56E6781F" wp14:editId="3CCE283E">
            <wp:extent cx="4415517" cy="2879640"/>
            <wp:effectExtent l="0" t="0" r="4445" b="3810"/>
            <wp:docPr id="169" name="図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37BA8F41" w14:textId="6F17C210" w:rsidR="00A2604E" w:rsidRDefault="003950C4" w:rsidP="003950C4">
      <w:pP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4.4.13.1 </w:t>
      </w:r>
      <w:r w:rsidRPr="0048090B">
        <w:rPr>
          <w:rFonts w:ascii="Times New Roman" w:eastAsia="ＭＳ 明朝" w:hAnsi="Times New Roman" w:cs="Times New Roman"/>
          <w:color w:val="000000" w:themeColor="text1"/>
          <w:szCs w:val="21"/>
        </w:rPr>
        <w:t>220906CP_naf5μL_2</w:t>
      </w:r>
      <w:r>
        <w:rPr>
          <w:rFonts w:ascii="Times New Roman" w:eastAsia="ＭＳ 明朝" w:hAnsi="Times New Roman" w:cs="Times New Roman"/>
          <w:color w:val="000000" w:themeColor="text1"/>
          <w:szCs w:val="21"/>
        </w:rPr>
        <w:t xml:space="preserve"> CA</w:t>
      </w:r>
    </w:p>
    <w:p w14:paraId="1F92DEF5" w14:textId="77777777" w:rsidR="003950C4" w:rsidRPr="00B9362F" w:rsidRDefault="003950C4" w:rsidP="00B9362F">
      <w:pPr>
        <w:rPr>
          <w:rFonts w:ascii="Times New Roman" w:eastAsia="ＭＳ 明朝" w:hAnsi="Times New Roman" w:cs="Times New Roman"/>
          <w:color w:val="000000" w:themeColor="text1"/>
          <w:szCs w:val="21"/>
        </w:rPr>
      </w:pPr>
    </w:p>
    <w:p w14:paraId="77915AED" w14:textId="2AC553AE" w:rsidR="00A2604E" w:rsidRDefault="00F10D7B"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印加電圧を</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の初期電位と勘違いし</w:t>
      </w:r>
      <w:r w:rsidRPr="0048090B">
        <w:rPr>
          <w:rFonts w:ascii="Times New Roman" w:eastAsia="ＭＳ 明朝" w:hAnsi="Times New Roman" w:cs="Times New Roman"/>
          <w:color w:val="000000" w:themeColor="text1"/>
          <w:szCs w:val="21"/>
        </w:rPr>
        <w:t>0 V</w:t>
      </w:r>
      <w:r w:rsidRPr="0048090B">
        <w:rPr>
          <w:rFonts w:ascii="Times New Roman" w:eastAsia="ＭＳ 明朝" w:hAnsi="Times New Roman" w:cs="Times New Roman"/>
          <w:color w:val="000000" w:themeColor="text1"/>
          <w:szCs w:val="21"/>
        </w:rPr>
        <w:t>と設定してしまった為、無効なデータとなった</w:t>
      </w:r>
      <w:r w:rsidR="003E2F41" w:rsidRPr="0048090B">
        <w:rPr>
          <w:rFonts w:ascii="Times New Roman" w:eastAsia="ＭＳ 明朝" w:hAnsi="Times New Roman" w:cs="Times New Roman"/>
          <w:color w:val="000000" w:themeColor="text1"/>
          <w:szCs w:val="21"/>
        </w:rPr>
        <w:t>。</w:t>
      </w:r>
    </w:p>
    <w:p w14:paraId="11E4FB95" w14:textId="0C0DC270" w:rsidR="003950C4" w:rsidRPr="0048090B" w:rsidRDefault="003950C4" w:rsidP="008036F0">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6A8C5CE7" w14:textId="315A4115" w:rsidR="00EE0102" w:rsidRDefault="00FE3483" w:rsidP="00707DC2">
      <w:pPr>
        <w:pStyle w:val="a4"/>
        <w:widowControl/>
        <w:numPr>
          <w:ilvl w:val="2"/>
          <w:numId w:val="62"/>
        </w:numPr>
        <w:ind w:leftChars="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lastRenderedPageBreak/>
        <w:t>220906CP_naf5μL_3</w:t>
      </w:r>
      <w:r w:rsidR="008C0FC2">
        <w:rPr>
          <w:rFonts w:ascii="Times New Roman" w:eastAsia="ＭＳ 明朝" w:hAnsi="Times New Roman" w:cs="Times New Roman"/>
          <w:color w:val="000000" w:themeColor="text1"/>
          <w:szCs w:val="21"/>
        </w:rPr>
        <w:t xml:space="preserve"> CA</w:t>
      </w:r>
      <w:r w:rsidR="008C0FC2">
        <w:rPr>
          <w:rFonts w:ascii="Times New Roman" w:eastAsia="ＭＳ 明朝" w:hAnsi="Times New Roman" w:cs="Times New Roman" w:hint="eastAsia"/>
          <w:color w:val="000000" w:themeColor="text1"/>
          <w:szCs w:val="21"/>
        </w:rPr>
        <w:t>結果</w:t>
      </w:r>
    </w:p>
    <w:p w14:paraId="2525CDBB" w14:textId="43A34B4B" w:rsidR="00A2604E" w:rsidRDefault="002A063A">
      <w:pPr>
        <w:widowControl/>
        <w:jc w:val="center"/>
        <w:rPr>
          <w:rFonts w:ascii="Times New Roman" w:eastAsia="ＭＳ 明朝" w:hAnsi="Times New Roman" w:cs="Times New Roman"/>
          <w:color w:val="000000" w:themeColor="text1"/>
          <w:szCs w:val="21"/>
        </w:rPr>
        <w:pPrChange w:id="1301" w:author="松山 ファミリー" w:date="2023-02-09T14:20:00Z">
          <w:pPr>
            <w:widowControl/>
            <w:jc w:val="left"/>
          </w:pPr>
        </w:pPrChange>
      </w:pPr>
      <w:r w:rsidRPr="0048090B">
        <w:rPr>
          <w:rFonts w:hint="eastAsia"/>
          <w:noProof/>
        </w:rPr>
        <w:drawing>
          <wp:inline distT="0" distB="0" distL="0" distR="0" wp14:anchorId="60F1F666" wp14:editId="449597CE">
            <wp:extent cx="4415517" cy="2879640"/>
            <wp:effectExtent l="0" t="0" r="4445" b="3810"/>
            <wp:docPr id="170" name="図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3CB95814" w14:textId="78D72F19" w:rsidR="00EE0102" w:rsidRDefault="00340665">
      <w:pPr>
        <w:widowControl/>
        <w:jc w:val="center"/>
        <w:rPr>
          <w:rFonts w:ascii="Times New Roman" w:eastAsia="ＭＳ 明朝" w:hAnsi="Times New Roman" w:cs="Times New Roman"/>
          <w:color w:val="000000" w:themeColor="text1"/>
          <w:szCs w:val="21"/>
        </w:rPr>
        <w:pPrChange w:id="1302" w:author="松山 ファミリー" w:date="2023-02-09T14:20:00Z">
          <w:pPr>
            <w:widowControl/>
            <w:jc w:val="left"/>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4.4.14.1. </w:t>
      </w:r>
      <w:r w:rsidRPr="0048090B">
        <w:rPr>
          <w:rFonts w:ascii="Times New Roman" w:eastAsia="ＭＳ 明朝" w:hAnsi="Times New Roman" w:cs="Times New Roman"/>
          <w:color w:val="000000" w:themeColor="text1"/>
          <w:szCs w:val="21"/>
        </w:rPr>
        <w:t>220906CP_naf5μL_3</w:t>
      </w:r>
      <w:r>
        <w:rPr>
          <w:rFonts w:ascii="Times New Roman" w:eastAsia="ＭＳ 明朝" w:hAnsi="Times New Roman" w:cs="Times New Roman"/>
          <w:color w:val="000000" w:themeColor="text1"/>
          <w:szCs w:val="21"/>
        </w:rPr>
        <w:t xml:space="preserve"> CA</w:t>
      </w:r>
    </w:p>
    <w:p w14:paraId="377D7A7B" w14:textId="77777777" w:rsidR="00EE0102" w:rsidRPr="00B9362F" w:rsidRDefault="00EE0102">
      <w:pPr>
        <w:widowControl/>
        <w:jc w:val="center"/>
        <w:rPr>
          <w:rFonts w:ascii="Times New Roman" w:eastAsia="ＭＳ 明朝" w:hAnsi="Times New Roman" w:cs="Times New Roman"/>
          <w:color w:val="000000" w:themeColor="text1"/>
          <w:szCs w:val="21"/>
        </w:rPr>
        <w:pPrChange w:id="1303" w:author="松山 ファミリー" w:date="2023-02-09T14:20:00Z">
          <w:pPr>
            <w:widowControl/>
            <w:jc w:val="left"/>
          </w:pPr>
        </w:pPrChange>
      </w:pPr>
    </w:p>
    <w:p w14:paraId="0CE3765B" w14:textId="632B9D44" w:rsidR="00F220FA" w:rsidRDefault="00F220FA">
      <w:pPr>
        <w:jc w:val="center"/>
        <w:rPr>
          <w:rFonts w:ascii="Times New Roman" w:eastAsia="ＭＳ 明朝" w:hAnsi="Times New Roman" w:cs="Times New Roman"/>
          <w:color w:val="000000" w:themeColor="text1"/>
          <w:szCs w:val="21"/>
        </w:rPr>
        <w:pPrChange w:id="1304" w:author="松山 ファミリー" w:date="2023-02-09T14:20:00Z">
          <w:pPr/>
        </w:pPrChange>
      </w:pPr>
      <w:r w:rsidRPr="0048090B">
        <w:rPr>
          <w:rFonts w:ascii="Times New Roman" w:eastAsia="ＭＳ 明朝" w:hAnsi="Times New Roman" w:cs="Times New Roman"/>
          <w:noProof/>
          <w:szCs w:val="21"/>
        </w:rPr>
        <w:drawing>
          <wp:inline distT="0" distB="0" distL="0" distR="0" wp14:anchorId="1B3D37F6" wp14:editId="716A29DD">
            <wp:extent cx="4406777" cy="2879640"/>
            <wp:effectExtent l="0" t="0" r="635" b="381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4296B608" w14:textId="7C4E4AF3" w:rsidR="00340665" w:rsidRDefault="00340665">
      <w:pPr>
        <w:jc w:val="center"/>
        <w:rPr>
          <w:ins w:id="1305" w:author="松山 ファミリー" w:date="2023-02-09T14:20:00Z"/>
          <w:rFonts w:ascii="Times New Roman" w:eastAsia="ＭＳ 明朝" w:hAnsi="Times New Roman" w:cs="Times New Roman"/>
          <w:color w:val="000000" w:themeColor="text1"/>
          <w:szCs w:val="21"/>
        </w:rPr>
        <w:pPrChange w:id="1306" w:author="松山 ファミリー" w:date="2023-02-09T14:20: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4.4.14.2 </w:t>
      </w:r>
      <w:r w:rsidRPr="0048090B">
        <w:rPr>
          <w:rFonts w:ascii="Times New Roman" w:eastAsia="ＭＳ 明朝" w:hAnsi="Times New Roman" w:cs="Times New Roman"/>
          <w:color w:val="000000" w:themeColor="text1"/>
          <w:szCs w:val="21"/>
        </w:rPr>
        <w:t>220906CP_naf5μL_3</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B536CF">
        <w:rPr>
          <w:rFonts w:ascii="Times New Roman" w:eastAsia="ＭＳ 明朝" w:hAnsi="Times New Roman" w:cs="Times New Roman" w:hint="eastAsia"/>
          <w:color w:val="000000" w:themeColor="text1"/>
          <w:szCs w:val="21"/>
        </w:rPr>
        <w:t>密度</w:t>
      </w:r>
    </w:p>
    <w:p w14:paraId="0B64756D" w14:textId="77777777" w:rsidR="00FA189F" w:rsidRPr="0048090B" w:rsidRDefault="00FA189F" w:rsidP="00A952F7">
      <w:pPr>
        <w:rPr>
          <w:rFonts w:ascii="Times New Roman" w:eastAsia="ＭＳ 明朝" w:hAnsi="Times New Roman" w:cs="Times New Roman"/>
          <w:color w:val="000000" w:themeColor="text1"/>
          <w:szCs w:val="21"/>
        </w:rPr>
      </w:pPr>
    </w:p>
    <w:p w14:paraId="32A7CA6D" w14:textId="467434BB" w:rsidR="00A2604E" w:rsidRDefault="00D02853" w:rsidP="00A952F7">
      <w:pPr>
        <w:rPr>
          <w:rFonts w:ascii="Times New Roman" w:eastAsia="ＭＳ 明朝" w:hAnsi="Times New Roman" w:cs="Times New Roman"/>
          <w:color w:val="000000" w:themeColor="text1"/>
          <w:szCs w:val="21"/>
        </w:rPr>
      </w:pPr>
      <w:ins w:id="1307" w:author="松山 ファミリー" w:date="2023-02-09T19:42:00Z">
        <w:r>
          <w:rPr>
            <w:rFonts w:ascii="Times New Roman" w:eastAsia="ＭＳ 明朝" w:hAnsi="Times New Roman" w:cs="Times New Roman" w:hint="eastAsia"/>
            <w:color w:val="000000" w:themeColor="text1"/>
            <w:szCs w:val="21"/>
          </w:rPr>
          <w:t>グルコース滴下</w:t>
        </w:r>
        <w:r>
          <w:rPr>
            <w:rFonts w:ascii="Times New Roman" w:eastAsia="ＭＳ 明朝" w:hAnsi="Times New Roman" w:cs="Times New Roman"/>
            <w:color w:val="000000" w:themeColor="text1"/>
            <w:szCs w:val="21"/>
          </w:rPr>
          <w:t>500 s</w:t>
        </w:r>
        <w:r>
          <w:rPr>
            <w:rFonts w:ascii="Times New Roman" w:eastAsia="ＭＳ 明朝" w:hAnsi="Times New Roman" w:cs="Times New Roman" w:hint="eastAsia"/>
            <w:color w:val="000000" w:themeColor="text1"/>
            <w:szCs w:val="21"/>
          </w:rPr>
          <w:t>前</w:t>
        </w:r>
      </w:ins>
      <w:del w:id="1308" w:author="松山 ファミリー" w:date="2023-02-09T19:42:00Z">
        <w:r w:rsidR="00A96E79" w:rsidRPr="0048090B" w:rsidDel="00D02853">
          <w:rPr>
            <w:rFonts w:ascii="Times New Roman" w:eastAsia="ＭＳ 明朝" w:hAnsi="Times New Roman" w:cs="Times New Roman"/>
            <w:color w:val="000000" w:themeColor="text1"/>
            <w:szCs w:val="21"/>
          </w:rPr>
          <w:delText>最初</w:delText>
        </w:r>
      </w:del>
      <w:r w:rsidR="00A96E79" w:rsidRPr="0048090B">
        <w:rPr>
          <w:rFonts w:ascii="Times New Roman" w:eastAsia="ＭＳ 明朝" w:hAnsi="Times New Roman" w:cs="Times New Roman"/>
          <w:color w:val="000000" w:themeColor="text1"/>
          <w:szCs w:val="21"/>
        </w:rPr>
        <w:t>の</w:t>
      </w:r>
      <w:del w:id="1309" w:author="松山 ファミリー" w:date="2023-02-09T19:42:00Z">
        <w:r w:rsidR="00A96E79" w:rsidRPr="0048090B" w:rsidDel="00D02853">
          <w:rPr>
            <w:rFonts w:ascii="Times New Roman" w:eastAsia="ＭＳ 明朝" w:hAnsi="Times New Roman" w:cs="Times New Roman"/>
            <w:color w:val="000000" w:themeColor="text1"/>
            <w:szCs w:val="21"/>
          </w:rPr>
          <w:delText>異常な</w:delText>
        </w:r>
      </w:del>
      <w:r w:rsidR="006D7945" w:rsidRPr="0048090B">
        <w:rPr>
          <w:rFonts w:ascii="Times New Roman" w:eastAsia="ＭＳ 明朝" w:hAnsi="Times New Roman" w:cs="Times New Roman"/>
          <w:color w:val="000000" w:themeColor="text1"/>
          <w:szCs w:val="21"/>
        </w:rPr>
        <w:t>電流密度の低下は、</w:t>
      </w:r>
      <w:r w:rsidR="00A365C2" w:rsidRPr="0048090B">
        <w:rPr>
          <w:rFonts w:ascii="Times New Roman" w:eastAsia="ＭＳ 明朝" w:hAnsi="Times New Roman" w:cs="Times New Roman"/>
          <w:color w:val="000000" w:themeColor="text1"/>
          <w:szCs w:val="21"/>
        </w:rPr>
        <w:t>電極表面が</w:t>
      </w:r>
      <w:r w:rsidR="006D7945" w:rsidRPr="0048090B">
        <w:rPr>
          <w:rFonts w:ascii="Times New Roman" w:eastAsia="ＭＳ 明朝" w:hAnsi="Times New Roman" w:cs="Times New Roman"/>
          <w:color w:val="000000" w:themeColor="text1"/>
          <w:szCs w:val="21"/>
        </w:rPr>
        <w:t>安定するまで待ちきれて</w:t>
      </w:r>
      <w:r w:rsidR="00A365C2" w:rsidRPr="0048090B">
        <w:rPr>
          <w:rFonts w:ascii="Times New Roman" w:eastAsia="ＭＳ 明朝" w:hAnsi="Times New Roman" w:cs="Times New Roman"/>
          <w:color w:val="000000" w:themeColor="text1"/>
          <w:szCs w:val="21"/>
        </w:rPr>
        <w:t>いなかったためである。</w:t>
      </w:r>
      <w:r w:rsidR="00257C75" w:rsidRPr="0048090B">
        <w:rPr>
          <w:rFonts w:ascii="Times New Roman" w:eastAsia="ＭＳ 明朝" w:hAnsi="Times New Roman" w:cs="Times New Roman"/>
          <w:color w:val="000000" w:themeColor="text1"/>
          <w:szCs w:val="21"/>
        </w:rPr>
        <w:t>また、</w:t>
      </w:r>
      <w:r w:rsidR="0099039B" w:rsidRPr="0048090B">
        <w:rPr>
          <w:rFonts w:ascii="Times New Roman" w:eastAsia="ＭＳ 明朝" w:hAnsi="Times New Roman" w:cs="Times New Roman"/>
          <w:color w:val="000000" w:themeColor="text1"/>
          <w:szCs w:val="21"/>
        </w:rPr>
        <w:t>220906CP_cell0.2g_2_2</w:t>
      </w:r>
      <w:r w:rsidR="0099039B" w:rsidRPr="0048090B">
        <w:rPr>
          <w:rFonts w:ascii="Times New Roman" w:eastAsia="ＭＳ 明朝" w:hAnsi="Times New Roman" w:cs="Times New Roman"/>
          <w:color w:val="000000" w:themeColor="text1"/>
          <w:szCs w:val="21"/>
        </w:rPr>
        <w:t>回目と同程度の性能を保持していることがわかったが、電流密度が飽和するまで滴下し続け</w:t>
      </w:r>
      <w:r w:rsidR="005B2DE6" w:rsidRPr="0048090B">
        <w:rPr>
          <w:rFonts w:ascii="Times New Roman" w:eastAsia="ＭＳ 明朝" w:hAnsi="Times New Roman" w:cs="Times New Roman"/>
          <w:color w:val="000000" w:themeColor="text1"/>
          <w:szCs w:val="21"/>
        </w:rPr>
        <w:t>るべきだった。</w:t>
      </w:r>
    </w:p>
    <w:p w14:paraId="3AFCC4A5" w14:textId="767F2E72" w:rsidR="00340665" w:rsidRPr="0048090B" w:rsidRDefault="00340665" w:rsidP="00A952F7">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7473175B" w14:textId="13C75051" w:rsidR="00FE3483" w:rsidRPr="0048090B" w:rsidRDefault="00FE3483"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310" w:name="_Toc126851060"/>
      <w:r w:rsidRPr="0048090B">
        <w:rPr>
          <w:rFonts w:ascii="Times New Roman" w:eastAsia="ＭＳ 明朝" w:hAnsi="Times New Roman" w:cs="Times New Roman"/>
          <w:color w:val="000000" w:themeColor="text1"/>
          <w:szCs w:val="21"/>
        </w:rPr>
        <w:lastRenderedPageBreak/>
        <w:t>220906CP_naf10μL_1</w:t>
      </w:r>
      <w:r w:rsidR="008C0FC2">
        <w:rPr>
          <w:rFonts w:ascii="Times New Roman" w:eastAsia="ＭＳ 明朝" w:hAnsi="Times New Roman" w:cs="Times New Roman"/>
          <w:color w:val="000000" w:themeColor="text1"/>
          <w:szCs w:val="21"/>
        </w:rPr>
        <w:t xml:space="preserve"> CA</w:t>
      </w:r>
      <w:r w:rsidR="008C0FC2">
        <w:rPr>
          <w:rFonts w:ascii="Times New Roman" w:eastAsia="ＭＳ 明朝" w:hAnsi="Times New Roman" w:cs="Times New Roman" w:hint="eastAsia"/>
          <w:color w:val="000000" w:themeColor="text1"/>
          <w:szCs w:val="21"/>
        </w:rPr>
        <w:t>結果</w:t>
      </w:r>
      <w:bookmarkEnd w:id="1310"/>
    </w:p>
    <w:p w14:paraId="591D4063" w14:textId="77777777" w:rsidR="00340665" w:rsidRDefault="007C6120">
      <w:pPr>
        <w:jc w:val="center"/>
        <w:rPr>
          <w:rFonts w:ascii="Times New Roman" w:eastAsia="ＭＳ 明朝" w:hAnsi="Times New Roman" w:cs="Times New Roman"/>
          <w:color w:val="000000" w:themeColor="text1"/>
          <w:szCs w:val="21"/>
        </w:rPr>
        <w:pPrChange w:id="1311" w:author="松山 ファミリー" w:date="2023-02-09T14:22:00Z">
          <w:pPr/>
        </w:pPrChange>
      </w:pPr>
      <w:r w:rsidRPr="0048090B">
        <w:rPr>
          <w:rFonts w:ascii="Times New Roman" w:eastAsia="ＭＳ 明朝" w:hAnsi="Times New Roman" w:cs="Times New Roman"/>
          <w:noProof/>
          <w:szCs w:val="21"/>
        </w:rPr>
        <w:drawing>
          <wp:inline distT="0" distB="0" distL="0" distR="0" wp14:anchorId="64195F9B" wp14:editId="395D6054">
            <wp:extent cx="4415517" cy="2879640"/>
            <wp:effectExtent l="0" t="0" r="4445" b="3810"/>
            <wp:docPr id="173" name="図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146C22EC" w14:textId="16A36369" w:rsidR="00340665" w:rsidRDefault="00340665">
      <w:pPr>
        <w:jc w:val="center"/>
        <w:rPr>
          <w:rFonts w:ascii="Times New Roman" w:eastAsia="ＭＳ 明朝" w:hAnsi="Times New Roman" w:cs="Times New Roman"/>
          <w:color w:val="000000" w:themeColor="text1"/>
          <w:szCs w:val="21"/>
        </w:rPr>
        <w:pPrChange w:id="1312" w:author="松山 ファミリー" w:date="2023-02-09T14:22: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4.4.15.1. </w:t>
      </w:r>
      <w:r w:rsidRPr="0048090B">
        <w:rPr>
          <w:rFonts w:ascii="Times New Roman" w:eastAsia="ＭＳ 明朝" w:hAnsi="Times New Roman" w:cs="Times New Roman"/>
          <w:color w:val="000000" w:themeColor="text1"/>
          <w:szCs w:val="21"/>
        </w:rPr>
        <w:t>220906CP_naf10μL_1</w:t>
      </w:r>
      <w:r>
        <w:rPr>
          <w:rFonts w:ascii="Times New Roman" w:eastAsia="ＭＳ 明朝" w:hAnsi="Times New Roman" w:cs="Times New Roman"/>
          <w:color w:val="000000" w:themeColor="text1"/>
          <w:szCs w:val="21"/>
        </w:rPr>
        <w:t xml:space="preserve"> CA</w:t>
      </w:r>
    </w:p>
    <w:p w14:paraId="7E2FD76D" w14:textId="77777777" w:rsidR="00340665" w:rsidRDefault="00340665">
      <w:pPr>
        <w:jc w:val="center"/>
        <w:rPr>
          <w:rFonts w:ascii="Times New Roman" w:eastAsia="ＭＳ 明朝" w:hAnsi="Times New Roman" w:cs="Times New Roman"/>
          <w:color w:val="000000" w:themeColor="text1"/>
          <w:szCs w:val="21"/>
        </w:rPr>
        <w:pPrChange w:id="1313" w:author="松山 ファミリー" w:date="2023-02-09T14:22:00Z">
          <w:pPr/>
        </w:pPrChange>
      </w:pPr>
    </w:p>
    <w:p w14:paraId="33919F89" w14:textId="1F68D97C" w:rsidR="0023293B" w:rsidRDefault="007C6120">
      <w:pPr>
        <w:jc w:val="center"/>
        <w:rPr>
          <w:rFonts w:ascii="Times New Roman" w:eastAsia="ＭＳ 明朝" w:hAnsi="Times New Roman" w:cs="Times New Roman"/>
          <w:color w:val="000000" w:themeColor="text1"/>
          <w:szCs w:val="21"/>
        </w:rPr>
        <w:pPrChange w:id="1314" w:author="松山 ファミリー" w:date="2023-02-09T14:22:00Z">
          <w:pPr/>
        </w:pPrChange>
      </w:pPr>
      <w:r w:rsidRPr="0048090B">
        <w:rPr>
          <w:rFonts w:ascii="Times New Roman" w:eastAsia="ＭＳ 明朝" w:hAnsi="Times New Roman" w:cs="Times New Roman"/>
          <w:noProof/>
          <w:szCs w:val="21"/>
        </w:rPr>
        <w:drawing>
          <wp:inline distT="0" distB="0" distL="0" distR="0" wp14:anchorId="309F49F0" wp14:editId="0364A1BD">
            <wp:extent cx="4406777" cy="2879640"/>
            <wp:effectExtent l="0" t="0" r="635" b="3810"/>
            <wp:docPr id="174" name="図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4EE1B1FF" w14:textId="104690D2" w:rsidR="00340665" w:rsidRDefault="00340665">
      <w:pPr>
        <w:jc w:val="center"/>
        <w:rPr>
          <w:ins w:id="1315" w:author="松山 ファミリー" w:date="2023-02-09T14:22:00Z"/>
          <w:rFonts w:ascii="Times New Roman" w:eastAsia="ＭＳ 明朝" w:hAnsi="Times New Roman" w:cs="Times New Roman"/>
          <w:color w:val="000000" w:themeColor="text1"/>
          <w:szCs w:val="21"/>
        </w:rPr>
        <w:pPrChange w:id="1316" w:author="松山 ファミリー" w:date="2023-02-09T14:22: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4.4.15.2. </w:t>
      </w:r>
      <w:r w:rsidRPr="0048090B">
        <w:rPr>
          <w:rFonts w:ascii="Times New Roman" w:eastAsia="ＭＳ 明朝" w:hAnsi="Times New Roman" w:cs="Times New Roman"/>
          <w:color w:val="000000" w:themeColor="text1"/>
          <w:szCs w:val="21"/>
        </w:rPr>
        <w:t>220906CP_naf10μL_1</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B536CF">
        <w:rPr>
          <w:rFonts w:ascii="Times New Roman" w:eastAsia="ＭＳ 明朝" w:hAnsi="Times New Roman" w:cs="Times New Roman" w:hint="eastAsia"/>
          <w:color w:val="000000" w:themeColor="text1"/>
          <w:szCs w:val="21"/>
        </w:rPr>
        <w:t>密度</w:t>
      </w:r>
    </w:p>
    <w:p w14:paraId="7A0C8ADA" w14:textId="77777777" w:rsidR="00812729" w:rsidRPr="0048090B" w:rsidRDefault="00812729" w:rsidP="00A952F7">
      <w:pPr>
        <w:rPr>
          <w:rFonts w:ascii="Times New Roman" w:eastAsia="ＭＳ 明朝" w:hAnsi="Times New Roman" w:cs="Times New Roman"/>
          <w:color w:val="000000" w:themeColor="text1"/>
          <w:szCs w:val="21"/>
        </w:rPr>
      </w:pPr>
    </w:p>
    <w:p w14:paraId="5335A69C" w14:textId="4A0E06A9" w:rsidR="00340665" w:rsidRDefault="00E24635" w:rsidP="00A952F7">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220906CP_naf5μL_3</w:t>
      </w:r>
      <w:r w:rsidRPr="0048090B">
        <w:rPr>
          <w:rFonts w:ascii="Times New Roman" w:eastAsia="ＭＳ 明朝" w:hAnsi="Times New Roman" w:cs="Times New Roman"/>
          <w:color w:val="000000" w:themeColor="text1"/>
          <w:szCs w:val="21"/>
        </w:rPr>
        <w:t>に比べて、</w:t>
      </w:r>
      <w:r w:rsidR="00AE52DE" w:rsidRPr="0048090B">
        <w:rPr>
          <w:rFonts w:ascii="Times New Roman" w:eastAsia="ＭＳ 明朝" w:hAnsi="Times New Roman" w:cs="Times New Roman"/>
          <w:color w:val="000000" w:themeColor="text1"/>
          <w:szCs w:val="21"/>
        </w:rPr>
        <w:t>グルコース</w:t>
      </w:r>
      <w:r w:rsidR="00B92E5D" w:rsidRPr="0048090B">
        <w:rPr>
          <w:rFonts w:ascii="Times New Roman" w:eastAsia="ＭＳ 明朝" w:hAnsi="Times New Roman" w:cs="Times New Roman"/>
          <w:color w:val="000000" w:themeColor="text1"/>
          <w:szCs w:val="21"/>
        </w:rPr>
        <w:t>による電流密度の傾きが</w:t>
      </w:r>
      <w:ins w:id="1317" w:author="松山 ファミリー" w:date="2023-02-09T19:43:00Z">
        <w:r w:rsidR="000D4EDA">
          <w:rPr>
            <w:rFonts w:ascii="Times New Roman" w:eastAsia="ＭＳ 明朝" w:hAnsi="Times New Roman" w:cs="Times New Roman" w:hint="eastAsia"/>
            <w:color w:val="000000" w:themeColor="text1"/>
            <w:szCs w:val="21"/>
          </w:rPr>
          <w:t>1</w:t>
        </w:r>
        <w:r w:rsidR="000D4EDA">
          <w:rPr>
            <w:rFonts w:ascii="Times New Roman" w:eastAsia="ＭＳ 明朝" w:hAnsi="Times New Roman" w:cs="Times New Roman"/>
            <w:color w:val="000000" w:themeColor="text1"/>
            <w:szCs w:val="21"/>
          </w:rPr>
          <w:t>.211 mA cm</w:t>
        </w:r>
        <w:r w:rsidR="000D4EDA">
          <w:rPr>
            <w:rFonts w:ascii="Times New Roman" w:eastAsia="ＭＳ 明朝" w:hAnsi="Times New Roman" w:cs="Times New Roman"/>
            <w:color w:val="000000" w:themeColor="text1"/>
            <w:szCs w:val="21"/>
            <w:vertAlign w:val="superscript"/>
          </w:rPr>
          <w:t>-2</w:t>
        </w:r>
        <w:r w:rsidR="000D4EDA">
          <w:rPr>
            <w:rFonts w:ascii="Times New Roman" w:eastAsia="ＭＳ 明朝" w:hAnsi="Times New Roman" w:cs="Times New Roman"/>
            <w:color w:val="000000" w:themeColor="text1"/>
            <w:szCs w:val="21"/>
          </w:rPr>
          <w:t xml:space="preserve"> mM</w:t>
        </w:r>
        <w:r w:rsidR="000D4EDA">
          <w:rPr>
            <w:rFonts w:ascii="Times New Roman" w:eastAsia="ＭＳ 明朝" w:hAnsi="Times New Roman" w:cs="Times New Roman"/>
            <w:color w:val="000000" w:themeColor="text1"/>
            <w:szCs w:val="21"/>
            <w:vertAlign w:val="superscript"/>
          </w:rPr>
          <w:t>-1</w:t>
        </w:r>
        <w:r w:rsidR="000D4EDA">
          <w:rPr>
            <w:rFonts w:ascii="Times New Roman" w:eastAsia="ＭＳ 明朝" w:hAnsi="Times New Roman" w:cs="Times New Roman"/>
            <w:color w:val="000000" w:themeColor="text1"/>
            <w:szCs w:val="21"/>
          </w:rPr>
          <w:t xml:space="preserve"> </w:t>
        </w:r>
        <w:r w:rsidR="000D4EDA">
          <w:rPr>
            <w:rFonts w:ascii="Times New Roman" w:eastAsia="ＭＳ 明朝" w:hAnsi="Times New Roman" w:cs="Times New Roman" w:hint="eastAsia"/>
            <w:color w:val="000000" w:themeColor="text1"/>
            <w:szCs w:val="21"/>
          </w:rPr>
          <w:t>から</w:t>
        </w:r>
        <w:r w:rsidR="000D4EDA">
          <w:rPr>
            <w:rFonts w:ascii="Times New Roman" w:eastAsia="ＭＳ 明朝" w:hAnsi="Times New Roman" w:cs="Times New Roman"/>
            <w:color w:val="000000" w:themeColor="text1"/>
            <w:szCs w:val="21"/>
          </w:rPr>
          <w:t xml:space="preserve">2.818 </w:t>
        </w:r>
      </w:ins>
      <w:ins w:id="1318" w:author="松山 ファミリー" w:date="2023-02-09T19:44:00Z">
        <w:r w:rsidR="000D4EDA">
          <w:rPr>
            <w:rFonts w:ascii="Times New Roman" w:eastAsia="ＭＳ 明朝" w:hAnsi="Times New Roman" w:cs="Times New Roman"/>
            <w:color w:val="000000" w:themeColor="text1"/>
            <w:szCs w:val="21"/>
          </w:rPr>
          <w:t>mA cm</w:t>
        </w:r>
        <w:r w:rsidR="000D4EDA">
          <w:rPr>
            <w:rFonts w:ascii="Times New Roman" w:eastAsia="ＭＳ 明朝" w:hAnsi="Times New Roman" w:cs="Times New Roman"/>
            <w:color w:val="000000" w:themeColor="text1"/>
            <w:szCs w:val="21"/>
            <w:vertAlign w:val="superscript"/>
          </w:rPr>
          <w:t>-2</w:t>
        </w:r>
        <w:r w:rsidR="000D4EDA">
          <w:rPr>
            <w:rFonts w:ascii="Times New Roman" w:eastAsia="ＭＳ 明朝" w:hAnsi="Times New Roman" w:cs="Times New Roman"/>
            <w:color w:val="000000" w:themeColor="text1"/>
            <w:szCs w:val="21"/>
          </w:rPr>
          <w:t xml:space="preserve"> mM</w:t>
        </w:r>
        <w:r w:rsidR="000D4EDA">
          <w:rPr>
            <w:rFonts w:ascii="Times New Roman" w:eastAsia="ＭＳ 明朝" w:hAnsi="Times New Roman" w:cs="Times New Roman"/>
            <w:color w:val="000000" w:themeColor="text1"/>
            <w:szCs w:val="21"/>
            <w:vertAlign w:val="superscript"/>
          </w:rPr>
          <w:t>-1</w:t>
        </w:r>
        <w:r w:rsidR="000D4EDA">
          <w:rPr>
            <w:rFonts w:ascii="Times New Roman" w:eastAsia="ＭＳ 明朝" w:hAnsi="Times New Roman" w:cs="Times New Roman" w:hint="eastAsia"/>
            <w:color w:val="000000" w:themeColor="text1"/>
            <w:szCs w:val="21"/>
          </w:rPr>
          <w:t>と</w:t>
        </w:r>
        <w:r w:rsidR="00625EE0">
          <w:rPr>
            <w:rFonts w:ascii="Times New Roman" w:eastAsia="ＭＳ 明朝" w:hAnsi="Times New Roman" w:cs="Times New Roman" w:hint="eastAsia"/>
            <w:color w:val="000000" w:themeColor="text1"/>
            <w:szCs w:val="21"/>
          </w:rPr>
          <w:t>2.3</w:t>
        </w:r>
        <w:r w:rsidR="00625EE0">
          <w:rPr>
            <w:rFonts w:ascii="Times New Roman" w:eastAsia="ＭＳ 明朝" w:hAnsi="Times New Roman" w:cs="Times New Roman" w:hint="eastAsia"/>
            <w:color w:val="000000" w:themeColor="text1"/>
            <w:szCs w:val="21"/>
          </w:rPr>
          <w:t>倍と</w:t>
        </w:r>
      </w:ins>
      <w:r w:rsidR="00B92E5D" w:rsidRPr="0048090B">
        <w:rPr>
          <w:rFonts w:ascii="Times New Roman" w:eastAsia="ＭＳ 明朝" w:hAnsi="Times New Roman" w:cs="Times New Roman"/>
          <w:color w:val="000000" w:themeColor="text1"/>
          <w:szCs w:val="21"/>
        </w:rPr>
        <w:t>大きくなった。</w:t>
      </w:r>
    </w:p>
    <w:p w14:paraId="1D2C89E4" w14:textId="36B42097" w:rsidR="00A952F7" w:rsidRPr="0048090B" w:rsidRDefault="00340665" w:rsidP="00D75562">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3E81A964" w14:textId="38A480BC" w:rsidR="00FE3483"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319" w:name="_Toc126851061"/>
      <w:r w:rsidRPr="0048090B">
        <w:rPr>
          <w:rFonts w:ascii="Times New Roman" w:eastAsia="ＭＳ 明朝" w:hAnsi="Times New Roman" w:cs="Times New Roman"/>
          <w:color w:val="000000" w:themeColor="text1"/>
          <w:szCs w:val="21"/>
        </w:rPr>
        <w:lastRenderedPageBreak/>
        <w:t>220906CP_naf10μL_2_1</w:t>
      </w:r>
      <w:r w:rsidRPr="0048090B">
        <w:rPr>
          <w:rFonts w:ascii="Times New Roman" w:eastAsia="ＭＳ 明朝" w:hAnsi="Times New Roman" w:cs="Times New Roman"/>
          <w:color w:val="000000" w:themeColor="text1"/>
          <w:szCs w:val="21"/>
        </w:rPr>
        <w:t>回目</w:t>
      </w:r>
      <w:r w:rsidR="008C0FC2">
        <w:rPr>
          <w:rFonts w:ascii="Times New Roman" w:eastAsia="ＭＳ 明朝" w:hAnsi="Times New Roman" w:cs="Times New Roman" w:hint="eastAsia"/>
          <w:color w:val="000000" w:themeColor="text1"/>
          <w:szCs w:val="21"/>
        </w:rPr>
        <w:t xml:space="preserve"> </w:t>
      </w:r>
      <w:r w:rsidR="008C0FC2">
        <w:rPr>
          <w:rFonts w:ascii="Times New Roman" w:eastAsia="ＭＳ 明朝" w:hAnsi="Times New Roman" w:cs="Times New Roman"/>
          <w:color w:val="000000" w:themeColor="text1"/>
          <w:szCs w:val="21"/>
        </w:rPr>
        <w:t>CA</w:t>
      </w:r>
      <w:r w:rsidR="008C0FC2">
        <w:rPr>
          <w:rFonts w:ascii="Times New Roman" w:eastAsia="ＭＳ 明朝" w:hAnsi="Times New Roman" w:cs="Times New Roman" w:hint="eastAsia"/>
          <w:color w:val="000000" w:themeColor="text1"/>
          <w:szCs w:val="21"/>
        </w:rPr>
        <w:t>結果</w:t>
      </w:r>
      <w:bookmarkEnd w:id="1319"/>
    </w:p>
    <w:p w14:paraId="6BA42B69" w14:textId="18B554AD" w:rsidR="00C82014" w:rsidRDefault="006F5557">
      <w:pPr>
        <w:jc w:val="center"/>
        <w:rPr>
          <w:rFonts w:ascii="Times New Roman" w:eastAsia="ＭＳ 明朝" w:hAnsi="Times New Roman" w:cs="Times New Roman"/>
          <w:color w:val="000000" w:themeColor="text1"/>
          <w:szCs w:val="21"/>
        </w:rPr>
        <w:pPrChange w:id="1320" w:author="松山 ファミリー" w:date="2023-02-09T14:22:00Z">
          <w:pPr/>
        </w:pPrChange>
      </w:pPr>
      <w:r w:rsidRPr="0048090B">
        <w:rPr>
          <w:rFonts w:ascii="Times New Roman" w:eastAsia="ＭＳ 明朝" w:hAnsi="Times New Roman" w:cs="Times New Roman"/>
          <w:noProof/>
          <w:szCs w:val="21"/>
        </w:rPr>
        <w:drawing>
          <wp:inline distT="0" distB="0" distL="0" distR="0" wp14:anchorId="0C914383" wp14:editId="484F7F8C">
            <wp:extent cx="4415517" cy="2879640"/>
            <wp:effectExtent l="0" t="0" r="4445" b="3810"/>
            <wp:docPr id="175" name="図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18BA30AB" w14:textId="709B98A1" w:rsidR="00340665" w:rsidRDefault="00340665">
      <w:pPr>
        <w:jc w:val="center"/>
        <w:rPr>
          <w:rFonts w:ascii="Times New Roman" w:eastAsia="ＭＳ 明朝" w:hAnsi="Times New Roman" w:cs="Times New Roman"/>
          <w:color w:val="000000" w:themeColor="text1"/>
          <w:szCs w:val="21"/>
        </w:rPr>
        <w:pPrChange w:id="1321" w:author="松山 ファミリー" w:date="2023-02-09T14:22: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4.4.16.1. </w:t>
      </w:r>
      <w:r w:rsidRPr="0048090B">
        <w:rPr>
          <w:rFonts w:ascii="Times New Roman" w:eastAsia="ＭＳ 明朝" w:hAnsi="Times New Roman" w:cs="Times New Roman"/>
          <w:color w:val="000000" w:themeColor="text1"/>
          <w:szCs w:val="21"/>
        </w:rPr>
        <w:t>220906CP_naf10μL_2_1</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p>
    <w:p w14:paraId="5F39B526" w14:textId="77777777" w:rsidR="00340665" w:rsidRPr="0048090B" w:rsidRDefault="00340665">
      <w:pPr>
        <w:jc w:val="center"/>
        <w:rPr>
          <w:rFonts w:ascii="Times New Roman" w:eastAsia="ＭＳ 明朝" w:hAnsi="Times New Roman" w:cs="Times New Roman"/>
          <w:color w:val="000000" w:themeColor="text1"/>
          <w:szCs w:val="21"/>
        </w:rPr>
        <w:pPrChange w:id="1322" w:author="松山 ファミリー" w:date="2023-02-09T14:22:00Z">
          <w:pPr/>
        </w:pPrChange>
      </w:pPr>
    </w:p>
    <w:p w14:paraId="2494FDB7" w14:textId="3FC24D5C" w:rsidR="005E7994" w:rsidRDefault="005E7994">
      <w:pPr>
        <w:jc w:val="center"/>
        <w:rPr>
          <w:rFonts w:ascii="Times New Roman" w:eastAsia="ＭＳ 明朝" w:hAnsi="Times New Roman" w:cs="Times New Roman"/>
          <w:color w:val="000000" w:themeColor="text1"/>
          <w:szCs w:val="21"/>
        </w:rPr>
        <w:pPrChange w:id="1323" w:author="松山 ファミリー" w:date="2023-02-09T14:22:00Z">
          <w:pPr/>
        </w:pPrChange>
      </w:pPr>
      <w:r w:rsidRPr="0048090B">
        <w:rPr>
          <w:rFonts w:ascii="Times New Roman" w:eastAsia="ＭＳ 明朝" w:hAnsi="Times New Roman" w:cs="Times New Roman"/>
          <w:noProof/>
          <w:szCs w:val="21"/>
        </w:rPr>
        <w:drawing>
          <wp:inline distT="0" distB="0" distL="0" distR="0" wp14:anchorId="1C1E9E10" wp14:editId="5E1A7E16">
            <wp:extent cx="4406777" cy="2879640"/>
            <wp:effectExtent l="0" t="0" r="635" b="381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7061D4C7" w14:textId="487AA30E" w:rsidR="00340665" w:rsidRDefault="00340665">
      <w:pPr>
        <w:jc w:val="center"/>
        <w:rPr>
          <w:ins w:id="1324" w:author="松山 ファミリー" w:date="2023-02-09T14:22:00Z"/>
          <w:rFonts w:ascii="Times New Roman" w:eastAsia="ＭＳ 明朝" w:hAnsi="Times New Roman" w:cs="Times New Roman"/>
          <w:color w:val="000000" w:themeColor="text1"/>
          <w:szCs w:val="21"/>
        </w:rPr>
        <w:pPrChange w:id="1325" w:author="松山 ファミリー" w:date="2023-02-09T14:22: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4.4.16.2. </w:t>
      </w:r>
      <w:r w:rsidRPr="0048090B">
        <w:rPr>
          <w:rFonts w:ascii="Times New Roman" w:eastAsia="ＭＳ 明朝" w:hAnsi="Times New Roman" w:cs="Times New Roman"/>
          <w:color w:val="000000" w:themeColor="text1"/>
          <w:szCs w:val="21"/>
        </w:rPr>
        <w:t>220906CP_naf10μL_2_1</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濃度に対する電流密度</w:t>
      </w:r>
    </w:p>
    <w:p w14:paraId="5D972E4E" w14:textId="77777777" w:rsidR="00812729" w:rsidRPr="0048090B" w:rsidRDefault="00812729" w:rsidP="000150FF">
      <w:pPr>
        <w:rPr>
          <w:rFonts w:ascii="Times New Roman" w:eastAsia="ＭＳ 明朝" w:hAnsi="Times New Roman" w:cs="Times New Roman"/>
          <w:color w:val="000000" w:themeColor="text1"/>
          <w:szCs w:val="21"/>
        </w:rPr>
      </w:pPr>
    </w:p>
    <w:p w14:paraId="015A0239" w14:textId="210665B7" w:rsidR="00C82014" w:rsidRPr="0048090B" w:rsidRDefault="00866B9F" w:rsidP="000150FF">
      <w:pPr>
        <w:rPr>
          <w:rFonts w:ascii="Times New Roman" w:eastAsia="ＭＳ 明朝" w:hAnsi="Times New Roman" w:cs="Times New Roman" w:hint="eastAsia"/>
          <w:color w:val="000000" w:themeColor="text1"/>
          <w:szCs w:val="21"/>
        </w:rPr>
      </w:pPr>
      <w:del w:id="1326" w:author="松山 ファミリー" w:date="2023-02-09T19:45:00Z">
        <w:r w:rsidRPr="0048090B" w:rsidDel="00E30596">
          <w:rPr>
            <w:rFonts w:ascii="Times New Roman" w:eastAsia="ＭＳ 明朝" w:hAnsi="Times New Roman" w:cs="Times New Roman"/>
            <w:color w:val="000000" w:themeColor="text1"/>
            <w:szCs w:val="21"/>
          </w:rPr>
          <w:delText>ナフィオンを使用した他の電極でも同じように、</w:delText>
        </w:r>
      </w:del>
      <w:r w:rsidRPr="0048090B">
        <w:rPr>
          <w:rFonts w:ascii="Times New Roman" w:eastAsia="ＭＳ 明朝" w:hAnsi="Times New Roman" w:cs="Times New Roman"/>
          <w:color w:val="000000" w:themeColor="text1"/>
          <w:szCs w:val="21"/>
        </w:rPr>
        <w:t>グルコース濃度が約</w:t>
      </w:r>
      <w:r w:rsidRPr="0048090B">
        <w:rPr>
          <w:rFonts w:ascii="Times New Roman" w:eastAsia="ＭＳ 明朝" w:hAnsi="Times New Roman" w:cs="Times New Roman"/>
          <w:color w:val="000000" w:themeColor="text1"/>
          <w:szCs w:val="21"/>
        </w:rPr>
        <w:t xml:space="preserve">5 </w:t>
      </w:r>
      <w:del w:id="1327" w:author="松山 ファミリー" w:date="2023-02-09T19:45:00Z">
        <w:r w:rsidRPr="0048090B" w:rsidDel="005641D1">
          <w:rPr>
            <w:rFonts w:ascii="Times New Roman" w:eastAsia="ＭＳ 明朝" w:hAnsi="Times New Roman" w:cs="Times New Roman"/>
            <w:color w:val="000000" w:themeColor="text1"/>
            <w:szCs w:val="21"/>
          </w:rPr>
          <w:delText>C/</w:delText>
        </w:r>
      </w:del>
      <w:r w:rsidRPr="0048090B">
        <w:rPr>
          <w:rFonts w:ascii="Times New Roman" w:eastAsia="ＭＳ 明朝" w:hAnsi="Times New Roman" w:cs="Times New Roman"/>
          <w:color w:val="000000" w:themeColor="text1"/>
          <w:szCs w:val="21"/>
        </w:rPr>
        <w:t>mM</w:t>
      </w:r>
      <w:r w:rsidR="00235CEF" w:rsidRPr="0048090B">
        <w:rPr>
          <w:rFonts w:ascii="Times New Roman" w:eastAsia="ＭＳ 明朝" w:hAnsi="Times New Roman" w:cs="Times New Roman"/>
          <w:color w:val="000000" w:themeColor="text1"/>
          <w:szCs w:val="21"/>
        </w:rPr>
        <w:t>から線形範囲から外れている</w:t>
      </w:r>
      <w:del w:id="1328" w:author="松山 ファミリー" w:date="2023-02-09T19:45:00Z">
        <w:r w:rsidR="00235CEF" w:rsidRPr="0048090B" w:rsidDel="005641D1">
          <w:rPr>
            <w:rFonts w:ascii="Times New Roman" w:eastAsia="ＭＳ 明朝" w:hAnsi="Times New Roman" w:cs="Times New Roman"/>
            <w:color w:val="000000" w:themeColor="text1"/>
            <w:szCs w:val="21"/>
          </w:rPr>
          <w:delText>ことがわかる</w:delText>
        </w:r>
      </w:del>
      <w:r w:rsidR="00235CEF" w:rsidRPr="0048090B">
        <w:rPr>
          <w:rFonts w:ascii="Times New Roman" w:eastAsia="ＭＳ 明朝" w:hAnsi="Times New Roman" w:cs="Times New Roman"/>
          <w:color w:val="000000" w:themeColor="text1"/>
          <w:szCs w:val="21"/>
        </w:rPr>
        <w:t>。</w:t>
      </w:r>
      <w:ins w:id="1329" w:author="松山 ファミリー" w:date="2023-02-09T19:45:00Z">
        <w:r w:rsidR="00E30596" w:rsidRPr="0048090B">
          <w:rPr>
            <w:rFonts w:ascii="Times New Roman" w:eastAsia="ＭＳ 明朝" w:hAnsi="Times New Roman" w:cs="Times New Roman"/>
            <w:color w:val="000000" w:themeColor="text1"/>
            <w:szCs w:val="21"/>
          </w:rPr>
          <w:t>ナフィオンを使用した他の電極でも同じよう</w:t>
        </w:r>
        <w:r w:rsidR="00E30596">
          <w:rPr>
            <w:rFonts w:ascii="Times New Roman" w:eastAsia="ＭＳ 明朝" w:hAnsi="Times New Roman" w:cs="Times New Roman" w:hint="eastAsia"/>
            <w:color w:val="000000" w:themeColor="text1"/>
            <w:szCs w:val="21"/>
          </w:rPr>
          <w:t>な反応を見せた。</w:t>
        </w:r>
      </w:ins>
    </w:p>
    <w:p w14:paraId="772598ED" w14:textId="0E3C8541" w:rsidR="000150FF" w:rsidRPr="0048090B" w:rsidRDefault="00701233" w:rsidP="000150FF">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2D9AC1B7" w14:textId="1E17AE49" w:rsidR="00DB1E7E" w:rsidRPr="0048090B" w:rsidRDefault="005222A9" w:rsidP="006D62C4">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330" w:name="_Toc126851062"/>
      <w:r w:rsidRPr="0048090B">
        <w:rPr>
          <w:rFonts w:ascii="Times New Roman" w:eastAsia="ＭＳ 明朝" w:hAnsi="Times New Roman" w:cs="Times New Roman"/>
          <w:color w:val="000000" w:themeColor="text1"/>
          <w:szCs w:val="21"/>
        </w:rPr>
        <w:lastRenderedPageBreak/>
        <w:t>220906CP_naf10μL_2_2</w:t>
      </w:r>
      <w:r w:rsidRPr="0048090B">
        <w:rPr>
          <w:rFonts w:ascii="Times New Roman" w:eastAsia="ＭＳ 明朝" w:hAnsi="Times New Roman" w:cs="Times New Roman"/>
          <w:color w:val="000000" w:themeColor="text1"/>
          <w:szCs w:val="21"/>
        </w:rPr>
        <w:t>回目</w:t>
      </w:r>
      <w:r w:rsidR="008C0FC2">
        <w:rPr>
          <w:rFonts w:ascii="Times New Roman" w:eastAsia="ＭＳ 明朝" w:hAnsi="Times New Roman" w:cs="Times New Roman" w:hint="eastAsia"/>
          <w:color w:val="000000" w:themeColor="text1"/>
          <w:szCs w:val="21"/>
        </w:rPr>
        <w:t xml:space="preserve"> </w:t>
      </w:r>
      <w:r w:rsidR="008C0FC2">
        <w:rPr>
          <w:rFonts w:ascii="Times New Roman" w:eastAsia="ＭＳ 明朝" w:hAnsi="Times New Roman" w:cs="Times New Roman"/>
          <w:color w:val="000000" w:themeColor="text1"/>
          <w:szCs w:val="21"/>
        </w:rPr>
        <w:t>CA</w:t>
      </w:r>
      <w:r w:rsidR="008C0FC2">
        <w:rPr>
          <w:rFonts w:ascii="Times New Roman" w:eastAsia="ＭＳ 明朝" w:hAnsi="Times New Roman" w:cs="Times New Roman" w:hint="eastAsia"/>
          <w:color w:val="000000" w:themeColor="text1"/>
          <w:szCs w:val="21"/>
        </w:rPr>
        <w:t>結果</w:t>
      </w:r>
      <w:bookmarkEnd w:id="1330"/>
    </w:p>
    <w:p w14:paraId="33AF0131" w14:textId="79C868D8" w:rsidR="00DB1E7E" w:rsidRDefault="006A029E">
      <w:pPr>
        <w:jc w:val="center"/>
        <w:rPr>
          <w:rFonts w:ascii="Times New Roman" w:eastAsia="ＭＳ 明朝" w:hAnsi="Times New Roman" w:cs="Times New Roman"/>
          <w:color w:val="000000" w:themeColor="text1"/>
          <w:szCs w:val="21"/>
        </w:rPr>
        <w:pPrChange w:id="1331" w:author="松山 ファミリー" w:date="2023-02-09T14:22:00Z">
          <w:pPr/>
        </w:pPrChange>
      </w:pPr>
      <w:r w:rsidRPr="0048090B">
        <w:rPr>
          <w:rFonts w:ascii="Times New Roman" w:eastAsia="ＭＳ 明朝" w:hAnsi="Times New Roman" w:cs="Times New Roman"/>
          <w:noProof/>
          <w:szCs w:val="21"/>
        </w:rPr>
        <w:drawing>
          <wp:inline distT="0" distB="0" distL="0" distR="0" wp14:anchorId="0AED713B" wp14:editId="6E60D97E">
            <wp:extent cx="4415517" cy="2879640"/>
            <wp:effectExtent l="0" t="0" r="4445" b="3810"/>
            <wp:docPr id="178" name="図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459EE77C" w14:textId="3E2E6BFF" w:rsidR="00D8628F" w:rsidRDefault="00D8628F">
      <w:pPr>
        <w:jc w:val="center"/>
        <w:rPr>
          <w:rFonts w:ascii="Times New Roman" w:eastAsia="ＭＳ 明朝" w:hAnsi="Times New Roman" w:cs="Times New Roman"/>
          <w:color w:val="000000" w:themeColor="text1"/>
          <w:szCs w:val="21"/>
        </w:rPr>
        <w:pPrChange w:id="1332" w:author="松山 ファミリー" w:date="2023-02-09T14:22: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4.4.17.1. </w:t>
      </w:r>
      <w:r w:rsidRPr="0048090B">
        <w:rPr>
          <w:rFonts w:ascii="Times New Roman" w:eastAsia="ＭＳ 明朝" w:hAnsi="Times New Roman" w:cs="Times New Roman"/>
          <w:color w:val="000000" w:themeColor="text1"/>
          <w:szCs w:val="21"/>
        </w:rPr>
        <w:t>220906CP_naf10μL_2_2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p>
    <w:p w14:paraId="720B78D8" w14:textId="77777777" w:rsidR="00D8628F" w:rsidRPr="0048090B" w:rsidRDefault="00D8628F">
      <w:pPr>
        <w:jc w:val="center"/>
        <w:rPr>
          <w:rFonts w:ascii="Times New Roman" w:eastAsia="ＭＳ 明朝" w:hAnsi="Times New Roman" w:cs="Times New Roman"/>
          <w:color w:val="000000" w:themeColor="text1"/>
          <w:szCs w:val="21"/>
        </w:rPr>
        <w:pPrChange w:id="1333" w:author="松山 ファミリー" w:date="2023-02-09T14:22:00Z">
          <w:pPr/>
        </w:pPrChange>
      </w:pPr>
    </w:p>
    <w:p w14:paraId="0DA5116B" w14:textId="7E18D883" w:rsidR="004C017E" w:rsidRDefault="004C017E">
      <w:pPr>
        <w:jc w:val="center"/>
        <w:rPr>
          <w:rFonts w:ascii="Times New Roman" w:eastAsia="ＭＳ 明朝" w:hAnsi="Times New Roman" w:cs="Times New Roman"/>
          <w:color w:val="000000" w:themeColor="text1"/>
          <w:szCs w:val="21"/>
        </w:rPr>
        <w:pPrChange w:id="1334" w:author="松山 ファミリー" w:date="2023-02-09T14:22:00Z">
          <w:pPr/>
        </w:pPrChange>
      </w:pPr>
      <w:r w:rsidRPr="0048090B">
        <w:rPr>
          <w:rFonts w:ascii="Times New Roman" w:eastAsia="ＭＳ 明朝" w:hAnsi="Times New Roman" w:cs="Times New Roman"/>
          <w:noProof/>
          <w:szCs w:val="21"/>
        </w:rPr>
        <w:drawing>
          <wp:inline distT="0" distB="0" distL="0" distR="0" wp14:anchorId="1A370F01" wp14:editId="35CF0F84">
            <wp:extent cx="4406777" cy="2879640"/>
            <wp:effectExtent l="0" t="0" r="635" b="381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47A5D90A" w14:textId="4DFE21AE" w:rsidR="00D8628F" w:rsidRDefault="00D8628F">
      <w:pPr>
        <w:jc w:val="center"/>
        <w:rPr>
          <w:ins w:id="1335" w:author="松山 ファミリー" w:date="2023-02-09T14:22:00Z"/>
          <w:rFonts w:ascii="Times New Roman" w:eastAsia="ＭＳ 明朝" w:hAnsi="Times New Roman" w:cs="Times New Roman"/>
          <w:color w:val="000000" w:themeColor="text1"/>
          <w:szCs w:val="21"/>
        </w:rPr>
        <w:pPrChange w:id="1336" w:author="松山 ファミリー" w:date="2023-02-09T14:22: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4.4.17.2 </w:t>
      </w:r>
      <w:r w:rsidRPr="0048090B">
        <w:rPr>
          <w:rFonts w:ascii="Times New Roman" w:eastAsia="ＭＳ 明朝" w:hAnsi="Times New Roman" w:cs="Times New Roman"/>
          <w:color w:val="000000" w:themeColor="text1"/>
          <w:szCs w:val="21"/>
        </w:rPr>
        <w:t>220906CP_naf10μL_2_2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濃度に対する電流密度</w:t>
      </w:r>
    </w:p>
    <w:p w14:paraId="1CF33D06" w14:textId="77777777" w:rsidR="00A97AE9" w:rsidRPr="0048090B" w:rsidRDefault="00A97AE9" w:rsidP="000150FF">
      <w:pPr>
        <w:rPr>
          <w:rFonts w:ascii="Times New Roman" w:eastAsia="ＭＳ 明朝" w:hAnsi="Times New Roman" w:cs="Times New Roman"/>
          <w:color w:val="000000" w:themeColor="text1"/>
          <w:szCs w:val="21"/>
        </w:rPr>
      </w:pPr>
    </w:p>
    <w:p w14:paraId="6EA7C460" w14:textId="54B6F4A3" w:rsidR="00DB1E7E" w:rsidRPr="0048090B" w:rsidRDefault="002976E5" w:rsidP="000150FF">
      <w:pPr>
        <w:rPr>
          <w:rFonts w:ascii="Times New Roman" w:eastAsia="ＭＳ 明朝" w:hAnsi="Times New Roman" w:cs="Times New Roman" w:hint="eastAsia"/>
          <w:color w:val="000000" w:themeColor="text1"/>
          <w:szCs w:val="21"/>
        </w:rPr>
      </w:pPr>
      <w:r w:rsidRPr="0048090B">
        <w:rPr>
          <w:rFonts w:ascii="Times New Roman" w:eastAsia="ＭＳ 明朝" w:hAnsi="Times New Roman" w:cs="Times New Roman"/>
          <w:color w:val="000000" w:themeColor="text1"/>
          <w:szCs w:val="21"/>
        </w:rPr>
        <w:t>2</w:t>
      </w:r>
      <w:r w:rsidRPr="0048090B">
        <w:rPr>
          <w:rFonts w:ascii="Times New Roman" w:eastAsia="ＭＳ 明朝" w:hAnsi="Times New Roman" w:cs="Times New Roman"/>
          <w:color w:val="000000" w:themeColor="text1"/>
          <w:szCs w:val="21"/>
        </w:rPr>
        <w:t>回目の測定からか、</w:t>
      </w:r>
      <w:r w:rsidR="00F61F62" w:rsidRPr="0048090B">
        <w:rPr>
          <w:rFonts w:ascii="Times New Roman" w:eastAsia="ＭＳ 明朝" w:hAnsi="Times New Roman" w:cs="Times New Roman"/>
          <w:color w:val="000000" w:themeColor="text1"/>
          <w:szCs w:val="21"/>
        </w:rPr>
        <w:t>電流密度</w:t>
      </w:r>
      <w:ins w:id="1337" w:author="松山 ファミリー" w:date="2023-02-09T19:46:00Z">
        <w:r w:rsidR="00A52C41">
          <w:rPr>
            <w:rFonts w:ascii="Times New Roman" w:eastAsia="ＭＳ 明朝" w:hAnsi="Times New Roman" w:cs="Times New Roman" w:hint="eastAsia"/>
            <w:color w:val="000000" w:themeColor="text1"/>
            <w:szCs w:val="21"/>
          </w:rPr>
          <w:t>が安定しなかった。</w:t>
        </w:r>
      </w:ins>
      <w:del w:id="1338" w:author="松山 ファミリー" w:date="2023-02-09T19:46:00Z">
        <w:r w:rsidR="00F61F62" w:rsidRPr="0048090B" w:rsidDel="00A52C41">
          <w:rPr>
            <w:rFonts w:ascii="Times New Roman" w:eastAsia="ＭＳ 明朝" w:hAnsi="Times New Roman" w:cs="Times New Roman"/>
            <w:color w:val="000000" w:themeColor="text1"/>
            <w:szCs w:val="21"/>
          </w:rPr>
          <w:delText>の</w:delText>
        </w:r>
        <w:r w:rsidR="00F61F62" w:rsidRPr="0048090B" w:rsidDel="00E30596">
          <w:rPr>
            <w:rFonts w:ascii="Times New Roman" w:eastAsia="ＭＳ 明朝" w:hAnsi="Times New Roman" w:cs="Times New Roman"/>
            <w:color w:val="000000" w:themeColor="text1"/>
            <w:szCs w:val="21"/>
          </w:rPr>
          <w:delText>異常な</w:delText>
        </w:r>
        <w:r w:rsidR="00F61F62" w:rsidRPr="0048090B" w:rsidDel="00A52C41">
          <w:rPr>
            <w:rFonts w:ascii="Times New Roman" w:eastAsia="ＭＳ 明朝" w:hAnsi="Times New Roman" w:cs="Times New Roman"/>
            <w:color w:val="000000" w:themeColor="text1"/>
            <w:szCs w:val="21"/>
          </w:rPr>
          <w:delText>起伏が見られた。</w:delText>
        </w:r>
      </w:del>
    </w:p>
    <w:p w14:paraId="1E76B6FA" w14:textId="352599B3" w:rsidR="00933DDF" w:rsidRPr="0048090B" w:rsidRDefault="000150FF"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06FA034B" w14:textId="11E0AD07" w:rsidR="005222A9"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339" w:name="_Toc126851063"/>
      <w:r w:rsidRPr="0048090B">
        <w:rPr>
          <w:rFonts w:ascii="Times New Roman" w:eastAsia="ＭＳ 明朝" w:hAnsi="Times New Roman" w:cs="Times New Roman"/>
          <w:color w:val="000000" w:themeColor="text1"/>
          <w:szCs w:val="21"/>
        </w:rPr>
        <w:lastRenderedPageBreak/>
        <w:t>220906CP_naf10μL_2_3</w:t>
      </w:r>
      <w:r w:rsidRPr="0048090B">
        <w:rPr>
          <w:rFonts w:ascii="Times New Roman" w:eastAsia="ＭＳ 明朝" w:hAnsi="Times New Roman" w:cs="Times New Roman"/>
          <w:color w:val="000000" w:themeColor="text1"/>
          <w:szCs w:val="21"/>
        </w:rPr>
        <w:t>回目</w:t>
      </w:r>
      <w:r w:rsidR="008C0FC2">
        <w:rPr>
          <w:rFonts w:ascii="Times New Roman" w:eastAsia="ＭＳ 明朝" w:hAnsi="Times New Roman" w:cs="Times New Roman" w:hint="eastAsia"/>
          <w:color w:val="000000" w:themeColor="text1"/>
          <w:szCs w:val="21"/>
        </w:rPr>
        <w:t xml:space="preserve"> </w:t>
      </w:r>
      <w:r w:rsidR="008C0FC2">
        <w:rPr>
          <w:rFonts w:ascii="Times New Roman" w:eastAsia="ＭＳ 明朝" w:hAnsi="Times New Roman" w:cs="Times New Roman"/>
          <w:color w:val="000000" w:themeColor="text1"/>
          <w:szCs w:val="21"/>
        </w:rPr>
        <w:t>CA</w:t>
      </w:r>
      <w:r w:rsidR="008C0FC2">
        <w:rPr>
          <w:rFonts w:ascii="Times New Roman" w:eastAsia="ＭＳ 明朝" w:hAnsi="Times New Roman" w:cs="Times New Roman" w:hint="eastAsia"/>
          <w:color w:val="000000" w:themeColor="text1"/>
          <w:szCs w:val="21"/>
        </w:rPr>
        <w:t>結果</w:t>
      </w:r>
      <w:bookmarkEnd w:id="1339"/>
    </w:p>
    <w:p w14:paraId="44558636" w14:textId="480ACD5B" w:rsidR="00A0339E" w:rsidRDefault="002C4C58">
      <w:pPr>
        <w:jc w:val="center"/>
        <w:rPr>
          <w:rFonts w:ascii="Times New Roman" w:eastAsia="ＭＳ 明朝" w:hAnsi="Times New Roman" w:cs="Times New Roman"/>
          <w:color w:val="000000" w:themeColor="text1"/>
          <w:szCs w:val="21"/>
        </w:rPr>
        <w:pPrChange w:id="1340" w:author="松山 ファミリー" w:date="2023-02-09T14:23:00Z">
          <w:pPr/>
        </w:pPrChange>
      </w:pPr>
      <w:r w:rsidRPr="0048090B">
        <w:rPr>
          <w:rFonts w:ascii="Times New Roman" w:eastAsia="ＭＳ 明朝" w:hAnsi="Times New Roman" w:cs="Times New Roman"/>
          <w:noProof/>
          <w:szCs w:val="21"/>
        </w:rPr>
        <w:drawing>
          <wp:inline distT="0" distB="0" distL="0" distR="0" wp14:anchorId="3CFBD770" wp14:editId="576CE4E8">
            <wp:extent cx="4416480" cy="2880268"/>
            <wp:effectExtent l="0" t="0" r="3175" b="3175"/>
            <wp:docPr id="180" name="図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416480" cy="2880268"/>
                    </a:xfrm>
                    <a:prstGeom prst="rect">
                      <a:avLst/>
                    </a:prstGeom>
                  </pic:spPr>
                </pic:pic>
              </a:graphicData>
            </a:graphic>
          </wp:inline>
        </w:drawing>
      </w:r>
    </w:p>
    <w:p w14:paraId="2E334AB6" w14:textId="20149BBD" w:rsidR="00DE34DE" w:rsidRDefault="00DE34DE">
      <w:pPr>
        <w:jc w:val="center"/>
        <w:rPr>
          <w:rFonts w:ascii="Times New Roman" w:eastAsia="ＭＳ 明朝" w:hAnsi="Times New Roman" w:cs="Times New Roman"/>
          <w:color w:val="000000" w:themeColor="text1"/>
          <w:szCs w:val="21"/>
        </w:rPr>
        <w:pPrChange w:id="1341" w:author="松山 ファミリー" w:date="2023-02-09T14:23: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w:t>
      </w:r>
      <w:r w:rsidR="008A785F">
        <w:rPr>
          <w:rFonts w:ascii="Times New Roman" w:eastAsia="ＭＳ 明朝" w:hAnsi="Times New Roman" w:cs="Times New Roman"/>
          <w:color w:val="000000" w:themeColor="text1"/>
          <w:szCs w:val="21"/>
        </w:rPr>
        <w:t xml:space="preserve">.4.18.1. </w:t>
      </w:r>
      <w:r w:rsidR="00C55EEB" w:rsidRPr="0048090B">
        <w:rPr>
          <w:rFonts w:ascii="Times New Roman" w:eastAsia="ＭＳ 明朝" w:hAnsi="Times New Roman" w:cs="Times New Roman"/>
          <w:color w:val="000000" w:themeColor="text1"/>
          <w:szCs w:val="21"/>
        </w:rPr>
        <w:t>220906CP_naf10μL_2_3</w:t>
      </w:r>
      <w:r w:rsidR="00C55EEB" w:rsidRPr="0048090B">
        <w:rPr>
          <w:rFonts w:ascii="Times New Roman" w:eastAsia="ＭＳ 明朝" w:hAnsi="Times New Roman" w:cs="Times New Roman"/>
          <w:color w:val="000000" w:themeColor="text1"/>
          <w:szCs w:val="21"/>
        </w:rPr>
        <w:t>回目</w:t>
      </w:r>
      <w:r w:rsidR="00C55EEB">
        <w:rPr>
          <w:rFonts w:ascii="Times New Roman" w:eastAsia="ＭＳ 明朝" w:hAnsi="Times New Roman" w:cs="Times New Roman" w:hint="eastAsia"/>
          <w:color w:val="000000" w:themeColor="text1"/>
          <w:szCs w:val="21"/>
        </w:rPr>
        <w:t xml:space="preserve"> </w:t>
      </w:r>
      <w:r w:rsidR="00C55EEB">
        <w:rPr>
          <w:rFonts w:ascii="Times New Roman" w:eastAsia="ＭＳ 明朝" w:hAnsi="Times New Roman" w:cs="Times New Roman"/>
          <w:color w:val="000000" w:themeColor="text1"/>
          <w:szCs w:val="21"/>
        </w:rPr>
        <w:t>CA</w:t>
      </w:r>
    </w:p>
    <w:p w14:paraId="37EAF583" w14:textId="77777777" w:rsidR="00DE34DE" w:rsidRPr="0048090B" w:rsidRDefault="00DE34DE">
      <w:pPr>
        <w:jc w:val="center"/>
        <w:rPr>
          <w:rFonts w:ascii="Times New Roman" w:eastAsia="ＭＳ 明朝" w:hAnsi="Times New Roman" w:cs="Times New Roman"/>
          <w:color w:val="000000" w:themeColor="text1"/>
          <w:szCs w:val="21"/>
        </w:rPr>
        <w:pPrChange w:id="1342" w:author="松山 ファミリー" w:date="2023-02-09T14:23:00Z">
          <w:pPr/>
        </w:pPrChange>
      </w:pPr>
    </w:p>
    <w:p w14:paraId="66AEC9FD" w14:textId="37D851E7" w:rsidR="00ED3343" w:rsidRDefault="00F17D48">
      <w:pPr>
        <w:jc w:val="center"/>
        <w:rPr>
          <w:rFonts w:ascii="Times New Roman" w:eastAsia="ＭＳ 明朝" w:hAnsi="Times New Roman" w:cs="Times New Roman"/>
          <w:color w:val="000000" w:themeColor="text1"/>
          <w:szCs w:val="21"/>
        </w:rPr>
        <w:pPrChange w:id="1343" w:author="松山 ファミリー" w:date="2023-02-09T14:23:00Z">
          <w:pPr/>
        </w:pPrChange>
      </w:pPr>
      <w:r w:rsidRPr="0048090B">
        <w:rPr>
          <w:rFonts w:ascii="Times New Roman" w:eastAsia="ＭＳ 明朝" w:hAnsi="Times New Roman" w:cs="Times New Roman"/>
          <w:noProof/>
          <w:szCs w:val="21"/>
        </w:rPr>
        <w:drawing>
          <wp:inline distT="0" distB="0" distL="0" distR="0" wp14:anchorId="34DBE51D" wp14:editId="13C4BC5C">
            <wp:extent cx="4406776" cy="2879640"/>
            <wp:effectExtent l="0" t="0" r="635" b="3810"/>
            <wp:docPr id="181" name="図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406776" cy="2879640"/>
                    </a:xfrm>
                    <a:prstGeom prst="rect">
                      <a:avLst/>
                    </a:prstGeom>
                  </pic:spPr>
                </pic:pic>
              </a:graphicData>
            </a:graphic>
          </wp:inline>
        </w:drawing>
      </w:r>
    </w:p>
    <w:p w14:paraId="603FC064" w14:textId="11BD1AFC" w:rsidR="00C55EEB" w:rsidRDefault="00C55EEB">
      <w:pPr>
        <w:jc w:val="center"/>
        <w:rPr>
          <w:ins w:id="1344" w:author="松山 ファミリー" w:date="2023-02-09T14:23:00Z"/>
          <w:rFonts w:ascii="Times New Roman" w:eastAsia="ＭＳ 明朝" w:hAnsi="Times New Roman" w:cs="Times New Roman"/>
          <w:color w:val="000000" w:themeColor="text1"/>
          <w:szCs w:val="21"/>
        </w:rPr>
        <w:pPrChange w:id="1345" w:author="松山 ファミリー" w:date="2023-02-09T14:23: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4.4.18.2. </w:t>
      </w:r>
      <w:r w:rsidRPr="0048090B">
        <w:rPr>
          <w:rFonts w:ascii="Times New Roman" w:eastAsia="ＭＳ 明朝" w:hAnsi="Times New Roman" w:cs="Times New Roman"/>
          <w:color w:val="000000" w:themeColor="text1"/>
          <w:szCs w:val="21"/>
        </w:rPr>
        <w:t>220906CP_naf10μL_2_3</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濃度に対する電流密度</w:t>
      </w:r>
    </w:p>
    <w:p w14:paraId="2C1289AC" w14:textId="77777777" w:rsidR="00A97AE9" w:rsidRPr="0048090B" w:rsidRDefault="00A97AE9" w:rsidP="00A0339E">
      <w:pPr>
        <w:rPr>
          <w:rFonts w:ascii="Times New Roman" w:eastAsia="ＭＳ 明朝" w:hAnsi="Times New Roman" w:cs="Times New Roman"/>
          <w:color w:val="000000" w:themeColor="text1"/>
          <w:szCs w:val="21"/>
        </w:rPr>
      </w:pPr>
    </w:p>
    <w:p w14:paraId="04C3CCAA" w14:textId="28854340" w:rsidR="00ED3343" w:rsidRPr="0048090B" w:rsidRDefault="00ED3343" w:rsidP="00A0339E">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同じ電極の測定</w:t>
      </w:r>
      <w:r w:rsidRPr="0048090B">
        <w:rPr>
          <w:rFonts w:ascii="Times New Roman" w:eastAsia="ＭＳ 明朝" w:hAnsi="Times New Roman" w:cs="Times New Roman"/>
          <w:color w:val="000000" w:themeColor="text1"/>
          <w:szCs w:val="21"/>
        </w:rPr>
        <w:t>3</w:t>
      </w:r>
      <w:r w:rsidRPr="0048090B">
        <w:rPr>
          <w:rFonts w:ascii="Times New Roman" w:eastAsia="ＭＳ 明朝" w:hAnsi="Times New Roman" w:cs="Times New Roman"/>
          <w:color w:val="000000" w:themeColor="text1"/>
          <w:szCs w:val="21"/>
        </w:rPr>
        <w:t>回目にもかかわらず、</w:t>
      </w:r>
      <w:r w:rsidRPr="0048090B">
        <w:rPr>
          <w:rFonts w:ascii="Times New Roman" w:eastAsia="ＭＳ 明朝" w:hAnsi="Times New Roman" w:cs="Times New Roman"/>
          <w:color w:val="000000" w:themeColor="text1"/>
          <w:szCs w:val="21"/>
        </w:rPr>
        <w:t>220906CP_naf10μLL_2_2</w:t>
      </w:r>
      <w:r w:rsidRPr="0048090B">
        <w:rPr>
          <w:rFonts w:ascii="Times New Roman" w:eastAsia="ＭＳ 明朝" w:hAnsi="Times New Roman" w:cs="Times New Roman"/>
          <w:color w:val="000000" w:themeColor="text1"/>
          <w:szCs w:val="21"/>
        </w:rPr>
        <w:t>回目</w:t>
      </w:r>
      <w:ins w:id="1346" w:author="松山 ファミリー" w:date="2023-02-09T19:47:00Z">
        <w:r w:rsidR="006577C6">
          <w:rPr>
            <w:rFonts w:ascii="Times New Roman" w:eastAsia="ＭＳ 明朝" w:hAnsi="Times New Roman" w:cs="Times New Roman" w:hint="eastAsia"/>
            <w:color w:val="000000" w:themeColor="text1"/>
            <w:szCs w:val="21"/>
          </w:rPr>
          <w:t>よりも安定していた</w:t>
        </w:r>
      </w:ins>
      <w:del w:id="1347" w:author="松山 ファミリー" w:date="2023-02-09T19:47:00Z">
        <w:r w:rsidRPr="0048090B" w:rsidDel="006577C6">
          <w:rPr>
            <w:rFonts w:ascii="Times New Roman" w:eastAsia="ＭＳ 明朝" w:hAnsi="Times New Roman" w:cs="Times New Roman" w:hint="eastAsia"/>
            <w:color w:val="000000" w:themeColor="text1"/>
            <w:szCs w:val="21"/>
          </w:rPr>
          <w:delText>ほ</w:delText>
        </w:r>
        <w:r w:rsidRPr="0048090B" w:rsidDel="006577C6">
          <w:rPr>
            <w:rFonts w:ascii="Times New Roman" w:eastAsia="ＭＳ 明朝" w:hAnsi="Times New Roman" w:cs="Times New Roman"/>
            <w:color w:val="000000" w:themeColor="text1"/>
            <w:szCs w:val="21"/>
          </w:rPr>
          <w:delText>どの電流密度の起伏が見られなかった</w:delText>
        </w:r>
      </w:del>
      <w:r w:rsidRPr="0048090B">
        <w:rPr>
          <w:rFonts w:ascii="Times New Roman" w:eastAsia="ＭＳ 明朝" w:hAnsi="Times New Roman" w:cs="Times New Roman"/>
          <w:color w:val="000000" w:themeColor="text1"/>
          <w:szCs w:val="21"/>
        </w:rPr>
        <w:t>。</w:t>
      </w:r>
      <w:r w:rsidR="007438FA" w:rsidRPr="0048090B">
        <w:rPr>
          <w:rFonts w:ascii="Times New Roman" w:eastAsia="ＭＳ 明朝" w:hAnsi="Times New Roman" w:cs="Times New Roman"/>
          <w:color w:val="000000" w:themeColor="text1"/>
          <w:szCs w:val="21"/>
        </w:rPr>
        <w:t>また、</w:t>
      </w:r>
      <w:ins w:id="1348" w:author="松山 ファミリー" w:date="2023-02-09T19:47:00Z">
        <w:r w:rsidR="006577C6">
          <w:rPr>
            <w:rFonts w:ascii="Times New Roman" w:eastAsia="ＭＳ 明朝" w:hAnsi="Times New Roman" w:cs="Times New Roman" w:hint="eastAsia"/>
            <w:color w:val="000000" w:themeColor="text1"/>
            <w:szCs w:val="21"/>
          </w:rPr>
          <w:t>今回の電極は</w:t>
        </w:r>
      </w:ins>
      <w:r w:rsidR="007438FA" w:rsidRPr="0048090B">
        <w:rPr>
          <w:rFonts w:ascii="Times New Roman" w:eastAsia="ＭＳ 明朝" w:hAnsi="Times New Roman" w:cs="Times New Roman"/>
          <w:color w:val="000000" w:themeColor="text1"/>
          <w:szCs w:val="21"/>
        </w:rPr>
        <w:t>220906CP_naf10μLL_2_1</w:t>
      </w:r>
      <w:r w:rsidR="007438FA" w:rsidRPr="0048090B">
        <w:rPr>
          <w:rFonts w:ascii="Times New Roman" w:eastAsia="ＭＳ 明朝" w:hAnsi="Times New Roman" w:cs="Times New Roman"/>
          <w:color w:val="000000" w:themeColor="text1"/>
          <w:szCs w:val="21"/>
        </w:rPr>
        <w:t>回目や</w:t>
      </w:r>
      <w:r w:rsidR="007438FA" w:rsidRPr="0048090B">
        <w:rPr>
          <w:rFonts w:ascii="Times New Roman" w:eastAsia="ＭＳ 明朝" w:hAnsi="Times New Roman" w:cs="Times New Roman"/>
          <w:color w:val="000000" w:themeColor="text1"/>
          <w:szCs w:val="21"/>
        </w:rPr>
        <w:t>220906CP_naf10μLL_2_2</w:t>
      </w:r>
      <w:r w:rsidR="007438FA" w:rsidRPr="0048090B">
        <w:rPr>
          <w:rFonts w:ascii="Times New Roman" w:eastAsia="ＭＳ 明朝" w:hAnsi="Times New Roman" w:cs="Times New Roman"/>
          <w:color w:val="000000" w:themeColor="text1"/>
          <w:szCs w:val="21"/>
        </w:rPr>
        <w:t>回目より</w:t>
      </w:r>
      <w:del w:id="1349" w:author="松山 ファミリー" w:date="2023-02-09T19:47:00Z">
        <w:r w:rsidR="007438FA" w:rsidRPr="0048090B" w:rsidDel="006577C6">
          <w:rPr>
            <w:rFonts w:ascii="Times New Roman" w:eastAsia="ＭＳ 明朝" w:hAnsi="Times New Roman" w:cs="Times New Roman"/>
            <w:color w:val="000000" w:themeColor="text1"/>
            <w:szCs w:val="21"/>
          </w:rPr>
          <w:delText>は</w:delText>
        </w:r>
      </w:del>
      <w:r w:rsidR="007438FA" w:rsidRPr="0048090B">
        <w:rPr>
          <w:rFonts w:ascii="Times New Roman" w:eastAsia="ＭＳ 明朝" w:hAnsi="Times New Roman" w:cs="Times New Roman"/>
          <w:color w:val="000000" w:themeColor="text1"/>
          <w:szCs w:val="21"/>
        </w:rPr>
        <w:t>グルコース濃度における電流密度の傾きは</w:t>
      </w:r>
      <w:r w:rsidR="00091742" w:rsidRPr="0048090B">
        <w:rPr>
          <w:rFonts w:ascii="Times New Roman" w:eastAsia="ＭＳ 明朝" w:hAnsi="Times New Roman" w:cs="Times New Roman"/>
          <w:color w:val="000000" w:themeColor="text1"/>
          <w:szCs w:val="21"/>
        </w:rPr>
        <w:t>小</w:t>
      </w:r>
      <w:ins w:id="1350" w:author="松山 ファミリー" w:date="2023-02-09T19:48:00Z">
        <w:r w:rsidR="00685E2B">
          <w:rPr>
            <w:rFonts w:ascii="Times New Roman" w:eastAsia="ＭＳ 明朝" w:hAnsi="Times New Roman" w:cs="Times New Roman" w:hint="eastAsia"/>
            <w:color w:val="000000" w:themeColor="text1"/>
            <w:szCs w:val="21"/>
          </w:rPr>
          <w:t>さかった</w:t>
        </w:r>
      </w:ins>
      <w:del w:id="1351" w:author="松山 ファミリー" w:date="2023-02-09T19:48:00Z">
        <w:r w:rsidR="00091742" w:rsidRPr="0048090B" w:rsidDel="00685E2B">
          <w:rPr>
            <w:rFonts w:ascii="Times New Roman" w:eastAsia="ＭＳ 明朝" w:hAnsi="Times New Roman" w:cs="Times New Roman"/>
            <w:color w:val="000000" w:themeColor="text1"/>
            <w:szCs w:val="21"/>
          </w:rPr>
          <w:delText>さい</w:delText>
        </w:r>
      </w:del>
      <w:r w:rsidR="00091742" w:rsidRPr="0048090B">
        <w:rPr>
          <w:rFonts w:ascii="Times New Roman" w:eastAsia="ＭＳ 明朝" w:hAnsi="Times New Roman" w:cs="Times New Roman"/>
          <w:color w:val="000000" w:themeColor="text1"/>
          <w:szCs w:val="21"/>
        </w:rPr>
        <w:t>が</w:t>
      </w:r>
      <w:ins w:id="1352" w:author="松山 ファミリー" w:date="2023-02-09T19:48:00Z">
        <w:r w:rsidR="00685E2B">
          <w:rPr>
            <w:rFonts w:ascii="Times New Roman" w:eastAsia="ＭＳ 明朝" w:hAnsi="Times New Roman" w:cs="Times New Roman" w:hint="eastAsia"/>
            <w:color w:val="000000" w:themeColor="text1"/>
            <w:szCs w:val="21"/>
          </w:rPr>
          <w:t>、</w:t>
        </w:r>
      </w:ins>
      <w:r w:rsidR="00091742" w:rsidRPr="0048090B">
        <w:rPr>
          <w:rFonts w:ascii="Times New Roman" w:eastAsia="ＭＳ 明朝" w:hAnsi="Times New Roman" w:cs="Times New Roman"/>
          <w:color w:val="000000" w:themeColor="text1"/>
          <w:szCs w:val="21"/>
        </w:rPr>
        <w:t>線形範囲</w:t>
      </w:r>
      <w:ins w:id="1353" w:author="松山 ファミリー" w:date="2023-02-09T19:48:00Z">
        <w:r w:rsidR="00685E2B">
          <w:rPr>
            <w:rFonts w:ascii="Times New Roman" w:eastAsia="ＭＳ 明朝" w:hAnsi="Times New Roman" w:cs="Times New Roman" w:hint="eastAsia"/>
            <w:color w:val="000000" w:themeColor="text1"/>
            <w:szCs w:val="21"/>
          </w:rPr>
          <w:t>は広く</w:t>
        </w:r>
      </w:ins>
      <w:del w:id="1354" w:author="松山 ファミリー" w:date="2023-02-09T19:48:00Z">
        <w:r w:rsidR="00091742" w:rsidRPr="0048090B" w:rsidDel="00685E2B">
          <w:rPr>
            <w:rFonts w:ascii="Times New Roman" w:eastAsia="ＭＳ 明朝" w:hAnsi="Times New Roman" w:cs="Times New Roman"/>
            <w:color w:val="000000" w:themeColor="text1"/>
            <w:szCs w:val="21"/>
          </w:rPr>
          <w:delText>が</w:delText>
        </w:r>
      </w:del>
      <w:r w:rsidR="00091742" w:rsidRPr="0048090B">
        <w:rPr>
          <w:rFonts w:ascii="Times New Roman" w:eastAsia="ＭＳ 明朝" w:hAnsi="Times New Roman" w:cs="Times New Roman"/>
          <w:color w:val="000000" w:themeColor="text1"/>
          <w:szCs w:val="21"/>
        </w:rPr>
        <w:t>大きくなってい</w:t>
      </w:r>
      <w:ins w:id="1355" w:author="松山 ファミリー" w:date="2023-02-09T19:48:00Z">
        <w:r w:rsidR="00685E2B">
          <w:rPr>
            <w:rFonts w:ascii="Times New Roman" w:eastAsia="ＭＳ 明朝" w:hAnsi="Times New Roman" w:cs="Times New Roman" w:hint="eastAsia"/>
            <w:color w:val="000000" w:themeColor="text1"/>
            <w:szCs w:val="21"/>
          </w:rPr>
          <w:t>ること</w:t>
        </w:r>
      </w:ins>
      <w:del w:id="1356" w:author="松山 ファミリー" w:date="2023-02-09T19:48:00Z">
        <w:r w:rsidR="00091742" w:rsidRPr="0048090B" w:rsidDel="00685E2B">
          <w:rPr>
            <w:rFonts w:ascii="Times New Roman" w:eastAsia="ＭＳ 明朝" w:hAnsi="Times New Roman" w:cs="Times New Roman"/>
            <w:color w:val="000000" w:themeColor="text1"/>
            <w:szCs w:val="21"/>
          </w:rPr>
          <w:delText>ること</w:delText>
        </w:r>
      </w:del>
      <w:r w:rsidR="00091742" w:rsidRPr="0048090B">
        <w:rPr>
          <w:rFonts w:ascii="Times New Roman" w:eastAsia="ＭＳ 明朝" w:hAnsi="Times New Roman" w:cs="Times New Roman"/>
          <w:color w:val="000000" w:themeColor="text1"/>
          <w:szCs w:val="21"/>
        </w:rPr>
        <w:t>がわかった。</w:t>
      </w:r>
      <w:ins w:id="1357" w:author="松山 ファミリー" w:date="2023-02-09T19:48:00Z">
        <w:r w:rsidR="00685E2B">
          <w:rPr>
            <w:rFonts w:ascii="Times New Roman" w:eastAsia="ＭＳ 明朝" w:hAnsi="Times New Roman" w:cs="Times New Roman" w:hint="eastAsia"/>
            <w:color w:val="000000" w:themeColor="text1"/>
            <w:szCs w:val="21"/>
          </w:rPr>
          <w:t>章</w:t>
        </w:r>
        <w:r w:rsidR="00685E2B">
          <w:rPr>
            <w:rFonts w:ascii="Times New Roman" w:eastAsia="ＭＳ 明朝" w:hAnsi="Times New Roman" w:cs="Times New Roman" w:hint="eastAsia"/>
            <w:color w:val="000000" w:themeColor="text1"/>
            <w:szCs w:val="21"/>
          </w:rPr>
          <w:t>4</w:t>
        </w:r>
        <w:r w:rsidR="00685E2B">
          <w:rPr>
            <w:rFonts w:ascii="Times New Roman" w:eastAsia="ＭＳ 明朝" w:hAnsi="Times New Roman" w:cs="Times New Roman"/>
            <w:color w:val="000000" w:themeColor="text1"/>
            <w:szCs w:val="21"/>
          </w:rPr>
          <w:t xml:space="preserve">.5. </w:t>
        </w:r>
        <w:r w:rsidR="00685E2B">
          <w:rPr>
            <w:rFonts w:ascii="Times New Roman" w:eastAsia="ＭＳ 明朝" w:hAnsi="Times New Roman" w:cs="Times New Roman" w:hint="eastAsia"/>
            <w:color w:val="000000" w:themeColor="text1"/>
            <w:szCs w:val="21"/>
          </w:rPr>
          <w:t>で</w:t>
        </w:r>
      </w:ins>
      <w:ins w:id="1358" w:author="松山 ファミリー" w:date="2023-02-09T19:49:00Z">
        <w:r w:rsidR="00685E2B">
          <w:rPr>
            <w:rFonts w:ascii="Times New Roman" w:eastAsia="ＭＳ 明朝" w:hAnsi="Times New Roman" w:cs="Times New Roman" w:hint="eastAsia"/>
            <w:color w:val="000000" w:themeColor="text1"/>
            <w:szCs w:val="21"/>
          </w:rPr>
          <w:t>これらの</w:t>
        </w:r>
      </w:ins>
      <w:ins w:id="1359" w:author="松山 ファミリー" w:date="2023-02-09T19:48:00Z">
        <w:r w:rsidR="00685E2B">
          <w:rPr>
            <w:rFonts w:ascii="Times New Roman" w:eastAsia="ＭＳ 明朝" w:hAnsi="Times New Roman" w:cs="Times New Roman" w:hint="eastAsia"/>
            <w:color w:val="000000" w:themeColor="text1"/>
            <w:szCs w:val="21"/>
          </w:rPr>
          <w:t>比較を</w:t>
        </w:r>
      </w:ins>
      <w:ins w:id="1360" w:author="松山 ファミリー" w:date="2023-02-09T19:49:00Z">
        <w:r w:rsidR="00685E2B">
          <w:rPr>
            <w:rFonts w:ascii="Times New Roman" w:eastAsia="ＭＳ 明朝" w:hAnsi="Times New Roman" w:cs="Times New Roman" w:hint="eastAsia"/>
            <w:color w:val="000000" w:themeColor="text1"/>
            <w:szCs w:val="21"/>
          </w:rPr>
          <w:t>行なった</w:t>
        </w:r>
      </w:ins>
      <w:ins w:id="1361" w:author="松山 ファミリー" w:date="2023-02-09T19:48:00Z">
        <w:r w:rsidR="00685E2B">
          <w:rPr>
            <w:rFonts w:ascii="Times New Roman" w:eastAsia="ＭＳ 明朝" w:hAnsi="Times New Roman" w:cs="Times New Roman" w:hint="eastAsia"/>
            <w:color w:val="000000" w:themeColor="text1"/>
            <w:szCs w:val="21"/>
          </w:rPr>
          <w:t>。</w:t>
        </w:r>
      </w:ins>
    </w:p>
    <w:p w14:paraId="4573DA20" w14:textId="668F3F57" w:rsidR="00A0339E" w:rsidRPr="0048090B" w:rsidRDefault="000150FF" w:rsidP="00A0339E">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7F754F88" w14:textId="6901DA00" w:rsidR="005222A9"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362" w:name="_Toc126851064"/>
      <w:r w:rsidRPr="0048090B">
        <w:rPr>
          <w:rFonts w:ascii="Times New Roman" w:eastAsia="ＭＳ 明朝" w:hAnsi="Times New Roman" w:cs="Times New Roman"/>
          <w:color w:val="000000" w:themeColor="text1"/>
          <w:szCs w:val="21"/>
        </w:rPr>
        <w:lastRenderedPageBreak/>
        <w:t>220906CP_naf15μL</w:t>
      </w:r>
      <w:r w:rsidR="008C0FC2">
        <w:rPr>
          <w:rFonts w:ascii="Times New Roman" w:eastAsia="ＭＳ 明朝" w:hAnsi="Times New Roman" w:cs="Times New Roman"/>
          <w:color w:val="000000" w:themeColor="text1"/>
          <w:szCs w:val="21"/>
        </w:rPr>
        <w:t xml:space="preserve"> CA</w:t>
      </w:r>
      <w:r w:rsidR="008C0FC2">
        <w:rPr>
          <w:rFonts w:ascii="Times New Roman" w:eastAsia="ＭＳ 明朝" w:hAnsi="Times New Roman" w:cs="Times New Roman" w:hint="eastAsia"/>
          <w:color w:val="000000" w:themeColor="text1"/>
          <w:szCs w:val="21"/>
        </w:rPr>
        <w:t>結果</w:t>
      </w:r>
      <w:bookmarkEnd w:id="1362"/>
    </w:p>
    <w:p w14:paraId="25FDF7B0" w14:textId="7E091885" w:rsidR="0082724C" w:rsidRDefault="002B548F">
      <w:pPr>
        <w:jc w:val="center"/>
        <w:rPr>
          <w:rFonts w:ascii="Times New Roman" w:eastAsia="ＭＳ 明朝" w:hAnsi="Times New Roman" w:cs="Times New Roman"/>
          <w:color w:val="000000" w:themeColor="text1"/>
          <w:szCs w:val="21"/>
        </w:rPr>
        <w:pPrChange w:id="1363" w:author="松山 ファミリー" w:date="2023-02-09T14:23:00Z">
          <w:pPr/>
        </w:pPrChange>
      </w:pPr>
      <w:r w:rsidRPr="0048090B">
        <w:rPr>
          <w:rFonts w:ascii="Times New Roman" w:eastAsia="ＭＳ 明朝" w:hAnsi="Times New Roman" w:cs="Times New Roman"/>
          <w:noProof/>
          <w:szCs w:val="21"/>
        </w:rPr>
        <w:drawing>
          <wp:inline distT="0" distB="0" distL="0" distR="0" wp14:anchorId="7350DFCF" wp14:editId="0A2A0869">
            <wp:extent cx="4415517" cy="2879640"/>
            <wp:effectExtent l="0" t="0" r="4445" b="3810"/>
            <wp:docPr id="182" name="図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03CA7D91" w14:textId="3AB1C5B2" w:rsidR="00C55EEB" w:rsidRDefault="00C55EEB">
      <w:pPr>
        <w:jc w:val="center"/>
        <w:rPr>
          <w:rFonts w:ascii="Times New Roman" w:eastAsia="ＭＳ 明朝" w:hAnsi="Times New Roman" w:cs="Times New Roman"/>
          <w:color w:val="000000" w:themeColor="text1"/>
          <w:szCs w:val="21"/>
        </w:rPr>
        <w:pPrChange w:id="1364" w:author="松山 ファミリー" w:date="2023-02-09T14:23: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4.4.19.1. </w:t>
      </w:r>
      <w:r w:rsidRPr="0048090B">
        <w:rPr>
          <w:rFonts w:ascii="Times New Roman" w:eastAsia="ＭＳ 明朝" w:hAnsi="Times New Roman" w:cs="Times New Roman"/>
          <w:color w:val="000000" w:themeColor="text1"/>
          <w:szCs w:val="21"/>
        </w:rPr>
        <w:t>220906CP_naf15μL</w:t>
      </w:r>
      <w:r>
        <w:rPr>
          <w:rFonts w:ascii="Times New Roman" w:eastAsia="ＭＳ 明朝" w:hAnsi="Times New Roman" w:cs="Times New Roman"/>
          <w:color w:val="000000" w:themeColor="text1"/>
          <w:szCs w:val="21"/>
        </w:rPr>
        <w:t xml:space="preserve"> CA</w:t>
      </w:r>
    </w:p>
    <w:p w14:paraId="6077D26E" w14:textId="77777777" w:rsidR="00C55EEB" w:rsidRPr="0048090B" w:rsidRDefault="00C55EEB">
      <w:pPr>
        <w:jc w:val="center"/>
        <w:rPr>
          <w:rFonts w:ascii="Times New Roman" w:eastAsia="ＭＳ 明朝" w:hAnsi="Times New Roman" w:cs="Times New Roman"/>
          <w:color w:val="000000" w:themeColor="text1"/>
          <w:szCs w:val="21"/>
        </w:rPr>
        <w:pPrChange w:id="1365" w:author="松山 ファミリー" w:date="2023-02-09T14:23:00Z">
          <w:pPr/>
        </w:pPrChange>
      </w:pPr>
    </w:p>
    <w:p w14:paraId="6297B909" w14:textId="357C1F5C" w:rsidR="0082724C" w:rsidRDefault="00F205C3">
      <w:pPr>
        <w:jc w:val="center"/>
        <w:rPr>
          <w:rFonts w:ascii="Times New Roman" w:eastAsia="ＭＳ 明朝" w:hAnsi="Times New Roman" w:cs="Times New Roman"/>
          <w:color w:val="000000" w:themeColor="text1"/>
          <w:szCs w:val="21"/>
        </w:rPr>
        <w:pPrChange w:id="1366" w:author="松山 ファミリー" w:date="2023-02-09T14:23:00Z">
          <w:pPr/>
        </w:pPrChange>
      </w:pPr>
      <w:r w:rsidRPr="0048090B">
        <w:rPr>
          <w:rFonts w:ascii="Times New Roman" w:eastAsia="ＭＳ 明朝" w:hAnsi="Times New Roman" w:cs="Times New Roman"/>
          <w:noProof/>
          <w:szCs w:val="21"/>
        </w:rPr>
        <w:drawing>
          <wp:inline distT="0" distB="0" distL="0" distR="0" wp14:anchorId="75CBCE82" wp14:editId="00EDD985">
            <wp:extent cx="4406777" cy="2879640"/>
            <wp:effectExtent l="0" t="0" r="635" b="381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15246C7E" w14:textId="6D7789DA" w:rsidR="00C55EEB" w:rsidRDefault="00C55EEB">
      <w:pPr>
        <w:jc w:val="center"/>
        <w:rPr>
          <w:ins w:id="1367" w:author="松山 ファミリー" w:date="2023-02-09T14:23:00Z"/>
          <w:rFonts w:ascii="Times New Roman" w:eastAsia="ＭＳ 明朝" w:hAnsi="Times New Roman" w:cs="Times New Roman"/>
          <w:color w:val="000000" w:themeColor="text1"/>
          <w:szCs w:val="21"/>
        </w:rPr>
        <w:pPrChange w:id="1368" w:author="松山 ファミリー" w:date="2023-02-09T14:23: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4.4.19.2. </w:t>
      </w:r>
      <w:r w:rsidRPr="0048090B">
        <w:rPr>
          <w:rFonts w:ascii="Times New Roman" w:eastAsia="ＭＳ 明朝" w:hAnsi="Times New Roman" w:cs="Times New Roman"/>
          <w:color w:val="000000" w:themeColor="text1"/>
          <w:szCs w:val="21"/>
        </w:rPr>
        <w:t>220906CP_naf15μL</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濃度に対する電流密度</w:t>
      </w:r>
    </w:p>
    <w:p w14:paraId="527B941E" w14:textId="77777777" w:rsidR="00A97AE9" w:rsidRPr="0048090B" w:rsidRDefault="00A97AE9" w:rsidP="002B548F">
      <w:pPr>
        <w:rPr>
          <w:rFonts w:ascii="Times New Roman" w:eastAsia="ＭＳ 明朝" w:hAnsi="Times New Roman" w:cs="Times New Roman"/>
          <w:color w:val="000000" w:themeColor="text1"/>
          <w:szCs w:val="21"/>
        </w:rPr>
      </w:pPr>
    </w:p>
    <w:p w14:paraId="750DB40A" w14:textId="7CA02584" w:rsidR="00C55EEB" w:rsidRDefault="00E539E5" w:rsidP="001976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電流密度が飽和するまで滴下し続けるべきだった。</w:t>
      </w:r>
    </w:p>
    <w:p w14:paraId="6CF59C09" w14:textId="5300041C" w:rsidR="00482009" w:rsidRPr="0048090B" w:rsidRDefault="00C55EEB" w:rsidP="00197665">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76C4D8C2" w14:textId="2313886A" w:rsidR="005222A9"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369" w:name="_Toc126851065"/>
      <w:r w:rsidRPr="0048090B">
        <w:rPr>
          <w:rFonts w:ascii="Times New Roman" w:eastAsia="ＭＳ 明朝" w:hAnsi="Times New Roman" w:cs="Times New Roman"/>
          <w:color w:val="000000" w:themeColor="text1"/>
          <w:szCs w:val="21"/>
        </w:rPr>
        <w:lastRenderedPageBreak/>
        <w:t>220906CP_naf20μL</w:t>
      </w:r>
      <w:r w:rsidR="008C0FC2">
        <w:rPr>
          <w:rFonts w:ascii="Times New Roman" w:eastAsia="ＭＳ 明朝" w:hAnsi="Times New Roman" w:cs="Times New Roman"/>
          <w:color w:val="000000" w:themeColor="text1"/>
          <w:szCs w:val="21"/>
        </w:rPr>
        <w:t xml:space="preserve"> CA</w:t>
      </w:r>
      <w:r w:rsidR="008C0FC2">
        <w:rPr>
          <w:rFonts w:ascii="Times New Roman" w:eastAsia="ＭＳ 明朝" w:hAnsi="Times New Roman" w:cs="Times New Roman" w:hint="eastAsia"/>
          <w:color w:val="000000" w:themeColor="text1"/>
          <w:szCs w:val="21"/>
        </w:rPr>
        <w:t>結果</w:t>
      </w:r>
      <w:bookmarkEnd w:id="1369"/>
    </w:p>
    <w:p w14:paraId="1E638523" w14:textId="6079AEB0" w:rsidR="00FE3483" w:rsidRDefault="00DF49C7">
      <w:pPr>
        <w:jc w:val="center"/>
        <w:rPr>
          <w:rFonts w:ascii="Times New Roman" w:eastAsia="ＭＳ 明朝" w:hAnsi="Times New Roman" w:cs="Times New Roman"/>
          <w:color w:val="000000" w:themeColor="text1"/>
          <w:szCs w:val="21"/>
        </w:rPr>
        <w:pPrChange w:id="1370" w:author="松山 ファミリー" w:date="2023-02-09T14:23:00Z">
          <w:pPr/>
        </w:pPrChange>
      </w:pPr>
      <w:r w:rsidRPr="0048090B">
        <w:rPr>
          <w:rFonts w:ascii="Times New Roman" w:eastAsia="ＭＳ 明朝" w:hAnsi="Times New Roman" w:cs="Times New Roman"/>
          <w:noProof/>
          <w:szCs w:val="21"/>
        </w:rPr>
        <w:drawing>
          <wp:inline distT="0" distB="0" distL="0" distR="0" wp14:anchorId="23C1A970" wp14:editId="09982409">
            <wp:extent cx="4415517" cy="2879640"/>
            <wp:effectExtent l="0" t="0" r="4445" b="3810"/>
            <wp:docPr id="185" name="図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5483793E" w14:textId="73751109" w:rsidR="00C55EEB" w:rsidRDefault="00C55EEB">
      <w:pPr>
        <w:jc w:val="center"/>
        <w:rPr>
          <w:rFonts w:ascii="Times New Roman" w:eastAsia="ＭＳ 明朝" w:hAnsi="Times New Roman" w:cs="Times New Roman"/>
          <w:color w:val="000000" w:themeColor="text1"/>
          <w:szCs w:val="21"/>
        </w:rPr>
        <w:pPrChange w:id="1371" w:author="松山 ファミリー" w:date="2023-02-09T14:23: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4.4.20.1 </w:t>
      </w:r>
      <w:r w:rsidRPr="0048090B">
        <w:rPr>
          <w:rFonts w:ascii="Times New Roman" w:eastAsia="ＭＳ 明朝" w:hAnsi="Times New Roman" w:cs="Times New Roman"/>
          <w:color w:val="000000" w:themeColor="text1"/>
          <w:szCs w:val="21"/>
        </w:rPr>
        <w:t>220906CP_naf20μL</w:t>
      </w:r>
      <w:r>
        <w:rPr>
          <w:rFonts w:ascii="Times New Roman" w:eastAsia="ＭＳ 明朝" w:hAnsi="Times New Roman" w:cs="Times New Roman"/>
          <w:color w:val="000000" w:themeColor="text1"/>
          <w:szCs w:val="21"/>
        </w:rPr>
        <w:t xml:space="preserve"> CA</w:t>
      </w:r>
    </w:p>
    <w:p w14:paraId="108D2BB4" w14:textId="77777777" w:rsidR="00BD65F4" w:rsidRPr="0048090B" w:rsidRDefault="00BD65F4">
      <w:pPr>
        <w:jc w:val="center"/>
        <w:rPr>
          <w:rFonts w:ascii="Times New Roman" w:eastAsia="ＭＳ 明朝" w:hAnsi="Times New Roman" w:cs="Times New Roman"/>
          <w:color w:val="000000" w:themeColor="text1"/>
          <w:szCs w:val="21"/>
        </w:rPr>
        <w:pPrChange w:id="1372" w:author="松山 ファミリー" w:date="2023-02-09T14:23:00Z">
          <w:pPr/>
        </w:pPrChange>
      </w:pPr>
    </w:p>
    <w:p w14:paraId="621A4017" w14:textId="372F7B17" w:rsidR="005D434A" w:rsidRDefault="004E192C">
      <w:pPr>
        <w:widowControl/>
        <w:jc w:val="center"/>
        <w:rPr>
          <w:rFonts w:ascii="Times New Roman" w:eastAsia="ＭＳ 明朝" w:hAnsi="Times New Roman" w:cs="Times New Roman"/>
          <w:color w:val="000000" w:themeColor="text1"/>
          <w:szCs w:val="21"/>
        </w:rPr>
        <w:pPrChange w:id="1373" w:author="松山 ファミリー" w:date="2023-02-09T14:23:00Z">
          <w:pPr>
            <w:widowControl/>
            <w:jc w:val="left"/>
          </w:pPr>
        </w:pPrChange>
      </w:pPr>
      <w:r w:rsidRPr="0048090B">
        <w:rPr>
          <w:rFonts w:ascii="Times New Roman" w:eastAsia="ＭＳ 明朝" w:hAnsi="Times New Roman" w:cs="Times New Roman"/>
          <w:noProof/>
          <w:szCs w:val="21"/>
        </w:rPr>
        <w:drawing>
          <wp:inline distT="0" distB="0" distL="0" distR="0" wp14:anchorId="64C579F6" wp14:editId="7C2B67F2">
            <wp:extent cx="4406777" cy="2879640"/>
            <wp:effectExtent l="0" t="0" r="635" b="3810"/>
            <wp:docPr id="186" name="図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04D6A8D0" w14:textId="362B0149" w:rsidR="00C55EEB" w:rsidRDefault="00C55EEB">
      <w:pPr>
        <w:widowControl/>
        <w:jc w:val="center"/>
        <w:rPr>
          <w:ins w:id="1374" w:author="松山 ファミリー" w:date="2023-02-09T14:23:00Z"/>
          <w:rFonts w:ascii="Times New Roman" w:eastAsia="ＭＳ 明朝" w:hAnsi="Times New Roman" w:cs="Times New Roman"/>
          <w:color w:val="000000" w:themeColor="text1"/>
          <w:szCs w:val="21"/>
        </w:rPr>
        <w:pPrChange w:id="1375" w:author="松山 ファミリー" w:date="2023-02-09T14:23:00Z">
          <w:pPr>
            <w:widowControl/>
            <w:jc w:val="left"/>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4.4.20</w:t>
      </w:r>
      <w:r w:rsidR="00BD65F4">
        <w:rPr>
          <w:rFonts w:ascii="Times New Roman" w:eastAsia="ＭＳ 明朝" w:hAnsi="Times New Roman" w:cs="Times New Roman"/>
          <w:color w:val="000000" w:themeColor="text1"/>
          <w:szCs w:val="21"/>
        </w:rPr>
        <w:t xml:space="preserve">.2. </w:t>
      </w:r>
      <w:r w:rsidR="00BD65F4" w:rsidRPr="0048090B">
        <w:rPr>
          <w:rFonts w:ascii="Times New Roman" w:eastAsia="ＭＳ 明朝" w:hAnsi="Times New Roman" w:cs="Times New Roman"/>
          <w:color w:val="000000" w:themeColor="text1"/>
          <w:szCs w:val="21"/>
        </w:rPr>
        <w:t>220906CP_naf20μL</w:t>
      </w:r>
      <w:r w:rsidR="00BD65F4">
        <w:rPr>
          <w:rFonts w:ascii="Times New Roman" w:eastAsia="ＭＳ 明朝" w:hAnsi="Times New Roman" w:cs="Times New Roman"/>
          <w:color w:val="000000" w:themeColor="text1"/>
          <w:szCs w:val="21"/>
        </w:rPr>
        <w:t xml:space="preserve"> </w:t>
      </w:r>
      <w:r w:rsidR="00BD65F4">
        <w:rPr>
          <w:rFonts w:ascii="Times New Roman" w:eastAsia="ＭＳ 明朝" w:hAnsi="Times New Roman" w:cs="Times New Roman" w:hint="eastAsia"/>
          <w:color w:val="000000" w:themeColor="text1"/>
          <w:szCs w:val="21"/>
        </w:rPr>
        <w:t>濃度に対する電流密度</w:t>
      </w:r>
    </w:p>
    <w:p w14:paraId="2C031CAE" w14:textId="77777777" w:rsidR="00A97AE9" w:rsidRPr="0048090B" w:rsidRDefault="00A97AE9" w:rsidP="00FD0085">
      <w:pPr>
        <w:widowControl/>
        <w:jc w:val="left"/>
        <w:rPr>
          <w:rFonts w:ascii="Times New Roman" w:eastAsia="ＭＳ 明朝" w:hAnsi="Times New Roman" w:cs="Times New Roman"/>
          <w:color w:val="000000" w:themeColor="text1"/>
          <w:szCs w:val="21"/>
        </w:rPr>
      </w:pPr>
    </w:p>
    <w:p w14:paraId="26053DDD" w14:textId="47DD0E23" w:rsidR="00B5478A" w:rsidRDefault="00D83AFB" w:rsidP="00031AE9">
      <w:pPr>
        <w:widowControl/>
        <w:rPr>
          <w:rFonts w:ascii="Times New Roman" w:eastAsia="ＭＳ 明朝" w:hAnsi="Times New Roman" w:cs="Times New Roman"/>
          <w:color w:val="000000" w:themeColor="text1"/>
          <w:szCs w:val="21"/>
        </w:rPr>
        <w:pPrChange w:id="1376" w:author="松山 ファミリー" w:date="2023-02-09T19:49:00Z">
          <w:pPr>
            <w:widowControl/>
            <w:jc w:val="left"/>
          </w:pPr>
        </w:pPrChange>
      </w:pPr>
      <w:r w:rsidRPr="0048090B">
        <w:rPr>
          <w:rFonts w:ascii="Times New Roman" w:eastAsia="ＭＳ 明朝" w:hAnsi="Times New Roman" w:cs="Times New Roman"/>
          <w:color w:val="000000" w:themeColor="text1"/>
          <w:szCs w:val="21"/>
        </w:rPr>
        <w:t>正常に測定できているとは言えない</w:t>
      </w:r>
      <w:r w:rsidR="00DF1756" w:rsidRPr="0048090B">
        <w:rPr>
          <w:rFonts w:ascii="Times New Roman" w:eastAsia="ＭＳ 明朝" w:hAnsi="Times New Roman" w:cs="Times New Roman"/>
          <w:color w:val="000000" w:themeColor="text1"/>
          <w:szCs w:val="21"/>
        </w:rPr>
        <w:t>電極</w:t>
      </w:r>
      <w:r w:rsidRPr="0048090B">
        <w:rPr>
          <w:rFonts w:ascii="Times New Roman" w:eastAsia="ＭＳ 明朝" w:hAnsi="Times New Roman" w:cs="Times New Roman"/>
          <w:color w:val="000000" w:themeColor="text1"/>
          <w:szCs w:val="21"/>
        </w:rPr>
        <w:t>であった。</w:t>
      </w:r>
    </w:p>
    <w:p w14:paraId="79D24B06" w14:textId="14F04358" w:rsidR="00BD65F4" w:rsidRPr="0048090B" w:rsidRDefault="00B5478A" w:rsidP="00B9362F">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1FC5942D" w14:textId="68ED7B49" w:rsidR="00BD65F4" w:rsidRPr="005C1BCF" w:rsidRDefault="005C1BCF">
      <w:pPr>
        <w:pStyle w:val="a4"/>
        <w:widowControl/>
        <w:numPr>
          <w:ilvl w:val="1"/>
          <w:numId w:val="62"/>
        </w:numPr>
        <w:ind w:leftChars="0"/>
        <w:jc w:val="left"/>
        <w:outlineLvl w:val="1"/>
        <w:rPr>
          <w:rFonts w:ascii="Times New Roman" w:eastAsia="ＭＳ 明朝" w:hAnsi="Times New Roman" w:cs="Times New Roman"/>
          <w:color w:val="000000" w:themeColor="text1"/>
          <w:szCs w:val="21"/>
        </w:rPr>
        <w:pPrChange w:id="1377" w:author="松山 ファミリー" w:date="2023-02-09T15:58:00Z">
          <w:pPr>
            <w:pStyle w:val="a4"/>
            <w:widowControl/>
            <w:numPr>
              <w:ilvl w:val="2"/>
              <w:numId w:val="62"/>
            </w:numPr>
            <w:ind w:leftChars="0" w:left="709" w:hanging="709"/>
            <w:jc w:val="left"/>
            <w:outlineLvl w:val="2"/>
          </w:pPr>
        </w:pPrChange>
      </w:pPr>
      <w:bookmarkStart w:id="1378" w:name="_Toc126851066"/>
      <w:r>
        <w:rPr>
          <w:rFonts w:ascii="Times New Roman" w:eastAsia="ＭＳ 明朝" w:hAnsi="Times New Roman" w:cs="Times New Roman" w:hint="eastAsia"/>
          <w:color w:val="000000" w:themeColor="text1"/>
          <w:szCs w:val="21"/>
        </w:rPr>
        <w:lastRenderedPageBreak/>
        <w:t>データ比較</w:t>
      </w:r>
      <w:bookmarkEnd w:id="1378"/>
    </w:p>
    <w:p w14:paraId="03524557" w14:textId="4D1C7065" w:rsidR="00A25D36" w:rsidRPr="0048090B" w:rsidRDefault="002C5F0F" w:rsidP="00E82328">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上記の結果</w:t>
      </w:r>
      <w:r w:rsidR="005A2076" w:rsidRPr="0048090B">
        <w:rPr>
          <w:rFonts w:ascii="Times New Roman" w:eastAsia="ＭＳ 明朝" w:hAnsi="Times New Roman" w:cs="Times New Roman"/>
          <w:color w:val="000000" w:themeColor="text1"/>
          <w:szCs w:val="21"/>
        </w:rPr>
        <w:t>について</w:t>
      </w:r>
      <w:r w:rsidR="00446430" w:rsidRPr="0048090B">
        <w:rPr>
          <w:rFonts w:ascii="Times New Roman" w:eastAsia="ＭＳ 明朝" w:hAnsi="Times New Roman" w:cs="Times New Roman"/>
          <w:color w:val="000000" w:themeColor="text1"/>
          <w:szCs w:val="21"/>
        </w:rPr>
        <w:t>、</w:t>
      </w:r>
      <w:r w:rsidR="005A2076" w:rsidRPr="0048090B">
        <w:rPr>
          <w:rFonts w:ascii="Times New Roman" w:eastAsia="ＭＳ 明朝" w:hAnsi="Times New Roman" w:cs="Times New Roman"/>
          <w:color w:val="000000" w:themeColor="text1"/>
          <w:szCs w:val="21"/>
        </w:rPr>
        <w:t>いくつか</w:t>
      </w:r>
      <w:r w:rsidR="00446430" w:rsidRPr="0048090B">
        <w:rPr>
          <w:rFonts w:ascii="Times New Roman" w:eastAsia="ＭＳ 明朝" w:hAnsi="Times New Roman" w:cs="Times New Roman"/>
          <w:color w:val="000000" w:themeColor="text1"/>
          <w:szCs w:val="21"/>
        </w:rPr>
        <w:t>データの比較を行なった。</w:t>
      </w:r>
    </w:p>
    <w:p w14:paraId="5FDB0AE0" w14:textId="23DD762D" w:rsidR="00446430" w:rsidRPr="0048090B" w:rsidRDefault="00415F86" w:rsidP="00E82328">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020B55D2" wp14:editId="15BCEA78">
            <wp:extent cx="5400040" cy="3906520"/>
            <wp:effectExtent l="0" t="0" r="0" b="5080"/>
            <wp:docPr id="22" name="図 22"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グラフ, 散布図&#10;&#10;自動的に生成された説明"/>
                    <pic:cNvPicPr/>
                  </pic:nvPicPr>
                  <pic:blipFill>
                    <a:blip r:embed="rId73"/>
                    <a:stretch>
                      <a:fillRect/>
                    </a:stretch>
                  </pic:blipFill>
                  <pic:spPr>
                    <a:xfrm>
                      <a:off x="0" y="0"/>
                      <a:ext cx="5400040" cy="3906520"/>
                    </a:xfrm>
                    <a:prstGeom prst="rect">
                      <a:avLst/>
                    </a:prstGeom>
                  </pic:spPr>
                </pic:pic>
              </a:graphicData>
            </a:graphic>
          </wp:inline>
        </w:drawing>
      </w:r>
    </w:p>
    <w:p w14:paraId="4EB222D5" w14:textId="57109E11" w:rsidR="00446430" w:rsidRPr="0048090B" w:rsidRDefault="0071674F" w:rsidP="00E82328">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4.4.21.1. </w:t>
      </w:r>
      <w:r w:rsidR="002E6072">
        <w:rPr>
          <w:rFonts w:ascii="Times New Roman" w:eastAsia="ＭＳ 明朝" w:hAnsi="Times New Roman" w:cs="Times New Roman" w:hint="eastAsia"/>
          <w:color w:val="000000" w:themeColor="text1"/>
          <w:szCs w:val="21"/>
        </w:rPr>
        <w:t>セルロースナノファイバー</w:t>
      </w:r>
      <w:r w:rsidR="00897DC9">
        <w:rPr>
          <w:rFonts w:ascii="Times New Roman" w:eastAsia="ＭＳ 明朝" w:hAnsi="Times New Roman" w:cs="Times New Roman" w:hint="eastAsia"/>
          <w:color w:val="000000" w:themeColor="text1"/>
          <w:szCs w:val="21"/>
        </w:rPr>
        <w:t>を用いた電極の</w:t>
      </w:r>
      <w:r w:rsidR="00B83039">
        <w:rPr>
          <w:rFonts w:ascii="Times New Roman" w:eastAsia="ＭＳ 明朝" w:hAnsi="Times New Roman" w:cs="Times New Roman" w:hint="eastAsia"/>
          <w:color w:val="000000" w:themeColor="text1"/>
          <w:szCs w:val="21"/>
        </w:rPr>
        <w:t>濃度に対する電流量の比較</w:t>
      </w:r>
    </w:p>
    <w:p w14:paraId="59919287" w14:textId="77777777" w:rsidR="00492DF7" w:rsidRPr="0048090B" w:rsidRDefault="00492DF7" w:rsidP="00031AE9">
      <w:pPr>
        <w:widowControl/>
        <w:rPr>
          <w:rFonts w:ascii="Times New Roman" w:eastAsia="ＭＳ 明朝" w:hAnsi="Times New Roman" w:cs="Times New Roman"/>
          <w:color w:val="000000" w:themeColor="text1"/>
          <w:szCs w:val="21"/>
        </w:rPr>
        <w:pPrChange w:id="1379" w:author="松山 ファミリー" w:date="2023-02-09T19:50:00Z">
          <w:pPr>
            <w:widowControl/>
            <w:jc w:val="left"/>
          </w:pPr>
        </w:pPrChange>
      </w:pPr>
    </w:p>
    <w:p w14:paraId="2DE3C0B6" w14:textId="7B52933C" w:rsidR="00A25D36" w:rsidRPr="0048090B" w:rsidRDefault="00E85AC5" w:rsidP="00031AE9">
      <w:pPr>
        <w:widowControl/>
        <w:rPr>
          <w:rFonts w:ascii="Times New Roman" w:eastAsia="ＭＳ 明朝" w:hAnsi="Times New Roman" w:cs="Times New Roman"/>
          <w:szCs w:val="21"/>
        </w:rPr>
        <w:pPrChange w:id="1380" w:author="松山 ファミリー" w:date="2023-02-09T19:50:00Z">
          <w:pPr>
            <w:widowControl/>
            <w:jc w:val="left"/>
          </w:pPr>
        </w:pPrChange>
      </w:pPr>
      <w:r w:rsidRPr="0048090B">
        <w:rPr>
          <w:rFonts w:ascii="Times New Roman" w:eastAsia="ＭＳ 明朝" w:hAnsi="Times New Roman" w:cs="Times New Roman"/>
          <w:szCs w:val="21"/>
        </w:rPr>
        <w:t>バインダーとしてセルロースナノファイバーを用いた</w:t>
      </w:r>
      <w:r w:rsidR="00C25AF3" w:rsidRPr="0048090B">
        <w:rPr>
          <w:rFonts w:ascii="Times New Roman" w:eastAsia="ＭＳ 明朝" w:hAnsi="Times New Roman" w:cs="Times New Roman"/>
          <w:szCs w:val="21"/>
        </w:rPr>
        <w:t>220906CP_cell0.2g_1</w:t>
      </w:r>
      <w:r w:rsidR="00C25AF3" w:rsidRPr="0048090B">
        <w:rPr>
          <w:rFonts w:ascii="Times New Roman" w:eastAsia="ＭＳ 明朝" w:hAnsi="Times New Roman" w:cs="Times New Roman"/>
          <w:szCs w:val="21"/>
        </w:rPr>
        <w:t>と</w:t>
      </w:r>
      <w:r w:rsidR="00C25AF3" w:rsidRPr="0048090B">
        <w:rPr>
          <w:rFonts w:ascii="Times New Roman" w:eastAsia="ＭＳ 明朝" w:hAnsi="Times New Roman" w:cs="Times New Roman"/>
          <w:szCs w:val="21"/>
        </w:rPr>
        <w:t>220906CP_cell0.2g_</w:t>
      </w:r>
      <w:r w:rsidR="00C54296" w:rsidRPr="0048090B">
        <w:rPr>
          <w:rFonts w:ascii="Times New Roman" w:eastAsia="ＭＳ 明朝" w:hAnsi="Times New Roman" w:cs="Times New Roman"/>
          <w:szCs w:val="21"/>
        </w:rPr>
        <w:t>4</w:t>
      </w:r>
      <w:ins w:id="1381" w:author="松山 ファミリー" w:date="2023-02-09T19:50:00Z">
        <w:r w:rsidR="008744C8">
          <w:rPr>
            <w:rFonts w:ascii="Times New Roman" w:eastAsia="ＭＳ 明朝" w:hAnsi="Times New Roman" w:cs="Times New Roman" w:hint="eastAsia"/>
            <w:szCs w:val="21"/>
          </w:rPr>
          <w:t>の電極</w:t>
        </w:r>
      </w:ins>
      <w:del w:id="1382" w:author="松山 ファミリー" w:date="2023-02-09T19:50:00Z">
        <w:r w:rsidRPr="0048090B" w:rsidDel="008744C8">
          <w:rPr>
            <w:rFonts w:ascii="Times New Roman" w:eastAsia="ＭＳ 明朝" w:hAnsi="Times New Roman" w:cs="Times New Roman"/>
            <w:szCs w:val="21"/>
          </w:rPr>
          <w:delText>電極</w:delText>
        </w:r>
      </w:del>
      <w:r w:rsidRPr="0048090B">
        <w:rPr>
          <w:rFonts w:ascii="Times New Roman" w:eastAsia="ＭＳ 明朝" w:hAnsi="Times New Roman" w:cs="Times New Roman"/>
          <w:szCs w:val="21"/>
        </w:rPr>
        <w:t>では電流密度が</w:t>
      </w:r>
      <w:r w:rsidR="00C57E7A" w:rsidRPr="0048090B">
        <w:rPr>
          <w:rFonts w:ascii="Times New Roman" w:eastAsia="ＭＳ 明朝" w:hAnsi="Times New Roman" w:cs="Times New Roman"/>
          <w:szCs w:val="21"/>
        </w:rPr>
        <w:t>10 mA cm</w:t>
      </w:r>
      <w:r w:rsidR="00C57E7A" w:rsidRPr="0048090B">
        <w:rPr>
          <w:rFonts w:ascii="Times New Roman" w:eastAsia="ＭＳ 明朝" w:hAnsi="Times New Roman" w:cs="Times New Roman"/>
          <w:szCs w:val="21"/>
          <w:vertAlign w:val="superscript"/>
        </w:rPr>
        <w:t>–2</w:t>
      </w:r>
      <w:r w:rsidR="00C57E7A" w:rsidRPr="0048090B">
        <w:rPr>
          <w:rFonts w:ascii="Times New Roman" w:eastAsia="ＭＳ 明朝" w:hAnsi="Times New Roman" w:cs="Times New Roman"/>
          <w:szCs w:val="21"/>
        </w:rPr>
        <w:t>程度で飽和したが、</w:t>
      </w:r>
      <w:r w:rsidR="00556449" w:rsidRPr="0048090B">
        <w:rPr>
          <w:rFonts w:ascii="Times New Roman" w:eastAsia="ＭＳ 明朝" w:hAnsi="Times New Roman" w:cs="Times New Roman"/>
          <w:szCs w:val="21"/>
        </w:rPr>
        <w:t>220</w:t>
      </w:r>
      <w:r w:rsidR="00A25D36" w:rsidRPr="0048090B">
        <w:rPr>
          <w:rFonts w:ascii="Times New Roman" w:eastAsia="ＭＳ 明朝" w:hAnsi="Times New Roman" w:cs="Times New Roman"/>
          <w:szCs w:val="21"/>
        </w:rPr>
        <w:t>415</w:t>
      </w:r>
      <w:r w:rsidR="00556449" w:rsidRPr="0048090B">
        <w:rPr>
          <w:rFonts w:ascii="Times New Roman" w:eastAsia="ＭＳ 明朝" w:hAnsi="Times New Roman" w:cs="Times New Roman"/>
          <w:szCs w:val="21"/>
        </w:rPr>
        <w:t>CP_cell0.2g_1</w:t>
      </w:r>
      <w:r w:rsidR="00A25D36" w:rsidRPr="0048090B">
        <w:rPr>
          <w:rFonts w:ascii="Times New Roman" w:eastAsia="ＭＳ 明朝" w:hAnsi="Times New Roman" w:cs="Times New Roman"/>
          <w:szCs w:val="21"/>
        </w:rPr>
        <w:t>回目と</w:t>
      </w:r>
      <w:r w:rsidR="00A25D36" w:rsidRPr="0048090B">
        <w:rPr>
          <w:rFonts w:ascii="Times New Roman" w:eastAsia="ＭＳ 明朝" w:hAnsi="Times New Roman" w:cs="Times New Roman"/>
          <w:szCs w:val="21"/>
        </w:rPr>
        <w:t>220906CP_cell0.2g_3</w:t>
      </w:r>
      <w:ins w:id="1383" w:author="松山 ファミリー" w:date="2023-02-09T19:50:00Z">
        <w:r w:rsidR="008744C8">
          <w:rPr>
            <w:rFonts w:ascii="Times New Roman" w:eastAsia="ＭＳ 明朝" w:hAnsi="Times New Roman" w:cs="Times New Roman" w:hint="eastAsia"/>
            <w:szCs w:val="21"/>
          </w:rPr>
          <w:t>の</w:t>
        </w:r>
      </w:ins>
      <w:r w:rsidR="00C57E7A" w:rsidRPr="0048090B">
        <w:rPr>
          <w:rFonts w:ascii="Times New Roman" w:eastAsia="ＭＳ 明朝" w:hAnsi="Times New Roman" w:cs="Times New Roman"/>
          <w:szCs w:val="21"/>
        </w:rPr>
        <w:t>電極では電極は</w:t>
      </w:r>
      <w:r w:rsidR="00C57E7A" w:rsidRPr="0048090B">
        <w:rPr>
          <w:rFonts w:ascii="Times New Roman" w:eastAsia="ＭＳ 明朝" w:hAnsi="Times New Roman" w:cs="Times New Roman"/>
          <w:szCs w:val="21"/>
        </w:rPr>
        <w:t>0.5 mA cm</w:t>
      </w:r>
      <w:r w:rsidR="00C57E7A" w:rsidRPr="0048090B">
        <w:rPr>
          <w:rFonts w:ascii="Times New Roman" w:eastAsia="ＭＳ 明朝" w:hAnsi="Times New Roman" w:cs="Times New Roman"/>
          <w:szCs w:val="21"/>
          <w:vertAlign w:val="superscript"/>
        </w:rPr>
        <w:t>–2</w:t>
      </w:r>
      <w:r w:rsidR="00C57E7A" w:rsidRPr="0048090B">
        <w:rPr>
          <w:rFonts w:ascii="Times New Roman" w:eastAsia="ＭＳ 明朝" w:hAnsi="Times New Roman" w:cs="Times New Roman"/>
          <w:szCs w:val="21"/>
        </w:rPr>
        <w:t>程度を示すなど、再現性に乏しかった。</w:t>
      </w:r>
    </w:p>
    <w:p w14:paraId="2A9394D0" w14:textId="7C3E5765" w:rsidR="00EF1BA5" w:rsidRPr="0048090B" w:rsidRDefault="00A747CE" w:rsidP="00031AE9">
      <w:pPr>
        <w:widowControl/>
        <w:rPr>
          <w:rFonts w:ascii="Times New Roman" w:eastAsia="ＭＳ 明朝" w:hAnsi="Times New Roman" w:cs="Times New Roman"/>
          <w:szCs w:val="21"/>
        </w:rPr>
        <w:pPrChange w:id="1384" w:author="松山 ファミリー" w:date="2023-02-09T19:50:00Z">
          <w:pPr>
            <w:widowControl/>
            <w:jc w:val="left"/>
          </w:pPr>
        </w:pPrChange>
      </w:pPr>
      <w:r w:rsidRPr="0048090B">
        <w:rPr>
          <w:rFonts w:ascii="Times New Roman" w:eastAsia="ＭＳ 明朝" w:hAnsi="Times New Roman" w:cs="Times New Roman"/>
          <w:szCs w:val="21"/>
        </w:rPr>
        <w:t>これは、セルロースナノファイバーに含まれる水分が、</w:t>
      </w:r>
      <w:r w:rsidR="00152ACF" w:rsidRPr="0048090B">
        <w:rPr>
          <w:rFonts w:ascii="Times New Roman" w:eastAsia="ＭＳ 明朝" w:hAnsi="Times New Roman" w:cs="Times New Roman"/>
          <w:szCs w:val="21"/>
        </w:rPr>
        <w:t>電極作製後に</w:t>
      </w:r>
      <w:r w:rsidR="00C76692" w:rsidRPr="0048090B">
        <w:rPr>
          <w:rFonts w:ascii="Times New Roman" w:eastAsia="ＭＳ 明朝" w:hAnsi="Times New Roman" w:cs="Times New Roman"/>
          <w:szCs w:val="21"/>
        </w:rPr>
        <w:t>蒸発し</w:t>
      </w:r>
      <w:r w:rsidR="001C757F" w:rsidRPr="0048090B">
        <w:rPr>
          <w:rFonts w:ascii="Times New Roman" w:eastAsia="ＭＳ 明朝" w:hAnsi="Times New Roman" w:cs="Times New Roman"/>
          <w:szCs w:val="21"/>
        </w:rPr>
        <w:t>空気の隙間ができること</w:t>
      </w:r>
      <w:r w:rsidR="00B112CE" w:rsidRPr="0048090B">
        <w:rPr>
          <w:rFonts w:ascii="Times New Roman" w:eastAsia="ＭＳ 明朝" w:hAnsi="Times New Roman" w:cs="Times New Roman"/>
          <w:szCs w:val="21"/>
        </w:rPr>
        <w:t>による、電流密度の低下が考えられる。</w:t>
      </w:r>
    </w:p>
    <w:p w14:paraId="3B30AD56" w14:textId="5986FC72" w:rsidR="00A25D36" w:rsidRPr="0048090B" w:rsidRDefault="009345E4" w:rsidP="00031AE9">
      <w:pPr>
        <w:widowControl/>
        <w:rPr>
          <w:rFonts w:ascii="Times New Roman" w:eastAsia="ＭＳ 明朝" w:hAnsi="Times New Roman" w:cs="Times New Roman"/>
          <w:szCs w:val="21"/>
        </w:rPr>
        <w:pPrChange w:id="1385" w:author="松山 ファミリー" w:date="2023-02-09T19:50:00Z">
          <w:pPr>
            <w:widowControl/>
            <w:jc w:val="left"/>
          </w:pPr>
        </w:pPrChange>
      </w:pPr>
      <w:r w:rsidRPr="0048090B">
        <w:rPr>
          <w:rFonts w:ascii="Times New Roman" w:eastAsia="ＭＳ 明朝" w:hAnsi="Times New Roman" w:cs="Times New Roman"/>
          <w:szCs w:val="21"/>
        </w:rPr>
        <w:br w:type="page"/>
      </w:r>
    </w:p>
    <w:p w14:paraId="5CE37539" w14:textId="281FBA4E" w:rsidR="00715DF1" w:rsidRPr="0048090B" w:rsidRDefault="004D500F" w:rsidP="00031AE9">
      <w:pPr>
        <w:widowControl/>
        <w:rPr>
          <w:rFonts w:ascii="Times New Roman" w:eastAsia="ＭＳ 明朝" w:hAnsi="Times New Roman" w:cs="Times New Roman"/>
          <w:szCs w:val="21"/>
        </w:rPr>
        <w:pPrChange w:id="1386" w:author="松山 ファミリー" w:date="2023-02-09T19:50:00Z">
          <w:pPr>
            <w:widowControl/>
            <w:jc w:val="left"/>
          </w:pPr>
        </w:pPrChange>
      </w:pPr>
      <w:r w:rsidRPr="0048090B">
        <w:rPr>
          <w:rFonts w:ascii="Times New Roman" w:eastAsia="ＭＳ 明朝" w:hAnsi="Times New Roman" w:cs="Times New Roman"/>
          <w:noProof/>
          <w:szCs w:val="21"/>
        </w:rPr>
        <w:lastRenderedPageBreak/>
        <w:drawing>
          <wp:inline distT="0" distB="0" distL="0" distR="0" wp14:anchorId="643B137B" wp14:editId="021AA5D3">
            <wp:extent cx="5400040" cy="3906520"/>
            <wp:effectExtent l="0" t="0" r="0" b="5080"/>
            <wp:docPr id="23" name="図 23"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 散布図&#10;&#10;自動的に生成された説明"/>
                    <pic:cNvPicPr/>
                  </pic:nvPicPr>
                  <pic:blipFill>
                    <a:blip r:embed="rId74"/>
                    <a:stretch>
                      <a:fillRect/>
                    </a:stretch>
                  </pic:blipFill>
                  <pic:spPr>
                    <a:xfrm>
                      <a:off x="0" y="0"/>
                      <a:ext cx="5400040" cy="3906520"/>
                    </a:xfrm>
                    <a:prstGeom prst="rect">
                      <a:avLst/>
                    </a:prstGeom>
                  </pic:spPr>
                </pic:pic>
              </a:graphicData>
            </a:graphic>
          </wp:inline>
        </w:drawing>
      </w:r>
    </w:p>
    <w:p w14:paraId="2EDF6410" w14:textId="3FAE96C2" w:rsidR="002D7975" w:rsidRPr="0048090B" w:rsidRDefault="00B83039" w:rsidP="00031AE9">
      <w:pPr>
        <w:widowControl/>
        <w:rPr>
          <w:rFonts w:ascii="Times New Roman" w:eastAsia="ＭＳ 明朝" w:hAnsi="Times New Roman" w:cs="Times New Roman"/>
          <w:szCs w:val="21"/>
        </w:rPr>
        <w:pPrChange w:id="1387" w:author="松山 ファミリー" w:date="2023-02-09T19:50:00Z">
          <w:pPr>
            <w:widowControl/>
            <w:jc w:val="left"/>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4.4.21.2. </w:t>
      </w:r>
      <w:r>
        <w:rPr>
          <w:rFonts w:ascii="Times New Roman" w:eastAsia="ＭＳ 明朝" w:hAnsi="Times New Roman" w:cs="Times New Roman" w:hint="eastAsia"/>
          <w:color w:val="000000" w:themeColor="text1"/>
          <w:szCs w:val="21"/>
        </w:rPr>
        <w:t>ナフィオンを用いた電極の濃度に対する電流量の比較</w:t>
      </w:r>
    </w:p>
    <w:p w14:paraId="0715986F" w14:textId="77777777" w:rsidR="002D7975" w:rsidRPr="0048090B" w:rsidRDefault="002D7975" w:rsidP="00031AE9">
      <w:pPr>
        <w:widowControl/>
        <w:rPr>
          <w:rFonts w:ascii="Times New Roman" w:eastAsia="ＭＳ 明朝" w:hAnsi="Times New Roman" w:cs="Times New Roman"/>
          <w:szCs w:val="21"/>
        </w:rPr>
        <w:pPrChange w:id="1388" w:author="松山 ファミリー" w:date="2023-02-09T19:50:00Z">
          <w:pPr>
            <w:widowControl/>
            <w:jc w:val="left"/>
          </w:pPr>
        </w:pPrChange>
      </w:pPr>
    </w:p>
    <w:p w14:paraId="5077B112" w14:textId="0BCD38C3" w:rsidR="007F27F0" w:rsidRPr="0048090B" w:rsidRDefault="00C57E7A" w:rsidP="00031AE9">
      <w:pPr>
        <w:widowControl/>
        <w:rPr>
          <w:rFonts w:ascii="Times New Roman" w:eastAsia="ＭＳ 明朝" w:hAnsi="Times New Roman" w:cs="Times New Roman"/>
          <w:szCs w:val="21"/>
        </w:rPr>
        <w:pPrChange w:id="1389" w:author="松山 ファミリー" w:date="2023-02-09T19:50:00Z">
          <w:pPr>
            <w:widowControl/>
            <w:jc w:val="left"/>
          </w:pPr>
        </w:pPrChange>
      </w:pPr>
      <w:r w:rsidRPr="0048090B">
        <w:rPr>
          <w:rFonts w:ascii="Times New Roman" w:eastAsia="ＭＳ 明朝" w:hAnsi="Times New Roman" w:cs="Times New Roman"/>
          <w:szCs w:val="21"/>
        </w:rPr>
        <w:t>ナフィオン溶液を用いた電極は</w:t>
      </w:r>
      <w:r w:rsidR="00EA609F" w:rsidRPr="0048090B">
        <w:rPr>
          <w:rFonts w:ascii="Times New Roman" w:eastAsia="ＭＳ 明朝" w:hAnsi="Times New Roman" w:cs="Times New Roman"/>
          <w:szCs w:val="21"/>
        </w:rPr>
        <w:t>セルロースナノファイバーを用いた電極</w:t>
      </w:r>
      <w:r w:rsidRPr="0048090B">
        <w:rPr>
          <w:rFonts w:ascii="Times New Roman" w:eastAsia="ＭＳ 明朝" w:hAnsi="Times New Roman" w:cs="Times New Roman"/>
          <w:szCs w:val="21"/>
        </w:rPr>
        <w:t>より濃度に対する電流増加量</w:t>
      </w:r>
      <w:r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感度</w:t>
      </w:r>
      <w:r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が大きく、電流密度が低い電極は無かったため、ナフィオンの方がセルロースナノファイバーより</w:t>
      </w:r>
      <w:ins w:id="1390" w:author="松山 ファミリー" w:date="2023-02-09T19:51:00Z">
        <w:r w:rsidR="00B36B7D">
          <w:rPr>
            <w:rFonts w:ascii="Times New Roman" w:eastAsia="ＭＳ 明朝" w:hAnsi="Times New Roman" w:cs="Times New Roman" w:hint="eastAsia"/>
            <w:szCs w:val="21"/>
          </w:rPr>
          <w:t>カーボンペースト</w:t>
        </w:r>
        <w:r w:rsidR="00970317">
          <w:rPr>
            <w:rFonts w:ascii="Times New Roman" w:eastAsia="ＭＳ 明朝" w:hAnsi="Times New Roman" w:cs="Times New Roman" w:hint="eastAsia"/>
            <w:szCs w:val="21"/>
          </w:rPr>
          <w:t>電極作製</w:t>
        </w:r>
      </w:ins>
      <w:ins w:id="1391" w:author="松山 ファミリー" w:date="2023-02-09T19:52:00Z">
        <w:r w:rsidR="00B36B7D">
          <w:rPr>
            <w:rFonts w:ascii="Times New Roman" w:eastAsia="ＭＳ 明朝" w:hAnsi="Times New Roman" w:cs="Times New Roman" w:hint="eastAsia"/>
            <w:szCs w:val="21"/>
          </w:rPr>
          <w:t>のバインダー材</w:t>
        </w:r>
      </w:ins>
      <w:ins w:id="1392" w:author="松山 ファミリー" w:date="2023-02-09T19:51:00Z">
        <w:r w:rsidR="00970317">
          <w:rPr>
            <w:rFonts w:ascii="Times New Roman" w:eastAsia="ＭＳ 明朝" w:hAnsi="Times New Roman" w:cs="Times New Roman" w:hint="eastAsia"/>
            <w:szCs w:val="21"/>
          </w:rPr>
          <w:t>に</w:t>
        </w:r>
      </w:ins>
      <w:r w:rsidRPr="0048090B">
        <w:rPr>
          <w:rFonts w:ascii="Times New Roman" w:eastAsia="ＭＳ 明朝" w:hAnsi="Times New Roman" w:cs="Times New Roman"/>
          <w:szCs w:val="21"/>
        </w:rPr>
        <w:t>適してい</w:t>
      </w:r>
      <w:ins w:id="1393" w:author="松山 ファミリー" w:date="2023-02-09T19:51:00Z">
        <w:r w:rsidR="00970317">
          <w:rPr>
            <w:rFonts w:ascii="Times New Roman" w:eastAsia="ＭＳ 明朝" w:hAnsi="Times New Roman" w:cs="Times New Roman" w:hint="eastAsia"/>
            <w:szCs w:val="21"/>
          </w:rPr>
          <w:t>ると考える</w:t>
        </w:r>
      </w:ins>
      <w:del w:id="1394" w:author="松山 ファミリー" w:date="2023-02-09T19:51:00Z">
        <w:r w:rsidRPr="0048090B" w:rsidDel="00970317">
          <w:rPr>
            <w:rFonts w:ascii="Times New Roman" w:eastAsia="ＭＳ 明朝" w:hAnsi="Times New Roman" w:cs="Times New Roman"/>
            <w:szCs w:val="21"/>
          </w:rPr>
          <w:delText>た</w:delText>
        </w:r>
      </w:del>
      <w:r w:rsidRPr="0048090B">
        <w:rPr>
          <w:rFonts w:ascii="Times New Roman" w:eastAsia="ＭＳ 明朝" w:hAnsi="Times New Roman" w:cs="Times New Roman"/>
          <w:szCs w:val="21"/>
        </w:rPr>
        <w:t>。特にナフィオン溶液</w:t>
      </w:r>
      <w:r w:rsidRPr="0048090B">
        <w:rPr>
          <w:rFonts w:ascii="Times New Roman" w:eastAsia="ＭＳ 明朝" w:hAnsi="Times New Roman" w:cs="Times New Roman"/>
          <w:szCs w:val="21"/>
        </w:rPr>
        <w:t>10 μL</w:t>
      </w:r>
      <w:r w:rsidRPr="0048090B">
        <w:rPr>
          <w:rFonts w:ascii="Times New Roman" w:eastAsia="ＭＳ 明朝" w:hAnsi="Times New Roman" w:cs="Times New Roman"/>
          <w:szCs w:val="21"/>
        </w:rPr>
        <w:t>を用いた電極の感度が高く、</w:t>
      </w:r>
      <w:ins w:id="1395" w:author="松山 ファミリー" w:date="2023-02-09T19:52:00Z">
        <w:r w:rsidR="00B36B7D">
          <w:rPr>
            <w:rFonts w:ascii="Times New Roman" w:eastAsia="ＭＳ 明朝" w:hAnsi="Times New Roman" w:cs="Times New Roman"/>
            <w:szCs w:val="21"/>
          </w:rPr>
          <w:t>220906CP_naf10μL_2_1</w:t>
        </w:r>
        <w:r w:rsidR="00B36B7D">
          <w:rPr>
            <w:rFonts w:ascii="Times New Roman" w:eastAsia="ＭＳ 明朝" w:hAnsi="Times New Roman" w:cs="Times New Roman" w:hint="eastAsia"/>
            <w:szCs w:val="21"/>
          </w:rPr>
          <w:t>回目</w:t>
        </w:r>
      </w:ins>
      <w:del w:id="1396" w:author="松山 ファミリー" w:date="2023-02-09T19:52:00Z">
        <w:r w:rsidRPr="0048090B" w:rsidDel="00B36B7D">
          <w:rPr>
            <w:rFonts w:ascii="Times New Roman" w:eastAsia="ＭＳ 明朝" w:hAnsi="Times New Roman" w:cs="Times New Roman"/>
            <w:szCs w:val="21"/>
          </w:rPr>
          <w:delText>CP 8</w:delText>
        </w:r>
      </w:del>
      <w:r w:rsidRPr="0048090B">
        <w:rPr>
          <w:rFonts w:ascii="Times New Roman" w:eastAsia="ＭＳ 明朝" w:hAnsi="Times New Roman" w:cs="Times New Roman"/>
          <w:szCs w:val="21"/>
        </w:rPr>
        <w:t>では直線性の高い</w:t>
      </w:r>
      <w:r w:rsidRPr="0048090B">
        <w:rPr>
          <w:rFonts w:ascii="Times New Roman" w:eastAsia="ＭＳ 明朝" w:hAnsi="Times New Roman" w:cs="Times New Roman"/>
          <w:szCs w:val="21"/>
        </w:rPr>
        <w:t>0~6.72 mM</w:t>
      </w:r>
      <w:r w:rsidRPr="0048090B">
        <w:rPr>
          <w:rFonts w:ascii="Times New Roman" w:eastAsia="ＭＳ 明朝" w:hAnsi="Times New Roman" w:cs="Times New Roman"/>
          <w:szCs w:val="21"/>
        </w:rPr>
        <w:t>の範囲で</w:t>
      </w:r>
      <w:r w:rsidRPr="0048090B">
        <w:rPr>
          <w:rFonts w:ascii="Times New Roman" w:eastAsia="ＭＳ 明朝" w:hAnsi="Times New Roman" w:cs="Times New Roman"/>
          <w:szCs w:val="21"/>
        </w:rPr>
        <w:t>2.82 mA cm</w:t>
      </w:r>
      <w:r w:rsidRPr="0048090B">
        <w:rPr>
          <w:rFonts w:ascii="Times New Roman" w:eastAsia="ＭＳ 明朝" w:hAnsi="Times New Roman" w:cs="Times New Roman"/>
          <w:szCs w:val="21"/>
          <w:vertAlign w:val="superscript"/>
        </w:rPr>
        <w:t>–2</w:t>
      </w:r>
      <w:r w:rsidRPr="0048090B">
        <w:rPr>
          <w:rFonts w:ascii="Times New Roman" w:eastAsia="ＭＳ 明朝" w:hAnsi="Times New Roman" w:cs="Times New Roman"/>
          <w:szCs w:val="21"/>
        </w:rPr>
        <w:t xml:space="preserve"> mM</w:t>
      </w:r>
      <w:r w:rsidRPr="0048090B">
        <w:rPr>
          <w:rFonts w:ascii="Times New Roman" w:eastAsia="ＭＳ 明朝" w:hAnsi="Times New Roman" w:cs="Times New Roman"/>
          <w:szCs w:val="21"/>
          <w:vertAlign w:val="superscript"/>
        </w:rPr>
        <w:t>–1</w:t>
      </w:r>
      <w:r w:rsidRPr="0048090B">
        <w:rPr>
          <w:rFonts w:ascii="Times New Roman" w:eastAsia="ＭＳ 明朝" w:hAnsi="Times New Roman" w:cs="Times New Roman"/>
          <w:szCs w:val="21"/>
        </w:rPr>
        <w:t>であった。</w:t>
      </w:r>
    </w:p>
    <w:p w14:paraId="30C51D34" w14:textId="5A277C30" w:rsidR="007F27F0" w:rsidRPr="0048090B" w:rsidRDefault="007F27F0" w:rsidP="00031AE9">
      <w:pPr>
        <w:widowControl/>
        <w:rPr>
          <w:rFonts w:ascii="Times New Roman" w:eastAsia="ＭＳ 明朝" w:hAnsi="Times New Roman" w:cs="Times New Roman"/>
          <w:szCs w:val="21"/>
        </w:rPr>
        <w:pPrChange w:id="1397" w:author="松山 ファミリー" w:date="2023-02-09T19:50:00Z">
          <w:pPr>
            <w:widowControl/>
            <w:jc w:val="left"/>
          </w:pPr>
        </w:pPrChange>
      </w:pPr>
      <w:r w:rsidRPr="0048090B">
        <w:rPr>
          <w:rFonts w:ascii="Times New Roman" w:eastAsia="ＭＳ 明朝" w:hAnsi="Times New Roman" w:cs="Times New Roman"/>
          <w:szCs w:val="21"/>
        </w:rPr>
        <w:br w:type="page"/>
      </w:r>
    </w:p>
    <w:p w14:paraId="04D40411" w14:textId="4711DA1F" w:rsidR="0013223D" w:rsidRPr="0048090B" w:rsidRDefault="001231D8" w:rsidP="00031AE9">
      <w:pPr>
        <w:rPr>
          <w:rFonts w:ascii="Times New Roman" w:eastAsia="ＭＳ 明朝" w:hAnsi="Times New Roman" w:cs="Times New Roman" w:hint="eastAsia"/>
          <w:szCs w:val="21"/>
        </w:rPr>
      </w:pPr>
      <w:ins w:id="1398" w:author="松山 ファミリー" w:date="2023-02-09T19:53:00Z">
        <w:r>
          <w:rPr>
            <w:rFonts w:ascii="Times New Roman" w:eastAsia="ＭＳ 明朝" w:hAnsi="Times New Roman" w:cs="Times New Roman"/>
            <w:szCs w:val="21"/>
          </w:rPr>
          <w:lastRenderedPageBreak/>
          <w:t>220906CP_naf10μL_2</w:t>
        </w:r>
        <w:r>
          <w:rPr>
            <w:rFonts w:ascii="Times New Roman" w:eastAsia="ＭＳ 明朝" w:hAnsi="Times New Roman" w:cs="Times New Roman" w:hint="eastAsia"/>
            <w:szCs w:val="21"/>
          </w:rPr>
          <w:t>の</w:t>
        </w:r>
      </w:ins>
      <w:del w:id="1399" w:author="松山 ファミリー" w:date="2023-02-09T19:53:00Z">
        <w:r w:rsidR="0013223D" w:rsidRPr="0048090B" w:rsidDel="001231D8">
          <w:rPr>
            <w:rFonts w:ascii="Times New Roman" w:eastAsia="ＭＳ 明朝" w:hAnsi="Times New Roman" w:cs="Times New Roman"/>
            <w:szCs w:val="21"/>
          </w:rPr>
          <w:delText>CP 8</w:delText>
        </w:r>
      </w:del>
      <w:r w:rsidR="0013223D" w:rsidRPr="0048090B">
        <w:rPr>
          <w:rFonts w:ascii="Times New Roman" w:eastAsia="ＭＳ 明朝" w:hAnsi="Times New Roman" w:cs="Times New Roman"/>
          <w:szCs w:val="21"/>
        </w:rPr>
        <w:t>電極で</w:t>
      </w:r>
      <w:r w:rsidR="0013223D" w:rsidRPr="0048090B">
        <w:rPr>
          <w:rFonts w:ascii="Times New Roman" w:eastAsia="ＭＳ 明朝" w:hAnsi="Times New Roman" w:cs="Times New Roman"/>
          <w:szCs w:val="21"/>
        </w:rPr>
        <w:t>1</w:t>
      </w:r>
      <w:r w:rsidR="0013223D" w:rsidRPr="0048090B">
        <w:rPr>
          <w:rFonts w:ascii="Times New Roman" w:eastAsia="ＭＳ 明朝" w:hAnsi="Times New Roman" w:cs="Times New Roman"/>
          <w:szCs w:val="21"/>
        </w:rPr>
        <w:t>回目の測定後、新しく電解液を入れ替えて複数回測定した。</w:t>
      </w:r>
      <w:del w:id="1400" w:author="松山 ファミリー" w:date="2023-02-09T19:53:00Z">
        <w:r w:rsidR="0013223D" w:rsidRPr="0048090B" w:rsidDel="001231D8">
          <w:rPr>
            <w:rFonts w:ascii="Times New Roman" w:eastAsia="ＭＳ 明朝" w:hAnsi="Times New Roman" w:cs="Times New Roman"/>
            <w:szCs w:val="21"/>
          </w:rPr>
          <w:delText>そのグルコース濃度に対する電流量を</w:delText>
        </w:r>
        <w:r w:rsidR="0013223D" w:rsidRPr="0048090B" w:rsidDel="001231D8">
          <w:rPr>
            <w:rFonts w:ascii="Times New Roman" w:eastAsia="ＭＳ 明朝" w:hAnsi="Times New Roman" w:cs="Times New Roman"/>
            <w:szCs w:val="21"/>
          </w:rPr>
          <w:delText>Fig. 2</w:delText>
        </w:r>
        <w:r w:rsidR="0013223D" w:rsidRPr="0048090B" w:rsidDel="001231D8">
          <w:rPr>
            <w:rFonts w:ascii="Times New Roman" w:eastAsia="ＭＳ 明朝" w:hAnsi="Times New Roman" w:cs="Times New Roman"/>
            <w:szCs w:val="21"/>
          </w:rPr>
          <w:delText>に示した。</w:delText>
        </w:r>
      </w:del>
    </w:p>
    <w:p w14:paraId="37D42045" w14:textId="49D01ECC" w:rsidR="007F27F0" w:rsidRPr="0048090B" w:rsidRDefault="00845C30" w:rsidP="00031AE9">
      <w:pPr>
        <w:widowControl/>
        <w:rPr>
          <w:rFonts w:ascii="Times New Roman" w:eastAsia="ＭＳ 明朝" w:hAnsi="Times New Roman" w:cs="Times New Roman"/>
          <w:szCs w:val="21"/>
        </w:rPr>
        <w:pPrChange w:id="1401" w:author="松山 ファミリー" w:date="2023-02-09T19:50:00Z">
          <w:pPr>
            <w:widowControl/>
            <w:jc w:val="left"/>
          </w:pPr>
        </w:pPrChange>
      </w:pPr>
      <w:r w:rsidRPr="0048090B">
        <w:rPr>
          <w:rFonts w:ascii="Times New Roman" w:eastAsia="ＭＳ 明朝" w:hAnsi="Times New Roman" w:cs="Times New Roman"/>
          <w:noProof/>
          <w:szCs w:val="21"/>
        </w:rPr>
        <w:drawing>
          <wp:inline distT="0" distB="0" distL="0" distR="0" wp14:anchorId="503A4942" wp14:editId="3A112B38">
            <wp:extent cx="5400040" cy="3209290"/>
            <wp:effectExtent l="0" t="0" r="0" b="3810"/>
            <wp:docPr id="25" name="図 25"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グラフ, 散布図&#10;&#10;自動的に生成された説明"/>
                    <pic:cNvPicPr/>
                  </pic:nvPicPr>
                  <pic:blipFill>
                    <a:blip r:embed="rId75"/>
                    <a:stretch>
                      <a:fillRect/>
                    </a:stretch>
                  </pic:blipFill>
                  <pic:spPr>
                    <a:xfrm>
                      <a:off x="0" y="0"/>
                      <a:ext cx="5400040" cy="3209290"/>
                    </a:xfrm>
                    <a:prstGeom prst="rect">
                      <a:avLst/>
                    </a:prstGeom>
                  </pic:spPr>
                </pic:pic>
              </a:graphicData>
            </a:graphic>
          </wp:inline>
        </w:drawing>
      </w:r>
    </w:p>
    <w:p w14:paraId="3DF9B367" w14:textId="00198384" w:rsidR="00072ABA" w:rsidRPr="0048090B" w:rsidRDefault="00687307" w:rsidP="00031AE9">
      <w:pPr>
        <w:widowControl/>
        <w:rPr>
          <w:rFonts w:ascii="Times New Roman" w:eastAsia="ＭＳ 明朝" w:hAnsi="Times New Roman" w:cs="Times New Roman"/>
          <w:szCs w:val="21"/>
        </w:rPr>
        <w:pPrChange w:id="1402" w:author="松山 ファミリー" w:date="2023-02-09T19:50:00Z">
          <w:pPr>
            <w:widowControl/>
            <w:jc w:val="left"/>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4.4.21.</w:t>
      </w:r>
      <w:r>
        <w:rPr>
          <w:rFonts w:ascii="Times New Roman" w:eastAsia="ＭＳ 明朝" w:hAnsi="Times New Roman" w:cs="Times New Roman" w:hint="eastAsia"/>
          <w:color w:val="000000" w:themeColor="text1"/>
          <w:szCs w:val="21"/>
        </w:rPr>
        <w:t>3</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2</w:t>
      </w:r>
      <w:r>
        <w:rPr>
          <w:rFonts w:ascii="Times New Roman" w:eastAsia="ＭＳ 明朝" w:hAnsi="Times New Roman" w:cs="Times New Roman"/>
          <w:color w:val="000000" w:themeColor="text1"/>
          <w:szCs w:val="21"/>
        </w:rPr>
        <w:t>20906CP_naf10</w:t>
      </w:r>
      <w:r w:rsidR="00036826">
        <w:rPr>
          <w:rFonts w:ascii="Times New Roman" w:eastAsia="ＭＳ 明朝" w:hAnsi="Times New Roman" w:cs="Times New Roman"/>
          <w:color w:val="000000" w:themeColor="text1"/>
          <w:szCs w:val="21"/>
        </w:rPr>
        <w:t>μL_2</w:t>
      </w:r>
      <w:r>
        <w:rPr>
          <w:rFonts w:ascii="Times New Roman" w:eastAsia="ＭＳ 明朝" w:hAnsi="Times New Roman" w:cs="Times New Roman" w:hint="eastAsia"/>
          <w:color w:val="000000" w:themeColor="text1"/>
          <w:szCs w:val="21"/>
        </w:rPr>
        <w:t>を用い</w:t>
      </w:r>
      <w:r w:rsidR="00EB440D">
        <w:rPr>
          <w:rFonts w:ascii="Times New Roman" w:eastAsia="ＭＳ 明朝" w:hAnsi="Times New Roman" w:cs="Times New Roman" w:hint="eastAsia"/>
          <w:color w:val="000000" w:themeColor="text1"/>
          <w:szCs w:val="21"/>
        </w:rPr>
        <w:t>て複数回測定した</w:t>
      </w:r>
      <w:r>
        <w:rPr>
          <w:rFonts w:ascii="Times New Roman" w:eastAsia="ＭＳ 明朝" w:hAnsi="Times New Roman" w:cs="Times New Roman" w:hint="eastAsia"/>
          <w:color w:val="000000" w:themeColor="text1"/>
          <w:szCs w:val="21"/>
        </w:rPr>
        <w:t>電極の濃度に対する電流量の比較</w:t>
      </w:r>
    </w:p>
    <w:p w14:paraId="44ECC44B" w14:textId="77777777" w:rsidR="00072ABA" w:rsidRPr="0048090B" w:rsidRDefault="00072ABA" w:rsidP="00031AE9">
      <w:pPr>
        <w:widowControl/>
        <w:rPr>
          <w:rFonts w:ascii="Times New Roman" w:eastAsia="ＭＳ 明朝" w:hAnsi="Times New Roman" w:cs="Times New Roman"/>
          <w:szCs w:val="21"/>
        </w:rPr>
        <w:pPrChange w:id="1403" w:author="松山 ファミリー" w:date="2023-02-09T19:50:00Z">
          <w:pPr>
            <w:widowControl/>
            <w:jc w:val="left"/>
          </w:pPr>
        </w:pPrChange>
      </w:pPr>
    </w:p>
    <w:p w14:paraId="6AA4598D" w14:textId="6FACE0B5" w:rsidR="00EA11DA" w:rsidRPr="0048090B" w:rsidRDefault="005D39D5" w:rsidP="00031AE9">
      <w:pPr>
        <w:widowControl/>
        <w:rPr>
          <w:rFonts w:ascii="Times New Roman" w:eastAsia="ＭＳ 明朝" w:hAnsi="Times New Roman" w:cs="Times New Roman"/>
          <w:color w:val="000000" w:themeColor="text1"/>
          <w:szCs w:val="21"/>
        </w:rPr>
        <w:pPrChange w:id="1404" w:author="松山 ファミリー" w:date="2023-02-09T19:50:00Z">
          <w:pPr>
            <w:widowControl/>
            <w:jc w:val="left"/>
          </w:pPr>
        </w:pPrChange>
      </w:pPr>
      <w:r w:rsidRPr="0048090B">
        <w:rPr>
          <w:rFonts w:ascii="Times New Roman" w:eastAsia="ＭＳ 明朝" w:hAnsi="Times New Roman" w:cs="Times New Roman"/>
          <w:szCs w:val="21"/>
        </w:rPr>
        <w:t>測定回数</w:t>
      </w: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回目が</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回目に比べて感度がわずかに高かったが、</w:t>
      </w:r>
      <w:r w:rsidRPr="0048090B">
        <w:rPr>
          <w:rFonts w:ascii="Times New Roman" w:eastAsia="ＭＳ 明朝" w:hAnsi="Times New Roman" w:cs="Times New Roman"/>
          <w:szCs w:val="21"/>
        </w:rPr>
        <w:t>3</w:t>
      </w:r>
      <w:r w:rsidRPr="0048090B">
        <w:rPr>
          <w:rFonts w:ascii="Times New Roman" w:eastAsia="ＭＳ 明朝" w:hAnsi="Times New Roman" w:cs="Times New Roman"/>
          <w:szCs w:val="21"/>
        </w:rPr>
        <w:t>回目の感度は低下した。</w:t>
      </w:r>
    </w:p>
    <w:p w14:paraId="72F8C0E0" w14:textId="70158A03" w:rsidR="005D434A" w:rsidRPr="0048090B" w:rsidRDefault="00881C02" w:rsidP="00031AE9">
      <w:pPr>
        <w:widowControl/>
        <w:rPr>
          <w:rFonts w:ascii="Times New Roman" w:eastAsia="ＭＳ 明朝" w:hAnsi="Times New Roman" w:cs="Times New Roman"/>
          <w:color w:val="000000" w:themeColor="text1"/>
          <w:szCs w:val="21"/>
        </w:rPr>
        <w:pPrChange w:id="1405" w:author="松山 ファミリー" w:date="2023-02-09T19:50:00Z">
          <w:pPr>
            <w:widowControl/>
            <w:jc w:val="left"/>
          </w:pPr>
        </w:pPrChange>
      </w:pPr>
      <w:r>
        <w:rPr>
          <w:rFonts w:ascii="Times New Roman" w:eastAsia="ＭＳ 明朝" w:hAnsi="Times New Roman" w:cs="Times New Roman"/>
          <w:color w:val="000000" w:themeColor="text1"/>
          <w:szCs w:val="21"/>
        </w:rPr>
        <w:br w:type="page"/>
      </w:r>
    </w:p>
    <w:p w14:paraId="57E16657" w14:textId="54CB1F1D" w:rsidR="0054767E" w:rsidRPr="0048090B" w:rsidRDefault="0054767E" w:rsidP="00031AE9">
      <w:pPr>
        <w:pStyle w:val="a4"/>
        <w:widowControl/>
        <w:numPr>
          <w:ilvl w:val="0"/>
          <w:numId w:val="62"/>
        </w:numPr>
        <w:ind w:leftChars="0"/>
        <w:outlineLvl w:val="0"/>
        <w:rPr>
          <w:rFonts w:ascii="Times New Roman" w:eastAsia="ＭＳ 明朝" w:hAnsi="Times New Roman" w:cs="Times New Roman"/>
          <w:color w:val="000000" w:themeColor="text1"/>
          <w:szCs w:val="21"/>
        </w:rPr>
        <w:pPrChange w:id="1406" w:author="松山 ファミリー" w:date="2023-02-09T19:50:00Z">
          <w:pPr>
            <w:pStyle w:val="a4"/>
            <w:widowControl/>
            <w:numPr>
              <w:numId w:val="62"/>
            </w:numPr>
            <w:ind w:leftChars="0" w:left="425" w:hanging="425"/>
            <w:jc w:val="left"/>
            <w:outlineLvl w:val="0"/>
          </w:pPr>
        </w:pPrChange>
      </w:pPr>
      <w:bookmarkStart w:id="1407" w:name="_Toc126851067"/>
      <w:r w:rsidRPr="0048090B">
        <w:rPr>
          <w:rFonts w:ascii="Times New Roman" w:eastAsia="ＭＳ 明朝" w:hAnsi="Times New Roman" w:cs="Times New Roman"/>
          <w:color w:val="000000" w:themeColor="text1"/>
          <w:szCs w:val="21"/>
        </w:rPr>
        <w:lastRenderedPageBreak/>
        <w:t>結言</w:t>
      </w:r>
      <w:bookmarkEnd w:id="1407"/>
    </w:p>
    <w:p w14:paraId="6CAE5289" w14:textId="7B88380D" w:rsidR="000E49A6" w:rsidRDefault="000E49A6" w:rsidP="00031AE9">
      <w:pPr>
        <w:widowControl/>
        <w:rPr>
          <w:ins w:id="1408" w:author="松山 ファミリー" w:date="2023-02-09T19:58:00Z"/>
          <w:rFonts w:ascii="Times New Roman" w:eastAsia="ＭＳ 明朝" w:hAnsi="Times New Roman" w:cs="Times New Roman"/>
          <w:szCs w:val="21"/>
        </w:rPr>
      </w:pPr>
      <w:r w:rsidRPr="0048090B">
        <w:rPr>
          <w:rFonts w:ascii="Times New Roman" w:eastAsia="ＭＳ 明朝" w:hAnsi="Times New Roman" w:cs="Times New Roman"/>
          <w:szCs w:val="21"/>
        </w:rPr>
        <w:t>今回の実験で過去の実験操作</w:t>
      </w:r>
      <w:ins w:id="1409" w:author="松山 ファミリー" w:date="2023-02-09T19:56:00Z">
        <w:r w:rsidR="0037396A">
          <w:rPr>
            <w:rFonts w:ascii="Times New Roman" w:eastAsia="ＭＳ 明朝" w:hAnsi="Times New Roman" w:cs="Times New Roman" w:hint="eastAsia"/>
            <w:szCs w:val="21"/>
          </w:rPr>
          <w:t>を基に</w:t>
        </w:r>
      </w:ins>
      <w:del w:id="1410" w:author="松山 ファミリー" w:date="2023-02-09T19:56:00Z">
        <w:r w:rsidRPr="0048090B" w:rsidDel="0037396A">
          <w:rPr>
            <w:rFonts w:ascii="Times New Roman" w:eastAsia="ＭＳ 明朝" w:hAnsi="Times New Roman" w:cs="Times New Roman"/>
            <w:szCs w:val="21"/>
          </w:rPr>
          <w:delText>を模倣し</w:delText>
        </w:r>
      </w:del>
      <w:r w:rsidRPr="0048090B">
        <w:rPr>
          <w:rFonts w:ascii="Times New Roman" w:eastAsia="ＭＳ 明朝" w:hAnsi="Times New Roman" w:cs="Times New Roman"/>
          <w:szCs w:val="21"/>
        </w:rPr>
        <w:t>、</w:t>
      </w:r>
      <w:ins w:id="1411" w:author="松山 ファミリー" w:date="2023-02-09T19:56:00Z">
        <w:r w:rsidR="004035A2">
          <w:rPr>
            <w:rFonts w:ascii="Times New Roman" w:eastAsia="ＭＳ 明朝" w:hAnsi="Times New Roman" w:cs="Times New Roman" w:hint="eastAsia"/>
            <w:szCs w:val="21"/>
          </w:rPr>
          <w:t>ニッケル水酸化物</w:t>
        </w:r>
      </w:ins>
      <w:ins w:id="1412" w:author="松山 ファミリー" w:date="2023-02-09T19:57:00Z">
        <w:r w:rsidR="004035A2">
          <w:rPr>
            <w:rFonts w:ascii="Times New Roman" w:eastAsia="ＭＳ 明朝" w:hAnsi="Times New Roman" w:cs="Times New Roman" w:hint="eastAsia"/>
            <w:szCs w:val="21"/>
          </w:rPr>
          <w:t>ナノシートを使って</w:t>
        </w:r>
      </w:ins>
      <w:r w:rsidRPr="0048090B">
        <w:rPr>
          <w:rFonts w:ascii="Times New Roman" w:eastAsia="ＭＳ 明朝" w:hAnsi="Times New Roman" w:cs="Times New Roman" w:hint="eastAsia"/>
          <w:szCs w:val="21"/>
        </w:rPr>
        <w:t>グ</w:t>
      </w:r>
      <w:r w:rsidRPr="0048090B">
        <w:rPr>
          <w:rFonts w:ascii="Times New Roman" w:eastAsia="ＭＳ 明朝" w:hAnsi="Times New Roman" w:cs="Times New Roman"/>
          <w:szCs w:val="21"/>
        </w:rPr>
        <w:t>ルコースを直接酸化させ、電流応答を</w:t>
      </w:r>
      <w:ins w:id="1413" w:author="松山 ファミリー" w:date="2023-02-09T19:57:00Z">
        <w:r w:rsidR="004035A2">
          <w:rPr>
            <w:rFonts w:ascii="Times New Roman" w:eastAsia="ＭＳ 明朝" w:hAnsi="Times New Roman" w:cs="Times New Roman" w:hint="eastAsia"/>
            <w:szCs w:val="21"/>
          </w:rPr>
          <w:t>得ることができた</w:t>
        </w:r>
      </w:ins>
      <w:del w:id="1414" w:author="松山 ファミリー" w:date="2023-02-09T19:57:00Z">
        <w:r w:rsidRPr="0048090B" w:rsidDel="004035A2">
          <w:rPr>
            <w:rFonts w:ascii="Times New Roman" w:eastAsia="ＭＳ 明朝" w:hAnsi="Times New Roman" w:cs="Times New Roman"/>
            <w:szCs w:val="21"/>
          </w:rPr>
          <w:delText>みることができた</w:delText>
        </w:r>
      </w:del>
      <w:r w:rsidRPr="0048090B">
        <w:rPr>
          <w:rFonts w:ascii="Times New Roman" w:eastAsia="ＭＳ 明朝" w:hAnsi="Times New Roman" w:cs="Times New Roman"/>
          <w:szCs w:val="21"/>
        </w:rPr>
        <w:t>。</w:t>
      </w:r>
      <w:ins w:id="1415" w:author="松山 ファミリー" w:date="2023-02-09T19:58:00Z">
        <w:r w:rsidR="009A2B81">
          <w:rPr>
            <w:rFonts w:ascii="Times New Roman" w:eastAsia="ＭＳ 明朝" w:hAnsi="Times New Roman" w:cs="Times New Roman" w:hint="eastAsia"/>
            <w:szCs w:val="21"/>
          </w:rPr>
          <w:t>さらに</w:t>
        </w:r>
      </w:ins>
      <w:r w:rsidRPr="0048090B">
        <w:rPr>
          <w:rFonts w:ascii="Times New Roman" w:eastAsia="ＭＳ 明朝" w:hAnsi="Times New Roman" w:cs="Times New Roman"/>
          <w:szCs w:val="21"/>
        </w:rPr>
        <w:t>作製した電極の</w:t>
      </w:r>
      <w:ins w:id="1416" w:author="松山 ファミリー" w:date="2023-02-09T19:58:00Z">
        <w:r w:rsidR="009A2B81">
          <w:rPr>
            <w:rFonts w:ascii="Times New Roman" w:eastAsia="ＭＳ 明朝" w:hAnsi="Times New Roman" w:cs="Times New Roman" w:hint="eastAsia"/>
            <w:szCs w:val="21"/>
          </w:rPr>
          <w:t>感度向上</w:t>
        </w:r>
      </w:ins>
      <w:del w:id="1417" w:author="松山 ファミリー" w:date="2023-02-09T19:58:00Z">
        <w:r w:rsidRPr="0048090B" w:rsidDel="009A2B81">
          <w:rPr>
            <w:rFonts w:ascii="Times New Roman" w:eastAsia="ＭＳ 明朝" w:hAnsi="Times New Roman" w:cs="Times New Roman"/>
            <w:szCs w:val="21"/>
          </w:rPr>
          <w:delText>安定性</w:delText>
        </w:r>
      </w:del>
      <w:r w:rsidRPr="0048090B">
        <w:rPr>
          <w:rFonts w:ascii="Times New Roman" w:eastAsia="ＭＳ 明朝" w:hAnsi="Times New Roman" w:cs="Times New Roman"/>
          <w:szCs w:val="21"/>
        </w:rPr>
        <w:t>を目指すために２つの方法を試した。</w:t>
      </w:r>
    </w:p>
    <w:p w14:paraId="054A84A0" w14:textId="01C61487" w:rsidR="009A2B81" w:rsidRDefault="009A2B81" w:rsidP="00031AE9">
      <w:pPr>
        <w:widowControl/>
        <w:rPr>
          <w:ins w:id="1418" w:author="松山 ファミリー" w:date="2023-02-09T20:00:00Z"/>
          <w:rFonts w:ascii="Times New Roman" w:eastAsia="ＭＳ 明朝" w:hAnsi="Times New Roman" w:cs="Times New Roman"/>
          <w:szCs w:val="21"/>
        </w:rPr>
      </w:pPr>
      <w:ins w:id="1419" w:author="松山 ファミリー" w:date="2023-02-09T19:58:00Z">
        <w:r>
          <w:rPr>
            <w:rFonts w:ascii="Times New Roman" w:eastAsia="ＭＳ 明朝" w:hAnsi="Times New Roman" w:cs="Times New Roman" w:hint="eastAsia"/>
            <w:szCs w:val="21"/>
          </w:rPr>
          <w:t>1</w:t>
        </w:r>
        <w:r>
          <w:rPr>
            <w:rFonts w:ascii="Times New Roman" w:eastAsia="ＭＳ 明朝" w:hAnsi="Times New Roman" w:cs="Times New Roman" w:hint="eastAsia"/>
            <w:szCs w:val="21"/>
          </w:rPr>
          <w:t>つ目としてセルロース</w:t>
        </w:r>
        <w:r w:rsidR="001A414F">
          <w:rPr>
            <w:rFonts w:ascii="Times New Roman" w:eastAsia="ＭＳ 明朝" w:hAnsi="Times New Roman" w:cs="Times New Roman" w:hint="eastAsia"/>
            <w:szCs w:val="21"/>
          </w:rPr>
          <w:t>ナノファイバーをバインダーとしてカーボンペースト</w:t>
        </w:r>
      </w:ins>
      <w:ins w:id="1420" w:author="松山 ファミリー" w:date="2023-02-09T19:59:00Z">
        <w:r w:rsidR="001A414F">
          <w:rPr>
            <w:rFonts w:ascii="Times New Roman" w:eastAsia="ＭＳ 明朝" w:hAnsi="Times New Roman" w:cs="Times New Roman" w:hint="eastAsia"/>
            <w:szCs w:val="21"/>
          </w:rPr>
          <w:t>電極を作製</w:t>
        </w:r>
        <w:r w:rsidR="00127396">
          <w:rPr>
            <w:rFonts w:ascii="Times New Roman" w:eastAsia="ＭＳ 明朝" w:hAnsi="Times New Roman" w:cs="Times New Roman" w:hint="eastAsia"/>
            <w:szCs w:val="21"/>
          </w:rPr>
          <w:t>したが、</w:t>
        </w:r>
        <w:r w:rsidR="009F5652">
          <w:rPr>
            <w:rFonts w:ascii="Times New Roman" w:eastAsia="ＭＳ 明朝" w:hAnsi="Times New Roman" w:cs="Times New Roman" w:hint="eastAsia"/>
            <w:szCs w:val="21"/>
          </w:rPr>
          <w:t>再現性を得ることが難しかった。</w:t>
        </w:r>
      </w:ins>
      <w:ins w:id="1421" w:author="松山 ファミリー" w:date="2023-02-09T20:00:00Z">
        <w:r w:rsidR="009F5652">
          <w:rPr>
            <w:rFonts w:ascii="Times New Roman" w:eastAsia="ＭＳ 明朝" w:hAnsi="Times New Roman" w:cs="Times New Roman" w:hint="eastAsia"/>
            <w:szCs w:val="21"/>
          </w:rPr>
          <w:t>また、グルコース滴下後に電流密度の低下などが見られた。</w:t>
        </w:r>
      </w:ins>
    </w:p>
    <w:p w14:paraId="383B1759" w14:textId="0DFB9FA2" w:rsidR="009F5652" w:rsidRPr="001635E0" w:rsidRDefault="00B55524" w:rsidP="00031AE9">
      <w:pPr>
        <w:widowControl/>
        <w:rPr>
          <w:ins w:id="1422" w:author="松山 ファミリー" w:date="2023-02-09T19:58:00Z"/>
          <w:rFonts w:ascii="Times New Roman" w:eastAsia="ＭＳ 明朝" w:hAnsi="Times New Roman" w:cs="Times New Roman" w:hint="eastAsia"/>
          <w:szCs w:val="21"/>
        </w:rPr>
      </w:pPr>
      <w:ins w:id="1423" w:author="松山 ファミリー" w:date="2023-02-09T20:00:00Z">
        <w:r>
          <w:rPr>
            <w:rFonts w:ascii="Times New Roman" w:eastAsia="ＭＳ 明朝" w:hAnsi="Times New Roman" w:cs="Times New Roman" w:hint="eastAsia"/>
            <w:szCs w:val="21"/>
          </w:rPr>
          <w:t>2</w:t>
        </w:r>
        <w:r>
          <w:rPr>
            <w:rFonts w:ascii="Times New Roman" w:eastAsia="ＭＳ 明朝" w:hAnsi="Times New Roman" w:cs="Times New Roman" w:hint="eastAsia"/>
            <w:szCs w:val="21"/>
          </w:rPr>
          <w:t>つ目としてナフィオンをバインダー</w:t>
        </w:r>
      </w:ins>
      <w:ins w:id="1424" w:author="松山 ファミリー" w:date="2023-02-09T20:01:00Z">
        <w:r>
          <w:rPr>
            <w:rFonts w:ascii="Times New Roman" w:eastAsia="ＭＳ 明朝" w:hAnsi="Times New Roman" w:cs="Times New Roman" w:hint="eastAsia"/>
            <w:szCs w:val="21"/>
          </w:rPr>
          <w:t>としてカーボンペースト電極を作製した。結果として、再現性を得ることができ、セルロースナノファイバーより線形範囲と感度が良好であることが判明した。</w:t>
        </w:r>
      </w:ins>
      <w:ins w:id="1425" w:author="松山 ファミリー" w:date="2023-02-09T20:02:00Z">
        <w:r w:rsidR="00225C92">
          <w:rPr>
            <w:rFonts w:ascii="Times New Roman" w:eastAsia="ＭＳ 明朝" w:hAnsi="Times New Roman" w:cs="Times New Roman" w:hint="eastAsia"/>
            <w:szCs w:val="21"/>
          </w:rPr>
          <w:t>しかし、測定</w:t>
        </w:r>
        <w:r w:rsidR="00225C92">
          <w:rPr>
            <w:rFonts w:ascii="Times New Roman" w:eastAsia="ＭＳ 明朝" w:hAnsi="Times New Roman" w:cs="Times New Roman" w:hint="eastAsia"/>
            <w:szCs w:val="21"/>
          </w:rPr>
          <w:t>3</w:t>
        </w:r>
        <w:r w:rsidR="00225C92">
          <w:rPr>
            <w:rFonts w:ascii="Times New Roman" w:eastAsia="ＭＳ 明朝" w:hAnsi="Times New Roman" w:cs="Times New Roman" w:hint="eastAsia"/>
            <w:szCs w:val="21"/>
          </w:rPr>
          <w:t>回目から</w:t>
        </w:r>
        <w:r w:rsidR="005E0418">
          <w:rPr>
            <w:rFonts w:ascii="Times New Roman" w:eastAsia="ＭＳ 明朝" w:hAnsi="Times New Roman" w:cs="Times New Roman" w:hint="eastAsia"/>
            <w:szCs w:val="21"/>
          </w:rPr>
          <w:t>電流密度が低下しており</w:t>
        </w:r>
      </w:ins>
      <w:ins w:id="1426" w:author="松山 ファミリー" w:date="2023-02-09T20:03:00Z">
        <w:r w:rsidR="005E0418">
          <w:rPr>
            <w:rFonts w:ascii="Times New Roman" w:eastAsia="ＭＳ 明朝" w:hAnsi="Times New Roman" w:cs="Times New Roman" w:hint="eastAsia"/>
            <w:szCs w:val="21"/>
          </w:rPr>
          <w:t>複数回の測定での安定性は課題であるが、</w:t>
        </w:r>
        <w:r w:rsidR="001635E0" w:rsidRPr="001635E0">
          <w:rPr>
            <w:rFonts w:ascii="Times New Roman" w:eastAsia="ＭＳ 明朝" w:hAnsi="Times New Roman" w:cs="Times New Roman" w:hint="eastAsia"/>
            <w:szCs w:val="21"/>
          </w:rPr>
          <w:t>ニッケル水酸化物ナノシート固定電極によりグルコース酸化が可能であることが示された。</w:t>
        </w:r>
      </w:ins>
    </w:p>
    <w:p w14:paraId="0B92DBA6" w14:textId="2A500D46" w:rsidR="009A2B81" w:rsidRPr="0048090B" w:rsidDel="001635E0" w:rsidRDefault="009A2B81" w:rsidP="00031AE9">
      <w:pPr>
        <w:widowControl/>
        <w:rPr>
          <w:del w:id="1427" w:author="松山 ファミリー" w:date="2023-02-09T20:03:00Z"/>
          <w:rFonts w:ascii="Times New Roman" w:eastAsia="ＭＳ 明朝" w:hAnsi="Times New Roman" w:cs="Times New Roman" w:hint="eastAsia"/>
          <w:szCs w:val="21"/>
        </w:rPr>
        <w:pPrChange w:id="1428" w:author="松山 ファミリー" w:date="2023-02-09T19:50:00Z">
          <w:pPr>
            <w:widowControl/>
            <w:jc w:val="left"/>
          </w:pPr>
        </w:pPrChange>
      </w:pPr>
    </w:p>
    <w:p w14:paraId="76A14395" w14:textId="4FEFF83B" w:rsidR="000E49A6" w:rsidRPr="0048090B" w:rsidDel="001635E0" w:rsidRDefault="000E49A6" w:rsidP="00031AE9">
      <w:pPr>
        <w:widowControl/>
        <w:rPr>
          <w:del w:id="1429" w:author="松山 ファミリー" w:date="2023-02-09T20:03:00Z"/>
          <w:rFonts w:ascii="Times New Roman" w:eastAsia="ＭＳ 明朝" w:hAnsi="Times New Roman" w:cs="Times New Roman"/>
          <w:szCs w:val="21"/>
        </w:rPr>
        <w:pPrChange w:id="1430" w:author="松山 ファミリー" w:date="2023-02-09T19:50:00Z">
          <w:pPr>
            <w:widowControl/>
            <w:jc w:val="left"/>
          </w:pPr>
        </w:pPrChange>
      </w:pPr>
      <w:del w:id="1431" w:author="松山 ファミリー" w:date="2023-02-09T20:03:00Z">
        <w:r w:rsidRPr="0048090B" w:rsidDel="001635E0">
          <w:rPr>
            <w:rFonts w:ascii="Times New Roman" w:eastAsia="ＭＳ 明朝" w:hAnsi="Times New Roman" w:cs="Times New Roman"/>
            <w:szCs w:val="21"/>
          </w:rPr>
          <w:delText>１つ目として</w:delText>
        </w:r>
        <w:r w:rsidRPr="0048090B" w:rsidDel="001635E0">
          <w:rPr>
            <w:rFonts w:ascii="Times New Roman" w:eastAsia="ＭＳ 明朝" w:hAnsi="Times New Roman" w:cs="Times New Roman"/>
            <w:szCs w:val="21"/>
          </w:rPr>
          <w:delText>o-</w:delText>
        </w:r>
        <w:r w:rsidRPr="0048090B" w:rsidDel="001635E0">
          <w:rPr>
            <w:rFonts w:ascii="Times New Roman" w:eastAsia="ＭＳ 明朝" w:hAnsi="Times New Roman" w:cs="Times New Roman"/>
            <w:szCs w:val="21"/>
          </w:rPr>
          <w:delText>フェニレンジアミンを銅水酸化物ナノシート、カーボンペースト文献（石原さん）に混合し電解重合させたものは銅水酸化物ナノシートとの比率や、電解重合させる際のペーストの固定方法が難しくうまく応答を確認することができなかった。</w:delText>
        </w:r>
      </w:del>
    </w:p>
    <w:p w14:paraId="09888E77" w14:textId="00E04713" w:rsidR="0054767E" w:rsidRPr="0048090B" w:rsidDel="001635E0" w:rsidRDefault="000E49A6" w:rsidP="00031AE9">
      <w:pPr>
        <w:widowControl/>
        <w:rPr>
          <w:del w:id="1432" w:author="松山 ファミリー" w:date="2023-02-09T20:03:00Z"/>
          <w:rFonts w:ascii="Times New Roman" w:eastAsia="ＭＳ 明朝" w:hAnsi="Times New Roman" w:cs="Times New Roman"/>
          <w:szCs w:val="21"/>
        </w:rPr>
        <w:pPrChange w:id="1433" w:author="松山 ファミリー" w:date="2023-02-09T19:50:00Z">
          <w:pPr>
            <w:widowControl/>
            <w:jc w:val="left"/>
          </w:pPr>
        </w:pPrChange>
      </w:pPr>
      <w:del w:id="1434" w:author="松山 ファミリー" w:date="2023-02-09T20:03:00Z">
        <w:r w:rsidRPr="0048090B" w:rsidDel="001635E0">
          <w:rPr>
            <w:rFonts w:ascii="Times New Roman" w:eastAsia="ＭＳ 明朝" w:hAnsi="Times New Roman" w:cs="Times New Roman"/>
            <w:szCs w:val="21"/>
          </w:rPr>
          <w:delText>2</w:delText>
        </w:r>
        <w:r w:rsidRPr="0048090B" w:rsidDel="001635E0">
          <w:rPr>
            <w:rFonts w:ascii="Times New Roman" w:eastAsia="ＭＳ 明朝" w:hAnsi="Times New Roman" w:cs="Times New Roman"/>
            <w:szCs w:val="21"/>
          </w:rPr>
          <w:delText>つ目として銅水酸化物ナノシートを電極に塗布したもの文献（鈴鹿さん）にナフィオン、ポリウレタン溶液を上から塗布した。ナフィオンは膜が厚かったためか電流応答がとれなかったがポリウレタン溶液は窒素を噴射し、膜を薄くすることで、応答電流が</w:delText>
        </w:r>
        <w:r w:rsidRPr="0048090B" w:rsidDel="001635E0">
          <w:rPr>
            <w:rFonts w:ascii="Times New Roman" w:eastAsia="ＭＳ 明朝" w:hAnsi="Times New Roman" w:cs="Times New Roman"/>
            <w:szCs w:val="21"/>
          </w:rPr>
          <w:delText>7</w:delText>
        </w:r>
        <w:r w:rsidRPr="0048090B" w:rsidDel="001635E0">
          <w:rPr>
            <w:rFonts w:ascii="Times New Roman" w:eastAsia="ＭＳ 明朝" w:hAnsi="Times New Roman" w:cs="Times New Roman"/>
            <w:szCs w:val="21"/>
          </w:rPr>
          <w:delText>分の</w:delText>
        </w:r>
        <w:r w:rsidRPr="0048090B" w:rsidDel="001635E0">
          <w:rPr>
            <w:rFonts w:ascii="Times New Roman" w:eastAsia="ＭＳ 明朝" w:hAnsi="Times New Roman" w:cs="Times New Roman"/>
            <w:szCs w:val="21"/>
          </w:rPr>
          <w:delText>1</w:delText>
        </w:r>
        <w:r w:rsidRPr="0048090B" w:rsidDel="001635E0">
          <w:rPr>
            <w:rFonts w:ascii="Times New Roman" w:eastAsia="ＭＳ 明朝" w:hAnsi="Times New Roman" w:cs="Times New Roman"/>
            <w:szCs w:val="21"/>
          </w:rPr>
          <w:delText>程度に減少したものの、直線性は銅水酸化物ナノシートを塗布したものよりも安定しており、複数回の使用で大きな電流量の差はなかった。電流量の減少を防ぎ、複数回でも安定した応答が得られる電極の作製が課題である。</w:delText>
        </w:r>
      </w:del>
    </w:p>
    <w:p w14:paraId="0E2A0F55" w14:textId="77777777" w:rsidR="005D39D5" w:rsidRPr="0048090B" w:rsidRDefault="005D39D5" w:rsidP="00031AE9">
      <w:pPr>
        <w:widowControl/>
        <w:rPr>
          <w:rFonts w:ascii="Times New Roman" w:eastAsia="ＭＳ 明朝" w:hAnsi="Times New Roman" w:cs="Times New Roman"/>
          <w:color w:val="000000" w:themeColor="text1"/>
          <w:szCs w:val="21"/>
        </w:rPr>
        <w:pPrChange w:id="1435" w:author="松山 ファミリー" w:date="2023-02-09T19:50:00Z">
          <w:pPr>
            <w:widowControl/>
            <w:jc w:val="left"/>
          </w:pPr>
        </w:pPrChange>
      </w:pPr>
    </w:p>
    <w:p w14:paraId="28962454" w14:textId="3C72823F" w:rsidR="0054767E" w:rsidRPr="0048090B" w:rsidRDefault="0054767E" w:rsidP="00031AE9">
      <w:pPr>
        <w:pStyle w:val="a4"/>
        <w:widowControl/>
        <w:numPr>
          <w:ilvl w:val="0"/>
          <w:numId w:val="62"/>
        </w:numPr>
        <w:ind w:leftChars="0"/>
        <w:outlineLvl w:val="0"/>
        <w:rPr>
          <w:rFonts w:ascii="Times New Roman" w:eastAsia="ＭＳ 明朝" w:hAnsi="Times New Roman" w:cs="Times New Roman"/>
          <w:color w:val="000000" w:themeColor="text1"/>
          <w:szCs w:val="21"/>
        </w:rPr>
        <w:pPrChange w:id="1436" w:author="松山 ファミリー" w:date="2023-02-09T19:50:00Z">
          <w:pPr>
            <w:pStyle w:val="a4"/>
            <w:widowControl/>
            <w:numPr>
              <w:numId w:val="62"/>
            </w:numPr>
            <w:ind w:leftChars="0" w:left="425" w:hanging="425"/>
            <w:jc w:val="left"/>
            <w:outlineLvl w:val="0"/>
          </w:pPr>
        </w:pPrChange>
      </w:pPr>
      <w:bookmarkStart w:id="1437" w:name="_Toc126851068"/>
      <w:r w:rsidRPr="0048090B">
        <w:rPr>
          <w:rFonts w:ascii="Times New Roman" w:eastAsia="ＭＳ 明朝" w:hAnsi="Times New Roman" w:cs="Times New Roman"/>
          <w:color w:val="000000" w:themeColor="text1"/>
          <w:szCs w:val="21"/>
        </w:rPr>
        <w:t>謝辞</w:t>
      </w:r>
      <w:bookmarkEnd w:id="1437"/>
    </w:p>
    <w:p w14:paraId="0AB003DB" w14:textId="45797A22" w:rsidR="0016626F" w:rsidRPr="0048090B" w:rsidRDefault="001048BC" w:rsidP="00031AE9">
      <w:pPr>
        <w:widowControl/>
        <w:rPr>
          <w:rFonts w:ascii="Times New Roman" w:eastAsia="ＭＳ 明朝" w:hAnsi="Times New Roman" w:cs="Times New Roman"/>
          <w:color w:val="000000" w:themeColor="text1"/>
          <w:szCs w:val="21"/>
        </w:rPr>
        <w:pPrChange w:id="1438" w:author="松山 ファミリー" w:date="2023-02-09T19:50:00Z">
          <w:pPr>
            <w:widowControl/>
            <w:jc w:val="left"/>
          </w:pPr>
        </w:pPrChange>
      </w:pPr>
      <w:r w:rsidRPr="0048090B">
        <w:rPr>
          <w:rFonts w:ascii="Times New Roman" w:eastAsia="ＭＳ 明朝" w:hAnsi="Times New Roman" w:cs="Times New Roman"/>
          <w:color w:val="000000" w:themeColor="text1"/>
          <w:szCs w:val="21"/>
        </w:rPr>
        <w:t>本研究においてご指導していただいた倉科</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昌先生、安澤</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幹人先生に深く御礼申し上げます。また、</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測定においてご協力して</w:t>
      </w:r>
      <w:r w:rsidR="00D54D69" w:rsidRPr="0048090B">
        <w:rPr>
          <w:rFonts w:ascii="Times New Roman" w:eastAsia="ＭＳ 明朝" w:hAnsi="Times New Roman" w:cs="Times New Roman"/>
          <w:color w:val="000000" w:themeColor="text1"/>
          <w:szCs w:val="21"/>
        </w:rPr>
        <w:t>頂いた村井</w:t>
      </w:r>
      <w:r w:rsidR="00D54D69" w:rsidRPr="0048090B">
        <w:rPr>
          <w:rFonts w:ascii="Times New Roman" w:eastAsia="ＭＳ 明朝" w:hAnsi="Times New Roman" w:cs="Times New Roman"/>
          <w:color w:val="000000" w:themeColor="text1"/>
          <w:szCs w:val="21"/>
        </w:rPr>
        <w:t xml:space="preserve"> </w:t>
      </w:r>
      <w:r w:rsidR="00D54D69" w:rsidRPr="0048090B">
        <w:rPr>
          <w:rFonts w:ascii="Times New Roman" w:eastAsia="ＭＳ 明朝" w:hAnsi="Times New Roman" w:cs="Times New Roman"/>
          <w:color w:val="000000" w:themeColor="text1"/>
          <w:szCs w:val="21"/>
        </w:rPr>
        <w:t>啓一郎先生に深く感謝いたします</w:t>
      </w:r>
      <w:r w:rsidR="0016626F" w:rsidRPr="0048090B">
        <w:rPr>
          <w:rFonts w:ascii="Times New Roman" w:eastAsia="ＭＳ 明朝" w:hAnsi="Times New Roman" w:cs="Times New Roman"/>
          <w:color w:val="000000" w:themeColor="text1"/>
          <w:szCs w:val="21"/>
        </w:rPr>
        <w:t>。</w:t>
      </w:r>
    </w:p>
    <w:p w14:paraId="574F0FED" w14:textId="77777777" w:rsidR="004135E0" w:rsidRPr="0048090B" w:rsidRDefault="004135E0" w:rsidP="00031AE9">
      <w:pPr>
        <w:widowControl/>
        <w:rPr>
          <w:rFonts w:ascii="Times New Roman" w:eastAsia="ＭＳ 明朝" w:hAnsi="Times New Roman" w:cs="Times New Roman"/>
          <w:color w:val="000000" w:themeColor="text1"/>
          <w:szCs w:val="21"/>
        </w:rPr>
        <w:pPrChange w:id="1439" w:author="松山 ファミリー" w:date="2023-02-09T19:50:00Z">
          <w:pPr>
            <w:widowControl/>
            <w:jc w:val="left"/>
          </w:pPr>
        </w:pPrChange>
      </w:pPr>
    </w:p>
    <w:p w14:paraId="528D769C" w14:textId="3F345452" w:rsidR="0016626F" w:rsidRPr="0048090B" w:rsidRDefault="0016626F" w:rsidP="00031AE9">
      <w:pPr>
        <w:widowControl/>
        <w:rPr>
          <w:rFonts w:ascii="Times New Roman" w:eastAsia="ＭＳ 明朝" w:hAnsi="Times New Roman" w:cs="Times New Roman"/>
          <w:color w:val="000000" w:themeColor="text1"/>
          <w:szCs w:val="21"/>
        </w:rPr>
        <w:pPrChange w:id="1440" w:author="松山 ファミリー" w:date="2023-02-09T19:50:00Z">
          <w:pPr>
            <w:widowControl/>
            <w:jc w:val="left"/>
          </w:pPr>
        </w:pPrChange>
      </w:pPr>
      <w:r w:rsidRPr="0048090B">
        <w:rPr>
          <w:rFonts w:ascii="Times New Roman" w:eastAsia="ＭＳ 明朝" w:hAnsi="Times New Roman" w:cs="Times New Roman"/>
          <w:color w:val="000000" w:themeColor="text1"/>
          <w:szCs w:val="21"/>
        </w:rPr>
        <w:t xml:space="preserve">D3 </w:t>
      </w:r>
      <w:r w:rsidRPr="0048090B">
        <w:rPr>
          <w:rFonts w:ascii="Times New Roman" w:eastAsia="ＭＳ 明朝" w:hAnsi="Times New Roman" w:cs="Times New Roman"/>
          <w:color w:val="000000" w:themeColor="text1"/>
          <w:szCs w:val="21"/>
        </w:rPr>
        <w:t>趙</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雨</w:t>
      </w:r>
      <w:r w:rsidR="00B90754" w:rsidRPr="0048090B">
        <w:rPr>
          <w:rFonts w:ascii="Times New Roman" w:eastAsia="ＭＳ 明朝" w:hAnsi="Times New Roman" w:cs="Times New Roman"/>
          <w:color w:val="000000" w:themeColor="text1"/>
          <w:szCs w:val="21"/>
        </w:rPr>
        <w:t>濛様</w:t>
      </w:r>
    </w:p>
    <w:p w14:paraId="19316417" w14:textId="08D1D426" w:rsidR="00B90754" w:rsidRPr="0048090B" w:rsidRDefault="00B90754" w:rsidP="00031AE9">
      <w:pPr>
        <w:widowControl/>
        <w:rPr>
          <w:rFonts w:ascii="Times New Roman" w:eastAsia="ＭＳ 明朝" w:hAnsi="Times New Roman" w:cs="Times New Roman"/>
          <w:color w:val="000000" w:themeColor="text1"/>
          <w:szCs w:val="21"/>
        </w:rPr>
        <w:pPrChange w:id="1441" w:author="松山 ファミリー" w:date="2023-02-09T19:50:00Z">
          <w:pPr>
            <w:widowControl/>
            <w:jc w:val="left"/>
          </w:pPr>
        </w:pPrChange>
      </w:pPr>
      <w:r w:rsidRPr="0048090B">
        <w:rPr>
          <w:rFonts w:ascii="Times New Roman" w:eastAsia="ＭＳ 明朝" w:hAnsi="Times New Roman" w:cs="Times New Roman"/>
          <w:color w:val="000000" w:themeColor="text1"/>
          <w:szCs w:val="21"/>
        </w:rPr>
        <w:t xml:space="preserve">M2 </w:t>
      </w:r>
      <w:r w:rsidR="004E2A29" w:rsidRPr="0048090B">
        <w:rPr>
          <w:rFonts w:ascii="Times New Roman" w:eastAsia="ＭＳ 明朝" w:hAnsi="Times New Roman" w:cs="Times New Roman"/>
          <w:color w:val="000000" w:themeColor="text1"/>
          <w:szCs w:val="21"/>
        </w:rPr>
        <w:t>坪平</w:t>
      </w:r>
      <w:r w:rsidR="004E2A29" w:rsidRPr="0048090B">
        <w:rPr>
          <w:rFonts w:ascii="Times New Roman" w:eastAsia="ＭＳ 明朝" w:hAnsi="Times New Roman" w:cs="Times New Roman"/>
          <w:color w:val="000000" w:themeColor="text1"/>
          <w:szCs w:val="21"/>
        </w:rPr>
        <w:t xml:space="preserve"> </w:t>
      </w:r>
      <w:r w:rsidR="004E2A29" w:rsidRPr="0048090B">
        <w:rPr>
          <w:rFonts w:ascii="Times New Roman" w:eastAsia="ＭＳ 明朝" w:hAnsi="Times New Roman" w:cs="Times New Roman"/>
          <w:color w:val="000000" w:themeColor="text1"/>
          <w:szCs w:val="21"/>
        </w:rPr>
        <w:t>遥河様、</w:t>
      </w:r>
      <w:r w:rsidRPr="0048090B">
        <w:rPr>
          <w:rFonts w:ascii="Times New Roman" w:eastAsia="ＭＳ 明朝" w:hAnsi="Times New Roman" w:cs="Times New Roman"/>
          <w:color w:val="000000" w:themeColor="text1"/>
          <w:szCs w:val="21"/>
        </w:rPr>
        <w:t>寺内</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健様、京川</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翔哉様</w:t>
      </w:r>
      <w:r w:rsidR="00070E9D" w:rsidRPr="0048090B">
        <w:rPr>
          <w:rFonts w:ascii="Times New Roman" w:eastAsia="ＭＳ 明朝" w:hAnsi="Times New Roman" w:cs="Times New Roman"/>
          <w:color w:val="000000" w:themeColor="text1"/>
          <w:szCs w:val="21"/>
        </w:rPr>
        <w:t>、橋本</w:t>
      </w:r>
      <w:r w:rsidR="00070E9D" w:rsidRPr="0048090B">
        <w:rPr>
          <w:rFonts w:ascii="Times New Roman" w:eastAsia="ＭＳ 明朝" w:hAnsi="Times New Roman" w:cs="Times New Roman"/>
          <w:color w:val="000000" w:themeColor="text1"/>
          <w:szCs w:val="21"/>
        </w:rPr>
        <w:t xml:space="preserve"> </w:t>
      </w:r>
      <w:r w:rsidR="00070E9D" w:rsidRPr="0048090B">
        <w:rPr>
          <w:rFonts w:ascii="Times New Roman" w:eastAsia="ＭＳ 明朝" w:hAnsi="Times New Roman" w:cs="Times New Roman"/>
          <w:color w:val="000000" w:themeColor="text1"/>
          <w:szCs w:val="21"/>
        </w:rPr>
        <w:t>一輝様、</w:t>
      </w:r>
      <w:r w:rsidR="00AD47A3" w:rsidRPr="0048090B">
        <w:rPr>
          <w:rFonts w:ascii="Times New Roman" w:eastAsia="ＭＳ 明朝" w:hAnsi="Times New Roman" w:cs="Times New Roman"/>
          <w:color w:val="000000" w:themeColor="text1"/>
          <w:szCs w:val="21"/>
        </w:rPr>
        <w:t>久保</w:t>
      </w:r>
      <w:r w:rsidR="00AD47A3" w:rsidRPr="0048090B">
        <w:rPr>
          <w:rFonts w:ascii="Times New Roman" w:eastAsia="ＭＳ 明朝" w:hAnsi="Times New Roman" w:cs="Times New Roman"/>
          <w:color w:val="000000" w:themeColor="text1"/>
          <w:szCs w:val="21"/>
        </w:rPr>
        <w:t xml:space="preserve"> </w:t>
      </w:r>
      <w:r w:rsidR="00AD47A3" w:rsidRPr="0048090B">
        <w:rPr>
          <w:rFonts w:ascii="Times New Roman" w:eastAsia="ＭＳ 明朝" w:hAnsi="Times New Roman" w:cs="Times New Roman"/>
          <w:color w:val="000000" w:themeColor="text1"/>
          <w:szCs w:val="21"/>
        </w:rPr>
        <w:t>智輝様</w:t>
      </w:r>
    </w:p>
    <w:p w14:paraId="7DD729D3" w14:textId="027D6C53" w:rsidR="00AD47A3" w:rsidRPr="0048090B" w:rsidRDefault="00AD47A3" w:rsidP="00031AE9">
      <w:pPr>
        <w:widowControl/>
        <w:rPr>
          <w:rFonts w:ascii="Times New Roman" w:eastAsia="ＭＳ 明朝" w:hAnsi="Times New Roman" w:cs="Times New Roman"/>
          <w:color w:val="000000" w:themeColor="text1"/>
          <w:szCs w:val="21"/>
        </w:rPr>
        <w:pPrChange w:id="1442" w:author="松山 ファミリー" w:date="2023-02-09T19:50:00Z">
          <w:pPr>
            <w:widowControl/>
            <w:jc w:val="left"/>
          </w:pPr>
        </w:pPrChange>
      </w:pPr>
      <w:r w:rsidRPr="0048090B">
        <w:rPr>
          <w:rFonts w:ascii="Times New Roman" w:eastAsia="ＭＳ 明朝" w:hAnsi="Times New Roman" w:cs="Times New Roman"/>
          <w:color w:val="000000" w:themeColor="text1"/>
          <w:szCs w:val="21"/>
        </w:rPr>
        <w:t xml:space="preserve">M1 </w:t>
      </w:r>
      <w:r w:rsidRPr="0048090B">
        <w:rPr>
          <w:rFonts w:ascii="Times New Roman" w:eastAsia="ＭＳ 明朝" w:hAnsi="Times New Roman" w:cs="Times New Roman"/>
          <w:color w:val="000000" w:themeColor="text1"/>
          <w:szCs w:val="21"/>
        </w:rPr>
        <w:t>中野</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輝一様、佐藤</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優介様</w:t>
      </w:r>
    </w:p>
    <w:p w14:paraId="4D36119D" w14:textId="3E346301" w:rsidR="00AD47A3" w:rsidRPr="0048090B" w:rsidRDefault="00AD47A3" w:rsidP="00031AE9">
      <w:pPr>
        <w:widowControl/>
        <w:rPr>
          <w:rFonts w:ascii="Times New Roman" w:eastAsia="ＭＳ 明朝" w:hAnsi="Times New Roman" w:cs="Times New Roman"/>
          <w:color w:val="000000" w:themeColor="text1"/>
          <w:szCs w:val="21"/>
        </w:rPr>
        <w:pPrChange w:id="1443" w:author="松山 ファミリー" w:date="2023-02-09T19:50:00Z">
          <w:pPr>
            <w:widowControl/>
            <w:jc w:val="left"/>
          </w:pPr>
        </w:pPrChange>
      </w:pPr>
      <w:r w:rsidRPr="0048090B">
        <w:rPr>
          <w:rFonts w:ascii="Times New Roman" w:eastAsia="ＭＳ 明朝" w:hAnsi="Times New Roman" w:cs="Times New Roman"/>
          <w:color w:val="000000" w:themeColor="text1"/>
          <w:szCs w:val="21"/>
        </w:rPr>
        <w:t xml:space="preserve">B4 </w:t>
      </w:r>
      <w:r w:rsidR="004E2A29" w:rsidRPr="0048090B">
        <w:rPr>
          <w:rFonts w:ascii="Times New Roman" w:eastAsia="ＭＳ 明朝" w:hAnsi="Times New Roman" w:cs="Times New Roman"/>
          <w:color w:val="000000" w:themeColor="text1"/>
          <w:szCs w:val="21"/>
        </w:rPr>
        <w:t>西村</w:t>
      </w:r>
      <w:r w:rsidR="004E2A29" w:rsidRPr="0048090B">
        <w:rPr>
          <w:rFonts w:ascii="Times New Roman" w:eastAsia="ＭＳ 明朝" w:hAnsi="Times New Roman" w:cs="Times New Roman"/>
          <w:color w:val="000000" w:themeColor="text1"/>
          <w:szCs w:val="21"/>
        </w:rPr>
        <w:t xml:space="preserve"> </w:t>
      </w:r>
      <w:r w:rsidR="004E2A29" w:rsidRPr="0048090B">
        <w:rPr>
          <w:rFonts w:ascii="Times New Roman" w:eastAsia="ＭＳ 明朝" w:hAnsi="Times New Roman" w:cs="Times New Roman"/>
          <w:color w:val="000000" w:themeColor="text1"/>
          <w:szCs w:val="21"/>
        </w:rPr>
        <w:t>海人様、</w:t>
      </w:r>
      <w:r w:rsidRPr="0048090B">
        <w:rPr>
          <w:rFonts w:ascii="Times New Roman" w:eastAsia="ＭＳ 明朝" w:hAnsi="Times New Roman" w:cs="Times New Roman"/>
          <w:color w:val="000000" w:themeColor="text1"/>
          <w:szCs w:val="21"/>
        </w:rPr>
        <w:t>島原</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一翠様、</w:t>
      </w:r>
      <w:r w:rsidR="00EC044B" w:rsidRPr="0048090B">
        <w:rPr>
          <w:rFonts w:ascii="Times New Roman" w:eastAsia="ＭＳ 明朝" w:hAnsi="Times New Roman" w:cs="Times New Roman"/>
          <w:color w:val="000000" w:themeColor="text1"/>
          <w:szCs w:val="21"/>
        </w:rPr>
        <w:t>桃本</w:t>
      </w:r>
      <w:r w:rsidR="00EC044B" w:rsidRPr="0048090B">
        <w:rPr>
          <w:rFonts w:ascii="Times New Roman" w:eastAsia="ＭＳ 明朝" w:hAnsi="Times New Roman" w:cs="Times New Roman"/>
          <w:color w:val="000000" w:themeColor="text1"/>
          <w:szCs w:val="21"/>
        </w:rPr>
        <w:t xml:space="preserve"> </w:t>
      </w:r>
      <w:r w:rsidR="00EC044B" w:rsidRPr="0048090B">
        <w:rPr>
          <w:rFonts w:ascii="Times New Roman" w:eastAsia="ＭＳ 明朝" w:hAnsi="Times New Roman" w:cs="Times New Roman"/>
          <w:color w:val="000000" w:themeColor="text1"/>
          <w:szCs w:val="21"/>
        </w:rPr>
        <w:t>和佳様、宇垣</w:t>
      </w:r>
      <w:r w:rsidR="00EC044B" w:rsidRPr="0048090B">
        <w:rPr>
          <w:rFonts w:ascii="Times New Roman" w:eastAsia="ＭＳ 明朝" w:hAnsi="Times New Roman" w:cs="Times New Roman"/>
          <w:color w:val="000000" w:themeColor="text1"/>
          <w:szCs w:val="21"/>
        </w:rPr>
        <w:t xml:space="preserve"> </w:t>
      </w:r>
      <w:r w:rsidR="00EC044B" w:rsidRPr="0048090B">
        <w:rPr>
          <w:rFonts w:ascii="Times New Roman" w:eastAsia="ＭＳ 明朝" w:hAnsi="Times New Roman" w:cs="Times New Roman"/>
          <w:color w:val="000000" w:themeColor="text1"/>
          <w:szCs w:val="21"/>
        </w:rPr>
        <w:t>修作様、</w:t>
      </w:r>
      <w:r w:rsidR="006B3C64" w:rsidRPr="0048090B">
        <w:rPr>
          <w:rFonts w:ascii="Times New Roman" w:eastAsia="ＭＳ 明朝" w:hAnsi="Times New Roman" w:cs="Times New Roman"/>
          <w:color w:val="000000" w:themeColor="text1"/>
          <w:szCs w:val="21"/>
        </w:rPr>
        <w:t>釣上</w:t>
      </w:r>
      <w:r w:rsidR="006B3C64" w:rsidRPr="0048090B">
        <w:rPr>
          <w:rFonts w:ascii="Times New Roman" w:eastAsia="ＭＳ 明朝" w:hAnsi="Times New Roman" w:cs="Times New Roman"/>
          <w:color w:val="000000" w:themeColor="text1"/>
          <w:szCs w:val="21"/>
        </w:rPr>
        <w:t xml:space="preserve"> </w:t>
      </w:r>
      <w:r w:rsidR="006B3C64" w:rsidRPr="0048090B">
        <w:rPr>
          <w:rFonts w:ascii="Times New Roman" w:eastAsia="ＭＳ 明朝" w:hAnsi="Times New Roman" w:cs="Times New Roman"/>
          <w:color w:val="000000" w:themeColor="text1"/>
          <w:szCs w:val="21"/>
        </w:rPr>
        <w:t>真輝様</w:t>
      </w:r>
    </w:p>
    <w:p w14:paraId="25C5925F" w14:textId="77777777" w:rsidR="00660169" w:rsidRPr="0048090B" w:rsidRDefault="00660169" w:rsidP="00031AE9">
      <w:pPr>
        <w:widowControl/>
        <w:rPr>
          <w:rFonts w:ascii="Times New Roman" w:eastAsia="ＭＳ 明朝" w:hAnsi="Times New Roman" w:cs="Times New Roman"/>
          <w:color w:val="000000" w:themeColor="text1"/>
          <w:szCs w:val="21"/>
        </w:rPr>
        <w:pPrChange w:id="1444" w:author="松山 ファミリー" w:date="2023-02-09T19:50:00Z">
          <w:pPr>
            <w:widowControl/>
            <w:jc w:val="left"/>
          </w:pPr>
        </w:pPrChange>
      </w:pPr>
    </w:p>
    <w:p w14:paraId="0DC71517" w14:textId="0A46CCF8" w:rsidR="00660169" w:rsidRPr="0048090B" w:rsidRDefault="00660169" w:rsidP="00031AE9">
      <w:pPr>
        <w:pStyle w:val="a4"/>
        <w:widowControl/>
        <w:numPr>
          <w:ilvl w:val="0"/>
          <w:numId w:val="62"/>
        </w:numPr>
        <w:ind w:leftChars="0"/>
        <w:outlineLvl w:val="0"/>
        <w:rPr>
          <w:rFonts w:ascii="Times New Roman" w:eastAsia="ＭＳ 明朝" w:hAnsi="Times New Roman" w:cs="Times New Roman"/>
          <w:color w:val="000000" w:themeColor="text1"/>
          <w:szCs w:val="21"/>
        </w:rPr>
        <w:pPrChange w:id="1445" w:author="松山 ファミリー" w:date="2023-02-09T19:50:00Z">
          <w:pPr>
            <w:pStyle w:val="a4"/>
            <w:widowControl/>
            <w:numPr>
              <w:numId w:val="62"/>
            </w:numPr>
            <w:ind w:leftChars="0" w:left="425" w:hanging="425"/>
            <w:jc w:val="left"/>
            <w:outlineLvl w:val="0"/>
          </w:pPr>
        </w:pPrChange>
      </w:pPr>
      <w:bookmarkStart w:id="1446" w:name="_Toc126851069"/>
      <w:r w:rsidRPr="0048090B">
        <w:rPr>
          <w:rFonts w:ascii="Times New Roman" w:eastAsia="ＭＳ 明朝" w:hAnsi="Times New Roman" w:cs="Times New Roman"/>
          <w:color w:val="000000" w:themeColor="text1"/>
          <w:szCs w:val="21"/>
        </w:rPr>
        <w:t>参考文献</w:t>
      </w:r>
      <w:bookmarkEnd w:id="1446"/>
    </w:p>
    <w:p w14:paraId="1CAA8BDC" w14:textId="2E169E82" w:rsidR="00DC521C" w:rsidRPr="0048090B" w:rsidRDefault="00DC521C" w:rsidP="00031AE9">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文献</w:t>
      </w:r>
      <w:r w:rsidRPr="0048090B">
        <w:rPr>
          <w:rFonts w:ascii="Times New Roman" w:eastAsia="ＭＳ 明朝" w:hAnsi="Times New Roman" w:cs="Times New Roman"/>
          <w:color w:val="000000" w:themeColor="text1"/>
          <w:szCs w:val="21"/>
        </w:rPr>
        <w:t xml:space="preserve">[1] </w:t>
      </w:r>
      <w:r w:rsidR="002F4E7D" w:rsidRPr="0048090B">
        <w:rPr>
          <w:rFonts w:ascii="Times New Roman" w:eastAsia="ＭＳ 明朝" w:hAnsi="Times New Roman" w:cs="Times New Roman"/>
          <w:color w:val="000000" w:themeColor="text1"/>
          <w:szCs w:val="21"/>
        </w:rPr>
        <w:t xml:space="preserve">Feng Gao et al. , </w:t>
      </w:r>
      <w:r w:rsidR="00347B79" w:rsidRPr="0048090B">
        <w:rPr>
          <w:rFonts w:ascii="Times New Roman" w:eastAsia="ＭＳ 明朝" w:hAnsi="Times New Roman" w:cs="Times New Roman"/>
          <w:i/>
          <w:iCs/>
          <w:color w:val="000000" w:themeColor="text1"/>
          <w:szCs w:val="21"/>
        </w:rPr>
        <w:t>ACS Appl. Nano Mater</w:t>
      </w:r>
      <w:r w:rsidR="00347B79" w:rsidRPr="0048090B">
        <w:rPr>
          <w:rFonts w:ascii="Times New Roman" w:eastAsia="ＭＳ 明朝" w:hAnsi="Times New Roman" w:cs="Times New Roman"/>
          <w:color w:val="000000" w:themeColor="text1"/>
          <w:szCs w:val="21"/>
        </w:rPr>
        <w:t xml:space="preserve">. </w:t>
      </w:r>
      <w:r w:rsidR="00347B79" w:rsidRPr="0048090B">
        <w:rPr>
          <w:rFonts w:ascii="Times New Roman" w:eastAsia="ＭＳ 明朝" w:hAnsi="Times New Roman" w:cs="Times New Roman"/>
          <w:b/>
          <w:bCs/>
          <w:color w:val="000000" w:themeColor="text1"/>
          <w:szCs w:val="21"/>
        </w:rPr>
        <w:t>2021</w:t>
      </w:r>
      <w:r w:rsidR="00347B79" w:rsidRPr="0048090B">
        <w:rPr>
          <w:rFonts w:ascii="Times New Roman" w:eastAsia="ＭＳ 明朝" w:hAnsi="Times New Roman" w:cs="Times New Roman"/>
          <w:color w:val="000000" w:themeColor="text1"/>
          <w:szCs w:val="21"/>
        </w:rPr>
        <w:t>, 4, 8520−8529</w:t>
      </w:r>
    </w:p>
    <w:p w14:paraId="52B9BFE6" w14:textId="6A07F4F9" w:rsidR="005D434A" w:rsidRPr="0048090B" w:rsidRDefault="008F1227" w:rsidP="00031AE9">
      <w:pPr>
        <w:widowControl/>
        <w:rPr>
          <w:rFonts w:ascii="Times New Roman" w:eastAsia="ＭＳ 明朝" w:hAnsi="Times New Roman" w:cs="Times New Roman"/>
          <w:color w:val="000000" w:themeColor="text1"/>
          <w:szCs w:val="21"/>
        </w:rPr>
        <w:pPrChange w:id="1447" w:author="松山 ファミリー" w:date="2023-02-09T19:50:00Z">
          <w:pPr>
            <w:widowControl/>
            <w:jc w:val="left"/>
          </w:pPr>
        </w:pPrChange>
      </w:pPr>
      <w:r w:rsidRPr="0048090B">
        <w:rPr>
          <w:rFonts w:ascii="Times New Roman" w:eastAsia="ＭＳ 明朝" w:hAnsi="Times New Roman" w:cs="Times New Roman"/>
          <w:color w:val="000000" w:themeColor="text1"/>
          <w:szCs w:val="21"/>
        </w:rPr>
        <w:t>文献</w:t>
      </w:r>
      <w:r w:rsidRPr="0048090B">
        <w:rPr>
          <w:rFonts w:ascii="Times New Roman" w:eastAsia="ＭＳ 明朝" w:hAnsi="Times New Roman" w:cs="Times New Roman"/>
          <w:color w:val="000000" w:themeColor="text1"/>
          <w:szCs w:val="21"/>
        </w:rPr>
        <w:t>[</w:t>
      </w:r>
      <w:r w:rsidR="00DC521C" w:rsidRPr="0048090B">
        <w:rPr>
          <w:rFonts w:ascii="Times New Roman" w:eastAsia="ＭＳ 明朝" w:hAnsi="Times New Roman" w:cs="Times New Roman"/>
          <w:color w:val="000000" w:themeColor="text1"/>
          <w:szCs w:val="21"/>
        </w:rPr>
        <w:t>2</w:t>
      </w:r>
      <w:r w:rsidRPr="0048090B">
        <w:rPr>
          <w:rFonts w:ascii="Times New Roman" w:eastAsia="ＭＳ 明朝" w:hAnsi="Times New Roman" w:cs="Times New Roman"/>
          <w:color w:val="000000" w:themeColor="text1"/>
          <w:szCs w:val="21"/>
        </w:rPr>
        <w:t>]</w:t>
      </w:r>
      <w:r w:rsidR="00C94C5F" w:rsidRPr="0048090B">
        <w:rPr>
          <w:rFonts w:ascii="Times New Roman" w:eastAsia="ＭＳ 明朝" w:hAnsi="Times New Roman" w:cs="Times New Roman"/>
          <w:szCs w:val="21"/>
        </w:rPr>
        <w:t xml:space="preserve"> </w:t>
      </w:r>
      <w:r w:rsidR="009E01AC" w:rsidRPr="0048090B">
        <w:rPr>
          <w:rFonts w:ascii="Times New Roman" w:eastAsia="ＭＳ 明朝" w:hAnsi="Times New Roman" w:cs="Times New Roman"/>
          <w:color w:val="000000" w:themeColor="text1"/>
          <w:szCs w:val="21"/>
        </w:rPr>
        <w:t>Etab M</w:t>
      </w:r>
      <w:r w:rsidR="00BD4B0C" w:rsidRPr="0048090B">
        <w:rPr>
          <w:rFonts w:ascii="Times New Roman" w:eastAsia="ＭＳ 明朝" w:hAnsi="Times New Roman" w:cs="Times New Roman"/>
          <w:color w:val="000000" w:themeColor="text1"/>
          <w:szCs w:val="21"/>
        </w:rPr>
        <w:t xml:space="preserve"> et al</w:t>
      </w:r>
      <w:r w:rsidR="00C76E40" w:rsidRPr="0048090B">
        <w:rPr>
          <w:rFonts w:ascii="Times New Roman" w:eastAsia="ＭＳ 明朝" w:hAnsi="Times New Roman" w:cs="Times New Roman"/>
          <w:color w:val="000000" w:themeColor="text1"/>
          <w:szCs w:val="21"/>
        </w:rPr>
        <w:t>.</w:t>
      </w:r>
      <w:r w:rsidR="00BD4B0C" w:rsidRPr="0048090B">
        <w:rPr>
          <w:rFonts w:ascii="Times New Roman" w:eastAsia="ＭＳ 明朝" w:hAnsi="Times New Roman" w:cs="Times New Roman"/>
          <w:color w:val="000000" w:themeColor="text1"/>
          <w:szCs w:val="21"/>
        </w:rPr>
        <w:t xml:space="preserve"> ,</w:t>
      </w:r>
      <w:r w:rsidR="00C76E40" w:rsidRPr="0048090B">
        <w:rPr>
          <w:rFonts w:ascii="Times New Roman" w:eastAsia="ＭＳ 明朝" w:hAnsi="Times New Roman" w:cs="Times New Roman"/>
          <w:i/>
          <w:iCs/>
          <w:caps/>
          <w:color w:val="000000" w:themeColor="text1"/>
          <w:kern w:val="24"/>
          <w:szCs w:val="21"/>
        </w:rPr>
        <w:t xml:space="preserve"> </w:t>
      </w:r>
      <w:r w:rsidR="00C76E40" w:rsidRPr="0048090B">
        <w:rPr>
          <w:rFonts w:ascii="Times New Roman" w:eastAsia="ＭＳ 明朝" w:hAnsi="Times New Roman" w:cs="Times New Roman"/>
          <w:i/>
          <w:iCs/>
          <w:color w:val="000000" w:themeColor="text1"/>
          <w:szCs w:val="21"/>
        </w:rPr>
        <w:t xml:space="preserve">Arabian Journal of Chemistry </w:t>
      </w:r>
      <w:r w:rsidR="00C76E40" w:rsidRPr="0048090B">
        <w:rPr>
          <w:rFonts w:ascii="Times New Roman" w:eastAsia="ＭＳ 明朝" w:hAnsi="Times New Roman" w:cs="Times New Roman"/>
          <w:color w:val="000000" w:themeColor="text1"/>
          <w:szCs w:val="21"/>
        </w:rPr>
        <w:t>(</w:t>
      </w:r>
      <w:r w:rsidR="00C76E40" w:rsidRPr="0048090B">
        <w:rPr>
          <w:rFonts w:ascii="Times New Roman" w:eastAsia="ＭＳ 明朝" w:hAnsi="Times New Roman" w:cs="Times New Roman"/>
          <w:b/>
          <w:bCs/>
          <w:color w:val="000000" w:themeColor="text1"/>
          <w:szCs w:val="21"/>
        </w:rPr>
        <w:t>2022</w:t>
      </w:r>
      <w:r w:rsidR="00C76E40" w:rsidRPr="0048090B">
        <w:rPr>
          <w:rFonts w:ascii="Times New Roman" w:eastAsia="ＭＳ 明朝" w:hAnsi="Times New Roman" w:cs="Times New Roman"/>
          <w:color w:val="000000" w:themeColor="text1"/>
          <w:szCs w:val="21"/>
        </w:rPr>
        <w:t>) 15, 103467</w:t>
      </w:r>
    </w:p>
    <w:p w14:paraId="59071BF6" w14:textId="638A488D" w:rsidR="006F7A52" w:rsidRDefault="008F1227" w:rsidP="00031AE9">
      <w:pPr>
        <w:widowControl/>
        <w:rPr>
          <w:ins w:id="1448" w:author="松山 ファミリー" w:date="2023-02-09T16:06:00Z"/>
          <w:rFonts w:ascii="Times New Roman" w:eastAsia="ＭＳ 明朝" w:hAnsi="Times New Roman" w:cs="Times New Roman"/>
          <w:b/>
          <w:bCs/>
          <w:color w:val="000000" w:themeColor="text1"/>
          <w:szCs w:val="21"/>
        </w:rPr>
        <w:pPrChange w:id="1449" w:author="松山 ファミリー" w:date="2023-02-09T19:50:00Z">
          <w:pPr>
            <w:widowControl/>
            <w:jc w:val="left"/>
          </w:pPr>
        </w:pPrChange>
      </w:pPr>
      <w:r w:rsidRPr="0048090B">
        <w:rPr>
          <w:rFonts w:ascii="Times New Roman" w:eastAsia="ＭＳ 明朝" w:hAnsi="Times New Roman" w:cs="Times New Roman"/>
          <w:color w:val="000000" w:themeColor="text1"/>
          <w:szCs w:val="21"/>
        </w:rPr>
        <w:t>文献</w:t>
      </w:r>
      <w:r w:rsidRPr="0048090B">
        <w:rPr>
          <w:rFonts w:ascii="Times New Roman" w:eastAsia="ＭＳ 明朝" w:hAnsi="Times New Roman" w:cs="Times New Roman"/>
          <w:color w:val="000000" w:themeColor="text1"/>
          <w:szCs w:val="21"/>
        </w:rPr>
        <w:t>[</w:t>
      </w:r>
      <w:r w:rsidR="00DC521C" w:rsidRPr="0048090B">
        <w:rPr>
          <w:rFonts w:ascii="Times New Roman" w:eastAsia="ＭＳ 明朝" w:hAnsi="Times New Roman" w:cs="Times New Roman"/>
          <w:color w:val="000000" w:themeColor="text1"/>
          <w:szCs w:val="21"/>
        </w:rPr>
        <w:t>3</w:t>
      </w:r>
      <w:r w:rsidRPr="0048090B">
        <w:rPr>
          <w:rFonts w:ascii="Times New Roman" w:eastAsia="ＭＳ 明朝" w:hAnsi="Times New Roman" w:cs="Times New Roman"/>
          <w:color w:val="000000" w:themeColor="text1"/>
          <w:szCs w:val="21"/>
        </w:rPr>
        <w:t>]</w:t>
      </w:r>
      <w:r w:rsidR="00720E28" w:rsidRPr="0048090B">
        <w:rPr>
          <w:rFonts w:ascii="Times New Roman" w:eastAsia="ＭＳ 明朝" w:hAnsi="Times New Roman" w:cs="Times New Roman"/>
          <w:szCs w:val="21"/>
        </w:rPr>
        <w:t xml:space="preserve"> </w:t>
      </w:r>
      <w:r w:rsidR="00720E28" w:rsidRPr="0048090B">
        <w:rPr>
          <w:rFonts w:ascii="Times New Roman" w:eastAsia="ＭＳ 明朝" w:hAnsi="Times New Roman" w:cs="Times New Roman"/>
          <w:color w:val="000000" w:themeColor="text1"/>
          <w:szCs w:val="21"/>
        </w:rPr>
        <w:t>武田裕次</w:t>
      </w:r>
      <w:r w:rsidR="002F755E" w:rsidRPr="0048090B">
        <w:rPr>
          <w:rFonts w:ascii="Times New Roman" w:eastAsia="ＭＳ 明朝" w:hAnsi="Times New Roman" w:cs="Times New Roman"/>
          <w:color w:val="000000" w:themeColor="text1"/>
          <w:szCs w:val="21"/>
        </w:rPr>
        <w:t>、徳島大学修士論文、</w:t>
      </w:r>
      <w:r w:rsidR="001B46CE" w:rsidRPr="0048090B">
        <w:rPr>
          <w:rFonts w:ascii="Times New Roman" w:eastAsia="ＭＳ 明朝" w:hAnsi="Times New Roman" w:cs="Times New Roman"/>
          <w:b/>
          <w:bCs/>
          <w:color w:val="000000" w:themeColor="text1"/>
          <w:szCs w:val="21"/>
        </w:rPr>
        <w:t>2011</w:t>
      </w:r>
    </w:p>
    <w:p w14:paraId="64DCB9A2" w14:textId="2B723E84" w:rsidR="005D1B77" w:rsidRDefault="005D1B77" w:rsidP="00031AE9">
      <w:pPr>
        <w:widowControl/>
        <w:rPr>
          <w:ins w:id="1450" w:author="松山 ファミリー" w:date="2023-02-09T16:26:00Z"/>
          <w:rFonts w:ascii="Times New Roman" w:eastAsia="ＭＳ 明朝" w:hAnsi="Times New Roman" w:cs="Times New Roman"/>
          <w:color w:val="000000" w:themeColor="text1"/>
          <w:szCs w:val="21"/>
        </w:rPr>
        <w:pPrChange w:id="1451" w:author="松山 ファミリー" w:date="2023-02-09T19:50:00Z">
          <w:pPr>
            <w:widowControl/>
            <w:jc w:val="left"/>
          </w:pPr>
        </w:pPrChange>
      </w:pPr>
      <w:ins w:id="1452" w:author="松山 ファミリー" w:date="2023-02-09T16:06:00Z">
        <w:r>
          <w:rPr>
            <w:rFonts w:ascii="Times New Roman" w:eastAsia="ＭＳ 明朝" w:hAnsi="Times New Roman" w:cs="Times New Roman" w:hint="eastAsia"/>
            <w:color w:val="000000" w:themeColor="text1"/>
            <w:szCs w:val="21"/>
          </w:rPr>
          <w:t>文献</w:t>
        </w:r>
        <w:r>
          <w:rPr>
            <w:rFonts w:ascii="Times New Roman" w:eastAsia="ＭＳ 明朝" w:hAnsi="Times New Roman" w:cs="Times New Roman"/>
            <w:color w:val="000000" w:themeColor="text1"/>
            <w:szCs w:val="21"/>
          </w:rPr>
          <w:t xml:space="preserve">[4] </w:t>
        </w:r>
      </w:ins>
      <w:ins w:id="1453" w:author="松山 ファミリー" w:date="2023-02-09T16:07:00Z">
        <w:r w:rsidR="00A91F26">
          <w:rPr>
            <w:rFonts w:ascii="Times New Roman" w:eastAsia="ＭＳ 明朝" w:hAnsi="Times New Roman" w:cs="Times New Roman" w:hint="eastAsia"/>
            <w:color w:val="000000" w:themeColor="text1"/>
            <w:szCs w:val="21"/>
          </w:rPr>
          <w:t>三浦裕行</w:t>
        </w:r>
      </w:ins>
      <w:ins w:id="1454" w:author="松山 ファミリー" w:date="2023-02-09T16:08:00Z">
        <w:r w:rsidR="00963A35">
          <w:rPr>
            <w:rFonts w:ascii="Times New Roman" w:eastAsia="ＭＳ 明朝" w:hAnsi="Times New Roman" w:cs="Times New Roman" w:hint="eastAsia"/>
            <w:color w:val="000000" w:themeColor="text1"/>
            <w:szCs w:val="21"/>
          </w:rPr>
          <w:t>、結晶学会誌</w:t>
        </w:r>
        <w:r w:rsidR="00963A35">
          <w:rPr>
            <w:rFonts w:ascii="Times New Roman" w:eastAsia="ＭＳ 明朝" w:hAnsi="Times New Roman" w:cs="Times New Roman"/>
            <w:color w:val="000000" w:themeColor="text1"/>
            <w:szCs w:val="21"/>
          </w:rPr>
          <w:t xml:space="preserve"> (2003) </w:t>
        </w:r>
        <w:r w:rsidR="006C0EF4">
          <w:rPr>
            <w:rFonts w:ascii="Times New Roman" w:eastAsia="ＭＳ 明朝" w:hAnsi="Times New Roman" w:cs="Times New Roman"/>
            <w:color w:val="000000" w:themeColor="text1"/>
            <w:szCs w:val="21"/>
          </w:rPr>
          <w:t>45</w:t>
        </w:r>
        <w:r w:rsidR="006C0EF4">
          <w:rPr>
            <w:rFonts w:ascii="Times New Roman" w:eastAsia="ＭＳ 明朝" w:hAnsi="Times New Roman" w:cs="Times New Roman" w:hint="eastAsia"/>
            <w:color w:val="000000" w:themeColor="text1"/>
            <w:szCs w:val="21"/>
          </w:rPr>
          <w:t>巻</w:t>
        </w:r>
        <w:r w:rsidR="006C0EF4">
          <w:rPr>
            <w:rFonts w:ascii="Times New Roman" w:eastAsia="ＭＳ 明朝" w:hAnsi="Times New Roman" w:cs="Times New Roman"/>
            <w:color w:val="000000" w:themeColor="text1"/>
            <w:szCs w:val="21"/>
          </w:rPr>
          <w:t xml:space="preserve"> 2</w:t>
        </w:r>
        <w:r w:rsidR="006C0EF4">
          <w:rPr>
            <w:rFonts w:ascii="Times New Roman" w:eastAsia="ＭＳ 明朝" w:hAnsi="Times New Roman" w:cs="Times New Roman" w:hint="eastAsia"/>
            <w:color w:val="000000" w:themeColor="text1"/>
            <w:szCs w:val="21"/>
          </w:rPr>
          <w:t>号</w:t>
        </w:r>
        <w:r w:rsidR="006C0EF4">
          <w:rPr>
            <w:rFonts w:ascii="Times New Roman" w:eastAsia="ＭＳ 明朝" w:hAnsi="Times New Roman" w:cs="Times New Roman" w:hint="eastAsia"/>
            <w:color w:val="000000" w:themeColor="text1"/>
            <w:szCs w:val="21"/>
          </w:rPr>
          <w:t xml:space="preserve"> </w:t>
        </w:r>
        <w:r w:rsidR="006C0EF4">
          <w:rPr>
            <w:rFonts w:ascii="Times New Roman" w:eastAsia="ＭＳ 明朝" w:hAnsi="Times New Roman" w:cs="Times New Roman"/>
            <w:color w:val="000000" w:themeColor="text1"/>
            <w:szCs w:val="21"/>
          </w:rPr>
          <w:t>145-147</w:t>
        </w:r>
      </w:ins>
    </w:p>
    <w:p w14:paraId="67763A62" w14:textId="77777777" w:rsidR="008A44BA" w:rsidRDefault="001813DB" w:rsidP="00031AE9">
      <w:pPr>
        <w:widowControl/>
        <w:rPr>
          <w:ins w:id="1455" w:author="松山 ファミリー" w:date="2023-02-09T16:30:00Z"/>
          <w:rFonts w:ascii="Times New Roman" w:eastAsia="ＭＳ 明朝" w:hAnsi="Times New Roman" w:cs="Times New Roman"/>
          <w:color w:val="000000" w:themeColor="text1"/>
          <w:szCs w:val="21"/>
        </w:rPr>
        <w:pPrChange w:id="1456" w:author="松山 ファミリー" w:date="2023-02-09T19:50:00Z">
          <w:pPr>
            <w:widowControl/>
            <w:jc w:val="left"/>
          </w:pPr>
        </w:pPrChange>
      </w:pPr>
      <w:ins w:id="1457" w:author="松山 ファミリー" w:date="2023-02-09T16:26:00Z">
        <w:r>
          <w:rPr>
            <w:rFonts w:ascii="Times New Roman" w:eastAsia="ＭＳ 明朝" w:hAnsi="Times New Roman" w:cs="Times New Roman" w:hint="eastAsia"/>
            <w:color w:val="000000" w:themeColor="text1"/>
            <w:szCs w:val="21"/>
          </w:rPr>
          <w:t>文献</w:t>
        </w:r>
        <w:r>
          <w:rPr>
            <w:rFonts w:ascii="Times New Roman" w:eastAsia="ＭＳ 明朝" w:hAnsi="Times New Roman" w:cs="Times New Roman"/>
            <w:color w:val="000000" w:themeColor="text1"/>
            <w:szCs w:val="21"/>
          </w:rPr>
          <w:t xml:space="preserve">[5] </w:t>
        </w:r>
      </w:ins>
      <w:ins w:id="1458" w:author="松山 ファミリー" w:date="2023-02-09T16:27:00Z">
        <w:r w:rsidR="002200CA">
          <w:rPr>
            <w:rFonts w:ascii="Times New Roman" w:eastAsia="ＭＳ 明朝" w:hAnsi="Times New Roman" w:cs="Times New Roman" w:hint="eastAsia"/>
            <w:color w:val="000000" w:themeColor="text1"/>
            <w:szCs w:val="21"/>
          </w:rPr>
          <w:t>水野渡</w:t>
        </w:r>
      </w:ins>
      <w:ins w:id="1459" w:author="松山 ファミリー" w:date="2023-02-09T16:29:00Z">
        <w:r w:rsidR="00541276">
          <w:rPr>
            <w:rFonts w:ascii="Times New Roman" w:eastAsia="ＭＳ 明朝" w:hAnsi="Times New Roman" w:cs="Times New Roman" w:hint="eastAsia"/>
            <w:color w:val="000000" w:themeColor="text1"/>
            <w:szCs w:val="21"/>
          </w:rPr>
          <w:t>、</w:t>
        </w:r>
        <w:r w:rsidR="00B612BE">
          <w:rPr>
            <w:rFonts w:ascii="Times New Roman" w:eastAsia="ＭＳ 明朝" w:hAnsi="Times New Roman" w:cs="Times New Roman" w:hint="eastAsia"/>
            <w:color w:val="000000" w:themeColor="text1"/>
            <w:szCs w:val="21"/>
          </w:rPr>
          <w:t>塚本吉俊、佐々木克浩、</w:t>
        </w:r>
        <w:r w:rsidR="008A44BA">
          <w:rPr>
            <w:rFonts w:ascii="Times New Roman" w:eastAsia="ＭＳ 明朝" w:hAnsi="Times New Roman" w:cs="Times New Roman" w:hint="eastAsia"/>
            <w:color w:val="000000" w:themeColor="text1"/>
            <w:szCs w:val="21"/>
          </w:rPr>
          <w:t>田中裕</w:t>
        </w:r>
      </w:ins>
      <w:ins w:id="1460" w:author="松山 ファミリー" w:date="2023-02-09T16:30:00Z">
        <w:r w:rsidR="008A44BA">
          <w:rPr>
            <w:rFonts w:ascii="Times New Roman" w:eastAsia="ＭＳ 明朝" w:hAnsi="Times New Roman" w:cs="Times New Roman" w:hint="eastAsia"/>
            <w:color w:val="000000" w:themeColor="text1"/>
            <w:szCs w:val="21"/>
          </w:rPr>
          <w:t>之、加茂陽子、辻翼、横倉裕久</w:t>
        </w:r>
      </w:ins>
      <w:ins w:id="1461" w:author="松山 ファミリー" w:date="2023-02-09T16:27:00Z">
        <w:r w:rsidR="002200CA">
          <w:rPr>
            <w:rFonts w:ascii="Times New Roman" w:eastAsia="ＭＳ 明朝" w:hAnsi="Times New Roman" w:cs="Times New Roman" w:hint="eastAsia"/>
            <w:color w:val="000000" w:themeColor="text1"/>
            <w:szCs w:val="21"/>
          </w:rPr>
          <w:t xml:space="preserve"> </w:t>
        </w:r>
      </w:ins>
      <w:ins w:id="1462" w:author="松山 ファミリー" w:date="2023-02-09T16:26:00Z">
        <w:r>
          <w:rPr>
            <w:rFonts w:ascii="Times New Roman" w:eastAsia="ＭＳ 明朝" w:hAnsi="Times New Roman" w:cs="Times New Roman" w:hint="eastAsia"/>
            <w:color w:val="000000" w:themeColor="text1"/>
            <w:szCs w:val="21"/>
          </w:rPr>
          <w:t>セルロースナノファイバーを用いた導電性複合機能材料・シートの開発</w:t>
        </w:r>
        <w:r w:rsidR="002200CA">
          <w:rPr>
            <w:rFonts w:ascii="Times New Roman" w:eastAsia="ＭＳ 明朝" w:hAnsi="Times New Roman" w:cs="Times New Roman"/>
            <w:color w:val="000000" w:themeColor="text1"/>
            <w:szCs w:val="21"/>
          </w:rPr>
          <w:t xml:space="preserve"> </w:t>
        </w:r>
      </w:ins>
    </w:p>
    <w:p w14:paraId="6FB27262" w14:textId="5F7A0748" w:rsidR="001813DB" w:rsidRPr="005D1B77" w:rsidRDefault="002200CA" w:rsidP="00031AE9">
      <w:pPr>
        <w:widowControl/>
        <w:rPr>
          <w:rFonts w:ascii="Times New Roman" w:eastAsia="ＭＳ 明朝" w:hAnsi="Times New Roman" w:cs="Times New Roman"/>
          <w:color w:val="000000" w:themeColor="text1"/>
          <w:szCs w:val="21"/>
        </w:rPr>
        <w:pPrChange w:id="1463" w:author="松山 ファミリー" w:date="2023-02-09T19:50:00Z">
          <w:pPr>
            <w:widowControl/>
            <w:jc w:val="left"/>
          </w:pPr>
        </w:pPrChange>
      </w:pPr>
      <w:ins w:id="1464" w:author="松山 ファミリー" w:date="2023-02-09T16:27:00Z">
        <w:r w:rsidRPr="002200CA">
          <w:rPr>
            <w:rFonts w:ascii="Times New Roman" w:eastAsia="ＭＳ 明朝" w:hAnsi="Times New Roman" w:cs="Times New Roman"/>
            <w:color w:val="000000" w:themeColor="text1"/>
            <w:szCs w:val="21"/>
          </w:rPr>
          <w:t>https://www.tips-toyama.jp/_wp/wp-content/uploads/2019/02/r2016_17.pdf</w:t>
        </w:r>
      </w:ins>
    </w:p>
    <w:sectPr w:rsidR="001813DB" w:rsidRPr="005D1B77" w:rsidSect="001D55E1">
      <w:pgSz w:w="11906" w:h="16838"/>
      <w:pgMar w:top="1985" w:right="1701" w:bottom="1701" w:left="1701"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12" w:author="松山 ファミリー" w:date="2023-01-29T11:52:00Z" w:initials="松山　晃大">
    <w:p w14:paraId="0FE87954" w14:textId="77777777" w:rsidR="004E4AFC" w:rsidRDefault="009008A5" w:rsidP="00BD12C1">
      <w:pPr>
        <w:jc w:val="left"/>
      </w:pPr>
      <w:r>
        <w:rPr>
          <w:rStyle w:val="ad"/>
        </w:rPr>
        <w:annotationRef/>
      </w:r>
      <w:r w:rsidR="004E4AFC">
        <w:t>値がExcelと異なる90.67 %</w:t>
      </w:r>
    </w:p>
  </w:comment>
  <w:comment w:id="963" w:author="松山 ファミリー" w:date="2023-01-30T17:49:00Z" w:initials="松山">
    <w:p w14:paraId="21D994C2" w14:textId="77777777" w:rsidR="00F67D61" w:rsidRDefault="00F67D61" w:rsidP="00F67D61">
      <w:pPr>
        <w:jc w:val="left"/>
      </w:pPr>
      <w:r>
        <w:rPr>
          <w:rStyle w:val="ad"/>
        </w:rPr>
        <w:annotationRef/>
      </w:r>
      <w:r>
        <w:t>未確認</w:t>
      </w:r>
    </w:p>
  </w:comment>
  <w:comment w:id="982" w:author="松山 ファミリー" w:date="2023-01-30T21:58:00Z" w:initials="松山">
    <w:p w14:paraId="31B7AF8E" w14:textId="77777777" w:rsidR="00F67D61" w:rsidRDefault="00F67D61" w:rsidP="00F67D61">
      <w:pPr>
        <w:jc w:val="left"/>
      </w:pPr>
      <w:r>
        <w:rPr>
          <w:rStyle w:val="ad"/>
        </w:rPr>
        <w:annotationRef/>
      </w:r>
      <w:r>
        <w:rPr>
          <w:color w:val="000000"/>
        </w:rPr>
        <w:t>未確認</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FE87954" w15:done="0"/>
  <w15:commentEx w15:paraId="21D994C2" w15:done="0"/>
  <w15:commentEx w15:paraId="31B7AF8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0DC97" w16cex:dateUtc="2023-01-29T02:52:00Z"/>
  <w16cex:commentExtensible w16cex:durableId="27829DD8" w16cex:dateUtc="2023-01-30T08:49:00Z"/>
  <w16cex:commentExtensible w16cex:durableId="2782BBE9" w16cex:dateUtc="2023-01-30T12: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FE87954" w16cid:durableId="2780DC97"/>
  <w16cid:commentId w16cid:paraId="21D994C2" w16cid:durableId="27829DD8"/>
  <w16cid:commentId w16cid:paraId="31B7AF8E" w16cid:durableId="2782BBE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C28697" w14:textId="77777777" w:rsidR="008D00D7" w:rsidRDefault="008D00D7" w:rsidP="00576156">
      <w:r>
        <w:separator/>
      </w:r>
    </w:p>
  </w:endnote>
  <w:endnote w:type="continuationSeparator" w:id="0">
    <w:p w14:paraId="09D311B8" w14:textId="77777777" w:rsidR="008D00D7" w:rsidRDefault="008D00D7" w:rsidP="00576156">
      <w:r>
        <w:continuationSeparator/>
      </w:r>
    </w:p>
  </w:endnote>
  <w:endnote w:type="continuationNotice" w:id="1">
    <w:p w14:paraId="2EED853C" w14:textId="77777777" w:rsidR="008D00D7" w:rsidRDefault="008D00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ＭＳ Ｐゴシック">
    <w:panose1 w:val="020B0600070205080204"/>
    <w:charset w:val="80"/>
    <w:family w:val="swiss"/>
    <w:pitch w:val="variable"/>
    <w:sig w:usb0="E00002FF" w:usb1="6AC7FDFB" w:usb2="08000012" w:usb3="00000000" w:csb0="0002009F" w:csb1="00000000"/>
  </w:font>
  <w:font w:name="ＭＳ 明朝">
    <w:altName w:val="MS Mincho"/>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426777389"/>
      <w:docPartObj>
        <w:docPartGallery w:val="Page Numbers (Bottom of Page)"/>
        <w:docPartUnique/>
      </w:docPartObj>
    </w:sdtPr>
    <w:sdtContent>
      <w:p w14:paraId="28833118" w14:textId="5C53BB24" w:rsidR="00576156" w:rsidRDefault="00576156" w:rsidP="00DB00B2">
        <w:pPr>
          <w:pStyle w:val="af4"/>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sidR="0048090B">
          <w:rPr>
            <w:rStyle w:val="af6"/>
            <w:noProof/>
          </w:rPr>
          <w:t>0</w:t>
        </w:r>
        <w:r>
          <w:rPr>
            <w:rStyle w:val="af6"/>
          </w:rPr>
          <w:fldChar w:fldCharType="end"/>
        </w:r>
      </w:p>
    </w:sdtContent>
  </w:sdt>
  <w:p w14:paraId="3F57DB41" w14:textId="77777777" w:rsidR="00576156" w:rsidRDefault="00576156">
    <w:pPr>
      <w:pStyle w:val="af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181746647"/>
      <w:docPartObj>
        <w:docPartGallery w:val="Page Numbers (Bottom of Page)"/>
        <w:docPartUnique/>
      </w:docPartObj>
    </w:sdtPr>
    <w:sdtContent>
      <w:p w14:paraId="16420C14" w14:textId="1D47B329" w:rsidR="00576156" w:rsidRDefault="00576156" w:rsidP="00DB00B2">
        <w:pPr>
          <w:pStyle w:val="af4"/>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1</w:t>
        </w:r>
        <w:r>
          <w:rPr>
            <w:rStyle w:val="af6"/>
          </w:rPr>
          <w:fldChar w:fldCharType="end"/>
        </w:r>
      </w:p>
    </w:sdtContent>
  </w:sdt>
  <w:p w14:paraId="5FA69F81" w14:textId="77777777" w:rsidR="00576156" w:rsidRDefault="00576156">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F82210" w14:textId="77777777" w:rsidR="008D00D7" w:rsidRDefault="008D00D7" w:rsidP="00576156">
      <w:r>
        <w:separator/>
      </w:r>
    </w:p>
  </w:footnote>
  <w:footnote w:type="continuationSeparator" w:id="0">
    <w:p w14:paraId="4423F434" w14:textId="77777777" w:rsidR="008D00D7" w:rsidRDefault="008D00D7" w:rsidP="00576156">
      <w:r>
        <w:continuationSeparator/>
      </w:r>
    </w:p>
  </w:footnote>
  <w:footnote w:type="continuationNotice" w:id="1">
    <w:p w14:paraId="1B8CA685" w14:textId="77777777" w:rsidR="008D00D7" w:rsidRDefault="008D00D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4DA"/>
    <w:multiLevelType w:val="hybridMultilevel"/>
    <w:tmpl w:val="8494C534"/>
    <w:lvl w:ilvl="0" w:tplc="D240857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19262A8"/>
    <w:multiLevelType w:val="multilevel"/>
    <w:tmpl w:val="569AD982"/>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9CC1744"/>
    <w:multiLevelType w:val="hybridMultilevel"/>
    <w:tmpl w:val="B8422FCC"/>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 w15:restartNumberingAfterBreak="0">
    <w:nsid w:val="0A0A47C3"/>
    <w:multiLevelType w:val="hybridMultilevel"/>
    <w:tmpl w:val="B7F0F0A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 w15:restartNumberingAfterBreak="0">
    <w:nsid w:val="0BE90D9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 w15:restartNumberingAfterBreak="0">
    <w:nsid w:val="0DC446DA"/>
    <w:multiLevelType w:val="hybridMultilevel"/>
    <w:tmpl w:val="9348D3D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 w15:restartNumberingAfterBreak="0">
    <w:nsid w:val="10525C08"/>
    <w:multiLevelType w:val="hybridMultilevel"/>
    <w:tmpl w:val="86865FA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7" w15:restartNumberingAfterBreak="0">
    <w:nsid w:val="10931D13"/>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8" w15:restartNumberingAfterBreak="0">
    <w:nsid w:val="141510E7"/>
    <w:multiLevelType w:val="hybridMultilevel"/>
    <w:tmpl w:val="00EEE598"/>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9" w15:restartNumberingAfterBreak="0">
    <w:nsid w:val="170E1CDB"/>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0" w15:restartNumberingAfterBreak="0">
    <w:nsid w:val="18EB2A42"/>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1" w15:restartNumberingAfterBreak="0">
    <w:nsid w:val="18F46C6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2" w15:restartNumberingAfterBreak="0">
    <w:nsid w:val="1BDC6E01"/>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3" w15:restartNumberingAfterBreak="0">
    <w:nsid w:val="1F345473"/>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4" w15:restartNumberingAfterBreak="0">
    <w:nsid w:val="1F3B5844"/>
    <w:multiLevelType w:val="hybridMultilevel"/>
    <w:tmpl w:val="D53E452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5" w15:restartNumberingAfterBreak="0">
    <w:nsid w:val="248F4028"/>
    <w:multiLevelType w:val="hybridMultilevel"/>
    <w:tmpl w:val="5EB6C6D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6" w15:restartNumberingAfterBreak="0">
    <w:nsid w:val="265C621C"/>
    <w:multiLevelType w:val="hybridMultilevel"/>
    <w:tmpl w:val="EA4AAC5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7" w15:restartNumberingAfterBreak="0">
    <w:nsid w:val="27701DF0"/>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8" w15:restartNumberingAfterBreak="0">
    <w:nsid w:val="2AEA1595"/>
    <w:multiLevelType w:val="hybridMultilevel"/>
    <w:tmpl w:val="5AD039C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9" w15:restartNumberingAfterBreak="0">
    <w:nsid w:val="2CE64167"/>
    <w:multiLevelType w:val="multilevel"/>
    <w:tmpl w:val="04090023"/>
    <w:lvl w:ilvl="0">
      <w:start w:val="1"/>
      <w:numFmt w:val="decimalFullWidth"/>
      <w:pStyle w:val="1"/>
      <w:lvlText w:val="%1"/>
      <w:lvlJc w:val="left"/>
      <w:pPr>
        <w:ind w:left="425" w:hanging="425"/>
      </w:pPr>
    </w:lvl>
    <w:lvl w:ilvl="1">
      <w:start w:val="1"/>
      <w:numFmt w:val="aiueoFullWidth"/>
      <w:pStyle w:val="2"/>
      <w:lvlText w:val="(%2)"/>
      <w:lvlJc w:val="left"/>
      <w:pPr>
        <w:ind w:left="851" w:hanging="426"/>
      </w:pPr>
    </w:lvl>
    <w:lvl w:ilvl="2">
      <w:start w:val="1"/>
      <w:numFmt w:val="decimalEnclosedCircle"/>
      <w:pStyle w:val="3"/>
      <w:lvlText w:val="%3"/>
      <w:lvlJc w:val="left"/>
      <w:pPr>
        <w:ind w:left="1276" w:hanging="425"/>
      </w:pPr>
    </w:lvl>
    <w:lvl w:ilvl="3">
      <w:start w:val="1"/>
      <w:numFmt w:val="irohaFullWidth"/>
      <w:pStyle w:val="4"/>
      <w:lvlText w:val="(%4)"/>
      <w:lvlJc w:val="left"/>
      <w:pPr>
        <w:ind w:left="1701" w:hanging="425"/>
      </w:pPr>
    </w:lvl>
    <w:lvl w:ilvl="4">
      <w:start w:val="1"/>
      <w:numFmt w:val="none"/>
      <w:pStyle w:val="5"/>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20" w15:restartNumberingAfterBreak="0">
    <w:nsid w:val="3015626E"/>
    <w:multiLevelType w:val="multilevel"/>
    <w:tmpl w:val="7108E1DE"/>
    <w:styleLink w:val="10"/>
    <w:lvl w:ilvl="0">
      <w:start w:val="1"/>
      <w:numFmt w:val="decimal"/>
      <w:lvlText w:val="%1."/>
      <w:lvlJc w:val="left"/>
      <w:pPr>
        <w:ind w:left="420" w:hanging="420"/>
      </w:p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21" w15:restartNumberingAfterBreak="0">
    <w:nsid w:val="31110C80"/>
    <w:multiLevelType w:val="hybridMultilevel"/>
    <w:tmpl w:val="9CD2D3B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2" w15:restartNumberingAfterBreak="0">
    <w:nsid w:val="325D4EE8"/>
    <w:multiLevelType w:val="hybridMultilevel"/>
    <w:tmpl w:val="015C74AE"/>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3" w15:restartNumberingAfterBreak="0">
    <w:nsid w:val="33F75085"/>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4" w15:restartNumberingAfterBreak="0">
    <w:nsid w:val="370B6C28"/>
    <w:multiLevelType w:val="multilevel"/>
    <w:tmpl w:val="0409001F"/>
    <w:numStyleLink w:val="111111"/>
  </w:abstractNum>
  <w:abstractNum w:abstractNumId="25" w15:restartNumberingAfterBreak="0">
    <w:nsid w:val="37DF3256"/>
    <w:multiLevelType w:val="multilevel"/>
    <w:tmpl w:val="229E52A6"/>
    <w:styleLink w:val="11"/>
    <w:lvl w:ilvl="0">
      <w:start w:val="1"/>
      <w:numFmt w:val="decimal"/>
      <w:lvlText w:val="%1 "/>
      <w:lvlJc w:val="left"/>
      <w:pPr>
        <w:ind w:left="425" w:hanging="425"/>
      </w:pPr>
      <w:rPr>
        <w:rFonts w:hint="eastAsia"/>
      </w:rPr>
    </w:lvl>
    <w:lvl w:ilvl="1">
      <w:start w:val="1"/>
      <w:numFmt w:val="decimal"/>
      <w:lvlText w:val="%1-%2"/>
      <w:lvlJc w:val="left"/>
      <w:pPr>
        <w:ind w:left="420" w:hanging="567"/>
      </w:pPr>
      <w:rPr>
        <w:rFonts w:hint="eastAsia"/>
      </w:rPr>
    </w:lvl>
    <w:lvl w:ilvl="2">
      <w:start w:val="1"/>
      <w:numFmt w:val="decimal"/>
      <w:lvlText w:val="%1-%2-%3"/>
      <w:lvlJc w:val="left"/>
      <w:pPr>
        <w:ind w:left="368" w:hanging="567"/>
      </w:pPr>
      <w:rPr>
        <w:rFonts w:hint="eastAsia"/>
      </w:rPr>
    </w:lvl>
    <w:lvl w:ilvl="3">
      <w:start w:val="1"/>
      <w:numFmt w:val="decimal"/>
      <w:lvlText w:val="%4"/>
      <w:lvlJc w:val="left"/>
      <w:pPr>
        <w:ind w:left="514" w:hanging="708"/>
      </w:pPr>
      <w:rPr>
        <w:rFonts w:ascii="Times New Roman" w:hAnsi="Times New Roman" w:hint="default"/>
        <w:color w:val="auto"/>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387350D0"/>
    <w:multiLevelType w:val="hybridMultilevel"/>
    <w:tmpl w:val="729A081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7" w15:restartNumberingAfterBreak="0">
    <w:nsid w:val="388D3B6F"/>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8" w15:restartNumberingAfterBreak="0">
    <w:nsid w:val="399433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3BB53DFC"/>
    <w:multiLevelType w:val="multilevel"/>
    <w:tmpl w:val="BD4C7C88"/>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3E477B9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1" w15:restartNumberingAfterBreak="0">
    <w:nsid w:val="3F7B0262"/>
    <w:multiLevelType w:val="hybridMultilevel"/>
    <w:tmpl w:val="BDB2E562"/>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2" w15:restartNumberingAfterBreak="0">
    <w:nsid w:val="40856759"/>
    <w:multiLevelType w:val="hybridMultilevel"/>
    <w:tmpl w:val="5E28B7D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4190642B"/>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4" w15:restartNumberingAfterBreak="0">
    <w:nsid w:val="421972B2"/>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5" w15:restartNumberingAfterBreak="0">
    <w:nsid w:val="431C5713"/>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6" w15:restartNumberingAfterBreak="0">
    <w:nsid w:val="432F3519"/>
    <w:multiLevelType w:val="hybridMultilevel"/>
    <w:tmpl w:val="7648477C"/>
    <w:lvl w:ilvl="0" w:tplc="04090011">
      <w:start w:val="1"/>
      <w:numFmt w:val="decimalEnclosedCircle"/>
      <w:lvlText w:val="%1"/>
      <w:lvlJc w:val="left"/>
      <w:pPr>
        <w:ind w:left="420" w:hanging="420"/>
      </w:pPr>
    </w:lvl>
    <w:lvl w:ilvl="1" w:tplc="FFFFFFFF">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7" w15:restartNumberingAfterBreak="0">
    <w:nsid w:val="45796B81"/>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15:restartNumberingAfterBreak="0">
    <w:nsid w:val="483F526A"/>
    <w:multiLevelType w:val="multilevel"/>
    <w:tmpl w:val="0409001D"/>
    <w:styleLink w:val="1ai"/>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9" w15:restartNumberingAfterBreak="0">
    <w:nsid w:val="49BE3D48"/>
    <w:multiLevelType w:val="hybridMultilevel"/>
    <w:tmpl w:val="15E43CB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0" w15:restartNumberingAfterBreak="0">
    <w:nsid w:val="4ABF43ED"/>
    <w:multiLevelType w:val="hybridMultilevel"/>
    <w:tmpl w:val="11CE566E"/>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1" w15:restartNumberingAfterBreak="0">
    <w:nsid w:val="4C6F1429"/>
    <w:multiLevelType w:val="hybridMultilevel"/>
    <w:tmpl w:val="BDB2E562"/>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2" w15:restartNumberingAfterBreak="0">
    <w:nsid w:val="4EFE2C4A"/>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3" w15:restartNumberingAfterBreak="0">
    <w:nsid w:val="530D5E53"/>
    <w:multiLevelType w:val="hybridMultilevel"/>
    <w:tmpl w:val="6D2241E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4" w15:restartNumberingAfterBreak="0">
    <w:nsid w:val="537446B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5" w15:restartNumberingAfterBreak="0">
    <w:nsid w:val="556C4C97"/>
    <w:multiLevelType w:val="hybridMultilevel"/>
    <w:tmpl w:val="511CF1D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6" w15:restartNumberingAfterBreak="0">
    <w:nsid w:val="556F556E"/>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7" w15:restartNumberingAfterBreak="0">
    <w:nsid w:val="562D5583"/>
    <w:multiLevelType w:val="hybridMultilevel"/>
    <w:tmpl w:val="E0D25AF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8" w15:restartNumberingAfterBreak="0">
    <w:nsid w:val="57633C6C"/>
    <w:multiLevelType w:val="hybridMultilevel"/>
    <w:tmpl w:val="5E3C7C9A"/>
    <w:lvl w:ilvl="0" w:tplc="04090011">
      <w:start w:val="1"/>
      <w:numFmt w:val="decimalEnclosedCircle"/>
      <w:lvlText w:val="%1"/>
      <w:lvlJc w:val="left"/>
      <w:pPr>
        <w:ind w:left="420" w:hanging="420"/>
      </w:pPr>
    </w:lvl>
    <w:lvl w:ilvl="1" w:tplc="FFFFFFFF" w:tentative="1">
      <w:start w:val="1"/>
      <w:numFmt w:val="aiueoFullWidth"/>
      <w:lvlText w:val="(%2)"/>
      <w:lvlJc w:val="left"/>
      <w:pPr>
        <w:ind w:left="1260" w:hanging="420"/>
      </w:pPr>
    </w:lvl>
    <w:lvl w:ilvl="2" w:tplc="FFFFFFFF" w:tentative="1">
      <w:start w:val="1"/>
      <w:numFmt w:val="decimalEnclosedCircle"/>
      <w:lvlText w:val="%3"/>
      <w:lvlJc w:val="left"/>
      <w:pPr>
        <w:ind w:left="1680" w:hanging="420"/>
      </w:pPr>
    </w:lvl>
    <w:lvl w:ilvl="3" w:tplc="FFFFFFFF" w:tentative="1">
      <w:start w:val="1"/>
      <w:numFmt w:val="decimal"/>
      <w:lvlText w:val="%4."/>
      <w:lvlJc w:val="left"/>
      <w:pPr>
        <w:ind w:left="2100" w:hanging="420"/>
      </w:pPr>
    </w:lvl>
    <w:lvl w:ilvl="4" w:tplc="FFFFFFFF" w:tentative="1">
      <w:start w:val="1"/>
      <w:numFmt w:val="aiueoFullWidth"/>
      <w:lvlText w:val="(%5)"/>
      <w:lvlJc w:val="left"/>
      <w:pPr>
        <w:ind w:left="2520" w:hanging="420"/>
      </w:pPr>
    </w:lvl>
    <w:lvl w:ilvl="5" w:tplc="FFFFFFFF" w:tentative="1">
      <w:start w:val="1"/>
      <w:numFmt w:val="decimalEnclosedCircle"/>
      <w:lvlText w:val="%6"/>
      <w:lvlJc w:val="left"/>
      <w:pPr>
        <w:ind w:left="2940" w:hanging="420"/>
      </w:pPr>
    </w:lvl>
    <w:lvl w:ilvl="6" w:tplc="FFFFFFFF" w:tentative="1">
      <w:start w:val="1"/>
      <w:numFmt w:val="decimal"/>
      <w:lvlText w:val="%7."/>
      <w:lvlJc w:val="left"/>
      <w:pPr>
        <w:ind w:left="3360" w:hanging="420"/>
      </w:pPr>
    </w:lvl>
    <w:lvl w:ilvl="7" w:tplc="FFFFFFFF" w:tentative="1">
      <w:start w:val="1"/>
      <w:numFmt w:val="aiueoFullWidth"/>
      <w:lvlText w:val="(%8)"/>
      <w:lvlJc w:val="left"/>
      <w:pPr>
        <w:ind w:left="3780" w:hanging="420"/>
      </w:pPr>
    </w:lvl>
    <w:lvl w:ilvl="8" w:tplc="FFFFFFFF" w:tentative="1">
      <w:start w:val="1"/>
      <w:numFmt w:val="decimalEnclosedCircle"/>
      <w:lvlText w:val="%9"/>
      <w:lvlJc w:val="left"/>
      <w:pPr>
        <w:ind w:left="4200" w:hanging="420"/>
      </w:pPr>
    </w:lvl>
  </w:abstractNum>
  <w:abstractNum w:abstractNumId="49" w15:restartNumberingAfterBreak="0">
    <w:nsid w:val="594A435D"/>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0" w15:restartNumberingAfterBreak="0">
    <w:nsid w:val="5E6648B4"/>
    <w:multiLevelType w:val="hybridMultilevel"/>
    <w:tmpl w:val="4880D3C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1" w15:restartNumberingAfterBreak="0">
    <w:nsid w:val="5E9B2B85"/>
    <w:multiLevelType w:val="hybridMultilevel"/>
    <w:tmpl w:val="218EB77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2" w15:restartNumberingAfterBreak="0">
    <w:nsid w:val="5F83675E"/>
    <w:multiLevelType w:val="hybridMultilevel"/>
    <w:tmpl w:val="25CC82BA"/>
    <w:lvl w:ilvl="0" w:tplc="CCE03BE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3" w15:restartNumberingAfterBreak="0">
    <w:nsid w:val="5FE34416"/>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4" w15:restartNumberingAfterBreak="0">
    <w:nsid w:val="634A5E51"/>
    <w:multiLevelType w:val="hybridMultilevel"/>
    <w:tmpl w:val="025CBF4C"/>
    <w:styleLink w:val="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5" w15:restartNumberingAfterBreak="0">
    <w:nsid w:val="661918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6" w15:restartNumberingAfterBreak="0">
    <w:nsid w:val="69982F6F"/>
    <w:multiLevelType w:val="hybridMultilevel"/>
    <w:tmpl w:val="BDB2E56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7" w15:restartNumberingAfterBreak="0">
    <w:nsid w:val="6AC42EF1"/>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8" w15:restartNumberingAfterBreak="0">
    <w:nsid w:val="6BA43AF3"/>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9" w15:restartNumberingAfterBreak="0">
    <w:nsid w:val="779023AD"/>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0" w15:restartNumberingAfterBreak="0">
    <w:nsid w:val="79590AF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1" w15:restartNumberingAfterBreak="0">
    <w:nsid w:val="7A3342A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2" w15:restartNumberingAfterBreak="0">
    <w:nsid w:val="7BB234C3"/>
    <w:multiLevelType w:val="hybridMultilevel"/>
    <w:tmpl w:val="818C7A8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3" w15:restartNumberingAfterBreak="0">
    <w:nsid w:val="7C163517"/>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4" w15:restartNumberingAfterBreak="0">
    <w:nsid w:val="7CB91A71"/>
    <w:multiLevelType w:val="hybridMultilevel"/>
    <w:tmpl w:val="3B9406B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5" w15:restartNumberingAfterBreak="0">
    <w:nsid w:val="7ED03436"/>
    <w:multiLevelType w:val="hybridMultilevel"/>
    <w:tmpl w:val="C1209DCC"/>
    <w:lvl w:ilvl="0" w:tplc="04090011">
      <w:start w:val="1"/>
      <w:numFmt w:val="decimalEnclosedCircle"/>
      <w:lvlText w:val="%1"/>
      <w:lvlJc w:val="left"/>
      <w:pPr>
        <w:ind w:left="420" w:hanging="420"/>
      </w:pPr>
    </w:lvl>
    <w:lvl w:ilvl="1" w:tplc="FFFFFFFF" w:tentative="1">
      <w:start w:val="1"/>
      <w:numFmt w:val="aiueoFullWidth"/>
      <w:lvlText w:val="(%2)"/>
      <w:lvlJc w:val="left"/>
      <w:pPr>
        <w:ind w:left="1260" w:hanging="420"/>
      </w:pPr>
    </w:lvl>
    <w:lvl w:ilvl="2" w:tplc="FFFFFFFF" w:tentative="1">
      <w:start w:val="1"/>
      <w:numFmt w:val="decimalEnclosedCircle"/>
      <w:lvlText w:val="%3"/>
      <w:lvlJc w:val="left"/>
      <w:pPr>
        <w:ind w:left="1680" w:hanging="420"/>
      </w:pPr>
    </w:lvl>
    <w:lvl w:ilvl="3" w:tplc="FFFFFFFF" w:tentative="1">
      <w:start w:val="1"/>
      <w:numFmt w:val="decimal"/>
      <w:lvlText w:val="%4."/>
      <w:lvlJc w:val="left"/>
      <w:pPr>
        <w:ind w:left="2100" w:hanging="420"/>
      </w:pPr>
    </w:lvl>
    <w:lvl w:ilvl="4" w:tplc="FFFFFFFF" w:tentative="1">
      <w:start w:val="1"/>
      <w:numFmt w:val="aiueoFullWidth"/>
      <w:lvlText w:val="(%5)"/>
      <w:lvlJc w:val="left"/>
      <w:pPr>
        <w:ind w:left="2520" w:hanging="420"/>
      </w:pPr>
    </w:lvl>
    <w:lvl w:ilvl="5" w:tplc="FFFFFFFF" w:tentative="1">
      <w:start w:val="1"/>
      <w:numFmt w:val="decimalEnclosedCircle"/>
      <w:lvlText w:val="%6"/>
      <w:lvlJc w:val="left"/>
      <w:pPr>
        <w:ind w:left="2940" w:hanging="420"/>
      </w:pPr>
    </w:lvl>
    <w:lvl w:ilvl="6" w:tplc="FFFFFFFF" w:tentative="1">
      <w:start w:val="1"/>
      <w:numFmt w:val="decimal"/>
      <w:lvlText w:val="%7."/>
      <w:lvlJc w:val="left"/>
      <w:pPr>
        <w:ind w:left="3360" w:hanging="420"/>
      </w:pPr>
    </w:lvl>
    <w:lvl w:ilvl="7" w:tplc="FFFFFFFF" w:tentative="1">
      <w:start w:val="1"/>
      <w:numFmt w:val="aiueoFullWidth"/>
      <w:lvlText w:val="(%8)"/>
      <w:lvlJc w:val="left"/>
      <w:pPr>
        <w:ind w:left="3780" w:hanging="420"/>
      </w:pPr>
    </w:lvl>
    <w:lvl w:ilvl="8" w:tplc="FFFFFFFF" w:tentative="1">
      <w:start w:val="1"/>
      <w:numFmt w:val="decimalEnclosedCircle"/>
      <w:lvlText w:val="%9"/>
      <w:lvlJc w:val="left"/>
      <w:pPr>
        <w:ind w:left="4200" w:hanging="420"/>
      </w:pPr>
    </w:lvl>
  </w:abstractNum>
  <w:abstractNum w:abstractNumId="66" w15:restartNumberingAfterBreak="0">
    <w:nsid w:val="7EED1C69"/>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7" w15:restartNumberingAfterBreak="0">
    <w:nsid w:val="7FD977B2"/>
    <w:multiLevelType w:val="multilevel"/>
    <w:tmpl w:val="7D6AD9C2"/>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1132553087">
    <w:abstractNumId w:val="45"/>
  </w:num>
  <w:num w:numId="2" w16cid:durableId="1569266219">
    <w:abstractNumId w:val="20"/>
  </w:num>
  <w:num w:numId="3" w16cid:durableId="1226523977">
    <w:abstractNumId w:val="37"/>
  </w:num>
  <w:num w:numId="4" w16cid:durableId="1645890940">
    <w:abstractNumId w:val="38"/>
  </w:num>
  <w:num w:numId="5" w16cid:durableId="1800683321">
    <w:abstractNumId w:val="19"/>
  </w:num>
  <w:num w:numId="6" w16cid:durableId="1070736851">
    <w:abstractNumId w:val="36"/>
  </w:num>
  <w:num w:numId="7" w16cid:durableId="1811626936">
    <w:abstractNumId w:val="6"/>
  </w:num>
  <w:num w:numId="8" w16cid:durableId="519395444">
    <w:abstractNumId w:val="64"/>
  </w:num>
  <w:num w:numId="9" w16cid:durableId="801727530">
    <w:abstractNumId w:val="8"/>
  </w:num>
  <w:num w:numId="10" w16cid:durableId="130173410">
    <w:abstractNumId w:val="15"/>
  </w:num>
  <w:num w:numId="11" w16cid:durableId="193154180">
    <w:abstractNumId w:val="40"/>
  </w:num>
  <w:num w:numId="12" w16cid:durableId="229003330">
    <w:abstractNumId w:val="26"/>
  </w:num>
  <w:num w:numId="13" w16cid:durableId="1566263516">
    <w:abstractNumId w:val="43"/>
  </w:num>
  <w:num w:numId="14" w16cid:durableId="707795979">
    <w:abstractNumId w:val="39"/>
  </w:num>
  <w:num w:numId="15" w16cid:durableId="1194729923">
    <w:abstractNumId w:val="47"/>
  </w:num>
  <w:num w:numId="16" w16cid:durableId="1331102978">
    <w:abstractNumId w:val="2"/>
  </w:num>
  <w:num w:numId="17" w16cid:durableId="686441044">
    <w:abstractNumId w:val="29"/>
  </w:num>
  <w:num w:numId="18" w16cid:durableId="661734305">
    <w:abstractNumId w:val="67"/>
  </w:num>
  <w:num w:numId="19" w16cid:durableId="361444703">
    <w:abstractNumId w:val="1"/>
  </w:num>
  <w:num w:numId="20" w16cid:durableId="1166820306">
    <w:abstractNumId w:val="51"/>
  </w:num>
  <w:num w:numId="21" w16cid:durableId="1784300502">
    <w:abstractNumId w:val="50"/>
  </w:num>
  <w:num w:numId="22" w16cid:durableId="1053383960">
    <w:abstractNumId w:val="48"/>
  </w:num>
  <w:num w:numId="23" w16cid:durableId="1547788826">
    <w:abstractNumId w:val="62"/>
  </w:num>
  <w:num w:numId="24" w16cid:durableId="1620720149">
    <w:abstractNumId w:val="22"/>
  </w:num>
  <w:num w:numId="25" w16cid:durableId="1262641860">
    <w:abstractNumId w:val="65"/>
  </w:num>
  <w:num w:numId="26" w16cid:durableId="637304824">
    <w:abstractNumId w:val="18"/>
  </w:num>
  <w:num w:numId="27" w16cid:durableId="1762724916">
    <w:abstractNumId w:val="5"/>
  </w:num>
  <w:num w:numId="28" w16cid:durableId="1080180047">
    <w:abstractNumId w:val="21"/>
  </w:num>
  <w:num w:numId="29" w16cid:durableId="2080251941">
    <w:abstractNumId w:val="14"/>
  </w:num>
  <w:num w:numId="30" w16cid:durableId="2122217708">
    <w:abstractNumId w:val="32"/>
  </w:num>
  <w:num w:numId="31" w16cid:durableId="855198126">
    <w:abstractNumId w:val="35"/>
  </w:num>
  <w:num w:numId="32" w16cid:durableId="2074347501">
    <w:abstractNumId w:val="12"/>
  </w:num>
  <w:num w:numId="33" w16cid:durableId="1162425567">
    <w:abstractNumId w:val="53"/>
  </w:num>
  <w:num w:numId="34" w16cid:durableId="2113042445">
    <w:abstractNumId w:val="56"/>
  </w:num>
  <w:num w:numId="35" w16cid:durableId="649990584">
    <w:abstractNumId w:val="16"/>
  </w:num>
  <w:num w:numId="36" w16cid:durableId="1001813819">
    <w:abstractNumId w:val="3"/>
  </w:num>
  <w:num w:numId="37" w16cid:durableId="126164567">
    <w:abstractNumId w:val="30"/>
  </w:num>
  <w:num w:numId="38" w16cid:durableId="1107115335">
    <w:abstractNumId w:val="61"/>
  </w:num>
  <w:num w:numId="39" w16cid:durableId="860045783">
    <w:abstractNumId w:val="17"/>
  </w:num>
  <w:num w:numId="40" w16cid:durableId="1396007377">
    <w:abstractNumId w:val="60"/>
  </w:num>
  <w:num w:numId="41" w16cid:durableId="1680540216">
    <w:abstractNumId w:val="27"/>
  </w:num>
  <w:num w:numId="42" w16cid:durableId="469984366">
    <w:abstractNumId w:val="33"/>
  </w:num>
  <w:num w:numId="43" w16cid:durableId="1716468401">
    <w:abstractNumId w:val="59"/>
  </w:num>
  <w:num w:numId="44" w16cid:durableId="260115921">
    <w:abstractNumId w:val="66"/>
  </w:num>
  <w:num w:numId="45" w16cid:durableId="452796236">
    <w:abstractNumId w:val="7"/>
  </w:num>
  <w:num w:numId="46" w16cid:durableId="32267308">
    <w:abstractNumId w:val="63"/>
  </w:num>
  <w:num w:numId="47" w16cid:durableId="315497234">
    <w:abstractNumId w:val="46"/>
  </w:num>
  <w:num w:numId="48" w16cid:durableId="241070306">
    <w:abstractNumId w:val="49"/>
  </w:num>
  <w:num w:numId="49" w16cid:durableId="317658528">
    <w:abstractNumId w:val="13"/>
  </w:num>
  <w:num w:numId="50" w16cid:durableId="528421155">
    <w:abstractNumId w:val="41"/>
  </w:num>
  <w:num w:numId="51" w16cid:durableId="1080903848">
    <w:abstractNumId w:val="9"/>
  </w:num>
  <w:num w:numId="52" w16cid:durableId="363989026">
    <w:abstractNumId w:val="44"/>
  </w:num>
  <w:num w:numId="53" w16cid:durableId="1509903858">
    <w:abstractNumId w:val="11"/>
  </w:num>
  <w:num w:numId="54" w16cid:durableId="1882815428">
    <w:abstractNumId w:val="4"/>
  </w:num>
  <w:num w:numId="55" w16cid:durableId="1489130218">
    <w:abstractNumId w:val="10"/>
  </w:num>
  <w:num w:numId="56" w16cid:durableId="1097553056">
    <w:abstractNumId w:val="42"/>
  </w:num>
  <w:num w:numId="57" w16cid:durableId="1956673803">
    <w:abstractNumId w:val="34"/>
  </w:num>
  <w:num w:numId="58" w16cid:durableId="785732053">
    <w:abstractNumId w:val="58"/>
  </w:num>
  <w:num w:numId="59" w16cid:durableId="573903880">
    <w:abstractNumId w:val="31"/>
  </w:num>
  <w:num w:numId="60" w16cid:durableId="1217737274">
    <w:abstractNumId w:val="25"/>
  </w:num>
  <w:num w:numId="61" w16cid:durableId="730226094">
    <w:abstractNumId w:val="24"/>
    <w:lvlOverride w:ilvl="0">
      <w:lvl w:ilvl="0">
        <w:start w:val="1"/>
        <w:numFmt w:val="decimal"/>
        <w:lvlText w:val="%1 "/>
        <w:lvlJc w:val="left"/>
        <w:pPr>
          <w:ind w:left="425" w:hanging="425"/>
        </w:pPr>
        <w:rPr>
          <w:rFonts w:hint="eastAsia"/>
        </w:rPr>
      </w:lvl>
    </w:lvlOverride>
    <w:lvlOverride w:ilvl="1">
      <w:lvl w:ilvl="1">
        <w:start w:val="1"/>
        <w:numFmt w:val="decimal"/>
        <w:lvlText w:val="%1-%2"/>
        <w:lvlJc w:val="left"/>
        <w:pPr>
          <w:tabs>
            <w:tab w:val="num" w:pos="397"/>
          </w:tabs>
          <w:ind w:left="0" w:firstLine="0"/>
        </w:pPr>
        <w:rPr>
          <w:rFonts w:hint="eastAsia"/>
        </w:rPr>
      </w:lvl>
    </w:lvlOverride>
    <w:lvlOverride w:ilvl="2">
      <w:lvl w:ilvl="2">
        <w:start w:val="1"/>
        <w:numFmt w:val="decimal"/>
        <w:lvlText w:val="%1-%2-%3"/>
        <w:lvlJc w:val="left"/>
        <w:pPr>
          <w:ind w:left="1417" w:hanging="1417"/>
        </w:pPr>
        <w:rPr>
          <w:rFonts w:hint="eastAsia"/>
        </w:rPr>
      </w:lvl>
    </w:lvlOverride>
    <w:lvlOverride w:ilvl="3">
      <w:lvl w:ilvl="3">
        <w:start w:val="1"/>
        <w:numFmt w:val="decimal"/>
        <w:lvlText w:val="%1-%2-%3-%4"/>
        <w:lvlJc w:val="left"/>
        <w:pPr>
          <w:ind w:left="1984" w:hanging="1984"/>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2" w16cid:durableId="648749018">
    <w:abstractNumId w:val="24"/>
    <w:lvlOverride w:ilvl="0">
      <w:lvl w:ilvl="0">
        <w:start w:val="1"/>
        <w:numFmt w:val="decimal"/>
        <w:lvlText w:val="%1."/>
        <w:lvlJc w:val="left"/>
        <w:pPr>
          <w:ind w:left="425" w:hanging="425"/>
        </w:pPr>
      </w:lvl>
    </w:lvlOverride>
    <w:lvlOverride w:ilvl="1">
      <w:lvl w:ilvl="1">
        <w:start w:val="1"/>
        <w:numFmt w:val="decimal"/>
        <w:lvlText w:val="%1.%2."/>
        <w:lvlJc w:val="left"/>
        <w:pPr>
          <w:ind w:left="567" w:hanging="567"/>
        </w:pPr>
      </w:lvl>
    </w:lvlOverride>
    <w:lvlOverride w:ilvl="2">
      <w:lvl w:ilvl="2">
        <w:start w:val="1"/>
        <w:numFmt w:val="decimal"/>
        <w:lvlText w:val="%1.%2.%3."/>
        <w:lvlJc w:val="left"/>
        <w:pPr>
          <w:ind w:left="709" w:hanging="709"/>
        </w:pPr>
      </w:lvl>
    </w:lvlOverride>
    <w:lvlOverride w:ilvl="3">
      <w:lvl w:ilvl="3">
        <w:start w:val="1"/>
        <w:numFmt w:val="decimal"/>
        <w:lvlText w:val="%1.%2.%3.%4."/>
        <w:lvlJc w:val="left"/>
        <w:pPr>
          <w:ind w:left="851" w:hanging="851"/>
        </w:pPr>
      </w:lvl>
    </w:lvlOverride>
    <w:lvlOverride w:ilvl="4">
      <w:lvl w:ilvl="4">
        <w:start w:val="1"/>
        <w:numFmt w:val="decimal"/>
        <w:lvlText w:val="%1.%2.%3.%4.%5."/>
        <w:lvlJc w:val="left"/>
        <w:pPr>
          <w:ind w:left="992" w:hanging="992"/>
        </w:pPr>
      </w:lvl>
    </w:lvlOverride>
    <w:lvlOverride w:ilvl="5">
      <w:lvl w:ilvl="5">
        <w:start w:val="1"/>
        <w:numFmt w:val="decimal"/>
        <w:lvlText w:val="%1.%2.%3.%4.%5.%6."/>
        <w:lvlJc w:val="left"/>
        <w:pPr>
          <w:ind w:left="1134" w:hanging="1134"/>
        </w:pPr>
      </w:lvl>
    </w:lvlOverride>
    <w:lvlOverride w:ilvl="6">
      <w:lvl w:ilvl="6">
        <w:start w:val="1"/>
        <w:numFmt w:val="decimal"/>
        <w:lvlText w:val="%1.%2.%3.%4.%5.%6.%7."/>
        <w:lvlJc w:val="left"/>
        <w:pPr>
          <w:ind w:left="1276" w:hanging="1276"/>
        </w:pPr>
      </w:lvl>
    </w:lvlOverride>
    <w:lvlOverride w:ilvl="7">
      <w:lvl w:ilvl="7">
        <w:start w:val="1"/>
        <w:numFmt w:val="decimal"/>
        <w:lvlText w:val="%1.%2.%3.%4.%5.%6.%7.%8."/>
        <w:lvlJc w:val="left"/>
        <w:pPr>
          <w:ind w:left="1418" w:hanging="1418"/>
        </w:pPr>
      </w:lvl>
    </w:lvlOverride>
    <w:lvlOverride w:ilvl="8">
      <w:lvl w:ilvl="8">
        <w:start w:val="1"/>
        <w:numFmt w:val="decimal"/>
        <w:lvlText w:val="%1.%2.%3.%4.%5.%6.%7.%8.%9."/>
        <w:lvlJc w:val="left"/>
        <w:pPr>
          <w:ind w:left="1559" w:hanging="1559"/>
        </w:pPr>
      </w:lvl>
    </w:lvlOverride>
  </w:num>
  <w:num w:numId="63" w16cid:durableId="332227564">
    <w:abstractNumId w:val="54"/>
  </w:num>
  <w:num w:numId="64" w16cid:durableId="2121097751">
    <w:abstractNumId w:val="57"/>
  </w:num>
  <w:num w:numId="65" w16cid:durableId="1039356093">
    <w:abstractNumId w:val="23"/>
  </w:num>
  <w:num w:numId="66" w16cid:durableId="59716276">
    <w:abstractNumId w:val="55"/>
  </w:num>
  <w:num w:numId="67" w16cid:durableId="211498887">
    <w:abstractNumId w:val="0"/>
  </w:num>
  <w:num w:numId="68" w16cid:durableId="1816726280">
    <w:abstractNumId w:val="52"/>
  </w:num>
  <w:num w:numId="69" w16cid:durableId="614944364">
    <w:abstractNumId w:val="28"/>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松山 ファミリー">
    <w15:presenceInfo w15:providerId="Windows Live" w15:userId="9fadbf8cd42e59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bordersDoNotSurroundHeader/>
  <w:bordersDoNotSurroundFooter/>
  <w:activeWritingStyle w:appName="MSWord" w:lang="en-US" w:vendorID="64" w:dllVersion="0" w:nlCheck="1" w:checkStyle="0"/>
  <w:activeWritingStyle w:appName="MSWord" w:lang="ja-JP" w:vendorID="64" w:dllVersion="0" w:nlCheck="1" w:checkStyle="1"/>
  <w:proofState w:spelling="clean" w:grammar="clean"/>
  <w:trackRevisions/>
  <w:defaultTabStop w:val="840"/>
  <w:displayHorizontalDrawingGridEvery w:val="0"/>
  <w:displayVerticalDrawingGridEvery w:val="2"/>
  <w:characterSpacingControl w:val="compressPunctuation"/>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E2E"/>
    <w:rsid w:val="00000EB1"/>
    <w:rsid w:val="00001089"/>
    <w:rsid w:val="00002FC4"/>
    <w:rsid w:val="00004087"/>
    <w:rsid w:val="000056FC"/>
    <w:rsid w:val="00005FB3"/>
    <w:rsid w:val="00006349"/>
    <w:rsid w:val="000065E9"/>
    <w:rsid w:val="00006613"/>
    <w:rsid w:val="00006D9A"/>
    <w:rsid w:val="000073FB"/>
    <w:rsid w:val="0001037F"/>
    <w:rsid w:val="00012ACB"/>
    <w:rsid w:val="000150FF"/>
    <w:rsid w:val="00015FB0"/>
    <w:rsid w:val="000167B0"/>
    <w:rsid w:val="000231E7"/>
    <w:rsid w:val="000251BA"/>
    <w:rsid w:val="000254DF"/>
    <w:rsid w:val="000273D8"/>
    <w:rsid w:val="00027655"/>
    <w:rsid w:val="00031AE9"/>
    <w:rsid w:val="00031E11"/>
    <w:rsid w:val="00033617"/>
    <w:rsid w:val="000339E3"/>
    <w:rsid w:val="00033C6C"/>
    <w:rsid w:val="00033EC1"/>
    <w:rsid w:val="00034839"/>
    <w:rsid w:val="00036826"/>
    <w:rsid w:val="00036FA0"/>
    <w:rsid w:val="0003740D"/>
    <w:rsid w:val="00037EE2"/>
    <w:rsid w:val="00040B30"/>
    <w:rsid w:val="00040EFF"/>
    <w:rsid w:val="00041396"/>
    <w:rsid w:val="000422B1"/>
    <w:rsid w:val="000422B8"/>
    <w:rsid w:val="00042B03"/>
    <w:rsid w:val="00042D2E"/>
    <w:rsid w:val="00043BA4"/>
    <w:rsid w:val="00044E15"/>
    <w:rsid w:val="0004599A"/>
    <w:rsid w:val="0004644C"/>
    <w:rsid w:val="000477EE"/>
    <w:rsid w:val="00050BE7"/>
    <w:rsid w:val="00050E52"/>
    <w:rsid w:val="00053D86"/>
    <w:rsid w:val="000540CD"/>
    <w:rsid w:val="0005687E"/>
    <w:rsid w:val="00057351"/>
    <w:rsid w:val="00060A21"/>
    <w:rsid w:val="00060AE0"/>
    <w:rsid w:val="000636BD"/>
    <w:rsid w:val="00063A0E"/>
    <w:rsid w:val="000648C1"/>
    <w:rsid w:val="00064AD4"/>
    <w:rsid w:val="00065447"/>
    <w:rsid w:val="000673A8"/>
    <w:rsid w:val="000675EB"/>
    <w:rsid w:val="00067C18"/>
    <w:rsid w:val="00070374"/>
    <w:rsid w:val="00070E9D"/>
    <w:rsid w:val="00070F54"/>
    <w:rsid w:val="00071619"/>
    <w:rsid w:val="000717FF"/>
    <w:rsid w:val="00072238"/>
    <w:rsid w:val="00072ABA"/>
    <w:rsid w:val="000738CB"/>
    <w:rsid w:val="0007487F"/>
    <w:rsid w:val="00075D40"/>
    <w:rsid w:val="00077AA5"/>
    <w:rsid w:val="000815D4"/>
    <w:rsid w:val="00083758"/>
    <w:rsid w:val="00085B9D"/>
    <w:rsid w:val="00086CED"/>
    <w:rsid w:val="00086FC2"/>
    <w:rsid w:val="00091742"/>
    <w:rsid w:val="000938C1"/>
    <w:rsid w:val="000942C4"/>
    <w:rsid w:val="00094FD3"/>
    <w:rsid w:val="00095F32"/>
    <w:rsid w:val="00097691"/>
    <w:rsid w:val="00097F14"/>
    <w:rsid w:val="000A37BA"/>
    <w:rsid w:val="000A3C92"/>
    <w:rsid w:val="000A6B2C"/>
    <w:rsid w:val="000A6E93"/>
    <w:rsid w:val="000B198C"/>
    <w:rsid w:val="000B253C"/>
    <w:rsid w:val="000B2802"/>
    <w:rsid w:val="000B2CA6"/>
    <w:rsid w:val="000B485A"/>
    <w:rsid w:val="000B4EF8"/>
    <w:rsid w:val="000B5817"/>
    <w:rsid w:val="000B7079"/>
    <w:rsid w:val="000C07A1"/>
    <w:rsid w:val="000C25A1"/>
    <w:rsid w:val="000C2AE4"/>
    <w:rsid w:val="000C5B1D"/>
    <w:rsid w:val="000C674F"/>
    <w:rsid w:val="000C6A78"/>
    <w:rsid w:val="000C73E8"/>
    <w:rsid w:val="000D0149"/>
    <w:rsid w:val="000D0CB8"/>
    <w:rsid w:val="000D1AA5"/>
    <w:rsid w:val="000D2A9C"/>
    <w:rsid w:val="000D386B"/>
    <w:rsid w:val="000D4041"/>
    <w:rsid w:val="000D4118"/>
    <w:rsid w:val="000D431F"/>
    <w:rsid w:val="000D4EDA"/>
    <w:rsid w:val="000D588B"/>
    <w:rsid w:val="000E1302"/>
    <w:rsid w:val="000E1CAC"/>
    <w:rsid w:val="000E1F2C"/>
    <w:rsid w:val="000E233B"/>
    <w:rsid w:val="000E397F"/>
    <w:rsid w:val="000E48F0"/>
    <w:rsid w:val="000E49A6"/>
    <w:rsid w:val="000E4D16"/>
    <w:rsid w:val="000E4D18"/>
    <w:rsid w:val="000E551A"/>
    <w:rsid w:val="000E681F"/>
    <w:rsid w:val="000E700F"/>
    <w:rsid w:val="000E7DE4"/>
    <w:rsid w:val="000F0BF1"/>
    <w:rsid w:val="000F0DB8"/>
    <w:rsid w:val="000F0DD3"/>
    <w:rsid w:val="000F13B6"/>
    <w:rsid w:val="000F22AC"/>
    <w:rsid w:val="000F3E1A"/>
    <w:rsid w:val="000F6D91"/>
    <w:rsid w:val="000F7EEE"/>
    <w:rsid w:val="00100566"/>
    <w:rsid w:val="0010072C"/>
    <w:rsid w:val="001008C8"/>
    <w:rsid w:val="00101424"/>
    <w:rsid w:val="00101C7E"/>
    <w:rsid w:val="00103479"/>
    <w:rsid w:val="001043F7"/>
    <w:rsid w:val="00104482"/>
    <w:rsid w:val="001048BC"/>
    <w:rsid w:val="00104E2C"/>
    <w:rsid w:val="0011018B"/>
    <w:rsid w:val="001103E4"/>
    <w:rsid w:val="001117E0"/>
    <w:rsid w:val="00111A8C"/>
    <w:rsid w:val="001121D6"/>
    <w:rsid w:val="00116A02"/>
    <w:rsid w:val="00116B7C"/>
    <w:rsid w:val="0012044A"/>
    <w:rsid w:val="00121B53"/>
    <w:rsid w:val="00121F4D"/>
    <w:rsid w:val="00122631"/>
    <w:rsid w:val="00122F8E"/>
    <w:rsid w:val="001231D8"/>
    <w:rsid w:val="0012349F"/>
    <w:rsid w:val="0012425E"/>
    <w:rsid w:val="00124261"/>
    <w:rsid w:val="00126418"/>
    <w:rsid w:val="00127396"/>
    <w:rsid w:val="0012784F"/>
    <w:rsid w:val="00127C0C"/>
    <w:rsid w:val="00130D57"/>
    <w:rsid w:val="00131881"/>
    <w:rsid w:val="0013192F"/>
    <w:rsid w:val="00131970"/>
    <w:rsid w:val="0013223D"/>
    <w:rsid w:val="001326C7"/>
    <w:rsid w:val="00132AE0"/>
    <w:rsid w:val="001342DC"/>
    <w:rsid w:val="001353E4"/>
    <w:rsid w:val="00137957"/>
    <w:rsid w:val="00140445"/>
    <w:rsid w:val="00141298"/>
    <w:rsid w:val="00141374"/>
    <w:rsid w:val="00141EF6"/>
    <w:rsid w:val="0014323D"/>
    <w:rsid w:val="00144715"/>
    <w:rsid w:val="0014494F"/>
    <w:rsid w:val="00145087"/>
    <w:rsid w:val="0014533A"/>
    <w:rsid w:val="001456F9"/>
    <w:rsid w:val="00147A68"/>
    <w:rsid w:val="00151527"/>
    <w:rsid w:val="00152375"/>
    <w:rsid w:val="00152577"/>
    <w:rsid w:val="00152ACF"/>
    <w:rsid w:val="00153219"/>
    <w:rsid w:val="00153791"/>
    <w:rsid w:val="0015391C"/>
    <w:rsid w:val="00153A68"/>
    <w:rsid w:val="0015645D"/>
    <w:rsid w:val="0015693A"/>
    <w:rsid w:val="00161007"/>
    <w:rsid w:val="0016137E"/>
    <w:rsid w:val="00162099"/>
    <w:rsid w:val="00162711"/>
    <w:rsid w:val="00162BF8"/>
    <w:rsid w:val="001635E0"/>
    <w:rsid w:val="001640EF"/>
    <w:rsid w:val="001646E5"/>
    <w:rsid w:val="00164A8A"/>
    <w:rsid w:val="0016514D"/>
    <w:rsid w:val="001655B9"/>
    <w:rsid w:val="001658C9"/>
    <w:rsid w:val="00166186"/>
    <w:rsid w:val="0016626F"/>
    <w:rsid w:val="00167134"/>
    <w:rsid w:val="0016728F"/>
    <w:rsid w:val="00170266"/>
    <w:rsid w:val="00170B33"/>
    <w:rsid w:val="00172AF4"/>
    <w:rsid w:val="0017338E"/>
    <w:rsid w:val="00173C2E"/>
    <w:rsid w:val="0017605F"/>
    <w:rsid w:val="001779E4"/>
    <w:rsid w:val="00177A5E"/>
    <w:rsid w:val="00177DC2"/>
    <w:rsid w:val="0018005A"/>
    <w:rsid w:val="001809C8"/>
    <w:rsid w:val="00180D99"/>
    <w:rsid w:val="001813DB"/>
    <w:rsid w:val="00181770"/>
    <w:rsid w:val="001818BE"/>
    <w:rsid w:val="00181D8F"/>
    <w:rsid w:val="00182945"/>
    <w:rsid w:val="00182A5F"/>
    <w:rsid w:val="00183EED"/>
    <w:rsid w:val="00184738"/>
    <w:rsid w:val="0018602E"/>
    <w:rsid w:val="00186980"/>
    <w:rsid w:val="001919AF"/>
    <w:rsid w:val="001924EC"/>
    <w:rsid w:val="00193013"/>
    <w:rsid w:val="0019573C"/>
    <w:rsid w:val="00196DFA"/>
    <w:rsid w:val="00197493"/>
    <w:rsid w:val="00197665"/>
    <w:rsid w:val="001A100C"/>
    <w:rsid w:val="001A3ABB"/>
    <w:rsid w:val="001A414F"/>
    <w:rsid w:val="001A42F9"/>
    <w:rsid w:val="001A4A74"/>
    <w:rsid w:val="001A4EE8"/>
    <w:rsid w:val="001A5003"/>
    <w:rsid w:val="001A7226"/>
    <w:rsid w:val="001A7A51"/>
    <w:rsid w:val="001B04CC"/>
    <w:rsid w:val="001B25AE"/>
    <w:rsid w:val="001B46CE"/>
    <w:rsid w:val="001B7016"/>
    <w:rsid w:val="001B73DD"/>
    <w:rsid w:val="001B7B42"/>
    <w:rsid w:val="001C06B1"/>
    <w:rsid w:val="001C1CBC"/>
    <w:rsid w:val="001C3889"/>
    <w:rsid w:val="001C3BEC"/>
    <w:rsid w:val="001C546B"/>
    <w:rsid w:val="001C5804"/>
    <w:rsid w:val="001C5C18"/>
    <w:rsid w:val="001C5C21"/>
    <w:rsid w:val="001C5E2B"/>
    <w:rsid w:val="001C6195"/>
    <w:rsid w:val="001C641F"/>
    <w:rsid w:val="001C7231"/>
    <w:rsid w:val="001C757F"/>
    <w:rsid w:val="001C7F62"/>
    <w:rsid w:val="001D1880"/>
    <w:rsid w:val="001D1AF9"/>
    <w:rsid w:val="001D22AA"/>
    <w:rsid w:val="001D3B1F"/>
    <w:rsid w:val="001D55E1"/>
    <w:rsid w:val="001D7A5B"/>
    <w:rsid w:val="001E02FF"/>
    <w:rsid w:val="001E0482"/>
    <w:rsid w:val="001E0855"/>
    <w:rsid w:val="001E0A1A"/>
    <w:rsid w:val="001E127F"/>
    <w:rsid w:val="001E3759"/>
    <w:rsid w:val="001E68F3"/>
    <w:rsid w:val="001E6B8E"/>
    <w:rsid w:val="001F0DDC"/>
    <w:rsid w:val="001F1613"/>
    <w:rsid w:val="001F18FE"/>
    <w:rsid w:val="001F1FD1"/>
    <w:rsid w:val="001F2234"/>
    <w:rsid w:val="001F3EDD"/>
    <w:rsid w:val="001F49EC"/>
    <w:rsid w:val="001F5EFC"/>
    <w:rsid w:val="001F690E"/>
    <w:rsid w:val="002013C3"/>
    <w:rsid w:val="00201E9D"/>
    <w:rsid w:val="00202D67"/>
    <w:rsid w:val="00203C40"/>
    <w:rsid w:val="00203D4D"/>
    <w:rsid w:val="00204268"/>
    <w:rsid w:val="00204D21"/>
    <w:rsid w:val="00205714"/>
    <w:rsid w:val="00205A36"/>
    <w:rsid w:val="00205B08"/>
    <w:rsid w:val="00205C29"/>
    <w:rsid w:val="00206D0B"/>
    <w:rsid w:val="00211E5A"/>
    <w:rsid w:val="00212C77"/>
    <w:rsid w:val="00213586"/>
    <w:rsid w:val="00213BFC"/>
    <w:rsid w:val="00213F9F"/>
    <w:rsid w:val="0021415B"/>
    <w:rsid w:val="00214D33"/>
    <w:rsid w:val="00215E60"/>
    <w:rsid w:val="00216ED0"/>
    <w:rsid w:val="002173C3"/>
    <w:rsid w:val="002200CA"/>
    <w:rsid w:val="002200F3"/>
    <w:rsid w:val="002208D1"/>
    <w:rsid w:val="0022208C"/>
    <w:rsid w:val="00223354"/>
    <w:rsid w:val="00224A75"/>
    <w:rsid w:val="00224C0C"/>
    <w:rsid w:val="00225B3F"/>
    <w:rsid w:val="00225C92"/>
    <w:rsid w:val="002265F9"/>
    <w:rsid w:val="002278DC"/>
    <w:rsid w:val="00227D08"/>
    <w:rsid w:val="00227D3B"/>
    <w:rsid w:val="00230515"/>
    <w:rsid w:val="00230890"/>
    <w:rsid w:val="00230ED8"/>
    <w:rsid w:val="0023293B"/>
    <w:rsid w:val="00232F69"/>
    <w:rsid w:val="00235691"/>
    <w:rsid w:val="00235CEF"/>
    <w:rsid w:val="00235EE3"/>
    <w:rsid w:val="002367CF"/>
    <w:rsid w:val="002370D0"/>
    <w:rsid w:val="00240648"/>
    <w:rsid w:val="00240A1B"/>
    <w:rsid w:val="0024423D"/>
    <w:rsid w:val="00245D17"/>
    <w:rsid w:val="002502CC"/>
    <w:rsid w:val="00250993"/>
    <w:rsid w:val="002509F9"/>
    <w:rsid w:val="00250BA8"/>
    <w:rsid w:val="00250CAE"/>
    <w:rsid w:val="00251459"/>
    <w:rsid w:val="00251526"/>
    <w:rsid w:val="002516F5"/>
    <w:rsid w:val="00251B39"/>
    <w:rsid w:val="00251C41"/>
    <w:rsid w:val="0025228F"/>
    <w:rsid w:val="00253754"/>
    <w:rsid w:val="0025394B"/>
    <w:rsid w:val="00253C75"/>
    <w:rsid w:val="00254DA2"/>
    <w:rsid w:val="002553D1"/>
    <w:rsid w:val="002555E7"/>
    <w:rsid w:val="00255AF2"/>
    <w:rsid w:val="00257C75"/>
    <w:rsid w:val="00260230"/>
    <w:rsid w:val="00260CC9"/>
    <w:rsid w:val="00261898"/>
    <w:rsid w:val="0026209C"/>
    <w:rsid w:val="00262914"/>
    <w:rsid w:val="00262F2A"/>
    <w:rsid w:val="0026379D"/>
    <w:rsid w:val="00264158"/>
    <w:rsid w:val="0026561F"/>
    <w:rsid w:val="002657DF"/>
    <w:rsid w:val="002662D1"/>
    <w:rsid w:val="00266ADC"/>
    <w:rsid w:val="00266F47"/>
    <w:rsid w:val="00266FFE"/>
    <w:rsid w:val="00273E33"/>
    <w:rsid w:val="0027503A"/>
    <w:rsid w:val="002775B2"/>
    <w:rsid w:val="0027768B"/>
    <w:rsid w:val="00277B92"/>
    <w:rsid w:val="002801C9"/>
    <w:rsid w:val="00281406"/>
    <w:rsid w:val="00281AE0"/>
    <w:rsid w:val="00283735"/>
    <w:rsid w:val="00284EE2"/>
    <w:rsid w:val="00286AC0"/>
    <w:rsid w:val="00286E7A"/>
    <w:rsid w:val="00290B44"/>
    <w:rsid w:val="00291FD6"/>
    <w:rsid w:val="00292391"/>
    <w:rsid w:val="00292792"/>
    <w:rsid w:val="00292E95"/>
    <w:rsid w:val="00293340"/>
    <w:rsid w:val="00293E7E"/>
    <w:rsid w:val="0029402F"/>
    <w:rsid w:val="00294301"/>
    <w:rsid w:val="002946CF"/>
    <w:rsid w:val="002947D9"/>
    <w:rsid w:val="00295585"/>
    <w:rsid w:val="00297678"/>
    <w:rsid w:val="0029768C"/>
    <w:rsid w:val="002976E5"/>
    <w:rsid w:val="002A0167"/>
    <w:rsid w:val="002A063A"/>
    <w:rsid w:val="002A28A5"/>
    <w:rsid w:val="002A3CE8"/>
    <w:rsid w:val="002A4848"/>
    <w:rsid w:val="002A69D9"/>
    <w:rsid w:val="002B0510"/>
    <w:rsid w:val="002B0AB0"/>
    <w:rsid w:val="002B2A85"/>
    <w:rsid w:val="002B2D5A"/>
    <w:rsid w:val="002B36B2"/>
    <w:rsid w:val="002B4513"/>
    <w:rsid w:val="002B4637"/>
    <w:rsid w:val="002B471B"/>
    <w:rsid w:val="002B4DD6"/>
    <w:rsid w:val="002B5411"/>
    <w:rsid w:val="002B548F"/>
    <w:rsid w:val="002B5B49"/>
    <w:rsid w:val="002B5F10"/>
    <w:rsid w:val="002B7348"/>
    <w:rsid w:val="002B7B76"/>
    <w:rsid w:val="002C10FB"/>
    <w:rsid w:val="002C1BD8"/>
    <w:rsid w:val="002C216C"/>
    <w:rsid w:val="002C24CC"/>
    <w:rsid w:val="002C2E09"/>
    <w:rsid w:val="002C334E"/>
    <w:rsid w:val="002C4C09"/>
    <w:rsid w:val="002C4C58"/>
    <w:rsid w:val="002C5137"/>
    <w:rsid w:val="002C5428"/>
    <w:rsid w:val="002C5F0F"/>
    <w:rsid w:val="002C6292"/>
    <w:rsid w:val="002D1192"/>
    <w:rsid w:val="002D2977"/>
    <w:rsid w:val="002D2A62"/>
    <w:rsid w:val="002D3DA6"/>
    <w:rsid w:val="002D4C1B"/>
    <w:rsid w:val="002D4E6B"/>
    <w:rsid w:val="002D50B3"/>
    <w:rsid w:val="002D5229"/>
    <w:rsid w:val="002D59DD"/>
    <w:rsid w:val="002D5DF1"/>
    <w:rsid w:val="002D6A45"/>
    <w:rsid w:val="002D7059"/>
    <w:rsid w:val="002D7975"/>
    <w:rsid w:val="002E0122"/>
    <w:rsid w:val="002E035D"/>
    <w:rsid w:val="002E2657"/>
    <w:rsid w:val="002E4048"/>
    <w:rsid w:val="002E45CE"/>
    <w:rsid w:val="002E4BD5"/>
    <w:rsid w:val="002E53D3"/>
    <w:rsid w:val="002E5A1A"/>
    <w:rsid w:val="002E5AC4"/>
    <w:rsid w:val="002E6072"/>
    <w:rsid w:val="002E73A2"/>
    <w:rsid w:val="002E7AB3"/>
    <w:rsid w:val="002E7B8D"/>
    <w:rsid w:val="002E7CCC"/>
    <w:rsid w:val="002F18C5"/>
    <w:rsid w:val="002F31A2"/>
    <w:rsid w:val="002F4D50"/>
    <w:rsid w:val="002F4E7D"/>
    <w:rsid w:val="002F5466"/>
    <w:rsid w:val="002F5BB7"/>
    <w:rsid w:val="002F6575"/>
    <w:rsid w:val="002F6C53"/>
    <w:rsid w:val="002F723D"/>
    <w:rsid w:val="002F755E"/>
    <w:rsid w:val="002F76AA"/>
    <w:rsid w:val="0030034F"/>
    <w:rsid w:val="003024E9"/>
    <w:rsid w:val="003057BE"/>
    <w:rsid w:val="003074B0"/>
    <w:rsid w:val="00307D88"/>
    <w:rsid w:val="00310533"/>
    <w:rsid w:val="00310D32"/>
    <w:rsid w:val="00311016"/>
    <w:rsid w:val="00311132"/>
    <w:rsid w:val="00313543"/>
    <w:rsid w:val="003146E5"/>
    <w:rsid w:val="00314A71"/>
    <w:rsid w:val="00315AA6"/>
    <w:rsid w:val="00316E6B"/>
    <w:rsid w:val="003177E1"/>
    <w:rsid w:val="003232B1"/>
    <w:rsid w:val="00323320"/>
    <w:rsid w:val="00323AB6"/>
    <w:rsid w:val="00323D59"/>
    <w:rsid w:val="00325BB1"/>
    <w:rsid w:val="00325F48"/>
    <w:rsid w:val="0032608A"/>
    <w:rsid w:val="00326C49"/>
    <w:rsid w:val="0032740B"/>
    <w:rsid w:val="00327D25"/>
    <w:rsid w:val="003306C6"/>
    <w:rsid w:val="00331933"/>
    <w:rsid w:val="00331D84"/>
    <w:rsid w:val="00333F0E"/>
    <w:rsid w:val="00335228"/>
    <w:rsid w:val="00335C62"/>
    <w:rsid w:val="00335D75"/>
    <w:rsid w:val="00335F8D"/>
    <w:rsid w:val="00336496"/>
    <w:rsid w:val="00336FFE"/>
    <w:rsid w:val="0033727A"/>
    <w:rsid w:val="00340665"/>
    <w:rsid w:val="00341D77"/>
    <w:rsid w:val="00342E1C"/>
    <w:rsid w:val="00343A1C"/>
    <w:rsid w:val="00343D32"/>
    <w:rsid w:val="003447C2"/>
    <w:rsid w:val="003449FC"/>
    <w:rsid w:val="0034506B"/>
    <w:rsid w:val="00347B79"/>
    <w:rsid w:val="00350368"/>
    <w:rsid w:val="00351DEB"/>
    <w:rsid w:val="003548CD"/>
    <w:rsid w:val="00355FA5"/>
    <w:rsid w:val="00356F4A"/>
    <w:rsid w:val="00356FDE"/>
    <w:rsid w:val="00360189"/>
    <w:rsid w:val="0036034B"/>
    <w:rsid w:val="003609EA"/>
    <w:rsid w:val="00362A26"/>
    <w:rsid w:val="00362ED6"/>
    <w:rsid w:val="00365E9D"/>
    <w:rsid w:val="0037133C"/>
    <w:rsid w:val="003717A3"/>
    <w:rsid w:val="00371DCC"/>
    <w:rsid w:val="003721D6"/>
    <w:rsid w:val="00372822"/>
    <w:rsid w:val="0037396A"/>
    <w:rsid w:val="00373B82"/>
    <w:rsid w:val="00374D52"/>
    <w:rsid w:val="0037575E"/>
    <w:rsid w:val="00375E61"/>
    <w:rsid w:val="00376751"/>
    <w:rsid w:val="00377544"/>
    <w:rsid w:val="0038069B"/>
    <w:rsid w:val="00380810"/>
    <w:rsid w:val="003810AF"/>
    <w:rsid w:val="003823E5"/>
    <w:rsid w:val="003826A7"/>
    <w:rsid w:val="00382F05"/>
    <w:rsid w:val="00386BB3"/>
    <w:rsid w:val="003874CB"/>
    <w:rsid w:val="00387BFB"/>
    <w:rsid w:val="00390BE4"/>
    <w:rsid w:val="00390F3D"/>
    <w:rsid w:val="00391336"/>
    <w:rsid w:val="00391DBC"/>
    <w:rsid w:val="00391DE4"/>
    <w:rsid w:val="00392BB7"/>
    <w:rsid w:val="003937E0"/>
    <w:rsid w:val="00393998"/>
    <w:rsid w:val="00393AC7"/>
    <w:rsid w:val="00394328"/>
    <w:rsid w:val="003950C4"/>
    <w:rsid w:val="00396E54"/>
    <w:rsid w:val="00397EA1"/>
    <w:rsid w:val="003A085D"/>
    <w:rsid w:val="003A188C"/>
    <w:rsid w:val="003A1B73"/>
    <w:rsid w:val="003A3FAF"/>
    <w:rsid w:val="003A4A78"/>
    <w:rsid w:val="003A4F2B"/>
    <w:rsid w:val="003A5394"/>
    <w:rsid w:val="003A5CB8"/>
    <w:rsid w:val="003A6BC2"/>
    <w:rsid w:val="003B21C4"/>
    <w:rsid w:val="003B3445"/>
    <w:rsid w:val="003B350D"/>
    <w:rsid w:val="003B3CCB"/>
    <w:rsid w:val="003B3D66"/>
    <w:rsid w:val="003B43D4"/>
    <w:rsid w:val="003B6B6E"/>
    <w:rsid w:val="003B6B72"/>
    <w:rsid w:val="003B6BBE"/>
    <w:rsid w:val="003B70C7"/>
    <w:rsid w:val="003C0431"/>
    <w:rsid w:val="003C0C75"/>
    <w:rsid w:val="003C224E"/>
    <w:rsid w:val="003C417A"/>
    <w:rsid w:val="003C5DD7"/>
    <w:rsid w:val="003C5EAB"/>
    <w:rsid w:val="003C5FD8"/>
    <w:rsid w:val="003C6A73"/>
    <w:rsid w:val="003C780C"/>
    <w:rsid w:val="003C7B99"/>
    <w:rsid w:val="003C7D69"/>
    <w:rsid w:val="003D1D75"/>
    <w:rsid w:val="003D25F4"/>
    <w:rsid w:val="003D4726"/>
    <w:rsid w:val="003D5180"/>
    <w:rsid w:val="003D61A6"/>
    <w:rsid w:val="003D7B8F"/>
    <w:rsid w:val="003E0504"/>
    <w:rsid w:val="003E1C24"/>
    <w:rsid w:val="003E1DA0"/>
    <w:rsid w:val="003E2F41"/>
    <w:rsid w:val="003E3ED5"/>
    <w:rsid w:val="003E44D7"/>
    <w:rsid w:val="003E4D64"/>
    <w:rsid w:val="003E4E80"/>
    <w:rsid w:val="003E5910"/>
    <w:rsid w:val="003E611C"/>
    <w:rsid w:val="003F01AD"/>
    <w:rsid w:val="003F082B"/>
    <w:rsid w:val="003F08CA"/>
    <w:rsid w:val="003F0943"/>
    <w:rsid w:val="003F1FF6"/>
    <w:rsid w:val="003F4CBB"/>
    <w:rsid w:val="003F5788"/>
    <w:rsid w:val="003F5C71"/>
    <w:rsid w:val="003F6017"/>
    <w:rsid w:val="003F61B8"/>
    <w:rsid w:val="003F699D"/>
    <w:rsid w:val="003F71A6"/>
    <w:rsid w:val="003F73D8"/>
    <w:rsid w:val="004009AC"/>
    <w:rsid w:val="00400A97"/>
    <w:rsid w:val="0040120B"/>
    <w:rsid w:val="0040182B"/>
    <w:rsid w:val="00402BF3"/>
    <w:rsid w:val="00402C23"/>
    <w:rsid w:val="00402DB6"/>
    <w:rsid w:val="004035A2"/>
    <w:rsid w:val="004036AF"/>
    <w:rsid w:val="00403E4F"/>
    <w:rsid w:val="0040454D"/>
    <w:rsid w:val="00405111"/>
    <w:rsid w:val="00405596"/>
    <w:rsid w:val="00405848"/>
    <w:rsid w:val="0040660D"/>
    <w:rsid w:val="00407078"/>
    <w:rsid w:val="00407A3A"/>
    <w:rsid w:val="00407EF6"/>
    <w:rsid w:val="00410F8C"/>
    <w:rsid w:val="004121C0"/>
    <w:rsid w:val="004125A1"/>
    <w:rsid w:val="00413166"/>
    <w:rsid w:val="00413221"/>
    <w:rsid w:val="004135E0"/>
    <w:rsid w:val="00413ACF"/>
    <w:rsid w:val="00414913"/>
    <w:rsid w:val="00414C29"/>
    <w:rsid w:val="00414DB7"/>
    <w:rsid w:val="00415890"/>
    <w:rsid w:val="00415A64"/>
    <w:rsid w:val="00415F86"/>
    <w:rsid w:val="00416C90"/>
    <w:rsid w:val="00420680"/>
    <w:rsid w:val="0042163C"/>
    <w:rsid w:val="00421ADB"/>
    <w:rsid w:val="00421F2A"/>
    <w:rsid w:val="00422527"/>
    <w:rsid w:val="00423090"/>
    <w:rsid w:val="00423754"/>
    <w:rsid w:val="004240A0"/>
    <w:rsid w:val="00424857"/>
    <w:rsid w:val="00424A41"/>
    <w:rsid w:val="00426C7D"/>
    <w:rsid w:val="00430678"/>
    <w:rsid w:val="00431622"/>
    <w:rsid w:val="004318E2"/>
    <w:rsid w:val="00432F01"/>
    <w:rsid w:val="00432F8A"/>
    <w:rsid w:val="00436100"/>
    <w:rsid w:val="0044111D"/>
    <w:rsid w:val="004418C0"/>
    <w:rsid w:val="00441E2A"/>
    <w:rsid w:val="004424D7"/>
    <w:rsid w:val="0044264F"/>
    <w:rsid w:val="00444898"/>
    <w:rsid w:val="00444DA8"/>
    <w:rsid w:val="00444E1E"/>
    <w:rsid w:val="00445BF2"/>
    <w:rsid w:val="00446430"/>
    <w:rsid w:val="00447683"/>
    <w:rsid w:val="00447E27"/>
    <w:rsid w:val="00447EF3"/>
    <w:rsid w:val="004504AE"/>
    <w:rsid w:val="00450A09"/>
    <w:rsid w:val="00450AD2"/>
    <w:rsid w:val="00451183"/>
    <w:rsid w:val="004515CA"/>
    <w:rsid w:val="0045194C"/>
    <w:rsid w:val="00452247"/>
    <w:rsid w:val="00453279"/>
    <w:rsid w:val="00453ABD"/>
    <w:rsid w:val="004578F1"/>
    <w:rsid w:val="00460551"/>
    <w:rsid w:val="00460B10"/>
    <w:rsid w:val="004614C3"/>
    <w:rsid w:val="00462258"/>
    <w:rsid w:val="0046270D"/>
    <w:rsid w:val="0046280F"/>
    <w:rsid w:val="00463BCA"/>
    <w:rsid w:val="00464A18"/>
    <w:rsid w:val="004651B5"/>
    <w:rsid w:val="00465F2A"/>
    <w:rsid w:val="00466EFA"/>
    <w:rsid w:val="004702B9"/>
    <w:rsid w:val="0047057B"/>
    <w:rsid w:val="00471A93"/>
    <w:rsid w:val="004733AF"/>
    <w:rsid w:val="004739B3"/>
    <w:rsid w:val="004750BA"/>
    <w:rsid w:val="0047551A"/>
    <w:rsid w:val="00476B18"/>
    <w:rsid w:val="00477497"/>
    <w:rsid w:val="004777F2"/>
    <w:rsid w:val="004800EE"/>
    <w:rsid w:val="0048090B"/>
    <w:rsid w:val="00482009"/>
    <w:rsid w:val="004845DB"/>
    <w:rsid w:val="004852BA"/>
    <w:rsid w:val="00485C38"/>
    <w:rsid w:val="004875E0"/>
    <w:rsid w:val="00491E89"/>
    <w:rsid w:val="0049235A"/>
    <w:rsid w:val="004928D3"/>
    <w:rsid w:val="00492DF7"/>
    <w:rsid w:val="004938EC"/>
    <w:rsid w:val="00494351"/>
    <w:rsid w:val="00494985"/>
    <w:rsid w:val="00494AE6"/>
    <w:rsid w:val="00496A87"/>
    <w:rsid w:val="004A0624"/>
    <w:rsid w:val="004A145F"/>
    <w:rsid w:val="004A1E7E"/>
    <w:rsid w:val="004A20C8"/>
    <w:rsid w:val="004A2F11"/>
    <w:rsid w:val="004A6BBA"/>
    <w:rsid w:val="004B06B9"/>
    <w:rsid w:val="004B19D8"/>
    <w:rsid w:val="004B23D1"/>
    <w:rsid w:val="004B3800"/>
    <w:rsid w:val="004B3E0A"/>
    <w:rsid w:val="004B5C9D"/>
    <w:rsid w:val="004B68E3"/>
    <w:rsid w:val="004B7492"/>
    <w:rsid w:val="004B75E4"/>
    <w:rsid w:val="004C017E"/>
    <w:rsid w:val="004C0BDF"/>
    <w:rsid w:val="004C0F72"/>
    <w:rsid w:val="004C302E"/>
    <w:rsid w:val="004C329B"/>
    <w:rsid w:val="004C3917"/>
    <w:rsid w:val="004C470D"/>
    <w:rsid w:val="004C6A7A"/>
    <w:rsid w:val="004C6A85"/>
    <w:rsid w:val="004C723F"/>
    <w:rsid w:val="004C7FEA"/>
    <w:rsid w:val="004D1FB0"/>
    <w:rsid w:val="004D2456"/>
    <w:rsid w:val="004D251C"/>
    <w:rsid w:val="004D38BD"/>
    <w:rsid w:val="004D4C22"/>
    <w:rsid w:val="004D500F"/>
    <w:rsid w:val="004D5A74"/>
    <w:rsid w:val="004D61F2"/>
    <w:rsid w:val="004D7F4B"/>
    <w:rsid w:val="004E192C"/>
    <w:rsid w:val="004E1A11"/>
    <w:rsid w:val="004E1D32"/>
    <w:rsid w:val="004E2A29"/>
    <w:rsid w:val="004E3E0B"/>
    <w:rsid w:val="004E417D"/>
    <w:rsid w:val="004E4AFC"/>
    <w:rsid w:val="004E53CF"/>
    <w:rsid w:val="004E5D4B"/>
    <w:rsid w:val="004E64F7"/>
    <w:rsid w:val="004E6B44"/>
    <w:rsid w:val="004E6BEB"/>
    <w:rsid w:val="004E7D97"/>
    <w:rsid w:val="004F0272"/>
    <w:rsid w:val="004F272F"/>
    <w:rsid w:val="004F3136"/>
    <w:rsid w:val="004F4490"/>
    <w:rsid w:val="004F54B1"/>
    <w:rsid w:val="004F69A2"/>
    <w:rsid w:val="00500D5F"/>
    <w:rsid w:val="00500F3D"/>
    <w:rsid w:val="005015FA"/>
    <w:rsid w:val="00502B3E"/>
    <w:rsid w:val="0050355C"/>
    <w:rsid w:val="00503F96"/>
    <w:rsid w:val="0050416E"/>
    <w:rsid w:val="00504978"/>
    <w:rsid w:val="00505696"/>
    <w:rsid w:val="00505E7A"/>
    <w:rsid w:val="0050659F"/>
    <w:rsid w:val="005066C1"/>
    <w:rsid w:val="005109E7"/>
    <w:rsid w:val="005118ED"/>
    <w:rsid w:val="00512701"/>
    <w:rsid w:val="0051307F"/>
    <w:rsid w:val="00514D09"/>
    <w:rsid w:val="00515D4A"/>
    <w:rsid w:val="005167C4"/>
    <w:rsid w:val="00516A64"/>
    <w:rsid w:val="00516B5B"/>
    <w:rsid w:val="005170DC"/>
    <w:rsid w:val="0052081A"/>
    <w:rsid w:val="0052178C"/>
    <w:rsid w:val="005222A9"/>
    <w:rsid w:val="005256FA"/>
    <w:rsid w:val="00525AAF"/>
    <w:rsid w:val="0052726D"/>
    <w:rsid w:val="00527BC9"/>
    <w:rsid w:val="00527FD4"/>
    <w:rsid w:val="00530794"/>
    <w:rsid w:val="00530A04"/>
    <w:rsid w:val="00530FAA"/>
    <w:rsid w:val="0053174A"/>
    <w:rsid w:val="00532F67"/>
    <w:rsid w:val="00533C44"/>
    <w:rsid w:val="00535E1E"/>
    <w:rsid w:val="0053748C"/>
    <w:rsid w:val="00540A32"/>
    <w:rsid w:val="00541276"/>
    <w:rsid w:val="005420A9"/>
    <w:rsid w:val="005454CB"/>
    <w:rsid w:val="00545C4C"/>
    <w:rsid w:val="00546CEC"/>
    <w:rsid w:val="00547001"/>
    <w:rsid w:val="00547009"/>
    <w:rsid w:val="0054767E"/>
    <w:rsid w:val="0055063D"/>
    <w:rsid w:val="005512DE"/>
    <w:rsid w:val="0055175B"/>
    <w:rsid w:val="005524A0"/>
    <w:rsid w:val="00552F2B"/>
    <w:rsid w:val="00553859"/>
    <w:rsid w:val="00556449"/>
    <w:rsid w:val="005572F6"/>
    <w:rsid w:val="00557D08"/>
    <w:rsid w:val="00560D6F"/>
    <w:rsid w:val="00561158"/>
    <w:rsid w:val="00563384"/>
    <w:rsid w:val="00563F7B"/>
    <w:rsid w:val="005641D1"/>
    <w:rsid w:val="00565FC2"/>
    <w:rsid w:val="00566E26"/>
    <w:rsid w:val="005673B5"/>
    <w:rsid w:val="005707D9"/>
    <w:rsid w:val="00570E6A"/>
    <w:rsid w:val="00573046"/>
    <w:rsid w:val="00575055"/>
    <w:rsid w:val="00576156"/>
    <w:rsid w:val="00581931"/>
    <w:rsid w:val="00582268"/>
    <w:rsid w:val="00583C8A"/>
    <w:rsid w:val="005841E9"/>
    <w:rsid w:val="005843DF"/>
    <w:rsid w:val="00586AD1"/>
    <w:rsid w:val="0058711E"/>
    <w:rsid w:val="00587590"/>
    <w:rsid w:val="005905F2"/>
    <w:rsid w:val="005916C7"/>
    <w:rsid w:val="0059240D"/>
    <w:rsid w:val="00593F77"/>
    <w:rsid w:val="00595BD6"/>
    <w:rsid w:val="005A08DD"/>
    <w:rsid w:val="005A11F0"/>
    <w:rsid w:val="005A2076"/>
    <w:rsid w:val="005A650F"/>
    <w:rsid w:val="005A7352"/>
    <w:rsid w:val="005A7901"/>
    <w:rsid w:val="005A7F80"/>
    <w:rsid w:val="005B03FD"/>
    <w:rsid w:val="005B0976"/>
    <w:rsid w:val="005B1684"/>
    <w:rsid w:val="005B29DE"/>
    <w:rsid w:val="005B2DE6"/>
    <w:rsid w:val="005B2E4C"/>
    <w:rsid w:val="005B718A"/>
    <w:rsid w:val="005B73DD"/>
    <w:rsid w:val="005B7EEE"/>
    <w:rsid w:val="005C082F"/>
    <w:rsid w:val="005C1BCF"/>
    <w:rsid w:val="005C2110"/>
    <w:rsid w:val="005C2256"/>
    <w:rsid w:val="005C2D7A"/>
    <w:rsid w:val="005C464F"/>
    <w:rsid w:val="005C531F"/>
    <w:rsid w:val="005C64C0"/>
    <w:rsid w:val="005C67D9"/>
    <w:rsid w:val="005C7335"/>
    <w:rsid w:val="005C73A8"/>
    <w:rsid w:val="005D0C41"/>
    <w:rsid w:val="005D1B77"/>
    <w:rsid w:val="005D2EF4"/>
    <w:rsid w:val="005D2F87"/>
    <w:rsid w:val="005D39D5"/>
    <w:rsid w:val="005D3D41"/>
    <w:rsid w:val="005D434A"/>
    <w:rsid w:val="005D5E81"/>
    <w:rsid w:val="005D5F7F"/>
    <w:rsid w:val="005D62E1"/>
    <w:rsid w:val="005D65A3"/>
    <w:rsid w:val="005D6DE8"/>
    <w:rsid w:val="005E0418"/>
    <w:rsid w:val="005E1EDB"/>
    <w:rsid w:val="005E28B1"/>
    <w:rsid w:val="005E2E97"/>
    <w:rsid w:val="005E300E"/>
    <w:rsid w:val="005E41D9"/>
    <w:rsid w:val="005E7994"/>
    <w:rsid w:val="005F0598"/>
    <w:rsid w:val="005F131D"/>
    <w:rsid w:val="005F224D"/>
    <w:rsid w:val="005F2CAD"/>
    <w:rsid w:val="005F497E"/>
    <w:rsid w:val="005F4B88"/>
    <w:rsid w:val="005F4E9B"/>
    <w:rsid w:val="005F4F2C"/>
    <w:rsid w:val="005F57F5"/>
    <w:rsid w:val="005F7F5B"/>
    <w:rsid w:val="00601AB2"/>
    <w:rsid w:val="006028AD"/>
    <w:rsid w:val="00602BFB"/>
    <w:rsid w:val="00603ACA"/>
    <w:rsid w:val="00604D2E"/>
    <w:rsid w:val="006065CA"/>
    <w:rsid w:val="006066AE"/>
    <w:rsid w:val="00606883"/>
    <w:rsid w:val="00606CA3"/>
    <w:rsid w:val="00607B7F"/>
    <w:rsid w:val="00607BEB"/>
    <w:rsid w:val="00611AA7"/>
    <w:rsid w:val="00612009"/>
    <w:rsid w:val="00613D1E"/>
    <w:rsid w:val="00614D90"/>
    <w:rsid w:val="00616B68"/>
    <w:rsid w:val="0061751B"/>
    <w:rsid w:val="00622815"/>
    <w:rsid w:val="00622A58"/>
    <w:rsid w:val="00622FB9"/>
    <w:rsid w:val="00625EE0"/>
    <w:rsid w:val="00626D58"/>
    <w:rsid w:val="006272B5"/>
    <w:rsid w:val="00627F10"/>
    <w:rsid w:val="0063027E"/>
    <w:rsid w:val="00630C9A"/>
    <w:rsid w:val="00630E91"/>
    <w:rsid w:val="006317E9"/>
    <w:rsid w:val="00631A41"/>
    <w:rsid w:val="006340B4"/>
    <w:rsid w:val="00635120"/>
    <w:rsid w:val="0063641D"/>
    <w:rsid w:val="006379CA"/>
    <w:rsid w:val="00637EA2"/>
    <w:rsid w:val="00640093"/>
    <w:rsid w:val="00640130"/>
    <w:rsid w:val="006431DC"/>
    <w:rsid w:val="006439D1"/>
    <w:rsid w:val="00646F83"/>
    <w:rsid w:val="00647C23"/>
    <w:rsid w:val="00650004"/>
    <w:rsid w:val="0065087C"/>
    <w:rsid w:val="00651682"/>
    <w:rsid w:val="00651F29"/>
    <w:rsid w:val="00654221"/>
    <w:rsid w:val="00654972"/>
    <w:rsid w:val="00654DAD"/>
    <w:rsid w:val="00655B96"/>
    <w:rsid w:val="006577C6"/>
    <w:rsid w:val="00660169"/>
    <w:rsid w:val="00660800"/>
    <w:rsid w:val="00661D4C"/>
    <w:rsid w:val="0066262E"/>
    <w:rsid w:val="00662D39"/>
    <w:rsid w:val="00664E77"/>
    <w:rsid w:val="00666977"/>
    <w:rsid w:val="00666D27"/>
    <w:rsid w:val="00666FF7"/>
    <w:rsid w:val="0067081F"/>
    <w:rsid w:val="006710F9"/>
    <w:rsid w:val="006726AB"/>
    <w:rsid w:val="00672886"/>
    <w:rsid w:val="00672D67"/>
    <w:rsid w:val="006735D0"/>
    <w:rsid w:val="006743F8"/>
    <w:rsid w:val="00674844"/>
    <w:rsid w:val="00675820"/>
    <w:rsid w:val="00675CE6"/>
    <w:rsid w:val="006772D0"/>
    <w:rsid w:val="006778A3"/>
    <w:rsid w:val="00677E38"/>
    <w:rsid w:val="00677F39"/>
    <w:rsid w:val="00681694"/>
    <w:rsid w:val="00683351"/>
    <w:rsid w:val="00683EE1"/>
    <w:rsid w:val="00684A5A"/>
    <w:rsid w:val="00685E2B"/>
    <w:rsid w:val="00686D46"/>
    <w:rsid w:val="00686F58"/>
    <w:rsid w:val="00687307"/>
    <w:rsid w:val="0069162C"/>
    <w:rsid w:val="00691A93"/>
    <w:rsid w:val="00692915"/>
    <w:rsid w:val="00692DB4"/>
    <w:rsid w:val="00692EC7"/>
    <w:rsid w:val="006959B5"/>
    <w:rsid w:val="006961D3"/>
    <w:rsid w:val="00696627"/>
    <w:rsid w:val="00696905"/>
    <w:rsid w:val="00696E85"/>
    <w:rsid w:val="006A029E"/>
    <w:rsid w:val="006A230B"/>
    <w:rsid w:val="006A311B"/>
    <w:rsid w:val="006A39B8"/>
    <w:rsid w:val="006A43D1"/>
    <w:rsid w:val="006A4619"/>
    <w:rsid w:val="006A4FC3"/>
    <w:rsid w:val="006A5E76"/>
    <w:rsid w:val="006A6F22"/>
    <w:rsid w:val="006A74EF"/>
    <w:rsid w:val="006A785B"/>
    <w:rsid w:val="006B00D6"/>
    <w:rsid w:val="006B05B3"/>
    <w:rsid w:val="006B094F"/>
    <w:rsid w:val="006B10D0"/>
    <w:rsid w:val="006B151A"/>
    <w:rsid w:val="006B1824"/>
    <w:rsid w:val="006B2D20"/>
    <w:rsid w:val="006B3C64"/>
    <w:rsid w:val="006B4C73"/>
    <w:rsid w:val="006B4E26"/>
    <w:rsid w:val="006B570B"/>
    <w:rsid w:val="006B6272"/>
    <w:rsid w:val="006B6288"/>
    <w:rsid w:val="006B733E"/>
    <w:rsid w:val="006C0EF4"/>
    <w:rsid w:val="006C12C3"/>
    <w:rsid w:val="006C207A"/>
    <w:rsid w:val="006C208E"/>
    <w:rsid w:val="006C29E0"/>
    <w:rsid w:val="006C3109"/>
    <w:rsid w:val="006C3655"/>
    <w:rsid w:val="006C60A0"/>
    <w:rsid w:val="006C6A27"/>
    <w:rsid w:val="006C70D3"/>
    <w:rsid w:val="006D0985"/>
    <w:rsid w:val="006D09F6"/>
    <w:rsid w:val="006D0D29"/>
    <w:rsid w:val="006D0E6B"/>
    <w:rsid w:val="006D1AF1"/>
    <w:rsid w:val="006D1BC1"/>
    <w:rsid w:val="006D27D4"/>
    <w:rsid w:val="006D43CC"/>
    <w:rsid w:val="006D482C"/>
    <w:rsid w:val="006D4D2B"/>
    <w:rsid w:val="006D5C9B"/>
    <w:rsid w:val="006D62C4"/>
    <w:rsid w:val="006D63BD"/>
    <w:rsid w:val="006D65E1"/>
    <w:rsid w:val="006D66BA"/>
    <w:rsid w:val="006D6BF1"/>
    <w:rsid w:val="006D7945"/>
    <w:rsid w:val="006E0910"/>
    <w:rsid w:val="006E12B8"/>
    <w:rsid w:val="006E3F61"/>
    <w:rsid w:val="006E53CA"/>
    <w:rsid w:val="006E74DD"/>
    <w:rsid w:val="006E7D13"/>
    <w:rsid w:val="006F0C2C"/>
    <w:rsid w:val="006F1597"/>
    <w:rsid w:val="006F15FF"/>
    <w:rsid w:val="006F22EA"/>
    <w:rsid w:val="006F2E40"/>
    <w:rsid w:val="006F3564"/>
    <w:rsid w:val="006F5392"/>
    <w:rsid w:val="006F53E8"/>
    <w:rsid w:val="006F5557"/>
    <w:rsid w:val="006F5570"/>
    <w:rsid w:val="006F5D4F"/>
    <w:rsid w:val="006F7271"/>
    <w:rsid w:val="006F7A52"/>
    <w:rsid w:val="00700B7E"/>
    <w:rsid w:val="00701233"/>
    <w:rsid w:val="007017E2"/>
    <w:rsid w:val="00701A74"/>
    <w:rsid w:val="00701D70"/>
    <w:rsid w:val="007041D9"/>
    <w:rsid w:val="007051E6"/>
    <w:rsid w:val="00707DC2"/>
    <w:rsid w:val="007100B1"/>
    <w:rsid w:val="0071122E"/>
    <w:rsid w:val="00711307"/>
    <w:rsid w:val="007122B7"/>
    <w:rsid w:val="007123FD"/>
    <w:rsid w:val="00714A56"/>
    <w:rsid w:val="00715A0B"/>
    <w:rsid w:val="00715AC9"/>
    <w:rsid w:val="00715DF1"/>
    <w:rsid w:val="0071674F"/>
    <w:rsid w:val="00716B57"/>
    <w:rsid w:val="00716EAE"/>
    <w:rsid w:val="00717D16"/>
    <w:rsid w:val="00720E28"/>
    <w:rsid w:val="007218C4"/>
    <w:rsid w:val="007227DB"/>
    <w:rsid w:val="00722E4C"/>
    <w:rsid w:val="0072499C"/>
    <w:rsid w:val="0072595E"/>
    <w:rsid w:val="00725B0D"/>
    <w:rsid w:val="00730A4B"/>
    <w:rsid w:val="00731979"/>
    <w:rsid w:val="007359C0"/>
    <w:rsid w:val="00735E45"/>
    <w:rsid w:val="00736E39"/>
    <w:rsid w:val="00737AE0"/>
    <w:rsid w:val="007412B9"/>
    <w:rsid w:val="0074213F"/>
    <w:rsid w:val="00743684"/>
    <w:rsid w:val="007438FA"/>
    <w:rsid w:val="00744E70"/>
    <w:rsid w:val="0074552F"/>
    <w:rsid w:val="00745A80"/>
    <w:rsid w:val="007461CB"/>
    <w:rsid w:val="0074630E"/>
    <w:rsid w:val="0074663A"/>
    <w:rsid w:val="00746C6F"/>
    <w:rsid w:val="007500CD"/>
    <w:rsid w:val="00750C32"/>
    <w:rsid w:val="00750DBB"/>
    <w:rsid w:val="007519C5"/>
    <w:rsid w:val="00751AA7"/>
    <w:rsid w:val="00751B8C"/>
    <w:rsid w:val="00751CF6"/>
    <w:rsid w:val="00754A5D"/>
    <w:rsid w:val="007560C2"/>
    <w:rsid w:val="00757650"/>
    <w:rsid w:val="00760222"/>
    <w:rsid w:val="007604BF"/>
    <w:rsid w:val="0076164B"/>
    <w:rsid w:val="00761F00"/>
    <w:rsid w:val="00764ABA"/>
    <w:rsid w:val="00765270"/>
    <w:rsid w:val="00766A82"/>
    <w:rsid w:val="00770368"/>
    <w:rsid w:val="00770C56"/>
    <w:rsid w:val="00772E81"/>
    <w:rsid w:val="0077324B"/>
    <w:rsid w:val="0077478A"/>
    <w:rsid w:val="00774A96"/>
    <w:rsid w:val="00775354"/>
    <w:rsid w:val="00775B71"/>
    <w:rsid w:val="00777E80"/>
    <w:rsid w:val="00780EA8"/>
    <w:rsid w:val="0078207F"/>
    <w:rsid w:val="00782B98"/>
    <w:rsid w:val="00783185"/>
    <w:rsid w:val="00783E18"/>
    <w:rsid w:val="007858C5"/>
    <w:rsid w:val="00787185"/>
    <w:rsid w:val="007875EF"/>
    <w:rsid w:val="00790374"/>
    <w:rsid w:val="007929F7"/>
    <w:rsid w:val="00794328"/>
    <w:rsid w:val="00794D7E"/>
    <w:rsid w:val="007959B9"/>
    <w:rsid w:val="00795FC4"/>
    <w:rsid w:val="00796218"/>
    <w:rsid w:val="007967A9"/>
    <w:rsid w:val="00796F1C"/>
    <w:rsid w:val="007976BE"/>
    <w:rsid w:val="00797D23"/>
    <w:rsid w:val="007A002C"/>
    <w:rsid w:val="007A22B8"/>
    <w:rsid w:val="007A2516"/>
    <w:rsid w:val="007A2592"/>
    <w:rsid w:val="007A26BF"/>
    <w:rsid w:val="007A2D9B"/>
    <w:rsid w:val="007A3A5F"/>
    <w:rsid w:val="007A4154"/>
    <w:rsid w:val="007A4485"/>
    <w:rsid w:val="007A460B"/>
    <w:rsid w:val="007A55A4"/>
    <w:rsid w:val="007B2AF4"/>
    <w:rsid w:val="007B2B66"/>
    <w:rsid w:val="007B48FA"/>
    <w:rsid w:val="007B51D6"/>
    <w:rsid w:val="007B6795"/>
    <w:rsid w:val="007C0817"/>
    <w:rsid w:val="007C103B"/>
    <w:rsid w:val="007C18C1"/>
    <w:rsid w:val="007C3BD6"/>
    <w:rsid w:val="007C41A4"/>
    <w:rsid w:val="007C6120"/>
    <w:rsid w:val="007C6462"/>
    <w:rsid w:val="007C661B"/>
    <w:rsid w:val="007C7DEC"/>
    <w:rsid w:val="007D0529"/>
    <w:rsid w:val="007D0EF3"/>
    <w:rsid w:val="007D28BE"/>
    <w:rsid w:val="007D2FC8"/>
    <w:rsid w:val="007D338F"/>
    <w:rsid w:val="007D48A7"/>
    <w:rsid w:val="007D4D80"/>
    <w:rsid w:val="007D656F"/>
    <w:rsid w:val="007D7AEE"/>
    <w:rsid w:val="007E019B"/>
    <w:rsid w:val="007E0E64"/>
    <w:rsid w:val="007E3949"/>
    <w:rsid w:val="007E3AB9"/>
    <w:rsid w:val="007E3D14"/>
    <w:rsid w:val="007E79BB"/>
    <w:rsid w:val="007E7C6F"/>
    <w:rsid w:val="007F0B99"/>
    <w:rsid w:val="007F1937"/>
    <w:rsid w:val="007F232C"/>
    <w:rsid w:val="007F27F0"/>
    <w:rsid w:val="007F2AFF"/>
    <w:rsid w:val="007F2F5E"/>
    <w:rsid w:val="007F366D"/>
    <w:rsid w:val="007F4A17"/>
    <w:rsid w:val="007F5B00"/>
    <w:rsid w:val="007F5CB5"/>
    <w:rsid w:val="007F67E3"/>
    <w:rsid w:val="007F6ACB"/>
    <w:rsid w:val="007F6C7A"/>
    <w:rsid w:val="007F76E6"/>
    <w:rsid w:val="0080003D"/>
    <w:rsid w:val="00800111"/>
    <w:rsid w:val="00800364"/>
    <w:rsid w:val="0080053F"/>
    <w:rsid w:val="0080124D"/>
    <w:rsid w:val="00801A4C"/>
    <w:rsid w:val="00801E00"/>
    <w:rsid w:val="00802241"/>
    <w:rsid w:val="00802AB8"/>
    <w:rsid w:val="008036F0"/>
    <w:rsid w:val="00804256"/>
    <w:rsid w:val="008061B3"/>
    <w:rsid w:val="00806FDB"/>
    <w:rsid w:val="00807988"/>
    <w:rsid w:val="00811A3C"/>
    <w:rsid w:val="00812542"/>
    <w:rsid w:val="00812729"/>
    <w:rsid w:val="008127ED"/>
    <w:rsid w:val="0081308D"/>
    <w:rsid w:val="00813E03"/>
    <w:rsid w:val="00814231"/>
    <w:rsid w:val="0081480C"/>
    <w:rsid w:val="008170D6"/>
    <w:rsid w:val="008176C5"/>
    <w:rsid w:val="008226D6"/>
    <w:rsid w:val="00822BB0"/>
    <w:rsid w:val="00823C64"/>
    <w:rsid w:val="00825EE5"/>
    <w:rsid w:val="0082724C"/>
    <w:rsid w:val="00827BB2"/>
    <w:rsid w:val="00830681"/>
    <w:rsid w:val="008335AB"/>
    <w:rsid w:val="00834AFB"/>
    <w:rsid w:val="00834BCE"/>
    <w:rsid w:val="008351E0"/>
    <w:rsid w:val="00835C18"/>
    <w:rsid w:val="0083723E"/>
    <w:rsid w:val="00840000"/>
    <w:rsid w:val="0084002D"/>
    <w:rsid w:val="008401F2"/>
    <w:rsid w:val="00840F66"/>
    <w:rsid w:val="008410CC"/>
    <w:rsid w:val="008421FC"/>
    <w:rsid w:val="0084294E"/>
    <w:rsid w:val="00843865"/>
    <w:rsid w:val="008456D0"/>
    <w:rsid w:val="00845C30"/>
    <w:rsid w:val="00846039"/>
    <w:rsid w:val="008475D6"/>
    <w:rsid w:val="00847B91"/>
    <w:rsid w:val="00850737"/>
    <w:rsid w:val="00851B9C"/>
    <w:rsid w:val="00851E7F"/>
    <w:rsid w:val="008523DC"/>
    <w:rsid w:val="00853E9B"/>
    <w:rsid w:val="00854F27"/>
    <w:rsid w:val="008551FB"/>
    <w:rsid w:val="00855798"/>
    <w:rsid w:val="00856033"/>
    <w:rsid w:val="008601D1"/>
    <w:rsid w:val="00862611"/>
    <w:rsid w:val="00863925"/>
    <w:rsid w:val="008641B0"/>
    <w:rsid w:val="00864E04"/>
    <w:rsid w:val="008657B2"/>
    <w:rsid w:val="0086609E"/>
    <w:rsid w:val="00866822"/>
    <w:rsid w:val="00866B9F"/>
    <w:rsid w:val="00866E97"/>
    <w:rsid w:val="008670AE"/>
    <w:rsid w:val="00870927"/>
    <w:rsid w:val="00871CDD"/>
    <w:rsid w:val="00872533"/>
    <w:rsid w:val="00872752"/>
    <w:rsid w:val="0087327E"/>
    <w:rsid w:val="00873441"/>
    <w:rsid w:val="0087346F"/>
    <w:rsid w:val="00874413"/>
    <w:rsid w:val="008744C3"/>
    <w:rsid w:val="008744C8"/>
    <w:rsid w:val="0087537C"/>
    <w:rsid w:val="008755C5"/>
    <w:rsid w:val="008765B6"/>
    <w:rsid w:val="0087694C"/>
    <w:rsid w:val="00877416"/>
    <w:rsid w:val="00881C02"/>
    <w:rsid w:val="00881E8E"/>
    <w:rsid w:val="0088364C"/>
    <w:rsid w:val="008863A5"/>
    <w:rsid w:val="008866A1"/>
    <w:rsid w:val="00887A12"/>
    <w:rsid w:val="00887EF4"/>
    <w:rsid w:val="00890832"/>
    <w:rsid w:val="00891AD8"/>
    <w:rsid w:val="00892078"/>
    <w:rsid w:val="00894AA4"/>
    <w:rsid w:val="008968AE"/>
    <w:rsid w:val="008969F9"/>
    <w:rsid w:val="00896BDB"/>
    <w:rsid w:val="008971CD"/>
    <w:rsid w:val="0089741F"/>
    <w:rsid w:val="00897DC9"/>
    <w:rsid w:val="008A077A"/>
    <w:rsid w:val="008A2A45"/>
    <w:rsid w:val="008A3042"/>
    <w:rsid w:val="008A32AB"/>
    <w:rsid w:val="008A43AB"/>
    <w:rsid w:val="008A44BA"/>
    <w:rsid w:val="008A51D5"/>
    <w:rsid w:val="008A59DA"/>
    <w:rsid w:val="008A785F"/>
    <w:rsid w:val="008B1C9D"/>
    <w:rsid w:val="008B213D"/>
    <w:rsid w:val="008B299B"/>
    <w:rsid w:val="008B3199"/>
    <w:rsid w:val="008B40E2"/>
    <w:rsid w:val="008B4988"/>
    <w:rsid w:val="008B4AA9"/>
    <w:rsid w:val="008B57F2"/>
    <w:rsid w:val="008B5F04"/>
    <w:rsid w:val="008B6FF9"/>
    <w:rsid w:val="008C0403"/>
    <w:rsid w:val="008C0FC2"/>
    <w:rsid w:val="008C1029"/>
    <w:rsid w:val="008C2486"/>
    <w:rsid w:val="008C3E87"/>
    <w:rsid w:val="008C48AB"/>
    <w:rsid w:val="008C762D"/>
    <w:rsid w:val="008C7A53"/>
    <w:rsid w:val="008D00D7"/>
    <w:rsid w:val="008D07CE"/>
    <w:rsid w:val="008D0B0F"/>
    <w:rsid w:val="008D0E3D"/>
    <w:rsid w:val="008D18FF"/>
    <w:rsid w:val="008D2B8C"/>
    <w:rsid w:val="008D300C"/>
    <w:rsid w:val="008D3C0D"/>
    <w:rsid w:val="008D544B"/>
    <w:rsid w:val="008E17DC"/>
    <w:rsid w:val="008E3B93"/>
    <w:rsid w:val="008E4DF3"/>
    <w:rsid w:val="008E5048"/>
    <w:rsid w:val="008E6E2E"/>
    <w:rsid w:val="008E7469"/>
    <w:rsid w:val="008F0048"/>
    <w:rsid w:val="008F0DB1"/>
    <w:rsid w:val="008F0FAB"/>
    <w:rsid w:val="008F1227"/>
    <w:rsid w:val="008F136F"/>
    <w:rsid w:val="008F17B0"/>
    <w:rsid w:val="008F19C2"/>
    <w:rsid w:val="008F1C81"/>
    <w:rsid w:val="008F1F24"/>
    <w:rsid w:val="008F2F08"/>
    <w:rsid w:val="008F30A0"/>
    <w:rsid w:val="008F36CD"/>
    <w:rsid w:val="008F3C33"/>
    <w:rsid w:val="008F3F21"/>
    <w:rsid w:val="008F56A8"/>
    <w:rsid w:val="008F753C"/>
    <w:rsid w:val="008F7963"/>
    <w:rsid w:val="009008A5"/>
    <w:rsid w:val="00900B79"/>
    <w:rsid w:val="00902B20"/>
    <w:rsid w:val="009040D7"/>
    <w:rsid w:val="00906024"/>
    <w:rsid w:val="00906B7A"/>
    <w:rsid w:val="00907B7D"/>
    <w:rsid w:val="009104EA"/>
    <w:rsid w:val="009107A3"/>
    <w:rsid w:val="009115AE"/>
    <w:rsid w:val="00911E48"/>
    <w:rsid w:val="00912C8C"/>
    <w:rsid w:val="00913700"/>
    <w:rsid w:val="009168EA"/>
    <w:rsid w:val="00917E53"/>
    <w:rsid w:val="00922F79"/>
    <w:rsid w:val="009242D9"/>
    <w:rsid w:val="00924ABF"/>
    <w:rsid w:val="009252F7"/>
    <w:rsid w:val="009264C0"/>
    <w:rsid w:val="00930A4D"/>
    <w:rsid w:val="0093137A"/>
    <w:rsid w:val="00933DDF"/>
    <w:rsid w:val="00933F79"/>
    <w:rsid w:val="009345E4"/>
    <w:rsid w:val="009350E5"/>
    <w:rsid w:val="0093516E"/>
    <w:rsid w:val="00935720"/>
    <w:rsid w:val="0093720F"/>
    <w:rsid w:val="00940B2E"/>
    <w:rsid w:val="0094455C"/>
    <w:rsid w:val="0094569D"/>
    <w:rsid w:val="00945C9E"/>
    <w:rsid w:val="009473AE"/>
    <w:rsid w:val="00951E85"/>
    <w:rsid w:val="009520EE"/>
    <w:rsid w:val="009526D2"/>
    <w:rsid w:val="00952718"/>
    <w:rsid w:val="00952772"/>
    <w:rsid w:val="00952925"/>
    <w:rsid w:val="00953792"/>
    <w:rsid w:val="009548AA"/>
    <w:rsid w:val="00955253"/>
    <w:rsid w:val="009560B9"/>
    <w:rsid w:val="00956EB3"/>
    <w:rsid w:val="009573EA"/>
    <w:rsid w:val="00957915"/>
    <w:rsid w:val="00960469"/>
    <w:rsid w:val="00960646"/>
    <w:rsid w:val="00961F63"/>
    <w:rsid w:val="00962037"/>
    <w:rsid w:val="009625B5"/>
    <w:rsid w:val="00962610"/>
    <w:rsid w:val="0096310C"/>
    <w:rsid w:val="00963A35"/>
    <w:rsid w:val="00963B63"/>
    <w:rsid w:val="00963BA1"/>
    <w:rsid w:val="00964971"/>
    <w:rsid w:val="00964C19"/>
    <w:rsid w:val="009662F6"/>
    <w:rsid w:val="009670EE"/>
    <w:rsid w:val="00970317"/>
    <w:rsid w:val="00971506"/>
    <w:rsid w:val="00971839"/>
    <w:rsid w:val="00971D2C"/>
    <w:rsid w:val="00972241"/>
    <w:rsid w:val="00972EDF"/>
    <w:rsid w:val="00973C5D"/>
    <w:rsid w:val="00973F2E"/>
    <w:rsid w:val="009757DF"/>
    <w:rsid w:val="00975E37"/>
    <w:rsid w:val="00976B0E"/>
    <w:rsid w:val="0098017E"/>
    <w:rsid w:val="0098119B"/>
    <w:rsid w:val="0098366B"/>
    <w:rsid w:val="00984C66"/>
    <w:rsid w:val="00985E48"/>
    <w:rsid w:val="009862A3"/>
    <w:rsid w:val="009871EA"/>
    <w:rsid w:val="0099039B"/>
    <w:rsid w:val="009903D0"/>
    <w:rsid w:val="00990B19"/>
    <w:rsid w:val="00991A83"/>
    <w:rsid w:val="00992A7C"/>
    <w:rsid w:val="0099544B"/>
    <w:rsid w:val="00996B36"/>
    <w:rsid w:val="009A0130"/>
    <w:rsid w:val="009A1CB9"/>
    <w:rsid w:val="009A1EF4"/>
    <w:rsid w:val="009A2B81"/>
    <w:rsid w:val="009A4A96"/>
    <w:rsid w:val="009A5311"/>
    <w:rsid w:val="009A6FF2"/>
    <w:rsid w:val="009B0684"/>
    <w:rsid w:val="009B1B90"/>
    <w:rsid w:val="009B2609"/>
    <w:rsid w:val="009B691D"/>
    <w:rsid w:val="009B6B65"/>
    <w:rsid w:val="009C159B"/>
    <w:rsid w:val="009C3F15"/>
    <w:rsid w:val="009C478D"/>
    <w:rsid w:val="009C5B47"/>
    <w:rsid w:val="009C70E2"/>
    <w:rsid w:val="009C7441"/>
    <w:rsid w:val="009D16E9"/>
    <w:rsid w:val="009D29BE"/>
    <w:rsid w:val="009D2AB4"/>
    <w:rsid w:val="009D2C25"/>
    <w:rsid w:val="009D3CF0"/>
    <w:rsid w:val="009D40EA"/>
    <w:rsid w:val="009E01AC"/>
    <w:rsid w:val="009E032B"/>
    <w:rsid w:val="009E17D5"/>
    <w:rsid w:val="009E1D20"/>
    <w:rsid w:val="009E248A"/>
    <w:rsid w:val="009E28E7"/>
    <w:rsid w:val="009E5A26"/>
    <w:rsid w:val="009E5AA9"/>
    <w:rsid w:val="009E7B4B"/>
    <w:rsid w:val="009E7FC1"/>
    <w:rsid w:val="009F035F"/>
    <w:rsid w:val="009F1DBC"/>
    <w:rsid w:val="009F2031"/>
    <w:rsid w:val="009F27AC"/>
    <w:rsid w:val="009F5587"/>
    <w:rsid w:val="009F5652"/>
    <w:rsid w:val="009F5C9E"/>
    <w:rsid w:val="009F6C45"/>
    <w:rsid w:val="009F7D89"/>
    <w:rsid w:val="00A007A1"/>
    <w:rsid w:val="00A0209D"/>
    <w:rsid w:val="00A0339E"/>
    <w:rsid w:val="00A04A0C"/>
    <w:rsid w:val="00A05A56"/>
    <w:rsid w:val="00A079CC"/>
    <w:rsid w:val="00A106D6"/>
    <w:rsid w:val="00A10D26"/>
    <w:rsid w:val="00A11B4C"/>
    <w:rsid w:val="00A122B7"/>
    <w:rsid w:val="00A12A6A"/>
    <w:rsid w:val="00A12E22"/>
    <w:rsid w:val="00A13878"/>
    <w:rsid w:val="00A13990"/>
    <w:rsid w:val="00A13EF7"/>
    <w:rsid w:val="00A14E84"/>
    <w:rsid w:val="00A15311"/>
    <w:rsid w:val="00A15CC1"/>
    <w:rsid w:val="00A1777E"/>
    <w:rsid w:val="00A213D7"/>
    <w:rsid w:val="00A2187A"/>
    <w:rsid w:val="00A22397"/>
    <w:rsid w:val="00A23582"/>
    <w:rsid w:val="00A23B49"/>
    <w:rsid w:val="00A25095"/>
    <w:rsid w:val="00A25108"/>
    <w:rsid w:val="00A251CF"/>
    <w:rsid w:val="00A25D36"/>
    <w:rsid w:val="00A2604E"/>
    <w:rsid w:val="00A2681C"/>
    <w:rsid w:val="00A26A4F"/>
    <w:rsid w:val="00A2793D"/>
    <w:rsid w:val="00A30C2B"/>
    <w:rsid w:val="00A30F7A"/>
    <w:rsid w:val="00A31229"/>
    <w:rsid w:val="00A350A8"/>
    <w:rsid w:val="00A365C2"/>
    <w:rsid w:val="00A37AB3"/>
    <w:rsid w:val="00A408E2"/>
    <w:rsid w:val="00A4145D"/>
    <w:rsid w:val="00A4489D"/>
    <w:rsid w:val="00A453AC"/>
    <w:rsid w:val="00A4788E"/>
    <w:rsid w:val="00A47934"/>
    <w:rsid w:val="00A51455"/>
    <w:rsid w:val="00A5213F"/>
    <w:rsid w:val="00A52C41"/>
    <w:rsid w:val="00A52C5B"/>
    <w:rsid w:val="00A53248"/>
    <w:rsid w:val="00A5340C"/>
    <w:rsid w:val="00A54927"/>
    <w:rsid w:val="00A54F64"/>
    <w:rsid w:val="00A55522"/>
    <w:rsid w:val="00A55D5F"/>
    <w:rsid w:val="00A566C4"/>
    <w:rsid w:val="00A571B0"/>
    <w:rsid w:val="00A60B12"/>
    <w:rsid w:val="00A61DA1"/>
    <w:rsid w:val="00A6362B"/>
    <w:rsid w:val="00A67039"/>
    <w:rsid w:val="00A671B3"/>
    <w:rsid w:val="00A67E76"/>
    <w:rsid w:val="00A708E2"/>
    <w:rsid w:val="00A711F2"/>
    <w:rsid w:val="00A72E59"/>
    <w:rsid w:val="00A73796"/>
    <w:rsid w:val="00A747CE"/>
    <w:rsid w:val="00A760F5"/>
    <w:rsid w:val="00A7652C"/>
    <w:rsid w:val="00A770A2"/>
    <w:rsid w:val="00A80270"/>
    <w:rsid w:val="00A805F6"/>
    <w:rsid w:val="00A81B2C"/>
    <w:rsid w:val="00A82A4F"/>
    <w:rsid w:val="00A8360C"/>
    <w:rsid w:val="00A849A5"/>
    <w:rsid w:val="00A84A3F"/>
    <w:rsid w:val="00A84F81"/>
    <w:rsid w:val="00A85325"/>
    <w:rsid w:val="00A8783A"/>
    <w:rsid w:val="00A8785C"/>
    <w:rsid w:val="00A87A5F"/>
    <w:rsid w:val="00A87BFA"/>
    <w:rsid w:val="00A906CA"/>
    <w:rsid w:val="00A907A0"/>
    <w:rsid w:val="00A91F26"/>
    <w:rsid w:val="00A92F41"/>
    <w:rsid w:val="00A93352"/>
    <w:rsid w:val="00A93C1D"/>
    <w:rsid w:val="00A94881"/>
    <w:rsid w:val="00A952F7"/>
    <w:rsid w:val="00A9677B"/>
    <w:rsid w:val="00A96E79"/>
    <w:rsid w:val="00A97AE9"/>
    <w:rsid w:val="00AA03C4"/>
    <w:rsid w:val="00AA0892"/>
    <w:rsid w:val="00AA132B"/>
    <w:rsid w:val="00AA2709"/>
    <w:rsid w:val="00AA32BF"/>
    <w:rsid w:val="00AA389B"/>
    <w:rsid w:val="00AA39E4"/>
    <w:rsid w:val="00AA45DE"/>
    <w:rsid w:val="00AA47FD"/>
    <w:rsid w:val="00AA4ADE"/>
    <w:rsid w:val="00AA7AA9"/>
    <w:rsid w:val="00AA7C3E"/>
    <w:rsid w:val="00AB0D23"/>
    <w:rsid w:val="00AB21D7"/>
    <w:rsid w:val="00AB28AB"/>
    <w:rsid w:val="00AB3372"/>
    <w:rsid w:val="00AB35F7"/>
    <w:rsid w:val="00AB385C"/>
    <w:rsid w:val="00AB52DB"/>
    <w:rsid w:val="00AB66DF"/>
    <w:rsid w:val="00AB6914"/>
    <w:rsid w:val="00AB6A9E"/>
    <w:rsid w:val="00AB75CC"/>
    <w:rsid w:val="00AC07B7"/>
    <w:rsid w:val="00AC0AB7"/>
    <w:rsid w:val="00AC0CAA"/>
    <w:rsid w:val="00AC0E8B"/>
    <w:rsid w:val="00AC1A5F"/>
    <w:rsid w:val="00AC2E51"/>
    <w:rsid w:val="00AC37D5"/>
    <w:rsid w:val="00AC7125"/>
    <w:rsid w:val="00AC78B1"/>
    <w:rsid w:val="00AD2B59"/>
    <w:rsid w:val="00AD38F2"/>
    <w:rsid w:val="00AD3BB6"/>
    <w:rsid w:val="00AD428E"/>
    <w:rsid w:val="00AD47A3"/>
    <w:rsid w:val="00AD5559"/>
    <w:rsid w:val="00AD62BB"/>
    <w:rsid w:val="00AD66DB"/>
    <w:rsid w:val="00AD6CC0"/>
    <w:rsid w:val="00AE0A53"/>
    <w:rsid w:val="00AE0D90"/>
    <w:rsid w:val="00AE18D7"/>
    <w:rsid w:val="00AE2731"/>
    <w:rsid w:val="00AE2F55"/>
    <w:rsid w:val="00AE3326"/>
    <w:rsid w:val="00AE41E5"/>
    <w:rsid w:val="00AE4A69"/>
    <w:rsid w:val="00AE52DE"/>
    <w:rsid w:val="00AE608D"/>
    <w:rsid w:val="00AE6C7C"/>
    <w:rsid w:val="00AE7724"/>
    <w:rsid w:val="00AF0E00"/>
    <w:rsid w:val="00AF1288"/>
    <w:rsid w:val="00AF1ED8"/>
    <w:rsid w:val="00AF240E"/>
    <w:rsid w:val="00AF26CC"/>
    <w:rsid w:val="00AF29AD"/>
    <w:rsid w:val="00AF2FE2"/>
    <w:rsid w:val="00AF3F80"/>
    <w:rsid w:val="00AF4794"/>
    <w:rsid w:val="00AF51E9"/>
    <w:rsid w:val="00AF60CB"/>
    <w:rsid w:val="00AF685E"/>
    <w:rsid w:val="00AF7A37"/>
    <w:rsid w:val="00B02AFE"/>
    <w:rsid w:val="00B02BB3"/>
    <w:rsid w:val="00B02BB6"/>
    <w:rsid w:val="00B02D49"/>
    <w:rsid w:val="00B04612"/>
    <w:rsid w:val="00B06A8A"/>
    <w:rsid w:val="00B06AC6"/>
    <w:rsid w:val="00B10297"/>
    <w:rsid w:val="00B112CE"/>
    <w:rsid w:val="00B1193D"/>
    <w:rsid w:val="00B11D46"/>
    <w:rsid w:val="00B12422"/>
    <w:rsid w:val="00B1328D"/>
    <w:rsid w:val="00B149CD"/>
    <w:rsid w:val="00B154FA"/>
    <w:rsid w:val="00B161DF"/>
    <w:rsid w:val="00B16FD5"/>
    <w:rsid w:val="00B17EBB"/>
    <w:rsid w:val="00B2021A"/>
    <w:rsid w:val="00B202F0"/>
    <w:rsid w:val="00B20AB9"/>
    <w:rsid w:val="00B20D5A"/>
    <w:rsid w:val="00B22439"/>
    <w:rsid w:val="00B22709"/>
    <w:rsid w:val="00B22D73"/>
    <w:rsid w:val="00B24896"/>
    <w:rsid w:val="00B27D01"/>
    <w:rsid w:val="00B301D5"/>
    <w:rsid w:val="00B3033E"/>
    <w:rsid w:val="00B325AD"/>
    <w:rsid w:val="00B32935"/>
    <w:rsid w:val="00B32F49"/>
    <w:rsid w:val="00B32F9A"/>
    <w:rsid w:val="00B33B79"/>
    <w:rsid w:val="00B345F6"/>
    <w:rsid w:val="00B36964"/>
    <w:rsid w:val="00B36B7D"/>
    <w:rsid w:val="00B37204"/>
    <w:rsid w:val="00B37919"/>
    <w:rsid w:val="00B40144"/>
    <w:rsid w:val="00B406B3"/>
    <w:rsid w:val="00B4274C"/>
    <w:rsid w:val="00B44565"/>
    <w:rsid w:val="00B4474A"/>
    <w:rsid w:val="00B47FB4"/>
    <w:rsid w:val="00B51013"/>
    <w:rsid w:val="00B521B9"/>
    <w:rsid w:val="00B529EF"/>
    <w:rsid w:val="00B536CF"/>
    <w:rsid w:val="00B53BDE"/>
    <w:rsid w:val="00B54022"/>
    <w:rsid w:val="00B5478A"/>
    <w:rsid w:val="00B5493A"/>
    <w:rsid w:val="00B55524"/>
    <w:rsid w:val="00B567F0"/>
    <w:rsid w:val="00B569F9"/>
    <w:rsid w:val="00B56FD0"/>
    <w:rsid w:val="00B5738A"/>
    <w:rsid w:val="00B57F84"/>
    <w:rsid w:val="00B60A43"/>
    <w:rsid w:val="00B60D4D"/>
    <w:rsid w:val="00B61180"/>
    <w:rsid w:val="00B612BE"/>
    <w:rsid w:val="00B6240F"/>
    <w:rsid w:val="00B65057"/>
    <w:rsid w:val="00B653A9"/>
    <w:rsid w:val="00B65EFB"/>
    <w:rsid w:val="00B71329"/>
    <w:rsid w:val="00B71834"/>
    <w:rsid w:val="00B71C2C"/>
    <w:rsid w:val="00B72624"/>
    <w:rsid w:val="00B72DA6"/>
    <w:rsid w:val="00B737B4"/>
    <w:rsid w:val="00B73B44"/>
    <w:rsid w:val="00B75C92"/>
    <w:rsid w:val="00B76DC7"/>
    <w:rsid w:val="00B82661"/>
    <w:rsid w:val="00B826E2"/>
    <w:rsid w:val="00B83039"/>
    <w:rsid w:val="00B8355A"/>
    <w:rsid w:val="00B839B4"/>
    <w:rsid w:val="00B83E34"/>
    <w:rsid w:val="00B84307"/>
    <w:rsid w:val="00B84EE4"/>
    <w:rsid w:val="00B85F7F"/>
    <w:rsid w:val="00B86577"/>
    <w:rsid w:val="00B866F1"/>
    <w:rsid w:val="00B86844"/>
    <w:rsid w:val="00B8743B"/>
    <w:rsid w:val="00B87457"/>
    <w:rsid w:val="00B90754"/>
    <w:rsid w:val="00B90AD3"/>
    <w:rsid w:val="00B91017"/>
    <w:rsid w:val="00B911FE"/>
    <w:rsid w:val="00B91BCD"/>
    <w:rsid w:val="00B92E45"/>
    <w:rsid w:val="00B92E5D"/>
    <w:rsid w:val="00B9362F"/>
    <w:rsid w:val="00B93C23"/>
    <w:rsid w:val="00B93E4A"/>
    <w:rsid w:val="00B94C35"/>
    <w:rsid w:val="00B96F90"/>
    <w:rsid w:val="00B973FD"/>
    <w:rsid w:val="00B977A6"/>
    <w:rsid w:val="00BA0475"/>
    <w:rsid w:val="00BA0D4A"/>
    <w:rsid w:val="00BA31BE"/>
    <w:rsid w:val="00BA33E7"/>
    <w:rsid w:val="00BA3F2A"/>
    <w:rsid w:val="00BA5FC5"/>
    <w:rsid w:val="00BA6CF5"/>
    <w:rsid w:val="00BB0A42"/>
    <w:rsid w:val="00BB2384"/>
    <w:rsid w:val="00BB26AD"/>
    <w:rsid w:val="00BB3EA7"/>
    <w:rsid w:val="00BB4A90"/>
    <w:rsid w:val="00BB4F41"/>
    <w:rsid w:val="00BB4F9F"/>
    <w:rsid w:val="00BB507D"/>
    <w:rsid w:val="00BB5374"/>
    <w:rsid w:val="00BC0E5B"/>
    <w:rsid w:val="00BC4EC9"/>
    <w:rsid w:val="00BC5F55"/>
    <w:rsid w:val="00BC5F68"/>
    <w:rsid w:val="00BD026A"/>
    <w:rsid w:val="00BD0466"/>
    <w:rsid w:val="00BD08CC"/>
    <w:rsid w:val="00BD1085"/>
    <w:rsid w:val="00BD12C1"/>
    <w:rsid w:val="00BD1B60"/>
    <w:rsid w:val="00BD2E59"/>
    <w:rsid w:val="00BD37E2"/>
    <w:rsid w:val="00BD4A04"/>
    <w:rsid w:val="00BD4B0C"/>
    <w:rsid w:val="00BD4CD2"/>
    <w:rsid w:val="00BD65F4"/>
    <w:rsid w:val="00BE0541"/>
    <w:rsid w:val="00BE07D9"/>
    <w:rsid w:val="00BE138E"/>
    <w:rsid w:val="00BE2297"/>
    <w:rsid w:val="00BE3638"/>
    <w:rsid w:val="00BE5C0A"/>
    <w:rsid w:val="00BE6D75"/>
    <w:rsid w:val="00BE7AB3"/>
    <w:rsid w:val="00BF0D17"/>
    <w:rsid w:val="00BF18D4"/>
    <w:rsid w:val="00BF19DC"/>
    <w:rsid w:val="00BF2585"/>
    <w:rsid w:val="00BF39C7"/>
    <w:rsid w:val="00BF52D4"/>
    <w:rsid w:val="00BF630C"/>
    <w:rsid w:val="00C00C27"/>
    <w:rsid w:val="00C02492"/>
    <w:rsid w:val="00C0485A"/>
    <w:rsid w:val="00C058D3"/>
    <w:rsid w:val="00C060DC"/>
    <w:rsid w:val="00C06911"/>
    <w:rsid w:val="00C077AC"/>
    <w:rsid w:val="00C1042E"/>
    <w:rsid w:val="00C10D0D"/>
    <w:rsid w:val="00C11351"/>
    <w:rsid w:val="00C12116"/>
    <w:rsid w:val="00C121CA"/>
    <w:rsid w:val="00C12C6A"/>
    <w:rsid w:val="00C152B3"/>
    <w:rsid w:val="00C16814"/>
    <w:rsid w:val="00C20E6A"/>
    <w:rsid w:val="00C2177C"/>
    <w:rsid w:val="00C21C9A"/>
    <w:rsid w:val="00C23105"/>
    <w:rsid w:val="00C23508"/>
    <w:rsid w:val="00C24219"/>
    <w:rsid w:val="00C2482F"/>
    <w:rsid w:val="00C25AF3"/>
    <w:rsid w:val="00C26CC6"/>
    <w:rsid w:val="00C26D3B"/>
    <w:rsid w:val="00C272E2"/>
    <w:rsid w:val="00C3007F"/>
    <w:rsid w:val="00C30088"/>
    <w:rsid w:val="00C30213"/>
    <w:rsid w:val="00C32CA4"/>
    <w:rsid w:val="00C34052"/>
    <w:rsid w:val="00C35054"/>
    <w:rsid w:val="00C3652C"/>
    <w:rsid w:val="00C3676D"/>
    <w:rsid w:val="00C36AF5"/>
    <w:rsid w:val="00C4012C"/>
    <w:rsid w:val="00C407D2"/>
    <w:rsid w:val="00C41CF0"/>
    <w:rsid w:val="00C446D0"/>
    <w:rsid w:val="00C4508B"/>
    <w:rsid w:val="00C45149"/>
    <w:rsid w:val="00C453B5"/>
    <w:rsid w:val="00C4557E"/>
    <w:rsid w:val="00C45A82"/>
    <w:rsid w:val="00C45DEF"/>
    <w:rsid w:val="00C468E5"/>
    <w:rsid w:val="00C470BA"/>
    <w:rsid w:val="00C50201"/>
    <w:rsid w:val="00C50AFE"/>
    <w:rsid w:val="00C51265"/>
    <w:rsid w:val="00C54296"/>
    <w:rsid w:val="00C54506"/>
    <w:rsid w:val="00C54D8F"/>
    <w:rsid w:val="00C55EC2"/>
    <w:rsid w:val="00C55EEB"/>
    <w:rsid w:val="00C567A1"/>
    <w:rsid w:val="00C57A57"/>
    <w:rsid w:val="00C57E7A"/>
    <w:rsid w:val="00C60808"/>
    <w:rsid w:val="00C622C5"/>
    <w:rsid w:val="00C64CBC"/>
    <w:rsid w:val="00C702CA"/>
    <w:rsid w:val="00C71311"/>
    <w:rsid w:val="00C71A3C"/>
    <w:rsid w:val="00C72122"/>
    <w:rsid w:val="00C734F2"/>
    <w:rsid w:val="00C73ECD"/>
    <w:rsid w:val="00C74C09"/>
    <w:rsid w:val="00C75076"/>
    <w:rsid w:val="00C75C0D"/>
    <w:rsid w:val="00C7656A"/>
    <w:rsid w:val="00C76684"/>
    <w:rsid w:val="00C76692"/>
    <w:rsid w:val="00C76E40"/>
    <w:rsid w:val="00C8119E"/>
    <w:rsid w:val="00C82014"/>
    <w:rsid w:val="00C82266"/>
    <w:rsid w:val="00C84A08"/>
    <w:rsid w:val="00C85296"/>
    <w:rsid w:val="00C8628A"/>
    <w:rsid w:val="00C8654E"/>
    <w:rsid w:val="00C868C4"/>
    <w:rsid w:val="00C90729"/>
    <w:rsid w:val="00C92D9C"/>
    <w:rsid w:val="00C94358"/>
    <w:rsid w:val="00C94C5F"/>
    <w:rsid w:val="00C95CD9"/>
    <w:rsid w:val="00C96894"/>
    <w:rsid w:val="00C96DBA"/>
    <w:rsid w:val="00C9703F"/>
    <w:rsid w:val="00CA0559"/>
    <w:rsid w:val="00CA0570"/>
    <w:rsid w:val="00CA1DDF"/>
    <w:rsid w:val="00CA1F17"/>
    <w:rsid w:val="00CA1F8B"/>
    <w:rsid w:val="00CA5132"/>
    <w:rsid w:val="00CA5B94"/>
    <w:rsid w:val="00CA79A9"/>
    <w:rsid w:val="00CA79D9"/>
    <w:rsid w:val="00CB0973"/>
    <w:rsid w:val="00CB0E7E"/>
    <w:rsid w:val="00CB2C3A"/>
    <w:rsid w:val="00CB35E1"/>
    <w:rsid w:val="00CB379C"/>
    <w:rsid w:val="00CB3FA9"/>
    <w:rsid w:val="00CB74B3"/>
    <w:rsid w:val="00CC01A4"/>
    <w:rsid w:val="00CC231F"/>
    <w:rsid w:val="00CC2335"/>
    <w:rsid w:val="00CC3070"/>
    <w:rsid w:val="00CC3702"/>
    <w:rsid w:val="00CC388E"/>
    <w:rsid w:val="00CC59DC"/>
    <w:rsid w:val="00CC7170"/>
    <w:rsid w:val="00CC7C39"/>
    <w:rsid w:val="00CD13B1"/>
    <w:rsid w:val="00CD1540"/>
    <w:rsid w:val="00CD247F"/>
    <w:rsid w:val="00CD28A3"/>
    <w:rsid w:val="00CD3D14"/>
    <w:rsid w:val="00CD44CC"/>
    <w:rsid w:val="00CD6A88"/>
    <w:rsid w:val="00CD6CB0"/>
    <w:rsid w:val="00CD7265"/>
    <w:rsid w:val="00CD7784"/>
    <w:rsid w:val="00CE15E8"/>
    <w:rsid w:val="00CE69F6"/>
    <w:rsid w:val="00CF07D4"/>
    <w:rsid w:val="00CF120D"/>
    <w:rsid w:val="00CF1B27"/>
    <w:rsid w:val="00CF1B56"/>
    <w:rsid w:val="00CF28D4"/>
    <w:rsid w:val="00CF3C9A"/>
    <w:rsid w:val="00CF5C84"/>
    <w:rsid w:val="00CF6739"/>
    <w:rsid w:val="00CF7F34"/>
    <w:rsid w:val="00D00C29"/>
    <w:rsid w:val="00D02853"/>
    <w:rsid w:val="00D028DC"/>
    <w:rsid w:val="00D02DD3"/>
    <w:rsid w:val="00D04120"/>
    <w:rsid w:val="00D043CC"/>
    <w:rsid w:val="00D04597"/>
    <w:rsid w:val="00D06451"/>
    <w:rsid w:val="00D068C0"/>
    <w:rsid w:val="00D10A8B"/>
    <w:rsid w:val="00D10C60"/>
    <w:rsid w:val="00D126E8"/>
    <w:rsid w:val="00D12FF2"/>
    <w:rsid w:val="00D133AA"/>
    <w:rsid w:val="00D15882"/>
    <w:rsid w:val="00D15C34"/>
    <w:rsid w:val="00D16DFD"/>
    <w:rsid w:val="00D16F0B"/>
    <w:rsid w:val="00D173F9"/>
    <w:rsid w:val="00D17699"/>
    <w:rsid w:val="00D1791C"/>
    <w:rsid w:val="00D179A8"/>
    <w:rsid w:val="00D20CCE"/>
    <w:rsid w:val="00D23049"/>
    <w:rsid w:val="00D23CF8"/>
    <w:rsid w:val="00D259ED"/>
    <w:rsid w:val="00D25F23"/>
    <w:rsid w:val="00D27F6A"/>
    <w:rsid w:val="00D3026F"/>
    <w:rsid w:val="00D31E37"/>
    <w:rsid w:val="00D320D7"/>
    <w:rsid w:val="00D3299D"/>
    <w:rsid w:val="00D32B47"/>
    <w:rsid w:val="00D33BB0"/>
    <w:rsid w:val="00D34568"/>
    <w:rsid w:val="00D377D9"/>
    <w:rsid w:val="00D408BC"/>
    <w:rsid w:val="00D41744"/>
    <w:rsid w:val="00D41BB7"/>
    <w:rsid w:val="00D42193"/>
    <w:rsid w:val="00D42E24"/>
    <w:rsid w:val="00D437A3"/>
    <w:rsid w:val="00D4479C"/>
    <w:rsid w:val="00D450E2"/>
    <w:rsid w:val="00D45EE4"/>
    <w:rsid w:val="00D477A6"/>
    <w:rsid w:val="00D50603"/>
    <w:rsid w:val="00D50CA9"/>
    <w:rsid w:val="00D50DAB"/>
    <w:rsid w:val="00D515E2"/>
    <w:rsid w:val="00D51A42"/>
    <w:rsid w:val="00D5227F"/>
    <w:rsid w:val="00D5478A"/>
    <w:rsid w:val="00D549A1"/>
    <w:rsid w:val="00D54D69"/>
    <w:rsid w:val="00D54EFC"/>
    <w:rsid w:val="00D54FFE"/>
    <w:rsid w:val="00D55C31"/>
    <w:rsid w:val="00D570D0"/>
    <w:rsid w:val="00D571B2"/>
    <w:rsid w:val="00D6149A"/>
    <w:rsid w:val="00D61EFF"/>
    <w:rsid w:val="00D624B6"/>
    <w:rsid w:val="00D62ACA"/>
    <w:rsid w:val="00D63439"/>
    <w:rsid w:val="00D63E06"/>
    <w:rsid w:val="00D6461F"/>
    <w:rsid w:val="00D679C0"/>
    <w:rsid w:val="00D67BEF"/>
    <w:rsid w:val="00D7010E"/>
    <w:rsid w:val="00D70596"/>
    <w:rsid w:val="00D705A5"/>
    <w:rsid w:val="00D7279A"/>
    <w:rsid w:val="00D73E42"/>
    <w:rsid w:val="00D744EA"/>
    <w:rsid w:val="00D75562"/>
    <w:rsid w:val="00D75846"/>
    <w:rsid w:val="00D759A4"/>
    <w:rsid w:val="00D778E6"/>
    <w:rsid w:val="00D80DE2"/>
    <w:rsid w:val="00D80EFF"/>
    <w:rsid w:val="00D81CBA"/>
    <w:rsid w:val="00D81E8C"/>
    <w:rsid w:val="00D8274A"/>
    <w:rsid w:val="00D828A5"/>
    <w:rsid w:val="00D832B6"/>
    <w:rsid w:val="00D834CB"/>
    <w:rsid w:val="00D83AC5"/>
    <w:rsid w:val="00D83AFB"/>
    <w:rsid w:val="00D83C22"/>
    <w:rsid w:val="00D84E3F"/>
    <w:rsid w:val="00D85A39"/>
    <w:rsid w:val="00D8602F"/>
    <w:rsid w:val="00D8628F"/>
    <w:rsid w:val="00D87295"/>
    <w:rsid w:val="00D905A8"/>
    <w:rsid w:val="00D91AEB"/>
    <w:rsid w:val="00D923E9"/>
    <w:rsid w:val="00D92872"/>
    <w:rsid w:val="00D92A45"/>
    <w:rsid w:val="00D945B3"/>
    <w:rsid w:val="00D94627"/>
    <w:rsid w:val="00D94D30"/>
    <w:rsid w:val="00D94EE1"/>
    <w:rsid w:val="00D96A0E"/>
    <w:rsid w:val="00D971D7"/>
    <w:rsid w:val="00D97BB0"/>
    <w:rsid w:val="00DA13D4"/>
    <w:rsid w:val="00DA2D5C"/>
    <w:rsid w:val="00DA41A8"/>
    <w:rsid w:val="00DA58F4"/>
    <w:rsid w:val="00DA5A23"/>
    <w:rsid w:val="00DA5F32"/>
    <w:rsid w:val="00DB0D45"/>
    <w:rsid w:val="00DB18C8"/>
    <w:rsid w:val="00DB1AA6"/>
    <w:rsid w:val="00DB1E7E"/>
    <w:rsid w:val="00DB1F00"/>
    <w:rsid w:val="00DB2770"/>
    <w:rsid w:val="00DB34DB"/>
    <w:rsid w:val="00DB3F7C"/>
    <w:rsid w:val="00DB45DD"/>
    <w:rsid w:val="00DB4975"/>
    <w:rsid w:val="00DB49A3"/>
    <w:rsid w:val="00DB517B"/>
    <w:rsid w:val="00DB5576"/>
    <w:rsid w:val="00DB59F3"/>
    <w:rsid w:val="00DB70EE"/>
    <w:rsid w:val="00DB7453"/>
    <w:rsid w:val="00DB7E6E"/>
    <w:rsid w:val="00DC025D"/>
    <w:rsid w:val="00DC0A89"/>
    <w:rsid w:val="00DC1DA3"/>
    <w:rsid w:val="00DC521C"/>
    <w:rsid w:val="00DC5690"/>
    <w:rsid w:val="00DC6754"/>
    <w:rsid w:val="00DC6DAE"/>
    <w:rsid w:val="00DC6F18"/>
    <w:rsid w:val="00DD15D8"/>
    <w:rsid w:val="00DD1665"/>
    <w:rsid w:val="00DD320D"/>
    <w:rsid w:val="00DD4288"/>
    <w:rsid w:val="00DD51F6"/>
    <w:rsid w:val="00DD54F0"/>
    <w:rsid w:val="00DD691A"/>
    <w:rsid w:val="00DD7375"/>
    <w:rsid w:val="00DD76BA"/>
    <w:rsid w:val="00DD79E3"/>
    <w:rsid w:val="00DE0187"/>
    <w:rsid w:val="00DE0804"/>
    <w:rsid w:val="00DE0A8B"/>
    <w:rsid w:val="00DE34DE"/>
    <w:rsid w:val="00DE3603"/>
    <w:rsid w:val="00DE3F9C"/>
    <w:rsid w:val="00DE4EB4"/>
    <w:rsid w:val="00DE5095"/>
    <w:rsid w:val="00DE57EF"/>
    <w:rsid w:val="00DE5EC8"/>
    <w:rsid w:val="00DE5F35"/>
    <w:rsid w:val="00DF0304"/>
    <w:rsid w:val="00DF056A"/>
    <w:rsid w:val="00DF06DB"/>
    <w:rsid w:val="00DF0715"/>
    <w:rsid w:val="00DF0726"/>
    <w:rsid w:val="00DF1756"/>
    <w:rsid w:val="00DF2EC5"/>
    <w:rsid w:val="00DF364D"/>
    <w:rsid w:val="00DF49C7"/>
    <w:rsid w:val="00DF6AC8"/>
    <w:rsid w:val="00DF7574"/>
    <w:rsid w:val="00DF768A"/>
    <w:rsid w:val="00DF7731"/>
    <w:rsid w:val="00DF7818"/>
    <w:rsid w:val="00DF798A"/>
    <w:rsid w:val="00E01EE9"/>
    <w:rsid w:val="00E02280"/>
    <w:rsid w:val="00E024F1"/>
    <w:rsid w:val="00E02803"/>
    <w:rsid w:val="00E02C5C"/>
    <w:rsid w:val="00E02CC6"/>
    <w:rsid w:val="00E0334B"/>
    <w:rsid w:val="00E03EBA"/>
    <w:rsid w:val="00E046A1"/>
    <w:rsid w:val="00E06D6B"/>
    <w:rsid w:val="00E1364C"/>
    <w:rsid w:val="00E149B7"/>
    <w:rsid w:val="00E14ADF"/>
    <w:rsid w:val="00E14B94"/>
    <w:rsid w:val="00E14DF5"/>
    <w:rsid w:val="00E15103"/>
    <w:rsid w:val="00E15603"/>
    <w:rsid w:val="00E169DC"/>
    <w:rsid w:val="00E170A8"/>
    <w:rsid w:val="00E17D43"/>
    <w:rsid w:val="00E20B58"/>
    <w:rsid w:val="00E20BB0"/>
    <w:rsid w:val="00E215F0"/>
    <w:rsid w:val="00E21CAF"/>
    <w:rsid w:val="00E23C3E"/>
    <w:rsid w:val="00E244D2"/>
    <w:rsid w:val="00E24635"/>
    <w:rsid w:val="00E248FE"/>
    <w:rsid w:val="00E25A9C"/>
    <w:rsid w:val="00E26F8C"/>
    <w:rsid w:val="00E30123"/>
    <w:rsid w:val="00E30596"/>
    <w:rsid w:val="00E3067F"/>
    <w:rsid w:val="00E307EB"/>
    <w:rsid w:val="00E30879"/>
    <w:rsid w:val="00E3286B"/>
    <w:rsid w:val="00E33554"/>
    <w:rsid w:val="00E33A26"/>
    <w:rsid w:val="00E3436A"/>
    <w:rsid w:val="00E36B87"/>
    <w:rsid w:val="00E37D3A"/>
    <w:rsid w:val="00E4100D"/>
    <w:rsid w:val="00E420D9"/>
    <w:rsid w:val="00E448DC"/>
    <w:rsid w:val="00E45499"/>
    <w:rsid w:val="00E4604D"/>
    <w:rsid w:val="00E4609D"/>
    <w:rsid w:val="00E4779D"/>
    <w:rsid w:val="00E5006E"/>
    <w:rsid w:val="00E51C71"/>
    <w:rsid w:val="00E533D6"/>
    <w:rsid w:val="00E539E5"/>
    <w:rsid w:val="00E54A83"/>
    <w:rsid w:val="00E54D1B"/>
    <w:rsid w:val="00E55416"/>
    <w:rsid w:val="00E554E8"/>
    <w:rsid w:val="00E5585E"/>
    <w:rsid w:val="00E55C1B"/>
    <w:rsid w:val="00E56449"/>
    <w:rsid w:val="00E56A85"/>
    <w:rsid w:val="00E60917"/>
    <w:rsid w:val="00E6093F"/>
    <w:rsid w:val="00E60E2F"/>
    <w:rsid w:val="00E6127F"/>
    <w:rsid w:val="00E616F1"/>
    <w:rsid w:val="00E61BEC"/>
    <w:rsid w:val="00E62D9B"/>
    <w:rsid w:val="00E636F8"/>
    <w:rsid w:val="00E65A36"/>
    <w:rsid w:val="00E6603E"/>
    <w:rsid w:val="00E66160"/>
    <w:rsid w:val="00E66B3F"/>
    <w:rsid w:val="00E66FE0"/>
    <w:rsid w:val="00E67184"/>
    <w:rsid w:val="00E67E81"/>
    <w:rsid w:val="00E704D4"/>
    <w:rsid w:val="00E712D9"/>
    <w:rsid w:val="00E72193"/>
    <w:rsid w:val="00E7267C"/>
    <w:rsid w:val="00E72BE4"/>
    <w:rsid w:val="00E738A3"/>
    <w:rsid w:val="00E74B2F"/>
    <w:rsid w:val="00E74BEA"/>
    <w:rsid w:val="00E7530F"/>
    <w:rsid w:val="00E768D2"/>
    <w:rsid w:val="00E76AA1"/>
    <w:rsid w:val="00E80ABA"/>
    <w:rsid w:val="00E816B8"/>
    <w:rsid w:val="00E81805"/>
    <w:rsid w:val="00E81D3C"/>
    <w:rsid w:val="00E82328"/>
    <w:rsid w:val="00E82CA9"/>
    <w:rsid w:val="00E8597E"/>
    <w:rsid w:val="00E85AC5"/>
    <w:rsid w:val="00E86710"/>
    <w:rsid w:val="00E869FC"/>
    <w:rsid w:val="00E87075"/>
    <w:rsid w:val="00E910EC"/>
    <w:rsid w:val="00E92FC2"/>
    <w:rsid w:val="00E932ED"/>
    <w:rsid w:val="00E9365B"/>
    <w:rsid w:val="00E937E9"/>
    <w:rsid w:val="00E964BE"/>
    <w:rsid w:val="00E9688C"/>
    <w:rsid w:val="00EA04CC"/>
    <w:rsid w:val="00EA11DA"/>
    <w:rsid w:val="00EA1BCA"/>
    <w:rsid w:val="00EA2571"/>
    <w:rsid w:val="00EA2775"/>
    <w:rsid w:val="00EA3773"/>
    <w:rsid w:val="00EA609F"/>
    <w:rsid w:val="00EB0B86"/>
    <w:rsid w:val="00EB0F98"/>
    <w:rsid w:val="00EB17F1"/>
    <w:rsid w:val="00EB22E6"/>
    <w:rsid w:val="00EB440D"/>
    <w:rsid w:val="00EB46F9"/>
    <w:rsid w:val="00EB543F"/>
    <w:rsid w:val="00EB62E0"/>
    <w:rsid w:val="00EB6770"/>
    <w:rsid w:val="00EB682F"/>
    <w:rsid w:val="00EB7602"/>
    <w:rsid w:val="00EC02DB"/>
    <w:rsid w:val="00EC044B"/>
    <w:rsid w:val="00EC21D2"/>
    <w:rsid w:val="00EC4776"/>
    <w:rsid w:val="00EC488C"/>
    <w:rsid w:val="00EC4C01"/>
    <w:rsid w:val="00EC501D"/>
    <w:rsid w:val="00EC5050"/>
    <w:rsid w:val="00EC5D58"/>
    <w:rsid w:val="00EC5FA8"/>
    <w:rsid w:val="00ED0005"/>
    <w:rsid w:val="00ED0F0F"/>
    <w:rsid w:val="00ED1BE5"/>
    <w:rsid w:val="00ED1F36"/>
    <w:rsid w:val="00ED200B"/>
    <w:rsid w:val="00ED3343"/>
    <w:rsid w:val="00ED4E2B"/>
    <w:rsid w:val="00ED5853"/>
    <w:rsid w:val="00ED5B42"/>
    <w:rsid w:val="00ED6230"/>
    <w:rsid w:val="00ED7735"/>
    <w:rsid w:val="00EE0102"/>
    <w:rsid w:val="00EE099F"/>
    <w:rsid w:val="00EE0FDD"/>
    <w:rsid w:val="00EE16C9"/>
    <w:rsid w:val="00EE389C"/>
    <w:rsid w:val="00EE38EF"/>
    <w:rsid w:val="00EE420A"/>
    <w:rsid w:val="00EE4AF4"/>
    <w:rsid w:val="00EE52E6"/>
    <w:rsid w:val="00EE730A"/>
    <w:rsid w:val="00EE7DF5"/>
    <w:rsid w:val="00EF0142"/>
    <w:rsid w:val="00EF1149"/>
    <w:rsid w:val="00EF1581"/>
    <w:rsid w:val="00EF170D"/>
    <w:rsid w:val="00EF19FE"/>
    <w:rsid w:val="00EF1BA5"/>
    <w:rsid w:val="00EF225D"/>
    <w:rsid w:val="00EF26C5"/>
    <w:rsid w:val="00EF27B4"/>
    <w:rsid w:val="00EF42D5"/>
    <w:rsid w:val="00EF58E8"/>
    <w:rsid w:val="00EF5B5C"/>
    <w:rsid w:val="00EF5F64"/>
    <w:rsid w:val="00EF769D"/>
    <w:rsid w:val="00F00643"/>
    <w:rsid w:val="00F0093D"/>
    <w:rsid w:val="00F00CEC"/>
    <w:rsid w:val="00F015D3"/>
    <w:rsid w:val="00F01FFB"/>
    <w:rsid w:val="00F02A6A"/>
    <w:rsid w:val="00F04783"/>
    <w:rsid w:val="00F0528B"/>
    <w:rsid w:val="00F058DD"/>
    <w:rsid w:val="00F05976"/>
    <w:rsid w:val="00F059D2"/>
    <w:rsid w:val="00F0717B"/>
    <w:rsid w:val="00F10D7B"/>
    <w:rsid w:val="00F12B1D"/>
    <w:rsid w:val="00F13A05"/>
    <w:rsid w:val="00F13C96"/>
    <w:rsid w:val="00F14BCC"/>
    <w:rsid w:val="00F14FFE"/>
    <w:rsid w:val="00F153FA"/>
    <w:rsid w:val="00F1545C"/>
    <w:rsid w:val="00F16CAC"/>
    <w:rsid w:val="00F16E73"/>
    <w:rsid w:val="00F17D48"/>
    <w:rsid w:val="00F200FE"/>
    <w:rsid w:val="00F205C3"/>
    <w:rsid w:val="00F20E4B"/>
    <w:rsid w:val="00F20EFF"/>
    <w:rsid w:val="00F21F4E"/>
    <w:rsid w:val="00F220D0"/>
    <w:rsid w:val="00F220FA"/>
    <w:rsid w:val="00F226BB"/>
    <w:rsid w:val="00F2379F"/>
    <w:rsid w:val="00F23AB5"/>
    <w:rsid w:val="00F23F77"/>
    <w:rsid w:val="00F24C67"/>
    <w:rsid w:val="00F301FE"/>
    <w:rsid w:val="00F30817"/>
    <w:rsid w:val="00F30FB5"/>
    <w:rsid w:val="00F31410"/>
    <w:rsid w:val="00F325B7"/>
    <w:rsid w:val="00F33A34"/>
    <w:rsid w:val="00F33E68"/>
    <w:rsid w:val="00F343F9"/>
    <w:rsid w:val="00F34C9F"/>
    <w:rsid w:val="00F34FF1"/>
    <w:rsid w:val="00F3521C"/>
    <w:rsid w:val="00F377F6"/>
    <w:rsid w:val="00F40425"/>
    <w:rsid w:val="00F406F9"/>
    <w:rsid w:val="00F40BB6"/>
    <w:rsid w:val="00F43986"/>
    <w:rsid w:val="00F43BC5"/>
    <w:rsid w:val="00F43F39"/>
    <w:rsid w:val="00F45B78"/>
    <w:rsid w:val="00F45CAE"/>
    <w:rsid w:val="00F46559"/>
    <w:rsid w:val="00F50505"/>
    <w:rsid w:val="00F514CD"/>
    <w:rsid w:val="00F520DF"/>
    <w:rsid w:val="00F52982"/>
    <w:rsid w:val="00F53332"/>
    <w:rsid w:val="00F553EC"/>
    <w:rsid w:val="00F5591F"/>
    <w:rsid w:val="00F55F49"/>
    <w:rsid w:val="00F56867"/>
    <w:rsid w:val="00F56E9A"/>
    <w:rsid w:val="00F60757"/>
    <w:rsid w:val="00F60AAA"/>
    <w:rsid w:val="00F618A6"/>
    <w:rsid w:val="00F61F62"/>
    <w:rsid w:val="00F629FA"/>
    <w:rsid w:val="00F62BD7"/>
    <w:rsid w:val="00F64964"/>
    <w:rsid w:val="00F65221"/>
    <w:rsid w:val="00F653E1"/>
    <w:rsid w:val="00F65D4E"/>
    <w:rsid w:val="00F661D2"/>
    <w:rsid w:val="00F67D61"/>
    <w:rsid w:val="00F70179"/>
    <w:rsid w:val="00F70DCF"/>
    <w:rsid w:val="00F713F2"/>
    <w:rsid w:val="00F714A9"/>
    <w:rsid w:val="00F73561"/>
    <w:rsid w:val="00F750ED"/>
    <w:rsid w:val="00F76BD8"/>
    <w:rsid w:val="00F77CDC"/>
    <w:rsid w:val="00F77FA2"/>
    <w:rsid w:val="00F80600"/>
    <w:rsid w:val="00F80717"/>
    <w:rsid w:val="00F82CC7"/>
    <w:rsid w:val="00F82FE2"/>
    <w:rsid w:val="00F83C42"/>
    <w:rsid w:val="00F8514F"/>
    <w:rsid w:val="00F86174"/>
    <w:rsid w:val="00F86356"/>
    <w:rsid w:val="00F86B50"/>
    <w:rsid w:val="00F87523"/>
    <w:rsid w:val="00F87589"/>
    <w:rsid w:val="00F904BA"/>
    <w:rsid w:val="00F91536"/>
    <w:rsid w:val="00F9233B"/>
    <w:rsid w:val="00F928AD"/>
    <w:rsid w:val="00F92C98"/>
    <w:rsid w:val="00F93F9C"/>
    <w:rsid w:val="00F94AF1"/>
    <w:rsid w:val="00F94C86"/>
    <w:rsid w:val="00F95887"/>
    <w:rsid w:val="00F95BA0"/>
    <w:rsid w:val="00F97E31"/>
    <w:rsid w:val="00FA189F"/>
    <w:rsid w:val="00FA3016"/>
    <w:rsid w:val="00FA33E9"/>
    <w:rsid w:val="00FA3772"/>
    <w:rsid w:val="00FA417A"/>
    <w:rsid w:val="00FA453B"/>
    <w:rsid w:val="00FA4CBD"/>
    <w:rsid w:val="00FA5347"/>
    <w:rsid w:val="00FA5374"/>
    <w:rsid w:val="00FA5586"/>
    <w:rsid w:val="00FA6CD7"/>
    <w:rsid w:val="00FA6EC8"/>
    <w:rsid w:val="00FA728E"/>
    <w:rsid w:val="00FA7F3E"/>
    <w:rsid w:val="00FB090F"/>
    <w:rsid w:val="00FB0AE0"/>
    <w:rsid w:val="00FB10D5"/>
    <w:rsid w:val="00FB130F"/>
    <w:rsid w:val="00FB1541"/>
    <w:rsid w:val="00FB2893"/>
    <w:rsid w:val="00FB2B15"/>
    <w:rsid w:val="00FB2C43"/>
    <w:rsid w:val="00FB31FE"/>
    <w:rsid w:val="00FB424D"/>
    <w:rsid w:val="00FB59CD"/>
    <w:rsid w:val="00FB790B"/>
    <w:rsid w:val="00FC0096"/>
    <w:rsid w:val="00FC032F"/>
    <w:rsid w:val="00FC08A9"/>
    <w:rsid w:val="00FC13C0"/>
    <w:rsid w:val="00FC1CF8"/>
    <w:rsid w:val="00FC2430"/>
    <w:rsid w:val="00FC2851"/>
    <w:rsid w:val="00FC2C47"/>
    <w:rsid w:val="00FC34E2"/>
    <w:rsid w:val="00FC45F4"/>
    <w:rsid w:val="00FC5C2F"/>
    <w:rsid w:val="00FC5DBA"/>
    <w:rsid w:val="00FC5E29"/>
    <w:rsid w:val="00FC7846"/>
    <w:rsid w:val="00FD0085"/>
    <w:rsid w:val="00FD0C25"/>
    <w:rsid w:val="00FD1A46"/>
    <w:rsid w:val="00FD1EF4"/>
    <w:rsid w:val="00FD3D4E"/>
    <w:rsid w:val="00FD4E27"/>
    <w:rsid w:val="00FE067E"/>
    <w:rsid w:val="00FE1549"/>
    <w:rsid w:val="00FE18B3"/>
    <w:rsid w:val="00FE2236"/>
    <w:rsid w:val="00FE2B33"/>
    <w:rsid w:val="00FE2F48"/>
    <w:rsid w:val="00FE3483"/>
    <w:rsid w:val="00FE3E72"/>
    <w:rsid w:val="00FE6733"/>
    <w:rsid w:val="00FE7CC8"/>
    <w:rsid w:val="00FF0DF9"/>
    <w:rsid w:val="00FF12E0"/>
    <w:rsid w:val="00FF12F4"/>
    <w:rsid w:val="00FF1A22"/>
    <w:rsid w:val="00FF36EB"/>
    <w:rsid w:val="00FF3CDB"/>
    <w:rsid w:val="00FF6CE4"/>
    <w:rsid w:val="00FF6DE3"/>
    <w:rsid w:val="00FF740D"/>
    <w:rsid w:val="00FF7D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2D0AD6F"/>
  <w15:chartTrackingRefBased/>
  <w15:docId w15:val="{FBBDF500-A2D8-5C49-9F8D-F28AAE927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13ACF"/>
    <w:pPr>
      <w:widowControl w:val="0"/>
      <w:jc w:val="both"/>
    </w:pPr>
  </w:style>
  <w:style w:type="paragraph" w:styleId="1">
    <w:name w:val="heading 1"/>
    <w:basedOn w:val="a0"/>
    <w:next w:val="a0"/>
    <w:link w:val="12"/>
    <w:uiPriority w:val="9"/>
    <w:qFormat/>
    <w:rsid w:val="007C661B"/>
    <w:pPr>
      <w:keepNext/>
      <w:numPr>
        <w:numId w:val="5"/>
      </w:numPr>
      <w:outlineLvl w:val="0"/>
    </w:pPr>
    <w:rPr>
      <w:rFonts w:asciiTheme="majorHAnsi" w:eastAsiaTheme="majorEastAsia" w:hAnsiTheme="majorHAnsi" w:cstheme="majorBidi"/>
      <w:sz w:val="24"/>
    </w:rPr>
  </w:style>
  <w:style w:type="paragraph" w:styleId="2">
    <w:name w:val="heading 2"/>
    <w:basedOn w:val="a0"/>
    <w:next w:val="a0"/>
    <w:link w:val="20"/>
    <w:uiPriority w:val="9"/>
    <w:semiHidden/>
    <w:unhideWhenUsed/>
    <w:qFormat/>
    <w:rsid w:val="007C661B"/>
    <w:pPr>
      <w:keepNext/>
      <w:numPr>
        <w:ilvl w:val="1"/>
        <w:numId w:val="5"/>
      </w:numPr>
      <w:outlineLvl w:val="1"/>
    </w:pPr>
    <w:rPr>
      <w:rFonts w:asciiTheme="majorHAnsi" w:eastAsiaTheme="majorEastAsia" w:hAnsiTheme="majorHAnsi" w:cstheme="majorBidi"/>
    </w:rPr>
  </w:style>
  <w:style w:type="paragraph" w:styleId="3">
    <w:name w:val="heading 3"/>
    <w:basedOn w:val="a0"/>
    <w:next w:val="a0"/>
    <w:link w:val="30"/>
    <w:uiPriority w:val="9"/>
    <w:semiHidden/>
    <w:unhideWhenUsed/>
    <w:qFormat/>
    <w:rsid w:val="007C661B"/>
    <w:pPr>
      <w:keepNext/>
      <w:numPr>
        <w:ilvl w:val="2"/>
        <w:numId w:val="5"/>
      </w:numPr>
      <w:ind w:leftChars="400" w:left="400"/>
      <w:outlineLvl w:val="2"/>
    </w:pPr>
    <w:rPr>
      <w:rFonts w:asciiTheme="majorHAnsi" w:eastAsiaTheme="majorEastAsia" w:hAnsiTheme="majorHAnsi" w:cstheme="majorBidi"/>
    </w:rPr>
  </w:style>
  <w:style w:type="paragraph" w:styleId="4">
    <w:name w:val="heading 4"/>
    <w:basedOn w:val="a0"/>
    <w:next w:val="a0"/>
    <w:link w:val="40"/>
    <w:uiPriority w:val="9"/>
    <w:semiHidden/>
    <w:unhideWhenUsed/>
    <w:qFormat/>
    <w:rsid w:val="007C661B"/>
    <w:pPr>
      <w:keepNext/>
      <w:numPr>
        <w:ilvl w:val="3"/>
        <w:numId w:val="5"/>
      </w:numPr>
      <w:ind w:leftChars="400" w:left="400"/>
      <w:outlineLvl w:val="3"/>
    </w:pPr>
    <w:rPr>
      <w:b/>
      <w:bCs/>
    </w:rPr>
  </w:style>
  <w:style w:type="paragraph" w:styleId="5">
    <w:name w:val="heading 5"/>
    <w:basedOn w:val="a0"/>
    <w:next w:val="a0"/>
    <w:link w:val="50"/>
    <w:uiPriority w:val="9"/>
    <w:semiHidden/>
    <w:unhideWhenUsed/>
    <w:qFormat/>
    <w:rsid w:val="007C661B"/>
    <w:pPr>
      <w:keepNext/>
      <w:numPr>
        <w:ilvl w:val="4"/>
        <w:numId w:val="5"/>
      </w:numPr>
      <w:ind w:leftChars="800" w:left="800"/>
      <w:outlineLvl w:val="4"/>
    </w:pPr>
    <w:rPr>
      <w:rFonts w:asciiTheme="majorHAnsi" w:eastAsiaTheme="majorEastAsia" w:hAnsiTheme="majorHAnsi" w:cstheme="majorBidi"/>
    </w:rPr>
  </w:style>
  <w:style w:type="paragraph" w:styleId="6">
    <w:name w:val="heading 6"/>
    <w:basedOn w:val="a0"/>
    <w:next w:val="a0"/>
    <w:link w:val="60"/>
    <w:uiPriority w:val="9"/>
    <w:semiHidden/>
    <w:unhideWhenUsed/>
    <w:qFormat/>
    <w:rsid w:val="007C661B"/>
    <w:pPr>
      <w:keepNext/>
      <w:numPr>
        <w:ilvl w:val="5"/>
        <w:numId w:val="5"/>
      </w:numPr>
      <w:ind w:leftChars="800" w:left="800"/>
      <w:outlineLvl w:val="5"/>
    </w:pPr>
    <w:rPr>
      <w:b/>
      <w:bCs/>
    </w:rPr>
  </w:style>
  <w:style w:type="paragraph" w:styleId="7">
    <w:name w:val="heading 7"/>
    <w:basedOn w:val="a0"/>
    <w:next w:val="a0"/>
    <w:link w:val="70"/>
    <w:uiPriority w:val="9"/>
    <w:semiHidden/>
    <w:unhideWhenUsed/>
    <w:qFormat/>
    <w:rsid w:val="007C661B"/>
    <w:pPr>
      <w:keepNext/>
      <w:numPr>
        <w:ilvl w:val="6"/>
        <w:numId w:val="5"/>
      </w:numPr>
      <w:ind w:leftChars="800" w:left="800"/>
      <w:outlineLvl w:val="6"/>
    </w:pPr>
  </w:style>
  <w:style w:type="paragraph" w:styleId="8">
    <w:name w:val="heading 8"/>
    <w:basedOn w:val="a0"/>
    <w:next w:val="a0"/>
    <w:link w:val="80"/>
    <w:uiPriority w:val="9"/>
    <w:semiHidden/>
    <w:unhideWhenUsed/>
    <w:qFormat/>
    <w:rsid w:val="007C661B"/>
    <w:pPr>
      <w:keepNext/>
      <w:numPr>
        <w:ilvl w:val="7"/>
        <w:numId w:val="5"/>
      </w:numPr>
      <w:ind w:leftChars="1200" w:left="1200"/>
      <w:outlineLvl w:val="7"/>
    </w:pPr>
  </w:style>
  <w:style w:type="paragraph" w:styleId="9">
    <w:name w:val="heading 9"/>
    <w:basedOn w:val="a0"/>
    <w:next w:val="a0"/>
    <w:link w:val="90"/>
    <w:uiPriority w:val="9"/>
    <w:semiHidden/>
    <w:unhideWhenUsed/>
    <w:qFormat/>
    <w:rsid w:val="007C661B"/>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13">
    <w:name w:val="toc 1"/>
    <w:basedOn w:val="a0"/>
    <w:next w:val="a0"/>
    <w:autoRedefine/>
    <w:uiPriority w:val="39"/>
    <w:unhideWhenUsed/>
    <w:rsid w:val="00083758"/>
    <w:pPr>
      <w:tabs>
        <w:tab w:val="left" w:pos="420"/>
        <w:tab w:val="right" w:leader="dot" w:pos="8494"/>
      </w:tabs>
      <w:spacing w:before="120" w:after="120"/>
      <w:jc w:val="left"/>
      <w:pPrChange w:id="0" w:author="松山 ファミリー" w:date="2023-02-09T15:56:00Z">
        <w:pPr>
          <w:widowControl w:val="0"/>
          <w:tabs>
            <w:tab w:val="left" w:pos="420"/>
            <w:tab w:val="right" w:leader="dot" w:pos="8494"/>
          </w:tabs>
          <w:spacing w:before="120" w:after="120"/>
        </w:pPr>
      </w:pPrChange>
    </w:pPr>
    <w:rPr>
      <w:rFonts w:eastAsiaTheme="minorHAnsi"/>
      <w:bCs/>
      <w:caps/>
      <w:sz w:val="20"/>
      <w:szCs w:val="20"/>
      <w:rPrChange w:id="0" w:author="松山 ファミリー" w:date="2023-02-09T15:56:00Z">
        <w:rPr>
          <w:rFonts w:asciiTheme="minorHAnsi" w:eastAsiaTheme="minorHAnsi" w:hAnsiTheme="minorHAnsi" w:cstheme="minorBidi"/>
          <w:bCs/>
          <w:caps/>
          <w:kern w:val="2"/>
          <w:lang w:val="en-US" w:eastAsia="ja-JP" w:bidi="ar-SA"/>
        </w:rPr>
      </w:rPrChange>
    </w:rPr>
  </w:style>
  <w:style w:type="paragraph" w:styleId="21">
    <w:name w:val="toc 2"/>
    <w:basedOn w:val="a0"/>
    <w:next w:val="a0"/>
    <w:autoRedefine/>
    <w:uiPriority w:val="39"/>
    <w:unhideWhenUsed/>
    <w:rsid w:val="007C661B"/>
    <w:pPr>
      <w:ind w:left="210"/>
      <w:jc w:val="left"/>
    </w:pPr>
    <w:rPr>
      <w:rFonts w:eastAsiaTheme="minorHAnsi"/>
      <w:smallCaps/>
      <w:sz w:val="20"/>
      <w:szCs w:val="20"/>
    </w:rPr>
  </w:style>
  <w:style w:type="paragraph" w:styleId="31">
    <w:name w:val="toc 3"/>
    <w:basedOn w:val="a0"/>
    <w:next w:val="a0"/>
    <w:autoRedefine/>
    <w:uiPriority w:val="39"/>
    <w:unhideWhenUsed/>
    <w:rsid w:val="00F015D3"/>
    <w:pPr>
      <w:ind w:left="420"/>
      <w:jc w:val="left"/>
    </w:pPr>
    <w:rPr>
      <w:rFonts w:eastAsiaTheme="minorHAnsi"/>
      <w:iCs/>
      <w:sz w:val="20"/>
      <w:szCs w:val="20"/>
    </w:rPr>
  </w:style>
  <w:style w:type="paragraph" w:styleId="41">
    <w:name w:val="toc 4"/>
    <w:basedOn w:val="a0"/>
    <w:next w:val="a0"/>
    <w:autoRedefine/>
    <w:uiPriority w:val="39"/>
    <w:unhideWhenUsed/>
    <w:rsid w:val="00CD1540"/>
    <w:pPr>
      <w:ind w:left="630"/>
      <w:jc w:val="left"/>
    </w:pPr>
    <w:rPr>
      <w:rFonts w:eastAsiaTheme="minorHAnsi"/>
      <w:sz w:val="18"/>
      <w:szCs w:val="18"/>
    </w:rPr>
  </w:style>
  <w:style w:type="paragraph" w:styleId="51">
    <w:name w:val="toc 5"/>
    <w:basedOn w:val="a0"/>
    <w:next w:val="a0"/>
    <w:autoRedefine/>
    <w:uiPriority w:val="39"/>
    <w:unhideWhenUsed/>
    <w:rsid w:val="00CD1540"/>
    <w:pPr>
      <w:ind w:left="840"/>
      <w:jc w:val="left"/>
    </w:pPr>
    <w:rPr>
      <w:rFonts w:eastAsiaTheme="minorHAnsi"/>
      <w:sz w:val="18"/>
      <w:szCs w:val="18"/>
    </w:rPr>
  </w:style>
  <w:style w:type="paragraph" w:styleId="61">
    <w:name w:val="toc 6"/>
    <w:basedOn w:val="a0"/>
    <w:next w:val="a0"/>
    <w:autoRedefine/>
    <w:uiPriority w:val="39"/>
    <w:unhideWhenUsed/>
    <w:rsid w:val="00CD1540"/>
    <w:pPr>
      <w:ind w:left="1050"/>
      <w:jc w:val="left"/>
    </w:pPr>
    <w:rPr>
      <w:rFonts w:eastAsiaTheme="minorHAnsi"/>
      <w:sz w:val="18"/>
      <w:szCs w:val="18"/>
    </w:rPr>
  </w:style>
  <w:style w:type="paragraph" w:styleId="71">
    <w:name w:val="toc 7"/>
    <w:basedOn w:val="a0"/>
    <w:next w:val="a0"/>
    <w:autoRedefine/>
    <w:uiPriority w:val="39"/>
    <w:unhideWhenUsed/>
    <w:rsid w:val="00CD1540"/>
    <w:pPr>
      <w:ind w:left="1260"/>
      <w:jc w:val="left"/>
    </w:pPr>
    <w:rPr>
      <w:rFonts w:eastAsiaTheme="minorHAnsi"/>
      <w:sz w:val="18"/>
      <w:szCs w:val="18"/>
    </w:rPr>
  </w:style>
  <w:style w:type="paragraph" w:styleId="81">
    <w:name w:val="toc 8"/>
    <w:basedOn w:val="a0"/>
    <w:next w:val="a0"/>
    <w:autoRedefine/>
    <w:uiPriority w:val="39"/>
    <w:unhideWhenUsed/>
    <w:rsid w:val="00CD1540"/>
    <w:pPr>
      <w:ind w:left="1470"/>
      <w:jc w:val="left"/>
    </w:pPr>
    <w:rPr>
      <w:rFonts w:eastAsiaTheme="minorHAnsi"/>
      <w:sz w:val="18"/>
      <w:szCs w:val="18"/>
    </w:rPr>
  </w:style>
  <w:style w:type="paragraph" w:styleId="91">
    <w:name w:val="toc 9"/>
    <w:basedOn w:val="a0"/>
    <w:next w:val="a0"/>
    <w:autoRedefine/>
    <w:uiPriority w:val="39"/>
    <w:unhideWhenUsed/>
    <w:rsid w:val="00CD1540"/>
    <w:pPr>
      <w:ind w:left="1680"/>
      <w:jc w:val="left"/>
    </w:pPr>
    <w:rPr>
      <w:rFonts w:eastAsiaTheme="minorHAnsi"/>
      <w:sz w:val="18"/>
      <w:szCs w:val="18"/>
    </w:rPr>
  </w:style>
  <w:style w:type="paragraph" w:styleId="a4">
    <w:name w:val="List Paragraph"/>
    <w:basedOn w:val="a0"/>
    <w:uiPriority w:val="34"/>
    <w:qFormat/>
    <w:rsid w:val="00854F27"/>
    <w:pPr>
      <w:ind w:leftChars="400" w:left="840"/>
    </w:pPr>
  </w:style>
  <w:style w:type="table" w:styleId="a5">
    <w:name w:val="Table Grid"/>
    <w:basedOn w:val="a2"/>
    <w:uiPriority w:val="39"/>
    <w:rsid w:val="00A251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a0"/>
    <w:rsid w:val="009F5C9E"/>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character" w:customStyle="1" w:styleId="normaltextrun">
    <w:name w:val="normaltextrun"/>
    <w:basedOn w:val="a1"/>
    <w:rsid w:val="009F5C9E"/>
  </w:style>
  <w:style w:type="character" w:customStyle="1" w:styleId="eop">
    <w:name w:val="eop"/>
    <w:basedOn w:val="a1"/>
    <w:rsid w:val="009F5C9E"/>
  </w:style>
  <w:style w:type="paragraph" w:styleId="a6">
    <w:name w:val="Date"/>
    <w:basedOn w:val="a0"/>
    <w:next w:val="a0"/>
    <w:link w:val="a7"/>
    <w:uiPriority w:val="99"/>
    <w:semiHidden/>
    <w:unhideWhenUsed/>
    <w:rsid w:val="00460B10"/>
  </w:style>
  <w:style w:type="character" w:customStyle="1" w:styleId="a7">
    <w:name w:val="日付 (文字)"/>
    <w:basedOn w:val="a1"/>
    <w:link w:val="a6"/>
    <w:uiPriority w:val="99"/>
    <w:semiHidden/>
    <w:rsid w:val="00460B10"/>
  </w:style>
  <w:style w:type="character" w:customStyle="1" w:styleId="12">
    <w:name w:val="見出し 1 (文字)"/>
    <w:basedOn w:val="a1"/>
    <w:link w:val="1"/>
    <w:uiPriority w:val="9"/>
    <w:rsid w:val="007C661B"/>
    <w:rPr>
      <w:rFonts w:asciiTheme="majorHAnsi" w:eastAsiaTheme="majorEastAsia" w:hAnsiTheme="majorHAnsi" w:cstheme="majorBidi"/>
      <w:sz w:val="24"/>
    </w:rPr>
  </w:style>
  <w:style w:type="paragraph" w:styleId="a8">
    <w:name w:val="TOC Heading"/>
    <w:basedOn w:val="1"/>
    <w:next w:val="a0"/>
    <w:uiPriority w:val="39"/>
    <w:unhideWhenUsed/>
    <w:qFormat/>
    <w:rsid w:val="007C661B"/>
    <w:pPr>
      <w:keepLines/>
      <w:widowControl/>
      <w:spacing w:before="480" w:line="276" w:lineRule="auto"/>
      <w:jc w:val="left"/>
      <w:outlineLvl w:val="9"/>
    </w:pPr>
    <w:rPr>
      <w:b/>
      <w:bCs/>
      <w:color w:val="2F5496" w:themeColor="accent1" w:themeShade="BF"/>
      <w:kern w:val="0"/>
      <w:sz w:val="28"/>
      <w:szCs w:val="28"/>
    </w:rPr>
  </w:style>
  <w:style w:type="numbering" w:customStyle="1" w:styleId="10">
    <w:name w:val="現在のリスト1"/>
    <w:uiPriority w:val="99"/>
    <w:rsid w:val="007C661B"/>
    <w:pPr>
      <w:numPr>
        <w:numId w:val="2"/>
      </w:numPr>
    </w:pPr>
  </w:style>
  <w:style w:type="numbering" w:styleId="111111">
    <w:name w:val="Outline List 2"/>
    <w:basedOn w:val="a3"/>
    <w:uiPriority w:val="99"/>
    <w:semiHidden/>
    <w:unhideWhenUsed/>
    <w:rsid w:val="007C661B"/>
    <w:pPr>
      <w:numPr>
        <w:numId w:val="3"/>
      </w:numPr>
    </w:pPr>
  </w:style>
  <w:style w:type="numbering" w:styleId="1ai">
    <w:name w:val="Outline List 1"/>
    <w:basedOn w:val="a3"/>
    <w:uiPriority w:val="99"/>
    <w:semiHidden/>
    <w:unhideWhenUsed/>
    <w:rsid w:val="007C661B"/>
    <w:pPr>
      <w:numPr>
        <w:numId w:val="4"/>
      </w:numPr>
    </w:pPr>
  </w:style>
  <w:style w:type="character" w:customStyle="1" w:styleId="20">
    <w:name w:val="見出し 2 (文字)"/>
    <w:basedOn w:val="a1"/>
    <w:link w:val="2"/>
    <w:uiPriority w:val="9"/>
    <w:semiHidden/>
    <w:rsid w:val="007C661B"/>
    <w:rPr>
      <w:rFonts w:asciiTheme="majorHAnsi" w:eastAsiaTheme="majorEastAsia" w:hAnsiTheme="majorHAnsi" w:cstheme="majorBidi"/>
    </w:rPr>
  </w:style>
  <w:style w:type="character" w:customStyle="1" w:styleId="30">
    <w:name w:val="見出し 3 (文字)"/>
    <w:basedOn w:val="a1"/>
    <w:link w:val="3"/>
    <w:uiPriority w:val="9"/>
    <w:semiHidden/>
    <w:rsid w:val="007C661B"/>
    <w:rPr>
      <w:rFonts w:asciiTheme="majorHAnsi" w:eastAsiaTheme="majorEastAsia" w:hAnsiTheme="majorHAnsi" w:cstheme="majorBidi"/>
    </w:rPr>
  </w:style>
  <w:style w:type="character" w:customStyle="1" w:styleId="40">
    <w:name w:val="見出し 4 (文字)"/>
    <w:basedOn w:val="a1"/>
    <w:link w:val="4"/>
    <w:uiPriority w:val="9"/>
    <w:semiHidden/>
    <w:rsid w:val="007C661B"/>
    <w:rPr>
      <w:b/>
      <w:bCs/>
    </w:rPr>
  </w:style>
  <w:style w:type="character" w:customStyle="1" w:styleId="50">
    <w:name w:val="見出し 5 (文字)"/>
    <w:basedOn w:val="a1"/>
    <w:link w:val="5"/>
    <w:uiPriority w:val="9"/>
    <w:semiHidden/>
    <w:rsid w:val="007C661B"/>
    <w:rPr>
      <w:rFonts w:asciiTheme="majorHAnsi" w:eastAsiaTheme="majorEastAsia" w:hAnsiTheme="majorHAnsi" w:cstheme="majorBidi"/>
    </w:rPr>
  </w:style>
  <w:style w:type="character" w:customStyle="1" w:styleId="60">
    <w:name w:val="見出し 6 (文字)"/>
    <w:basedOn w:val="a1"/>
    <w:link w:val="6"/>
    <w:uiPriority w:val="9"/>
    <w:semiHidden/>
    <w:rsid w:val="007C661B"/>
    <w:rPr>
      <w:b/>
      <w:bCs/>
    </w:rPr>
  </w:style>
  <w:style w:type="character" w:customStyle="1" w:styleId="70">
    <w:name w:val="見出し 7 (文字)"/>
    <w:basedOn w:val="a1"/>
    <w:link w:val="7"/>
    <w:uiPriority w:val="9"/>
    <w:semiHidden/>
    <w:rsid w:val="007C661B"/>
  </w:style>
  <w:style w:type="character" w:customStyle="1" w:styleId="80">
    <w:name w:val="見出し 8 (文字)"/>
    <w:basedOn w:val="a1"/>
    <w:link w:val="8"/>
    <w:uiPriority w:val="9"/>
    <w:semiHidden/>
    <w:rsid w:val="007C661B"/>
  </w:style>
  <w:style w:type="character" w:customStyle="1" w:styleId="90">
    <w:name w:val="見出し 9 (文字)"/>
    <w:basedOn w:val="a1"/>
    <w:link w:val="9"/>
    <w:uiPriority w:val="9"/>
    <w:semiHidden/>
    <w:rsid w:val="007C661B"/>
  </w:style>
  <w:style w:type="numbering" w:styleId="a">
    <w:name w:val="Outline List 3"/>
    <w:basedOn w:val="a3"/>
    <w:uiPriority w:val="99"/>
    <w:semiHidden/>
    <w:unhideWhenUsed/>
    <w:rsid w:val="007C661B"/>
    <w:pPr>
      <w:numPr>
        <w:numId w:val="63"/>
      </w:numPr>
    </w:pPr>
  </w:style>
  <w:style w:type="character" w:styleId="a9">
    <w:name w:val="Hyperlink"/>
    <w:basedOn w:val="a1"/>
    <w:uiPriority w:val="99"/>
    <w:unhideWhenUsed/>
    <w:rsid w:val="007C661B"/>
    <w:rPr>
      <w:color w:val="0563C1" w:themeColor="hyperlink"/>
      <w:u w:val="single"/>
    </w:rPr>
  </w:style>
  <w:style w:type="character" w:styleId="aa">
    <w:name w:val="Placeholder Text"/>
    <w:basedOn w:val="a1"/>
    <w:uiPriority w:val="99"/>
    <w:semiHidden/>
    <w:rsid w:val="001D7A5B"/>
    <w:rPr>
      <w:color w:val="808080"/>
    </w:rPr>
  </w:style>
  <w:style w:type="paragraph" w:styleId="ab">
    <w:name w:val="caption"/>
    <w:basedOn w:val="a0"/>
    <w:next w:val="a0"/>
    <w:uiPriority w:val="35"/>
    <w:unhideWhenUsed/>
    <w:qFormat/>
    <w:rsid w:val="006B6272"/>
    <w:rPr>
      <w:b/>
      <w:bCs/>
      <w:szCs w:val="21"/>
    </w:rPr>
  </w:style>
  <w:style w:type="paragraph" w:styleId="ac">
    <w:name w:val="table of figures"/>
    <w:basedOn w:val="a0"/>
    <w:next w:val="a0"/>
    <w:uiPriority w:val="99"/>
    <w:unhideWhenUsed/>
    <w:rsid w:val="006B6272"/>
    <w:pPr>
      <w:ind w:leftChars="200" w:left="200" w:hangingChars="200" w:hanging="200"/>
    </w:pPr>
  </w:style>
  <w:style w:type="paragraph" w:styleId="Web">
    <w:name w:val="Normal (Web)"/>
    <w:basedOn w:val="a0"/>
    <w:uiPriority w:val="99"/>
    <w:semiHidden/>
    <w:unhideWhenUsed/>
    <w:rsid w:val="00C76E40"/>
    <w:rPr>
      <w:rFonts w:ascii="Times New Roman" w:hAnsi="Times New Roman" w:cs="Times New Roman"/>
      <w:sz w:val="24"/>
    </w:rPr>
  </w:style>
  <w:style w:type="character" w:styleId="ad">
    <w:name w:val="annotation reference"/>
    <w:basedOn w:val="a1"/>
    <w:uiPriority w:val="99"/>
    <w:semiHidden/>
    <w:unhideWhenUsed/>
    <w:rsid w:val="007A002C"/>
    <w:rPr>
      <w:sz w:val="18"/>
      <w:szCs w:val="18"/>
    </w:rPr>
  </w:style>
  <w:style w:type="paragraph" w:styleId="ae">
    <w:name w:val="annotation text"/>
    <w:basedOn w:val="a0"/>
    <w:link w:val="af"/>
    <w:uiPriority w:val="99"/>
    <w:semiHidden/>
    <w:unhideWhenUsed/>
    <w:rsid w:val="007A002C"/>
    <w:pPr>
      <w:jc w:val="left"/>
    </w:pPr>
  </w:style>
  <w:style w:type="character" w:customStyle="1" w:styleId="af">
    <w:name w:val="コメント文字列 (文字)"/>
    <w:basedOn w:val="a1"/>
    <w:link w:val="ae"/>
    <w:uiPriority w:val="99"/>
    <w:semiHidden/>
    <w:rsid w:val="007A002C"/>
  </w:style>
  <w:style w:type="paragraph" w:styleId="af0">
    <w:name w:val="annotation subject"/>
    <w:basedOn w:val="ae"/>
    <w:next w:val="ae"/>
    <w:link w:val="af1"/>
    <w:uiPriority w:val="99"/>
    <w:semiHidden/>
    <w:unhideWhenUsed/>
    <w:rsid w:val="007A002C"/>
    <w:rPr>
      <w:b/>
      <w:bCs/>
    </w:rPr>
  </w:style>
  <w:style w:type="character" w:customStyle="1" w:styleId="af1">
    <w:name w:val="コメント内容 (文字)"/>
    <w:basedOn w:val="af"/>
    <w:link w:val="af0"/>
    <w:uiPriority w:val="99"/>
    <w:semiHidden/>
    <w:rsid w:val="007A002C"/>
    <w:rPr>
      <w:b/>
      <w:bCs/>
    </w:rPr>
  </w:style>
  <w:style w:type="paragraph" w:styleId="af2">
    <w:name w:val="Revision"/>
    <w:hidden/>
    <w:uiPriority w:val="99"/>
    <w:semiHidden/>
    <w:rsid w:val="00A55D5F"/>
  </w:style>
  <w:style w:type="character" w:styleId="af3">
    <w:name w:val="Unresolved Mention"/>
    <w:basedOn w:val="a1"/>
    <w:uiPriority w:val="99"/>
    <w:semiHidden/>
    <w:unhideWhenUsed/>
    <w:rsid w:val="004B3800"/>
    <w:rPr>
      <w:color w:val="605E5C"/>
      <w:shd w:val="clear" w:color="auto" w:fill="E1DFDD"/>
    </w:rPr>
  </w:style>
  <w:style w:type="numbering" w:customStyle="1" w:styleId="11">
    <w:name w:val="スタイル1"/>
    <w:uiPriority w:val="99"/>
    <w:rsid w:val="00250CAE"/>
    <w:pPr>
      <w:numPr>
        <w:numId w:val="60"/>
      </w:numPr>
    </w:pPr>
  </w:style>
  <w:style w:type="paragraph" w:styleId="af4">
    <w:name w:val="footer"/>
    <w:basedOn w:val="a0"/>
    <w:link w:val="af5"/>
    <w:uiPriority w:val="99"/>
    <w:unhideWhenUsed/>
    <w:rsid w:val="00576156"/>
    <w:pPr>
      <w:tabs>
        <w:tab w:val="center" w:pos="4252"/>
        <w:tab w:val="right" w:pos="8504"/>
      </w:tabs>
      <w:snapToGrid w:val="0"/>
    </w:pPr>
  </w:style>
  <w:style w:type="character" w:customStyle="1" w:styleId="af5">
    <w:name w:val="フッター (文字)"/>
    <w:basedOn w:val="a1"/>
    <w:link w:val="af4"/>
    <w:uiPriority w:val="99"/>
    <w:rsid w:val="00576156"/>
  </w:style>
  <w:style w:type="character" w:styleId="af6">
    <w:name w:val="page number"/>
    <w:basedOn w:val="a1"/>
    <w:uiPriority w:val="99"/>
    <w:semiHidden/>
    <w:unhideWhenUsed/>
    <w:rsid w:val="00576156"/>
  </w:style>
  <w:style w:type="paragraph" w:styleId="af7">
    <w:name w:val="header"/>
    <w:basedOn w:val="a0"/>
    <w:link w:val="af8"/>
    <w:uiPriority w:val="99"/>
    <w:semiHidden/>
    <w:unhideWhenUsed/>
    <w:rsid w:val="00C50AFE"/>
    <w:pPr>
      <w:tabs>
        <w:tab w:val="center" w:pos="4252"/>
        <w:tab w:val="right" w:pos="8504"/>
      </w:tabs>
      <w:snapToGrid w:val="0"/>
    </w:pPr>
  </w:style>
  <w:style w:type="character" w:customStyle="1" w:styleId="af8">
    <w:name w:val="ヘッダー (文字)"/>
    <w:basedOn w:val="a1"/>
    <w:link w:val="af7"/>
    <w:uiPriority w:val="99"/>
    <w:semiHidden/>
    <w:rsid w:val="00C50A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28757">
      <w:bodyDiv w:val="1"/>
      <w:marLeft w:val="0"/>
      <w:marRight w:val="0"/>
      <w:marTop w:val="0"/>
      <w:marBottom w:val="0"/>
      <w:divBdr>
        <w:top w:val="none" w:sz="0" w:space="0" w:color="auto"/>
        <w:left w:val="none" w:sz="0" w:space="0" w:color="auto"/>
        <w:bottom w:val="none" w:sz="0" w:space="0" w:color="auto"/>
        <w:right w:val="none" w:sz="0" w:space="0" w:color="auto"/>
      </w:divBdr>
    </w:div>
    <w:div w:id="120150560">
      <w:bodyDiv w:val="1"/>
      <w:marLeft w:val="0"/>
      <w:marRight w:val="0"/>
      <w:marTop w:val="0"/>
      <w:marBottom w:val="0"/>
      <w:divBdr>
        <w:top w:val="none" w:sz="0" w:space="0" w:color="auto"/>
        <w:left w:val="none" w:sz="0" w:space="0" w:color="auto"/>
        <w:bottom w:val="none" w:sz="0" w:space="0" w:color="auto"/>
        <w:right w:val="none" w:sz="0" w:space="0" w:color="auto"/>
      </w:divBdr>
    </w:div>
    <w:div w:id="137846966">
      <w:bodyDiv w:val="1"/>
      <w:marLeft w:val="0"/>
      <w:marRight w:val="0"/>
      <w:marTop w:val="0"/>
      <w:marBottom w:val="0"/>
      <w:divBdr>
        <w:top w:val="none" w:sz="0" w:space="0" w:color="auto"/>
        <w:left w:val="none" w:sz="0" w:space="0" w:color="auto"/>
        <w:bottom w:val="none" w:sz="0" w:space="0" w:color="auto"/>
        <w:right w:val="none" w:sz="0" w:space="0" w:color="auto"/>
      </w:divBdr>
    </w:div>
    <w:div w:id="164715209">
      <w:bodyDiv w:val="1"/>
      <w:marLeft w:val="0"/>
      <w:marRight w:val="0"/>
      <w:marTop w:val="0"/>
      <w:marBottom w:val="0"/>
      <w:divBdr>
        <w:top w:val="none" w:sz="0" w:space="0" w:color="auto"/>
        <w:left w:val="none" w:sz="0" w:space="0" w:color="auto"/>
        <w:bottom w:val="none" w:sz="0" w:space="0" w:color="auto"/>
        <w:right w:val="none" w:sz="0" w:space="0" w:color="auto"/>
      </w:divBdr>
    </w:div>
    <w:div w:id="171191950">
      <w:bodyDiv w:val="1"/>
      <w:marLeft w:val="0"/>
      <w:marRight w:val="0"/>
      <w:marTop w:val="0"/>
      <w:marBottom w:val="0"/>
      <w:divBdr>
        <w:top w:val="none" w:sz="0" w:space="0" w:color="auto"/>
        <w:left w:val="none" w:sz="0" w:space="0" w:color="auto"/>
        <w:bottom w:val="none" w:sz="0" w:space="0" w:color="auto"/>
        <w:right w:val="none" w:sz="0" w:space="0" w:color="auto"/>
      </w:divBdr>
    </w:div>
    <w:div w:id="234630740">
      <w:bodyDiv w:val="1"/>
      <w:marLeft w:val="0"/>
      <w:marRight w:val="0"/>
      <w:marTop w:val="0"/>
      <w:marBottom w:val="0"/>
      <w:divBdr>
        <w:top w:val="none" w:sz="0" w:space="0" w:color="auto"/>
        <w:left w:val="none" w:sz="0" w:space="0" w:color="auto"/>
        <w:bottom w:val="none" w:sz="0" w:space="0" w:color="auto"/>
        <w:right w:val="none" w:sz="0" w:space="0" w:color="auto"/>
      </w:divBdr>
    </w:div>
    <w:div w:id="266278766">
      <w:bodyDiv w:val="1"/>
      <w:marLeft w:val="0"/>
      <w:marRight w:val="0"/>
      <w:marTop w:val="0"/>
      <w:marBottom w:val="0"/>
      <w:divBdr>
        <w:top w:val="none" w:sz="0" w:space="0" w:color="auto"/>
        <w:left w:val="none" w:sz="0" w:space="0" w:color="auto"/>
        <w:bottom w:val="none" w:sz="0" w:space="0" w:color="auto"/>
        <w:right w:val="none" w:sz="0" w:space="0" w:color="auto"/>
      </w:divBdr>
    </w:div>
    <w:div w:id="277108052">
      <w:bodyDiv w:val="1"/>
      <w:marLeft w:val="0"/>
      <w:marRight w:val="0"/>
      <w:marTop w:val="0"/>
      <w:marBottom w:val="0"/>
      <w:divBdr>
        <w:top w:val="none" w:sz="0" w:space="0" w:color="auto"/>
        <w:left w:val="none" w:sz="0" w:space="0" w:color="auto"/>
        <w:bottom w:val="none" w:sz="0" w:space="0" w:color="auto"/>
        <w:right w:val="none" w:sz="0" w:space="0" w:color="auto"/>
      </w:divBdr>
    </w:div>
    <w:div w:id="284042271">
      <w:bodyDiv w:val="1"/>
      <w:marLeft w:val="0"/>
      <w:marRight w:val="0"/>
      <w:marTop w:val="0"/>
      <w:marBottom w:val="0"/>
      <w:divBdr>
        <w:top w:val="none" w:sz="0" w:space="0" w:color="auto"/>
        <w:left w:val="none" w:sz="0" w:space="0" w:color="auto"/>
        <w:bottom w:val="none" w:sz="0" w:space="0" w:color="auto"/>
        <w:right w:val="none" w:sz="0" w:space="0" w:color="auto"/>
      </w:divBdr>
    </w:div>
    <w:div w:id="287053249">
      <w:bodyDiv w:val="1"/>
      <w:marLeft w:val="0"/>
      <w:marRight w:val="0"/>
      <w:marTop w:val="0"/>
      <w:marBottom w:val="0"/>
      <w:divBdr>
        <w:top w:val="none" w:sz="0" w:space="0" w:color="auto"/>
        <w:left w:val="none" w:sz="0" w:space="0" w:color="auto"/>
        <w:bottom w:val="none" w:sz="0" w:space="0" w:color="auto"/>
        <w:right w:val="none" w:sz="0" w:space="0" w:color="auto"/>
      </w:divBdr>
    </w:div>
    <w:div w:id="321545403">
      <w:bodyDiv w:val="1"/>
      <w:marLeft w:val="0"/>
      <w:marRight w:val="0"/>
      <w:marTop w:val="0"/>
      <w:marBottom w:val="0"/>
      <w:divBdr>
        <w:top w:val="none" w:sz="0" w:space="0" w:color="auto"/>
        <w:left w:val="none" w:sz="0" w:space="0" w:color="auto"/>
        <w:bottom w:val="none" w:sz="0" w:space="0" w:color="auto"/>
        <w:right w:val="none" w:sz="0" w:space="0" w:color="auto"/>
      </w:divBdr>
    </w:div>
    <w:div w:id="347760982">
      <w:bodyDiv w:val="1"/>
      <w:marLeft w:val="0"/>
      <w:marRight w:val="0"/>
      <w:marTop w:val="0"/>
      <w:marBottom w:val="0"/>
      <w:divBdr>
        <w:top w:val="none" w:sz="0" w:space="0" w:color="auto"/>
        <w:left w:val="none" w:sz="0" w:space="0" w:color="auto"/>
        <w:bottom w:val="none" w:sz="0" w:space="0" w:color="auto"/>
        <w:right w:val="none" w:sz="0" w:space="0" w:color="auto"/>
      </w:divBdr>
    </w:div>
    <w:div w:id="429619776">
      <w:bodyDiv w:val="1"/>
      <w:marLeft w:val="0"/>
      <w:marRight w:val="0"/>
      <w:marTop w:val="0"/>
      <w:marBottom w:val="0"/>
      <w:divBdr>
        <w:top w:val="none" w:sz="0" w:space="0" w:color="auto"/>
        <w:left w:val="none" w:sz="0" w:space="0" w:color="auto"/>
        <w:bottom w:val="none" w:sz="0" w:space="0" w:color="auto"/>
        <w:right w:val="none" w:sz="0" w:space="0" w:color="auto"/>
      </w:divBdr>
    </w:div>
    <w:div w:id="554395071">
      <w:bodyDiv w:val="1"/>
      <w:marLeft w:val="0"/>
      <w:marRight w:val="0"/>
      <w:marTop w:val="0"/>
      <w:marBottom w:val="0"/>
      <w:divBdr>
        <w:top w:val="none" w:sz="0" w:space="0" w:color="auto"/>
        <w:left w:val="none" w:sz="0" w:space="0" w:color="auto"/>
        <w:bottom w:val="none" w:sz="0" w:space="0" w:color="auto"/>
        <w:right w:val="none" w:sz="0" w:space="0" w:color="auto"/>
      </w:divBdr>
    </w:div>
    <w:div w:id="568852671">
      <w:bodyDiv w:val="1"/>
      <w:marLeft w:val="0"/>
      <w:marRight w:val="0"/>
      <w:marTop w:val="0"/>
      <w:marBottom w:val="0"/>
      <w:divBdr>
        <w:top w:val="none" w:sz="0" w:space="0" w:color="auto"/>
        <w:left w:val="none" w:sz="0" w:space="0" w:color="auto"/>
        <w:bottom w:val="none" w:sz="0" w:space="0" w:color="auto"/>
        <w:right w:val="none" w:sz="0" w:space="0" w:color="auto"/>
      </w:divBdr>
    </w:div>
    <w:div w:id="629438862">
      <w:bodyDiv w:val="1"/>
      <w:marLeft w:val="0"/>
      <w:marRight w:val="0"/>
      <w:marTop w:val="0"/>
      <w:marBottom w:val="0"/>
      <w:divBdr>
        <w:top w:val="none" w:sz="0" w:space="0" w:color="auto"/>
        <w:left w:val="none" w:sz="0" w:space="0" w:color="auto"/>
        <w:bottom w:val="none" w:sz="0" w:space="0" w:color="auto"/>
        <w:right w:val="none" w:sz="0" w:space="0" w:color="auto"/>
      </w:divBdr>
    </w:div>
    <w:div w:id="746920967">
      <w:bodyDiv w:val="1"/>
      <w:marLeft w:val="0"/>
      <w:marRight w:val="0"/>
      <w:marTop w:val="0"/>
      <w:marBottom w:val="0"/>
      <w:divBdr>
        <w:top w:val="none" w:sz="0" w:space="0" w:color="auto"/>
        <w:left w:val="none" w:sz="0" w:space="0" w:color="auto"/>
        <w:bottom w:val="none" w:sz="0" w:space="0" w:color="auto"/>
        <w:right w:val="none" w:sz="0" w:space="0" w:color="auto"/>
      </w:divBdr>
    </w:div>
    <w:div w:id="750157021">
      <w:bodyDiv w:val="1"/>
      <w:marLeft w:val="0"/>
      <w:marRight w:val="0"/>
      <w:marTop w:val="0"/>
      <w:marBottom w:val="0"/>
      <w:divBdr>
        <w:top w:val="none" w:sz="0" w:space="0" w:color="auto"/>
        <w:left w:val="none" w:sz="0" w:space="0" w:color="auto"/>
        <w:bottom w:val="none" w:sz="0" w:space="0" w:color="auto"/>
        <w:right w:val="none" w:sz="0" w:space="0" w:color="auto"/>
      </w:divBdr>
    </w:div>
    <w:div w:id="750657480">
      <w:bodyDiv w:val="1"/>
      <w:marLeft w:val="0"/>
      <w:marRight w:val="0"/>
      <w:marTop w:val="0"/>
      <w:marBottom w:val="0"/>
      <w:divBdr>
        <w:top w:val="none" w:sz="0" w:space="0" w:color="auto"/>
        <w:left w:val="none" w:sz="0" w:space="0" w:color="auto"/>
        <w:bottom w:val="none" w:sz="0" w:space="0" w:color="auto"/>
        <w:right w:val="none" w:sz="0" w:space="0" w:color="auto"/>
      </w:divBdr>
    </w:div>
    <w:div w:id="766388501">
      <w:bodyDiv w:val="1"/>
      <w:marLeft w:val="0"/>
      <w:marRight w:val="0"/>
      <w:marTop w:val="0"/>
      <w:marBottom w:val="0"/>
      <w:divBdr>
        <w:top w:val="none" w:sz="0" w:space="0" w:color="auto"/>
        <w:left w:val="none" w:sz="0" w:space="0" w:color="auto"/>
        <w:bottom w:val="none" w:sz="0" w:space="0" w:color="auto"/>
        <w:right w:val="none" w:sz="0" w:space="0" w:color="auto"/>
      </w:divBdr>
    </w:div>
    <w:div w:id="824054411">
      <w:bodyDiv w:val="1"/>
      <w:marLeft w:val="0"/>
      <w:marRight w:val="0"/>
      <w:marTop w:val="0"/>
      <w:marBottom w:val="0"/>
      <w:divBdr>
        <w:top w:val="none" w:sz="0" w:space="0" w:color="auto"/>
        <w:left w:val="none" w:sz="0" w:space="0" w:color="auto"/>
        <w:bottom w:val="none" w:sz="0" w:space="0" w:color="auto"/>
        <w:right w:val="none" w:sz="0" w:space="0" w:color="auto"/>
      </w:divBdr>
    </w:div>
    <w:div w:id="961421750">
      <w:bodyDiv w:val="1"/>
      <w:marLeft w:val="0"/>
      <w:marRight w:val="0"/>
      <w:marTop w:val="0"/>
      <w:marBottom w:val="0"/>
      <w:divBdr>
        <w:top w:val="none" w:sz="0" w:space="0" w:color="auto"/>
        <w:left w:val="none" w:sz="0" w:space="0" w:color="auto"/>
        <w:bottom w:val="none" w:sz="0" w:space="0" w:color="auto"/>
        <w:right w:val="none" w:sz="0" w:space="0" w:color="auto"/>
      </w:divBdr>
    </w:div>
    <w:div w:id="1003162640">
      <w:bodyDiv w:val="1"/>
      <w:marLeft w:val="0"/>
      <w:marRight w:val="0"/>
      <w:marTop w:val="0"/>
      <w:marBottom w:val="0"/>
      <w:divBdr>
        <w:top w:val="none" w:sz="0" w:space="0" w:color="auto"/>
        <w:left w:val="none" w:sz="0" w:space="0" w:color="auto"/>
        <w:bottom w:val="none" w:sz="0" w:space="0" w:color="auto"/>
        <w:right w:val="none" w:sz="0" w:space="0" w:color="auto"/>
      </w:divBdr>
      <w:divsChild>
        <w:div w:id="690030711">
          <w:marLeft w:val="0"/>
          <w:marRight w:val="0"/>
          <w:marTop w:val="0"/>
          <w:marBottom w:val="0"/>
          <w:divBdr>
            <w:top w:val="none" w:sz="0" w:space="0" w:color="auto"/>
            <w:left w:val="none" w:sz="0" w:space="0" w:color="auto"/>
            <w:bottom w:val="none" w:sz="0" w:space="0" w:color="auto"/>
            <w:right w:val="none" w:sz="0" w:space="0" w:color="auto"/>
          </w:divBdr>
          <w:divsChild>
            <w:div w:id="2138448059">
              <w:marLeft w:val="0"/>
              <w:marRight w:val="0"/>
              <w:marTop w:val="0"/>
              <w:marBottom w:val="0"/>
              <w:divBdr>
                <w:top w:val="none" w:sz="0" w:space="0" w:color="auto"/>
                <w:left w:val="none" w:sz="0" w:space="0" w:color="auto"/>
                <w:bottom w:val="none" w:sz="0" w:space="0" w:color="auto"/>
                <w:right w:val="none" w:sz="0" w:space="0" w:color="auto"/>
              </w:divBdr>
              <w:divsChild>
                <w:div w:id="38548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631027">
      <w:bodyDiv w:val="1"/>
      <w:marLeft w:val="0"/>
      <w:marRight w:val="0"/>
      <w:marTop w:val="0"/>
      <w:marBottom w:val="0"/>
      <w:divBdr>
        <w:top w:val="none" w:sz="0" w:space="0" w:color="auto"/>
        <w:left w:val="none" w:sz="0" w:space="0" w:color="auto"/>
        <w:bottom w:val="none" w:sz="0" w:space="0" w:color="auto"/>
        <w:right w:val="none" w:sz="0" w:space="0" w:color="auto"/>
      </w:divBdr>
    </w:div>
    <w:div w:id="1082795251">
      <w:bodyDiv w:val="1"/>
      <w:marLeft w:val="0"/>
      <w:marRight w:val="0"/>
      <w:marTop w:val="0"/>
      <w:marBottom w:val="0"/>
      <w:divBdr>
        <w:top w:val="none" w:sz="0" w:space="0" w:color="auto"/>
        <w:left w:val="none" w:sz="0" w:space="0" w:color="auto"/>
        <w:bottom w:val="none" w:sz="0" w:space="0" w:color="auto"/>
        <w:right w:val="none" w:sz="0" w:space="0" w:color="auto"/>
      </w:divBdr>
    </w:div>
    <w:div w:id="1444038784">
      <w:bodyDiv w:val="1"/>
      <w:marLeft w:val="0"/>
      <w:marRight w:val="0"/>
      <w:marTop w:val="0"/>
      <w:marBottom w:val="0"/>
      <w:divBdr>
        <w:top w:val="none" w:sz="0" w:space="0" w:color="auto"/>
        <w:left w:val="none" w:sz="0" w:space="0" w:color="auto"/>
        <w:bottom w:val="none" w:sz="0" w:space="0" w:color="auto"/>
        <w:right w:val="none" w:sz="0" w:space="0" w:color="auto"/>
      </w:divBdr>
    </w:div>
    <w:div w:id="1446344980">
      <w:bodyDiv w:val="1"/>
      <w:marLeft w:val="0"/>
      <w:marRight w:val="0"/>
      <w:marTop w:val="0"/>
      <w:marBottom w:val="0"/>
      <w:divBdr>
        <w:top w:val="none" w:sz="0" w:space="0" w:color="auto"/>
        <w:left w:val="none" w:sz="0" w:space="0" w:color="auto"/>
        <w:bottom w:val="none" w:sz="0" w:space="0" w:color="auto"/>
        <w:right w:val="none" w:sz="0" w:space="0" w:color="auto"/>
      </w:divBdr>
    </w:div>
    <w:div w:id="1534341171">
      <w:bodyDiv w:val="1"/>
      <w:marLeft w:val="0"/>
      <w:marRight w:val="0"/>
      <w:marTop w:val="0"/>
      <w:marBottom w:val="0"/>
      <w:divBdr>
        <w:top w:val="none" w:sz="0" w:space="0" w:color="auto"/>
        <w:left w:val="none" w:sz="0" w:space="0" w:color="auto"/>
        <w:bottom w:val="none" w:sz="0" w:space="0" w:color="auto"/>
        <w:right w:val="none" w:sz="0" w:space="0" w:color="auto"/>
      </w:divBdr>
    </w:div>
    <w:div w:id="1543133165">
      <w:bodyDiv w:val="1"/>
      <w:marLeft w:val="0"/>
      <w:marRight w:val="0"/>
      <w:marTop w:val="0"/>
      <w:marBottom w:val="0"/>
      <w:divBdr>
        <w:top w:val="none" w:sz="0" w:space="0" w:color="auto"/>
        <w:left w:val="none" w:sz="0" w:space="0" w:color="auto"/>
        <w:bottom w:val="none" w:sz="0" w:space="0" w:color="auto"/>
        <w:right w:val="none" w:sz="0" w:space="0" w:color="auto"/>
      </w:divBdr>
    </w:div>
    <w:div w:id="1555580701">
      <w:bodyDiv w:val="1"/>
      <w:marLeft w:val="0"/>
      <w:marRight w:val="0"/>
      <w:marTop w:val="0"/>
      <w:marBottom w:val="0"/>
      <w:divBdr>
        <w:top w:val="none" w:sz="0" w:space="0" w:color="auto"/>
        <w:left w:val="none" w:sz="0" w:space="0" w:color="auto"/>
        <w:bottom w:val="none" w:sz="0" w:space="0" w:color="auto"/>
        <w:right w:val="none" w:sz="0" w:space="0" w:color="auto"/>
      </w:divBdr>
    </w:div>
    <w:div w:id="1605113742">
      <w:bodyDiv w:val="1"/>
      <w:marLeft w:val="0"/>
      <w:marRight w:val="0"/>
      <w:marTop w:val="0"/>
      <w:marBottom w:val="0"/>
      <w:divBdr>
        <w:top w:val="none" w:sz="0" w:space="0" w:color="auto"/>
        <w:left w:val="none" w:sz="0" w:space="0" w:color="auto"/>
        <w:bottom w:val="none" w:sz="0" w:space="0" w:color="auto"/>
        <w:right w:val="none" w:sz="0" w:space="0" w:color="auto"/>
      </w:divBdr>
    </w:div>
    <w:div w:id="1723871115">
      <w:bodyDiv w:val="1"/>
      <w:marLeft w:val="0"/>
      <w:marRight w:val="0"/>
      <w:marTop w:val="0"/>
      <w:marBottom w:val="0"/>
      <w:divBdr>
        <w:top w:val="none" w:sz="0" w:space="0" w:color="auto"/>
        <w:left w:val="none" w:sz="0" w:space="0" w:color="auto"/>
        <w:bottom w:val="none" w:sz="0" w:space="0" w:color="auto"/>
        <w:right w:val="none" w:sz="0" w:space="0" w:color="auto"/>
      </w:divBdr>
    </w:div>
    <w:div w:id="1794590517">
      <w:bodyDiv w:val="1"/>
      <w:marLeft w:val="0"/>
      <w:marRight w:val="0"/>
      <w:marTop w:val="0"/>
      <w:marBottom w:val="0"/>
      <w:divBdr>
        <w:top w:val="none" w:sz="0" w:space="0" w:color="auto"/>
        <w:left w:val="none" w:sz="0" w:space="0" w:color="auto"/>
        <w:bottom w:val="none" w:sz="0" w:space="0" w:color="auto"/>
        <w:right w:val="none" w:sz="0" w:space="0" w:color="auto"/>
      </w:divBdr>
    </w:div>
    <w:div w:id="1815831869">
      <w:bodyDiv w:val="1"/>
      <w:marLeft w:val="0"/>
      <w:marRight w:val="0"/>
      <w:marTop w:val="0"/>
      <w:marBottom w:val="0"/>
      <w:divBdr>
        <w:top w:val="none" w:sz="0" w:space="0" w:color="auto"/>
        <w:left w:val="none" w:sz="0" w:space="0" w:color="auto"/>
        <w:bottom w:val="none" w:sz="0" w:space="0" w:color="auto"/>
        <w:right w:val="none" w:sz="0" w:space="0" w:color="auto"/>
      </w:divBdr>
    </w:div>
    <w:div w:id="1826969721">
      <w:bodyDiv w:val="1"/>
      <w:marLeft w:val="0"/>
      <w:marRight w:val="0"/>
      <w:marTop w:val="0"/>
      <w:marBottom w:val="0"/>
      <w:divBdr>
        <w:top w:val="none" w:sz="0" w:space="0" w:color="auto"/>
        <w:left w:val="none" w:sz="0" w:space="0" w:color="auto"/>
        <w:bottom w:val="none" w:sz="0" w:space="0" w:color="auto"/>
        <w:right w:val="none" w:sz="0" w:space="0" w:color="auto"/>
      </w:divBdr>
    </w:div>
    <w:div w:id="1895966882">
      <w:bodyDiv w:val="1"/>
      <w:marLeft w:val="0"/>
      <w:marRight w:val="0"/>
      <w:marTop w:val="0"/>
      <w:marBottom w:val="0"/>
      <w:divBdr>
        <w:top w:val="none" w:sz="0" w:space="0" w:color="auto"/>
        <w:left w:val="none" w:sz="0" w:space="0" w:color="auto"/>
        <w:bottom w:val="none" w:sz="0" w:space="0" w:color="auto"/>
        <w:right w:val="none" w:sz="0" w:space="0" w:color="auto"/>
      </w:divBdr>
      <w:divsChild>
        <w:div w:id="1415207408">
          <w:marLeft w:val="0"/>
          <w:marRight w:val="0"/>
          <w:marTop w:val="0"/>
          <w:marBottom w:val="0"/>
          <w:divBdr>
            <w:top w:val="none" w:sz="0" w:space="0" w:color="auto"/>
            <w:left w:val="none" w:sz="0" w:space="0" w:color="auto"/>
            <w:bottom w:val="none" w:sz="0" w:space="0" w:color="auto"/>
            <w:right w:val="none" w:sz="0" w:space="0" w:color="auto"/>
          </w:divBdr>
          <w:divsChild>
            <w:div w:id="1397048047">
              <w:marLeft w:val="0"/>
              <w:marRight w:val="0"/>
              <w:marTop w:val="0"/>
              <w:marBottom w:val="0"/>
              <w:divBdr>
                <w:top w:val="none" w:sz="0" w:space="0" w:color="auto"/>
                <w:left w:val="none" w:sz="0" w:space="0" w:color="auto"/>
                <w:bottom w:val="none" w:sz="0" w:space="0" w:color="auto"/>
                <w:right w:val="none" w:sz="0" w:space="0" w:color="auto"/>
              </w:divBdr>
              <w:divsChild>
                <w:div w:id="555969415">
                  <w:marLeft w:val="0"/>
                  <w:marRight w:val="0"/>
                  <w:marTop w:val="0"/>
                  <w:marBottom w:val="0"/>
                  <w:divBdr>
                    <w:top w:val="none" w:sz="0" w:space="0" w:color="auto"/>
                    <w:left w:val="none" w:sz="0" w:space="0" w:color="auto"/>
                    <w:bottom w:val="none" w:sz="0" w:space="0" w:color="auto"/>
                    <w:right w:val="none" w:sz="0" w:space="0" w:color="auto"/>
                  </w:divBdr>
                  <w:divsChild>
                    <w:div w:id="193046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595492">
      <w:bodyDiv w:val="1"/>
      <w:marLeft w:val="0"/>
      <w:marRight w:val="0"/>
      <w:marTop w:val="0"/>
      <w:marBottom w:val="0"/>
      <w:divBdr>
        <w:top w:val="none" w:sz="0" w:space="0" w:color="auto"/>
        <w:left w:val="none" w:sz="0" w:space="0" w:color="auto"/>
        <w:bottom w:val="none" w:sz="0" w:space="0" w:color="auto"/>
        <w:right w:val="none" w:sz="0" w:space="0" w:color="auto"/>
      </w:divBdr>
    </w:div>
    <w:div w:id="2035689026">
      <w:bodyDiv w:val="1"/>
      <w:marLeft w:val="0"/>
      <w:marRight w:val="0"/>
      <w:marTop w:val="0"/>
      <w:marBottom w:val="0"/>
      <w:divBdr>
        <w:top w:val="none" w:sz="0" w:space="0" w:color="auto"/>
        <w:left w:val="none" w:sz="0" w:space="0" w:color="auto"/>
        <w:bottom w:val="none" w:sz="0" w:space="0" w:color="auto"/>
        <w:right w:val="none" w:sz="0" w:space="0" w:color="auto"/>
      </w:divBdr>
    </w:div>
    <w:div w:id="2045474870">
      <w:bodyDiv w:val="1"/>
      <w:marLeft w:val="0"/>
      <w:marRight w:val="0"/>
      <w:marTop w:val="0"/>
      <w:marBottom w:val="0"/>
      <w:divBdr>
        <w:top w:val="none" w:sz="0" w:space="0" w:color="auto"/>
        <w:left w:val="none" w:sz="0" w:space="0" w:color="auto"/>
        <w:bottom w:val="none" w:sz="0" w:space="0" w:color="auto"/>
        <w:right w:val="none" w:sz="0" w:space="0" w:color="auto"/>
      </w:divBdr>
    </w:div>
    <w:div w:id="2143619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3.png"/><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microsoft.com/office/2011/relationships/people" Target="people.xml"/><Relationship Id="rId8" Type="http://schemas.openxmlformats.org/officeDocument/2006/relationships/footer" Target="footer1.xml"/><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comments" Target="comment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microsoft.com/office/2018/08/relationships/commentsExtensible" Target="commentsExtensible.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49C2B9-8473-6A49-8982-75B04CFD6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83</Pages>
  <Words>8313</Words>
  <Characters>47389</Characters>
  <Application>Microsoft Office Word</Application>
  <DocSecurity>0</DocSecurity>
  <Lines>394</Lines>
  <Paragraphs>111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55591</CharactersWithSpaces>
  <SharedDoc>false</SharedDoc>
  <HLinks>
    <vt:vector size="672" baseType="variant">
      <vt:variant>
        <vt:i4>1310768</vt:i4>
      </vt:variant>
      <vt:variant>
        <vt:i4>668</vt:i4>
      </vt:variant>
      <vt:variant>
        <vt:i4>0</vt:i4>
      </vt:variant>
      <vt:variant>
        <vt:i4>5</vt:i4>
      </vt:variant>
      <vt:variant>
        <vt:lpwstr/>
      </vt:variant>
      <vt:variant>
        <vt:lpwstr>_Toc126715634</vt:lpwstr>
      </vt:variant>
      <vt:variant>
        <vt:i4>1310768</vt:i4>
      </vt:variant>
      <vt:variant>
        <vt:i4>662</vt:i4>
      </vt:variant>
      <vt:variant>
        <vt:i4>0</vt:i4>
      </vt:variant>
      <vt:variant>
        <vt:i4>5</vt:i4>
      </vt:variant>
      <vt:variant>
        <vt:lpwstr/>
      </vt:variant>
      <vt:variant>
        <vt:lpwstr>_Toc126715633</vt:lpwstr>
      </vt:variant>
      <vt:variant>
        <vt:i4>1310768</vt:i4>
      </vt:variant>
      <vt:variant>
        <vt:i4>656</vt:i4>
      </vt:variant>
      <vt:variant>
        <vt:i4>0</vt:i4>
      </vt:variant>
      <vt:variant>
        <vt:i4>5</vt:i4>
      </vt:variant>
      <vt:variant>
        <vt:lpwstr/>
      </vt:variant>
      <vt:variant>
        <vt:lpwstr>_Toc126715632</vt:lpwstr>
      </vt:variant>
      <vt:variant>
        <vt:i4>1310768</vt:i4>
      </vt:variant>
      <vt:variant>
        <vt:i4>650</vt:i4>
      </vt:variant>
      <vt:variant>
        <vt:i4>0</vt:i4>
      </vt:variant>
      <vt:variant>
        <vt:i4>5</vt:i4>
      </vt:variant>
      <vt:variant>
        <vt:lpwstr/>
      </vt:variant>
      <vt:variant>
        <vt:lpwstr>_Toc126715631</vt:lpwstr>
      </vt:variant>
      <vt:variant>
        <vt:i4>1310768</vt:i4>
      </vt:variant>
      <vt:variant>
        <vt:i4>644</vt:i4>
      </vt:variant>
      <vt:variant>
        <vt:i4>0</vt:i4>
      </vt:variant>
      <vt:variant>
        <vt:i4>5</vt:i4>
      </vt:variant>
      <vt:variant>
        <vt:lpwstr/>
      </vt:variant>
      <vt:variant>
        <vt:lpwstr>_Toc126715630</vt:lpwstr>
      </vt:variant>
      <vt:variant>
        <vt:i4>1376304</vt:i4>
      </vt:variant>
      <vt:variant>
        <vt:i4>638</vt:i4>
      </vt:variant>
      <vt:variant>
        <vt:i4>0</vt:i4>
      </vt:variant>
      <vt:variant>
        <vt:i4>5</vt:i4>
      </vt:variant>
      <vt:variant>
        <vt:lpwstr/>
      </vt:variant>
      <vt:variant>
        <vt:lpwstr>_Toc126715629</vt:lpwstr>
      </vt:variant>
      <vt:variant>
        <vt:i4>1376304</vt:i4>
      </vt:variant>
      <vt:variant>
        <vt:i4>632</vt:i4>
      </vt:variant>
      <vt:variant>
        <vt:i4>0</vt:i4>
      </vt:variant>
      <vt:variant>
        <vt:i4>5</vt:i4>
      </vt:variant>
      <vt:variant>
        <vt:lpwstr/>
      </vt:variant>
      <vt:variant>
        <vt:lpwstr>_Toc126715628</vt:lpwstr>
      </vt:variant>
      <vt:variant>
        <vt:i4>1376304</vt:i4>
      </vt:variant>
      <vt:variant>
        <vt:i4>626</vt:i4>
      </vt:variant>
      <vt:variant>
        <vt:i4>0</vt:i4>
      </vt:variant>
      <vt:variant>
        <vt:i4>5</vt:i4>
      </vt:variant>
      <vt:variant>
        <vt:lpwstr/>
      </vt:variant>
      <vt:variant>
        <vt:lpwstr>_Toc126715627</vt:lpwstr>
      </vt:variant>
      <vt:variant>
        <vt:i4>1376304</vt:i4>
      </vt:variant>
      <vt:variant>
        <vt:i4>620</vt:i4>
      </vt:variant>
      <vt:variant>
        <vt:i4>0</vt:i4>
      </vt:variant>
      <vt:variant>
        <vt:i4>5</vt:i4>
      </vt:variant>
      <vt:variant>
        <vt:lpwstr/>
      </vt:variant>
      <vt:variant>
        <vt:lpwstr>_Toc126715626</vt:lpwstr>
      </vt:variant>
      <vt:variant>
        <vt:i4>1376304</vt:i4>
      </vt:variant>
      <vt:variant>
        <vt:i4>614</vt:i4>
      </vt:variant>
      <vt:variant>
        <vt:i4>0</vt:i4>
      </vt:variant>
      <vt:variant>
        <vt:i4>5</vt:i4>
      </vt:variant>
      <vt:variant>
        <vt:lpwstr/>
      </vt:variant>
      <vt:variant>
        <vt:lpwstr>_Toc126715625</vt:lpwstr>
      </vt:variant>
      <vt:variant>
        <vt:i4>1376304</vt:i4>
      </vt:variant>
      <vt:variant>
        <vt:i4>608</vt:i4>
      </vt:variant>
      <vt:variant>
        <vt:i4>0</vt:i4>
      </vt:variant>
      <vt:variant>
        <vt:i4>5</vt:i4>
      </vt:variant>
      <vt:variant>
        <vt:lpwstr/>
      </vt:variant>
      <vt:variant>
        <vt:lpwstr>_Toc126715624</vt:lpwstr>
      </vt:variant>
      <vt:variant>
        <vt:i4>1376304</vt:i4>
      </vt:variant>
      <vt:variant>
        <vt:i4>602</vt:i4>
      </vt:variant>
      <vt:variant>
        <vt:i4>0</vt:i4>
      </vt:variant>
      <vt:variant>
        <vt:i4>5</vt:i4>
      </vt:variant>
      <vt:variant>
        <vt:lpwstr/>
      </vt:variant>
      <vt:variant>
        <vt:lpwstr>_Toc126715623</vt:lpwstr>
      </vt:variant>
      <vt:variant>
        <vt:i4>1376304</vt:i4>
      </vt:variant>
      <vt:variant>
        <vt:i4>596</vt:i4>
      </vt:variant>
      <vt:variant>
        <vt:i4>0</vt:i4>
      </vt:variant>
      <vt:variant>
        <vt:i4>5</vt:i4>
      </vt:variant>
      <vt:variant>
        <vt:lpwstr/>
      </vt:variant>
      <vt:variant>
        <vt:lpwstr>_Toc126715622</vt:lpwstr>
      </vt:variant>
      <vt:variant>
        <vt:i4>1376304</vt:i4>
      </vt:variant>
      <vt:variant>
        <vt:i4>590</vt:i4>
      </vt:variant>
      <vt:variant>
        <vt:i4>0</vt:i4>
      </vt:variant>
      <vt:variant>
        <vt:i4>5</vt:i4>
      </vt:variant>
      <vt:variant>
        <vt:lpwstr/>
      </vt:variant>
      <vt:variant>
        <vt:lpwstr>_Toc126715621</vt:lpwstr>
      </vt:variant>
      <vt:variant>
        <vt:i4>1376304</vt:i4>
      </vt:variant>
      <vt:variant>
        <vt:i4>584</vt:i4>
      </vt:variant>
      <vt:variant>
        <vt:i4>0</vt:i4>
      </vt:variant>
      <vt:variant>
        <vt:i4>5</vt:i4>
      </vt:variant>
      <vt:variant>
        <vt:lpwstr/>
      </vt:variant>
      <vt:variant>
        <vt:lpwstr>_Toc126715620</vt:lpwstr>
      </vt:variant>
      <vt:variant>
        <vt:i4>1441840</vt:i4>
      </vt:variant>
      <vt:variant>
        <vt:i4>578</vt:i4>
      </vt:variant>
      <vt:variant>
        <vt:i4>0</vt:i4>
      </vt:variant>
      <vt:variant>
        <vt:i4>5</vt:i4>
      </vt:variant>
      <vt:variant>
        <vt:lpwstr/>
      </vt:variant>
      <vt:variant>
        <vt:lpwstr>_Toc126715619</vt:lpwstr>
      </vt:variant>
      <vt:variant>
        <vt:i4>1441840</vt:i4>
      </vt:variant>
      <vt:variant>
        <vt:i4>572</vt:i4>
      </vt:variant>
      <vt:variant>
        <vt:i4>0</vt:i4>
      </vt:variant>
      <vt:variant>
        <vt:i4>5</vt:i4>
      </vt:variant>
      <vt:variant>
        <vt:lpwstr/>
      </vt:variant>
      <vt:variant>
        <vt:lpwstr>_Toc126715618</vt:lpwstr>
      </vt:variant>
      <vt:variant>
        <vt:i4>1441840</vt:i4>
      </vt:variant>
      <vt:variant>
        <vt:i4>566</vt:i4>
      </vt:variant>
      <vt:variant>
        <vt:i4>0</vt:i4>
      </vt:variant>
      <vt:variant>
        <vt:i4>5</vt:i4>
      </vt:variant>
      <vt:variant>
        <vt:lpwstr/>
      </vt:variant>
      <vt:variant>
        <vt:lpwstr>_Toc126715617</vt:lpwstr>
      </vt:variant>
      <vt:variant>
        <vt:i4>1441840</vt:i4>
      </vt:variant>
      <vt:variant>
        <vt:i4>560</vt:i4>
      </vt:variant>
      <vt:variant>
        <vt:i4>0</vt:i4>
      </vt:variant>
      <vt:variant>
        <vt:i4>5</vt:i4>
      </vt:variant>
      <vt:variant>
        <vt:lpwstr/>
      </vt:variant>
      <vt:variant>
        <vt:lpwstr>_Toc126715616</vt:lpwstr>
      </vt:variant>
      <vt:variant>
        <vt:i4>1441840</vt:i4>
      </vt:variant>
      <vt:variant>
        <vt:i4>554</vt:i4>
      </vt:variant>
      <vt:variant>
        <vt:i4>0</vt:i4>
      </vt:variant>
      <vt:variant>
        <vt:i4>5</vt:i4>
      </vt:variant>
      <vt:variant>
        <vt:lpwstr/>
      </vt:variant>
      <vt:variant>
        <vt:lpwstr>_Toc126715615</vt:lpwstr>
      </vt:variant>
      <vt:variant>
        <vt:i4>1441840</vt:i4>
      </vt:variant>
      <vt:variant>
        <vt:i4>548</vt:i4>
      </vt:variant>
      <vt:variant>
        <vt:i4>0</vt:i4>
      </vt:variant>
      <vt:variant>
        <vt:i4>5</vt:i4>
      </vt:variant>
      <vt:variant>
        <vt:lpwstr/>
      </vt:variant>
      <vt:variant>
        <vt:lpwstr>_Toc126715614</vt:lpwstr>
      </vt:variant>
      <vt:variant>
        <vt:i4>1441840</vt:i4>
      </vt:variant>
      <vt:variant>
        <vt:i4>542</vt:i4>
      </vt:variant>
      <vt:variant>
        <vt:i4>0</vt:i4>
      </vt:variant>
      <vt:variant>
        <vt:i4>5</vt:i4>
      </vt:variant>
      <vt:variant>
        <vt:lpwstr/>
      </vt:variant>
      <vt:variant>
        <vt:lpwstr>_Toc126715613</vt:lpwstr>
      </vt:variant>
      <vt:variant>
        <vt:i4>1441840</vt:i4>
      </vt:variant>
      <vt:variant>
        <vt:i4>536</vt:i4>
      </vt:variant>
      <vt:variant>
        <vt:i4>0</vt:i4>
      </vt:variant>
      <vt:variant>
        <vt:i4>5</vt:i4>
      </vt:variant>
      <vt:variant>
        <vt:lpwstr/>
      </vt:variant>
      <vt:variant>
        <vt:lpwstr>_Toc126715612</vt:lpwstr>
      </vt:variant>
      <vt:variant>
        <vt:i4>1441840</vt:i4>
      </vt:variant>
      <vt:variant>
        <vt:i4>530</vt:i4>
      </vt:variant>
      <vt:variant>
        <vt:i4>0</vt:i4>
      </vt:variant>
      <vt:variant>
        <vt:i4>5</vt:i4>
      </vt:variant>
      <vt:variant>
        <vt:lpwstr/>
      </vt:variant>
      <vt:variant>
        <vt:lpwstr>_Toc126715611</vt:lpwstr>
      </vt:variant>
      <vt:variant>
        <vt:i4>1441840</vt:i4>
      </vt:variant>
      <vt:variant>
        <vt:i4>524</vt:i4>
      </vt:variant>
      <vt:variant>
        <vt:i4>0</vt:i4>
      </vt:variant>
      <vt:variant>
        <vt:i4>5</vt:i4>
      </vt:variant>
      <vt:variant>
        <vt:lpwstr/>
      </vt:variant>
      <vt:variant>
        <vt:lpwstr>_Toc126715610</vt:lpwstr>
      </vt:variant>
      <vt:variant>
        <vt:i4>1507376</vt:i4>
      </vt:variant>
      <vt:variant>
        <vt:i4>518</vt:i4>
      </vt:variant>
      <vt:variant>
        <vt:i4>0</vt:i4>
      </vt:variant>
      <vt:variant>
        <vt:i4>5</vt:i4>
      </vt:variant>
      <vt:variant>
        <vt:lpwstr/>
      </vt:variant>
      <vt:variant>
        <vt:lpwstr>_Toc126715609</vt:lpwstr>
      </vt:variant>
      <vt:variant>
        <vt:i4>1507376</vt:i4>
      </vt:variant>
      <vt:variant>
        <vt:i4>512</vt:i4>
      </vt:variant>
      <vt:variant>
        <vt:i4>0</vt:i4>
      </vt:variant>
      <vt:variant>
        <vt:i4>5</vt:i4>
      </vt:variant>
      <vt:variant>
        <vt:lpwstr/>
      </vt:variant>
      <vt:variant>
        <vt:lpwstr>_Toc126715608</vt:lpwstr>
      </vt:variant>
      <vt:variant>
        <vt:i4>1966131</vt:i4>
      </vt:variant>
      <vt:variant>
        <vt:i4>506</vt:i4>
      </vt:variant>
      <vt:variant>
        <vt:i4>0</vt:i4>
      </vt:variant>
      <vt:variant>
        <vt:i4>5</vt:i4>
      </vt:variant>
      <vt:variant>
        <vt:lpwstr/>
      </vt:variant>
      <vt:variant>
        <vt:lpwstr>_Toc126715593</vt:lpwstr>
      </vt:variant>
      <vt:variant>
        <vt:i4>1966131</vt:i4>
      </vt:variant>
      <vt:variant>
        <vt:i4>500</vt:i4>
      </vt:variant>
      <vt:variant>
        <vt:i4>0</vt:i4>
      </vt:variant>
      <vt:variant>
        <vt:i4>5</vt:i4>
      </vt:variant>
      <vt:variant>
        <vt:lpwstr/>
      </vt:variant>
      <vt:variant>
        <vt:lpwstr>_Toc126715592</vt:lpwstr>
      </vt:variant>
      <vt:variant>
        <vt:i4>1966131</vt:i4>
      </vt:variant>
      <vt:variant>
        <vt:i4>494</vt:i4>
      </vt:variant>
      <vt:variant>
        <vt:i4>0</vt:i4>
      </vt:variant>
      <vt:variant>
        <vt:i4>5</vt:i4>
      </vt:variant>
      <vt:variant>
        <vt:lpwstr/>
      </vt:variant>
      <vt:variant>
        <vt:lpwstr>_Toc126715591</vt:lpwstr>
      </vt:variant>
      <vt:variant>
        <vt:i4>1966131</vt:i4>
      </vt:variant>
      <vt:variant>
        <vt:i4>488</vt:i4>
      </vt:variant>
      <vt:variant>
        <vt:i4>0</vt:i4>
      </vt:variant>
      <vt:variant>
        <vt:i4>5</vt:i4>
      </vt:variant>
      <vt:variant>
        <vt:lpwstr/>
      </vt:variant>
      <vt:variant>
        <vt:lpwstr>_Toc126715590</vt:lpwstr>
      </vt:variant>
      <vt:variant>
        <vt:i4>2031667</vt:i4>
      </vt:variant>
      <vt:variant>
        <vt:i4>482</vt:i4>
      </vt:variant>
      <vt:variant>
        <vt:i4>0</vt:i4>
      </vt:variant>
      <vt:variant>
        <vt:i4>5</vt:i4>
      </vt:variant>
      <vt:variant>
        <vt:lpwstr/>
      </vt:variant>
      <vt:variant>
        <vt:lpwstr>_Toc126715589</vt:lpwstr>
      </vt:variant>
      <vt:variant>
        <vt:i4>2031667</vt:i4>
      </vt:variant>
      <vt:variant>
        <vt:i4>476</vt:i4>
      </vt:variant>
      <vt:variant>
        <vt:i4>0</vt:i4>
      </vt:variant>
      <vt:variant>
        <vt:i4>5</vt:i4>
      </vt:variant>
      <vt:variant>
        <vt:lpwstr/>
      </vt:variant>
      <vt:variant>
        <vt:lpwstr>_Toc126715588</vt:lpwstr>
      </vt:variant>
      <vt:variant>
        <vt:i4>2031667</vt:i4>
      </vt:variant>
      <vt:variant>
        <vt:i4>470</vt:i4>
      </vt:variant>
      <vt:variant>
        <vt:i4>0</vt:i4>
      </vt:variant>
      <vt:variant>
        <vt:i4>5</vt:i4>
      </vt:variant>
      <vt:variant>
        <vt:lpwstr/>
      </vt:variant>
      <vt:variant>
        <vt:lpwstr>_Toc126715587</vt:lpwstr>
      </vt:variant>
      <vt:variant>
        <vt:i4>2031667</vt:i4>
      </vt:variant>
      <vt:variant>
        <vt:i4>464</vt:i4>
      </vt:variant>
      <vt:variant>
        <vt:i4>0</vt:i4>
      </vt:variant>
      <vt:variant>
        <vt:i4>5</vt:i4>
      </vt:variant>
      <vt:variant>
        <vt:lpwstr/>
      </vt:variant>
      <vt:variant>
        <vt:lpwstr>_Toc126715586</vt:lpwstr>
      </vt:variant>
      <vt:variant>
        <vt:i4>2031667</vt:i4>
      </vt:variant>
      <vt:variant>
        <vt:i4>458</vt:i4>
      </vt:variant>
      <vt:variant>
        <vt:i4>0</vt:i4>
      </vt:variant>
      <vt:variant>
        <vt:i4>5</vt:i4>
      </vt:variant>
      <vt:variant>
        <vt:lpwstr/>
      </vt:variant>
      <vt:variant>
        <vt:lpwstr>_Toc126715585</vt:lpwstr>
      </vt:variant>
      <vt:variant>
        <vt:i4>2031667</vt:i4>
      </vt:variant>
      <vt:variant>
        <vt:i4>452</vt:i4>
      </vt:variant>
      <vt:variant>
        <vt:i4>0</vt:i4>
      </vt:variant>
      <vt:variant>
        <vt:i4>5</vt:i4>
      </vt:variant>
      <vt:variant>
        <vt:lpwstr/>
      </vt:variant>
      <vt:variant>
        <vt:lpwstr>_Toc126715584</vt:lpwstr>
      </vt:variant>
      <vt:variant>
        <vt:i4>2031667</vt:i4>
      </vt:variant>
      <vt:variant>
        <vt:i4>446</vt:i4>
      </vt:variant>
      <vt:variant>
        <vt:i4>0</vt:i4>
      </vt:variant>
      <vt:variant>
        <vt:i4>5</vt:i4>
      </vt:variant>
      <vt:variant>
        <vt:lpwstr/>
      </vt:variant>
      <vt:variant>
        <vt:lpwstr>_Toc126715583</vt:lpwstr>
      </vt:variant>
      <vt:variant>
        <vt:i4>2031667</vt:i4>
      </vt:variant>
      <vt:variant>
        <vt:i4>440</vt:i4>
      </vt:variant>
      <vt:variant>
        <vt:i4>0</vt:i4>
      </vt:variant>
      <vt:variant>
        <vt:i4>5</vt:i4>
      </vt:variant>
      <vt:variant>
        <vt:lpwstr/>
      </vt:variant>
      <vt:variant>
        <vt:lpwstr>_Toc126715582</vt:lpwstr>
      </vt:variant>
      <vt:variant>
        <vt:i4>2031667</vt:i4>
      </vt:variant>
      <vt:variant>
        <vt:i4>434</vt:i4>
      </vt:variant>
      <vt:variant>
        <vt:i4>0</vt:i4>
      </vt:variant>
      <vt:variant>
        <vt:i4>5</vt:i4>
      </vt:variant>
      <vt:variant>
        <vt:lpwstr/>
      </vt:variant>
      <vt:variant>
        <vt:lpwstr>_Toc126715581</vt:lpwstr>
      </vt:variant>
      <vt:variant>
        <vt:i4>2031667</vt:i4>
      </vt:variant>
      <vt:variant>
        <vt:i4>428</vt:i4>
      </vt:variant>
      <vt:variant>
        <vt:i4>0</vt:i4>
      </vt:variant>
      <vt:variant>
        <vt:i4>5</vt:i4>
      </vt:variant>
      <vt:variant>
        <vt:lpwstr/>
      </vt:variant>
      <vt:variant>
        <vt:lpwstr>_Toc126715580</vt:lpwstr>
      </vt:variant>
      <vt:variant>
        <vt:i4>1048627</vt:i4>
      </vt:variant>
      <vt:variant>
        <vt:i4>422</vt:i4>
      </vt:variant>
      <vt:variant>
        <vt:i4>0</vt:i4>
      </vt:variant>
      <vt:variant>
        <vt:i4>5</vt:i4>
      </vt:variant>
      <vt:variant>
        <vt:lpwstr/>
      </vt:variant>
      <vt:variant>
        <vt:lpwstr>_Toc126715579</vt:lpwstr>
      </vt:variant>
      <vt:variant>
        <vt:i4>1048627</vt:i4>
      </vt:variant>
      <vt:variant>
        <vt:i4>416</vt:i4>
      </vt:variant>
      <vt:variant>
        <vt:i4>0</vt:i4>
      </vt:variant>
      <vt:variant>
        <vt:i4>5</vt:i4>
      </vt:variant>
      <vt:variant>
        <vt:lpwstr/>
      </vt:variant>
      <vt:variant>
        <vt:lpwstr>_Toc126715578</vt:lpwstr>
      </vt:variant>
      <vt:variant>
        <vt:i4>1048627</vt:i4>
      </vt:variant>
      <vt:variant>
        <vt:i4>410</vt:i4>
      </vt:variant>
      <vt:variant>
        <vt:i4>0</vt:i4>
      </vt:variant>
      <vt:variant>
        <vt:i4>5</vt:i4>
      </vt:variant>
      <vt:variant>
        <vt:lpwstr/>
      </vt:variant>
      <vt:variant>
        <vt:lpwstr>_Toc126715577</vt:lpwstr>
      </vt:variant>
      <vt:variant>
        <vt:i4>1048627</vt:i4>
      </vt:variant>
      <vt:variant>
        <vt:i4>404</vt:i4>
      </vt:variant>
      <vt:variant>
        <vt:i4>0</vt:i4>
      </vt:variant>
      <vt:variant>
        <vt:i4>5</vt:i4>
      </vt:variant>
      <vt:variant>
        <vt:lpwstr/>
      </vt:variant>
      <vt:variant>
        <vt:lpwstr>_Toc126715576</vt:lpwstr>
      </vt:variant>
      <vt:variant>
        <vt:i4>1048627</vt:i4>
      </vt:variant>
      <vt:variant>
        <vt:i4>398</vt:i4>
      </vt:variant>
      <vt:variant>
        <vt:i4>0</vt:i4>
      </vt:variant>
      <vt:variant>
        <vt:i4>5</vt:i4>
      </vt:variant>
      <vt:variant>
        <vt:lpwstr/>
      </vt:variant>
      <vt:variant>
        <vt:lpwstr>_Toc126715575</vt:lpwstr>
      </vt:variant>
      <vt:variant>
        <vt:i4>1048627</vt:i4>
      </vt:variant>
      <vt:variant>
        <vt:i4>392</vt:i4>
      </vt:variant>
      <vt:variant>
        <vt:i4>0</vt:i4>
      </vt:variant>
      <vt:variant>
        <vt:i4>5</vt:i4>
      </vt:variant>
      <vt:variant>
        <vt:lpwstr/>
      </vt:variant>
      <vt:variant>
        <vt:lpwstr>_Toc126715574</vt:lpwstr>
      </vt:variant>
      <vt:variant>
        <vt:i4>1048627</vt:i4>
      </vt:variant>
      <vt:variant>
        <vt:i4>386</vt:i4>
      </vt:variant>
      <vt:variant>
        <vt:i4>0</vt:i4>
      </vt:variant>
      <vt:variant>
        <vt:i4>5</vt:i4>
      </vt:variant>
      <vt:variant>
        <vt:lpwstr/>
      </vt:variant>
      <vt:variant>
        <vt:lpwstr>_Toc126715573</vt:lpwstr>
      </vt:variant>
      <vt:variant>
        <vt:i4>1048627</vt:i4>
      </vt:variant>
      <vt:variant>
        <vt:i4>380</vt:i4>
      </vt:variant>
      <vt:variant>
        <vt:i4>0</vt:i4>
      </vt:variant>
      <vt:variant>
        <vt:i4>5</vt:i4>
      </vt:variant>
      <vt:variant>
        <vt:lpwstr/>
      </vt:variant>
      <vt:variant>
        <vt:lpwstr>_Toc126715572</vt:lpwstr>
      </vt:variant>
      <vt:variant>
        <vt:i4>1048627</vt:i4>
      </vt:variant>
      <vt:variant>
        <vt:i4>374</vt:i4>
      </vt:variant>
      <vt:variant>
        <vt:i4>0</vt:i4>
      </vt:variant>
      <vt:variant>
        <vt:i4>5</vt:i4>
      </vt:variant>
      <vt:variant>
        <vt:lpwstr/>
      </vt:variant>
      <vt:variant>
        <vt:lpwstr>_Toc126715571</vt:lpwstr>
      </vt:variant>
      <vt:variant>
        <vt:i4>1048627</vt:i4>
      </vt:variant>
      <vt:variant>
        <vt:i4>368</vt:i4>
      </vt:variant>
      <vt:variant>
        <vt:i4>0</vt:i4>
      </vt:variant>
      <vt:variant>
        <vt:i4>5</vt:i4>
      </vt:variant>
      <vt:variant>
        <vt:lpwstr/>
      </vt:variant>
      <vt:variant>
        <vt:lpwstr>_Toc126715570</vt:lpwstr>
      </vt:variant>
      <vt:variant>
        <vt:i4>1114163</vt:i4>
      </vt:variant>
      <vt:variant>
        <vt:i4>362</vt:i4>
      </vt:variant>
      <vt:variant>
        <vt:i4>0</vt:i4>
      </vt:variant>
      <vt:variant>
        <vt:i4>5</vt:i4>
      </vt:variant>
      <vt:variant>
        <vt:lpwstr/>
      </vt:variant>
      <vt:variant>
        <vt:lpwstr>_Toc126715569</vt:lpwstr>
      </vt:variant>
      <vt:variant>
        <vt:i4>1114163</vt:i4>
      </vt:variant>
      <vt:variant>
        <vt:i4>356</vt:i4>
      </vt:variant>
      <vt:variant>
        <vt:i4>0</vt:i4>
      </vt:variant>
      <vt:variant>
        <vt:i4>5</vt:i4>
      </vt:variant>
      <vt:variant>
        <vt:lpwstr/>
      </vt:variant>
      <vt:variant>
        <vt:lpwstr>_Toc126715568</vt:lpwstr>
      </vt:variant>
      <vt:variant>
        <vt:i4>1114163</vt:i4>
      </vt:variant>
      <vt:variant>
        <vt:i4>350</vt:i4>
      </vt:variant>
      <vt:variant>
        <vt:i4>0</vt:i4>
      </vt:variant>
      <vt:variant>
        <vt:i4>5</vt:i4>
      </vt:variant>
      <vt:variant>
        <vt:lpwstr/>
      </vt:variant>
      <vt:variant>
        <vt:lpwstr>_Toc126715567</vt:lpwstr>
      </vt:variant>
      <vt:variant>
        <vt:i4>1114163</vt:i4>
      </vt:variant>
      <vt:variant>
        <vt:i4>344</vt:i4>
      </vt:variant>
      <vt:variant>
        <vt:i4>0</vt:i4>
      </vt:variant>
      <vt:variant>
        <vt:i4>5</vt:i4>
      </vt:variant>
      <vt:variant>
        <vt:lpwstr/>
      </vt:variant>
      <vt:variant>
        <vt:lpwstr>_Toc126715566</vt:lpwstr>
      </vt:variant>
      <vt:variant>
        <vt:i4>1114163</vt:i4>
      </vt:variant>
      <vt:variant>
        <vt:i4>338</vt:i4>
      </vt:variant>
      <vt:variant>
        <vt:i4>0</vt:i4>
      </vt:variant>
      <vt:variant>
        <vt:i4>5</vt:i4>
      </vt:variant>
      <vt:variant>
        <vt:lpwstr/>
      </vt:variant>
      <vt:variant>
        <vt:lpwstr>_Toc126715565</vt:lpwstr>
      </vt:variant>
      <vt:variant>
        <vt:i4>1114163</vt:i4>
      </vt:variant>
      <vt:variant>
        <vt:i4>332</vt:i4>
      </vt:variant>
      <vt:variant>
        <vt:i4>0</vt:i4>
      </vt:variant>
      <vt:variant>
        <vt:i4>5</vt:i4>
      </vt:variant>
      <vt:variant>
        <vt:lpwstr/>
      </vt:variant>
      <vt:variant>
        <vt:lpwstr>_Toc126715564</vt:lpwstr>
      </vt:variant>
      <vt:variant>
        <vt:i4>1114163</vt:i4>
      </vt:variant>
      <vt:variant>
        <vt:i4>326</vt:i4>
      </vt:variant>
      <vt:variant>
        <vt:i4>0</vt:i4>
      </vt:variant>
      <vt:variant>
        <vt:i4>5</vt:i4>
      </vt:variant>
      <vt:variant>
        <vt:lpwstr/>
      </vt:variant>
      <vt:variant>
        <vt:lpwstr>_Toc126715563</vt:lpwstr>
      </vt:variant>
      <vt:variant>
        <vt:i4>1114163</vt:i4>
      </vt:variant>
      <vt:variant>
        <vt:i4>320</vt:i4>
      </vt:variant>
      <vt:variant>
        <vt:i4>0</vt:i4>
      </vt:variant>
      <vt:variant>
        <vt:i4>5</vt:i4>
      </vt:variant>
      <vt:variant>
        <vt:lpwstr/>
      </vt:variant>
      <vt:variant>
        <vt:lpwstr>_Toc126715562</vt:lpwstr>
      </vt:variant>
      <vt:variant>
        <vt:i4>1114163</vt:i4>
      </vt:variant>
      <vt:variant>
        <vt:i4>314</vt:i4>
      </vt:variant>
      <vt:variant>
        <vt:i4>0</vt:i4>
      </vt:variant>
      <vt:variant>
        <vt:i4>5</vt:i4>
      </vt:variant>
      <vt:variant>
        <vt:lpwstr/>
      </vt:variant>
      <vt:variant>
        <vt:lpwstr>_Toc126715561</vt:lpwstr>
      </vt:variant>
      <vt:variant>
        <vt:i4>1114163</vt:i4>
      </vt:variant>
      <vt:variant>
        <vt:i4>308</vt:i4>
      </vt:variant>
      <vt:variant>
        <vt:i4>0</vt:i4>
      </vt:variant>
      <vt:variant>
        <vt:i4>5</vt:i4>
      </vt:variant>
      <vt:variant>
        <vt:lpwstr/>
      </vt:variant>
      <vt:variant>
        <vt:lpwstr>_Toc126715560</vt:lpwstr>
      </vt:variant>
      <vt:variant>
        <vt:i4>1179699</vt:i4>
      </vt:variant>
      <vt:variant>
        <vt:i4>302</vt:i4>
      </vt:variant>
      <vt:variant>
        <vt:i4>0</vt:i4>
      </vt:variant>
      <vt:variant>
        <vt:i4>5</vt:i4>
      </vt:variant>
      <vt:variant>
        <vt:lpwstr/>
      </vt:variant>
      <vt:variant>
        <vt:lpwstr>_Toc126715559</vt:lpwstr>
      </vt:variant>
      <vt:variant>
        <vt:i4>1179699</vt:i4>
      </vt:variant>
      <vt:variant>
        <vt:i4>296</vt:i4>
      </vt:variant>
      <vt:variant>
        <vt:i4>0</vt:i4>
      </vt:variant>
      <vt:variant>
        <vt:i4>5</vt:i4>
      </vt:variant>
      <vt:variant>
        <vt:lpwstr/>
      </vt:variant>
      <vt:variant>
        <vt:lpwstr>_Toc126715558</vt:lpwstr>
      </vt:variant>
      <vt:variant>
        <vt:i4>1179699</vt:i4>
      </vt:variant>
      <vt:variant>
        <vt:i4>290</vt:i4>
      </vt:variant>
      <vt:variant>
        <vt:i4>0</vt:i4>
      </vt:variant>
      <vt:variant>
        <vt:i4>5</vt:i4>
      </vt:variant>
      <vt:variant>
        <vt:lpwstr/>
      </vt:variant>
      <vt:variant>
        <vt:lpwstr>_Toc126715557</vt:lpwstr>
      </vt:variant>
      <vt:variant>
        <vt:i4>1179699</vt:i4>
      </vt:variant>
      <vt:variant>
        <vt:i4>284</vt:i4>
      </vt:variant>
      <vt:variant>
        <vt:i4>0</vt:i4>
      </vt:variant>
      <vt:variant>
        <vt:i4>5</vt:i4>
      </vt:variant>
      <vt:variant>
        <vt:lpwstr/>
      </vt:variant>
      <vt:variant>
        <vt:lpwstr>_Toc126715556</vt:lpwstr>
      </vt:variant>
      <vt:variant>
        <vt:i4>1179699</vt:i4>
      </vt:variant>
      <vt:variant>
        <vt:i4>278</vt:i4>
      </vt:variant>
      <vt:variant>
        <vt:i4>0</vt:i4>
      </vt:variant>
      <vt:variant>
        <vt:i4>5</vt:i4>
      </vt:variant>
      <vt:variant>
        <vt:lpwstr/>
      </vt:variant>
      <vt:variant>
        <vt:lpwstr>_Toc126715555</vt:lpwstr>
      </vt:variant>
      <vt:variant>
        <vt:i4>1179699</vt:i4>
      </vt:variant>
      <vt:variant>
        <vt:i4>272</vt:i4>
      </vt:variant>
      <vt:variant>
        <vt:i4>0</vt:i4>
      </vt:variant>
      <vt:variant>
        <vt:i4>5</vt:i4>
      </vt:variant>
      <vt:variant>
        <vt:lpwstr/>
      </vt:variant>
      <vt:variant>
        <vt:lpwstr>_Toc126715554</vt:lpwstr>
      </vt:variant>
      <vt:variant>
        <vt:i4>1179699</vt:i4>
      </vt:variant>
      <vt:variant>
        <vt:i4>266</vt:i4>
      </vt:variant>
      <vt:variant>
        <vt:i4>0</vt:i4>
      </vt:variant>
      <vt:variant>
        <vt:i4>5</vt:i4>
      </vt:variant>
      <vt:variant>
        <vt:lpwstr/>
      </vt:variant>
      <vt:variant>
        <vt:lpwstr>_Toc126715553</vt:lpwstr>
      </vt:variant>
      <vt:variant>
        <vt:i4>1179699</vt:i4>
      </vt:variant>
      <vt:variant>
        <vt:i4>260</vt:i4>
      </vt:variant>
      <vt:variant>
        <vt:i4>0</vt:i4>
      </vt:variant>
      <vt:variant>
        <vt:i4>5</vt:i4>
      </vt:variant>
      <vt:variant>
        <vt:lpwstr/>
      </vt:variant>
      <vt:variant>
        <vt:lpwstr>_Toc126715552</vt:lpwstr>
      </vt:variant>
      <vt:variant>
        <vt:i4>1179699</vt:i4>
      </vt:variant>
      <vt:variant>
        <vt:i4>254</vt:i4>
      </vt:variant>
      <vt:variant>
        <vt:i4>0</vt:i4>
      </vt:variant>
      <vt:variant>
        <vt:i4>5</vt:i4>
      </vt:variant>
      <vt:variant>
        <vt:lpwstr/>
      </vt:variant>
      <vt:variant>
        <vt:lpwstr>_Toc126715551</vt:lpwstr>
      </vt:variant>
      <vt:variant>
        <vt:i4>1179699</vt:i4>
      </vt:variant>
      <vt:variant>
        <vt:i4>248</vt:i4>
      </vt:variant>
      <vt:variant>
        <vt:i4>0</vt:i4>
      </vt:variant>
      <vt:variant>
        <vt:i4>5</vt:i4>
      </vt:variant>
      <vt:variant>
        <vt:lpwstr/>
      </vt:variant>
      <vt:variant>
        <vt:lpwstr>_Toc126715550</vt:lpwstr>
      </vt:variant>
      <vt:variant>
        <vt:i4>1245235</vt:i4>
      </vt:variant>
      <vt:variant>
        <vt:i4>242</vt:i4>
      </vt:variant>
      <vt:variant>
        <vt:i4>0</vt:i4>
      </vt:variant>
      <vt:variant>
        <vt:i4>5</vt:i4>
      </vt:variant>
      <vt:variant>
        <vt:lpwstr/>
      </vt:variant>
      <vt:variant>
        <vt:lpwstr>_Toc126715549</vt:lpwstr>
      </vt:variant>
      <vt:variant>
        <vt:i4>1245235</vt:i4>
      </vt:variant>
      <vt:variant>
        <vt:i4>236</vt:i4>
      </vt:variant>
      <vt:variant>
        <vt:i4>0</vt:i4>
      </vt:variant>
      <vt:variant>
        <vt:i4>5</vt:i4>
      </vt:variant>
      <vt:variant>
        <vt:lpwstr/>
      </vt:variant>
      <vt:variant>
        <vt:lpwstr>_Toc126715548</vt:lpwstr>
      </vt:variant>
      <vt:variant>
        <vt:i4>1245235</vt:i4>
      </vt:variant>
      <vt:variant>
        <vt:i4>230</vt:i4>
      </vt:variant>
      <vt:variant>
        <vt:i4>0</vt:i4>
      </vt:variant>
      <vt:variant>
        <vt:i4>5</vt:i4>
      </vt:variant>
      <vt:variant>
        <vt:lpwstr/>
      </vt:variant>
      <vt:variant>
        <vt:lpwstr>_Toc126715547</vt:lpwstr>
      </vt:variant>
      <vt:variant>
        <vt:i4>1245235</vt:i4>
      </vt:variant>
      <vt:variant>
        <vt:i4>224</vt:i4>
      </vt:variant>
      <vt:variant>
        <vt:i4>0</vt:i4>
      </vt:variant>
      <vt:variant>
        <vt:i4>5</vt:i4>
      </vt:variant>
      <vt:variant>
        <vt:lpwstr/>
      </vt:variant>
      <vt:variant>
        <vt:lpwstr>_Toc126715546</vt:lpwstr>
      </vt:variant>
      <vt:variant>
        <vt:i4>1245235</vt:i4>
      </vt:variant>
      <vt:variant>
        <vt:i4>218</vt:i4>
      </vt:variant>
      <vt:variant>
        <vt:i4>0</vt:i4>
      </vt:variant>
      <vt:variant>
        <vt:i4>5</vt:i4>
      </vt:variant>
      <vt:variant>
        <vt:lpwstr/>
      </vt:variant>
      <vt:variant>
        <vt:lpwstr>_Toc126715545</vt:lpwstr>
      </vt:variant>
      <vt:variant>
        <vt:i4>1245235</vt:i4>
      </vt:variant>
      <vt:variant>
        <vt:i4>212</vt:i4>
      </vt:variant>
      <vt:variant>
        <vt:i4>0</vt:i4>
      </vt:variant>
      <vt:variant>
        <vt:i4>5</vt:i4>
      </vt:variant>
      <vt:variant>
        <vt:lpwstr/>
      </vt:variant>
      <vt:variant>
        <vt:lpwstr>_Toc126715544</vt:lpwstr>
      </vt:variant>
      <vt:variant>
        <vt:i4>1245235</vt:i4>
      </vt:variant>
      <vt:variant>
        <vt:i4>206</vt:i4>
      </vt:variant>
      <vt:variant>
        <vt:i4>0</vt:i4>
      </vt:variant>
      <vt:variant>
        <vt:i4>5</vt:i4>
      </vt:variant>
      <vt:variant>
        <vt:lpwstr/>
      </vt:variant>
      <vt:variant>
        <vt:lpwstr>_Toc126715543</vt:lpwstr>
      </vt:variant>
      <vt:variant>
        <vt:i4>1245235</vt:i4>
      </vt:variant>
      <vt:variant>
        <vt:i4>200</vt:i4>
      </vt:variant>
      <vt:variant>
        <vt:i4>0</vt:i4>
      </vt:variant>
      <vt:variant>
        <vt:i4>5</vt:i4>
      </vt:variant>
      <vt:variant>
        <vt:lpwstr/>
      </vt:variant>
      <vt:variant>
        <vt:lpwstr>_Toc126715542</vt:lpwstr>
      </vt:variant>
      <vt:variant>
        <vt:i4>1310771</vt:i4>
      </vt:variant>
      <vt:variant>
        <vt:i4>194</vt:i4>
      </vt:variant>
      <vt:variant>
        <vt:i4>0</vt:i4>
      </vt:variant>
      <vt:variant>
        <vt:i4>5</vt:i4>
      </vt:variant>
      <vt:variant>
        <vt:lpwstr/>
      </vt:variant>
      <vt:variant>
        <vt:lpwstr>_Toc126715533</vt:lpwstr>
      </vt:variant>
      <vt:variant>
        <vt:i4>1310771</vt:i4>
      </vt:variant>
      <vt:variant>
        <vt:i4>188</vt:i4>
      </vt:variant>
      <vt:variant>
        <vt:i4>0</vt:i4>
      </vt:variant>
      <vt:variant>
        <vt:i4>5</vt:i4>
      </vt:variant>
      <vt:variant>
        <vt:lpwstr/>
      </vt:variant>
      <vt:variant>
        <vt:lpwstr>_Toc126715532</vt:lpwstr>
      </vt:variant>
      <vt:variant>
        <vt:i4>1310771</vt:i4>
      </vt:variant>
      <vt:variant>
        <vt:i4>182</vt:i4>
      </vt:variant>
      <vt:variant>
        <vt:i4>0</vt:i4>
      </vt:variant>
      <vt:variant>
        <vt:i4>5</vt:i4>
      </vt:variant>
      <vt:variant>
        <vt:lpwstr/>
      </vt:variant>
      <vt:variant>
        <vt:lpwstr>_Toc126715531</vt:lpwstr>
      </vt:variant>
      <vt:variant>
        <vt:i4>1310771</vt:i4>
      </vt:variant>
      <vt:variant>
        <vt:i4>176</vt:i4>
      </vt:variant>
      <vt:variant>
        <vt:i4>0</vt:i4>
      </vt:variant>
      <vt:variant>
        <vt:i4>5</vt:i4>
      </vt:variant>
      <vt:variant>
        <vt:lpwstr/>
      </vt:variant>
      <vt:variant>
        <vt:lpwstr>_Toc126715530</vt:lpwstr>
      </vt:variant>
      <vt:variant>
        <vt:i4>1376307</vt:i4>
      </vt:variant>
      <vt:variant>
        <vt:i4>170</vt:i4>
      </vt:variant>
      <vt:variant>
        <vt:i4>0</vt:i4>
      </vt:variant>
      <vt:variant>
        <vt:i4>5</vt:i4>
      </vt:variant>
      <vt:variant>
        <vt:lpwstr/>
      </vt:variant>
      <vt:variant>
        <vt:lpwstr>_Toc126715529</vt:lpwstr>
      </vt:variant>
      <vt:variant>
        <vt:i4>1376307</vt:i4>
      </vt:variant>
      <vt:variant>
        <vt:i4>164</vt:i4>
      </vt:variant>
      <vt:variant>
        <vt:i4>0</vt:i4>
      </vt:variant>
      <vt:variant>
        <vt:i4>5</vt:i4>
      </vt:variant>
      <vt:variant>
        <vt:lpwstr/>
      </vt:variant>
      <vt:variant>
        <vt:lpwstr>_Toc126715528</vt:lpwstr>
      </vt:variant>
      <vt:variant>
        <vt:i4>1376307</vt:i4>
      </vt:variant>
      <vt:variant>
        <vt:i4>158</vt:i4>
      </vt:variant>
      <vt:variant>
        <vt:i4>0</vt:i4>
      </vt:variant>
      <vt:variant>
        <vt:i4>5</vt:i4>
      </vt:variant>
      <vt:variant>
        <vt:lpwstr/>
      </vt:variant>
      <vt:variant>
        <vt:lpwstr>_Toc126715527</vt:lpwstr>
      </vt:variant>
      <vt:variant>
        <vt:i4>1376307</vt:i4>
      </vt:variant>
      <vt:variant>
        <vt:i4>152</vt:i4>
      </vt:variant>
      <vt:variant>
        <vt:i4>0</vt:i4>
      </vt:variant>
      <vt:variant>
        <vt:i4>5</vt:i4>
      </vt:variant>
      <vt:variant>
        <vt:lpwstr/>
      </vt:variant>
      <vt:variant>
        <vt:lpwstr>_Toc126715526</vt:lpwstr>
      </vt:variant>
      <vt:variant>
        <vt:i4>1376307</vt:i4>
      </vt:variant>
      <vt:variant>
        <vt:i4>146</vt:i4>
      </vt:variant>
      <vt:variant>
        <vt:i4>0</vt:i4>
      </vt:variant>
      <vt:variant>
        <vt:i4>5</vt:i4>
      </vt:variant>
      <vt:variant>
        <vt:lpwstr/>
      </vt:variant>
      <vt:variant>
        <vt:lpwstr>_Toc126715525</vt:lpwstr>
      </vt:variant>
      <vt:variant>
        <vt:i4>1376307</vt:i4>
      </vt:variant>
      <vt:variant>
        <vt:i4>140</vt:i4>
      </vt:variant>
      <vt:variant>
        <vt:i4>0</vt:i4>
      </vt:variant>
      <vt:variant>
        <vt:i4>5</vt:i4>
      </vt:variant>
      <vt:variant>
        <vt:lpwstr/>
      </vt:variant>
      <vt:variant>
        <vt:lpwstr>_Toc126715524</vt:lpwstr>
      </vt:variant>
      <vt:variant>
        <vt:i4>1376307</vt:i4>
      </vt:variant>
      <vt:variant>
        <vt:i4>134</vt:i4>
      </vt:variant>
      <vt:variant>
        <vt:i4>0</vt:i4>
      </vt:variant>
      <vt:variant>
        <vt:i4>5</vt:i4>
      </vt:variant>
      <vt:variant>
        <vt:lpwstr/>
      </vt:variant>
      <vt:variant>
        <vt:lpwstr>_Toc126715523</vt:lpwstr>
      </vt:variant>
      <vt:variant>
        <vt:i4>1376307</vt:i4>
      </vt:variant>
      <vt:variant>
        <vt:i4>128</vt:i4>
      </vt:variant>
      <vt:variant>
        <vt:i4>0</vt:i4>
      </vt:variant>
      <vt:variant>
        <vt:i4>5</vt:i4>
      </vt:variant>
      <vt:variant>
        <vt:lpwstr/>
      </vt:variant>
      <vt:variant>
        <vt:lpwstr>_Toc126715522</vt:lpwstr>
      </vt:variant>
      <vt:variant>
        <vt:i4>1376307</vt:i4>
      </vt:variant>
      <vt:variant>
        <vt:i4>122</vt:i4>
      </vt:variant>
      <vt:variant>
        <vt:i4>0</vt:i4>
      </vt:variant>
      <vt:variant>
        <vt:i4>5</vt:i4>
      </vt:variant>
      <vt:variant>
        <vt:lpwstr/>
      </vt:variant>
      <vt:variant>
        <vt:lpwstr>_Toc126715521</vt:lpwstr>
      </vt:variant>
      <vt:variant>
        <vt:i4>1376307</vt:i4>
      </vt:variant>
      <vt:variant>
        <vt:i4>116</vt:i4>
      </vt:variant>
      <vt:variant>
        <vt:i4>0</vt:i4>
      </vt:variant>
      <vt:variant>
        <vt:i4>5</vt:i4>
      </vt:variant>
      <vt:variant>
        <vt:lpwstr/>
      </vt:variant>
      <vt:variant>
        <vt:lpwstr>_Toc126715520</vt:lpwstr>
      </vt:variant>
      <vt:variant>
        <vt:i4>1441843</vt:i4>
      </vt:variant>
      <vt:variant>
        <vt:i4>110</vt:i4>
      </vt:variant>
      <vt:variant>
        <vt:i4>0</vt:i4>
      </vt:variant>
      <vt:variant>
        <vt:i4>5</vt:i4>
      </vt:variant>
      <vt:variant>
        <vt:lpwstr/>
      </vt:variant>
      <vt:variant>
        <vt:lpwstr>_Toc126715519</vt:lpwstr>
      </vt:variant>
      <vt:variant>
        <vt:i4>1441843</vt:i4>
      </vt:variant>
      <vt:variant>
        <vt:i4>104</vt:i4>
      </vt:variant>
      <vt:variant>
        <vt:i4>0</vt:i4>
      </vt:variant>
      <vt:variant>
        <vt:i4>5</vt:i4>
      </vt:variant>
      <vt:variant>
        <vt:lpwstr/>
      </vt:variant>
      <vt:variant>
        <vt:lpwstr>_Toc126715518</vt:lpwstr>
      </vt:variant>
      <vt:variant>
        <vt:i4>1441843</vt:i4>
      </vt:variant>
      <vt:variant>
        <vt:i4>98</vt:i4>
      </vt:variant>
      <vt:variant>
        <vt:i4>0</vt:i4>
      </vt:variant>
      <vt:variant>
        <vt:i4>5</vt:i4>
      </vt:variant>
      <vt:variant>
        <vt:lpwstr/>
      </vt:variant>
      <vt:variant>
        <vt:lpwstr>_Toc126715517</vt:lpwstr>
      </vt:variant>
      <vt:variant>
        <vt:i4>1441843</vt:i4>
      </vt:variant>
      <vt:variant>
        <vt:i4>92</vt:i4>
      </vt:variant>
      <vt:variant>
        <vt:i4>0</vt:i4>
      </vt:variant>
      <vt:variant>
        <vt:i4>5</vt:i4>
      </vt:variant>
      <vt:variant>
        <vt:lpwstr/>
      </vt:variant>
      <vt:variant>
        <vt:lpwstr>_Toc126715516</vt:lpwstr>
      </vt:variant>
      <vt:variant>
        <vt:i4>1441843</vt:i4>
      </vt:variant>
      <vt:variant>
        <vt:i4>86</vt:i4>
      </vt:variant>
      <vt:variant>
        <vt:i4>0</vt:i4>
      </vt:variant>
      <vt:variant>
        <vt:i4>5</vt:i4>
      </vt:variant>
      <vt:variant>
        <vt:lpwstr/>
      </vt:variant>
      <vt:variant>
        <vt:lpwstr>_Toc126715515</vt:lpwstr>
      </vt:variant>
      <vt:variant>
        <vt:i4>1441843</vt:i4>
      </vt:variant>
      <vt:variant>
        <vt:i4>80</vt:i4>
      </vt:variant>
      <vt:variant>
        <vt:i4>0</vt:i4>
      </vt:variant>
      <vt:variant>
        <vt:i4>5</vt:i4>
      </vt:variant>
      <vt:variant>
        <vt:lpwstr/>
      </vt:variant>
      <vt:variant>
        <vt:lpwstr>_Toc126715514</vt:lpwstr>
      </vt:variant>
      <vt:variant>
        <vt:i4>1441843</vt:i4>
      </vt:variant>
      <vt:variant>
        <vt:i4>74</vt:i4>
      </vt:variant>
      <vt:variant>
        <vt:i4>0</vt:i4>
      </vt:variant>
      <vt:variant>
        <vt:i4>5</vt:i4>
      </vt:variant>
      <vt:variant>
        <vt:lpwstr/>
      </vt:variant>
      <vt:variant>
        <vt:lpwstr>_Toc126715513</vt:lpwstr>
      </vt:variant>
      <vt:variant>
        <vt:i4>1441843</vt:i4>
      </vt:variant>
      <vt:variant>
        <vt:i4>68</vt:i4>
      </vt:variant>
      <vt:variant>
        <vt:i4>0</vt:i4>
      </vt:variant>
      <vt:variant>
        <vt:i4>5</vt:i4>
      </vt:variant>
      <vt:variant>
        <vt:lpwstr/>
      </vt:variant>
      <vt:variant>
        <vt:lpwstr>_Toc126715512</vt:lpwstr>
      </vt:variant>
      <vt:variant>
        <vt:i4>1441843</vt:i4>
      </vt:variant>
      <vt:variant>
        <vt:i4>62</vt:i4>
      </vt:variant>
      <vt:variant>
        <vt:i4>0</vt:i4>
      </vt:variant>
      <vt:variant>
        <vt:i4>5</vt:i4>
      </vt:variant>
      <vt:variant>
        <vt:lpwstr/>
      </vt:variant>
      <vt:variant>
        <vt:lpwstr>_Toc126715511</vt:lpwstr>
      </vt:variant>
      <vt:variant>
        <vt:i4>1441843</vt:i4>
      </vt:variant>
      <vt:variant>
        <vt:i4>56</vt:i4>
      </vt:variant>
      <vt:variant>
        <vt:i4>0</vt:i4>
      </vt:variant>
      <vt:variant>
        <vt:i4>5</vt:i4>
      </vt:variant>
      <vt:variant>
        <vt:lpwstr/>
      </vt:variant>
      <vt:variant>
        <vt:lpwstr>_Toc126715510</vt:lpwstr>
      </vt:variant>
      <vt:variant>
        <vt:i4>1507379</vt:i4>
      </vt:variant>
      <vt:variant>
        <vt:i4>50</vt:i4>
      </vt:variant>
      <vt:variant>
        <vt:i4>0</vt:i4>
      </vt:variant>
      <vt:variant>
        <vt:i4>5</vt:i4>
      </vt:variant>
      <vt:variant>
        <vt:lpwstr/>
      </vt:variant>
      <vt:variant>
        <vt:lpwstr>_Toc126715509</vt:lpwstr>
      </vt:variant>
      <vt:variant>
        <vt:i4>1507379</vt:i4>
      </vt:variant>
      <vt:variant>
        <vt:i4>44</vt:i4>
      </vt:variant>
      <vt:variant>
        <vt:i4>0</vt:i4>
      </vt:variant>
      <vt:variant>
        <vt:i4>5</vt:i4>
      </vt:variant>
      <vt:variant>
        <vt:lpwstr/>
      </vt:variant>
      <vt:variant>
        <vt:lpwstr>_Toc126715508</vt:lpwstr>
      </vt:variant>
      <vt:variant>
        <vt:i4>1507379</vt:i4>
      </vt:variant>
      <vt:variant>
        <vt:i4>38</vt:i4>
      </vt:variant>
      <vt:variant>
        <vt:i4>0</vt:i4>
      </vt:variant>
      <vt:variant>
        <vt:i4>5</vt:i4>
      </vt:variant>
      <vt:variant>
        <vt:lpwstr/>
      </vt:variant>
      <vt:variant>
        <vt:lpwstr>_Toc126715507</vt:lpwstr>
      </vt:variant>
      <vt:variant>
        <vt:i4>1507379</vt:i4>
      </vt:variant>
      <vt:variant>
        <vt:i4>32</vt:i4>
      </vt:variant>
      <vt:variant>
        <vt:i4>0</vt:i4>
      </vt:variant>
      <vt:variant>
        <vt:i4>5</vt:i4>
      </vt:variant>
      <vt:variant>
        <vt:lpwstr/>
      </vt:variant>
      <vt:variant>
        <vt:lpwstr>_Toc126715506</vt:lpwstr>
      </vt:variant>
      <vt:variant>
        <vt:i4>1507379</vt:i4>
      </vt:variant>
      <vt:variant>
        <vt:i4>26</vt:i4>
      </vt:variant>
      <vt:variant>
        <vt:i4>0</vt:i4>
      </vt:variant>
      <vt:variant>
        <vt:i4>5</vt:i4>
      </vt:variant>
      <vt:variant>
        <vt:lpwstr/>
      </vt:variant>
      <vt:variant>
        <vt:lpwstr>_Toc126715505</vt:lpwstr>
      </vt:variant>
      <vt:variant>
        <vt:i4>1507379</vt:i4>
      </vt:variant>
      <vt:variant>
        <vt:i4>20</vt:i4>
      </vt:variant>
      <vt:variant>
        <vt:i4>0</vt:i4>
      </vt:variant>
      <vt:variant>
        <vt:i4>5</vt:i4>
      </vt:variant>
      <vt:variant>
        <vt:lpwstr/>
      </vt:variant>
      <vt:variant>
        <vt:lpwstr>_Toc126715504</vt:lpwstr>
      </vt:variant>
      <vt:variant>
        <vt:i4>1507379</vt:i4>
      </vt:variant>
      <vt:variant>
        <vt:i4>14</vt:i4>
      </vt:variant>
      <vt:variant>
        <vt:i4>0</vt:i4>
      </vt:variant>
      <vt:variant>
        <vt:i4>5</vt:i4>
      </vt:variant>
      <vt:variant>
        <vt:lpwstr/>
      </vt:variant>
      <vt:variant>
        <vt:lpwstr>_Toc126715503</vt:lpwstr>
      </vt:variant>
      <vt:variant>
        <vt:i4>1507379</vt:i4>
      </vt:variant>
      <vt:variant>
        <vt:i4>8</vt:i4>
      </vt:variant>
      <vt:variant>
        <vt:i4>0</vt:i4>
      </vt:variant>
      <vt:variant>
        <vt:i4>5</vt:i4>
      </vt:variant>
      <vt:variant>
        <vt:lpwstr/>
      </vt:variant>
      <vt:variant>
        <vt:lpwstr>_Toc126715502</vt:lpwstr>
      </vt:variant>
      <vt:variant>
        <vt:i4>1507379</vt:i4>
      </vt:variant>
      <vt:variant>
        <vt:i4>2</vt:i4>
      </vt:variant>
      <vt:variant>
        <vt:i4>0</vt:i4>
      </vt:variant>
      <vt:variant>
        <vt:i4>5</vt:i4>
      </vt:variant>
      <vt:variant>
        <vt:lpwstr/>
      </vt:variant>
      <vt:variant>
        <vt:lpwstr>_Toc126715501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松山 ファミリー</dc:creator>
  <cp:keywords/>
  <dc:description/>
  <cp:lastModifiedBy>松山　晃大</cp:lastModifiedBy>
  <cp:revision>98</cp:revision>
  <cp:lastPrinted>2023-02-07T05:28:00Z</cp:lastPrinted>
  <dcterms:created xsi:type="dcterms:W3CDTF">2023-02-09T05:00:00Z</dcterms:created>
  <dcterms:modified xsi:type="dcterms:W3CDTF">2023-02-09T11:04:00Z</dcterms:modified>
</cp:coreProperties>
</file>