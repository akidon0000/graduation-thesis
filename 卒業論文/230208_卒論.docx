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751DA" w14:textId="77777777" w:rsidR="0048090B" w:rsidRDefault="0048090B" w:rsidP="0048090B">
      <w:pPr>
        <w:jc w:val="center"/>
        <w:rPr>
          <w:rFonts w:ascii="Times New Roman" w:eastAsia="ＭＳ 明朝" w:hAnsi="Times New Roman" w:cs="Times New Roman"/>
          <w:sz w:val="32"/>
          <w:szCs w:val="40"/>
        </w:rPr>
      </w:pPr>
    </w:p>
    <w:p w14:paraId="04BBE141" w14:textId="77777777" w:rsidR="0048090B" w:rsidRPr="00C1042E" w:rsidRDefault="0048090B" w:rsidP="0048090B">
      <w:pPr>
        <w:jc w:val="center"/>
        <w:rPr>
          <w:rFonts w:ascii="Times New Roman" w:eastAsia="ＭＳ 明朝" w:hAnsi="Times New Roman" w:cs="Times New Roman" w:hint="eastAsia"/>
          <w:sz w:val="32"/>
          <w:szCs w:val="40"/>
        </w:rPr>
      </w:pPr>
    </w:p>
    <w:p w14:paraId="36BD31E9" w14:textId="77777777" w:rsidR="0048090B" w:rsidRPr="00C1042E" w:rsidRDefault="0048090B" w:rsidP="0048090B">
      <w:pPr>
        <w:jc w:val="center"/>
        <w:rPr>
          <w:rFonts w:ascii="Times New Roman" w:eastAsia="ＭＳ 明朝" w:hAnsi="Times New Roman" w:cs="Times New Roman"/>
          <w:sz w:val="32"/>
          <w:szCs w:val="40"/>
        </w:rPr>
      </w:pPr>
    </w:p>
    <w:p w14:paraId="1330936F" w14:textId="77777777" w:rsidR="0048090B" w:rsidRPr="00C1042E" w:rsidRDefault="0048090B" w:rsidP="0048090B">
      <w:pPr>
        <w:jc w:val="center"/>
        <w:rPr>
          <w:rFonts w:ascii="Times New Roman" w:eastAsia="ＭＳ 明朝" w:hAnsi="Times New Roman" w:cs="Times New Roman"/>
          <w:sz w:val="32"/>
          <w:szCs w:val="40"/>
        </w:rPr>
      </w:pPr>
    </w:p>
    <w:p w14:paraId="4994D05B"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ニッケル水酸化物ナノシート</w:t>
      </w:r>
    </w:p>
    <w:p w14:paraId="6D0A1463"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固定電極によるグルコース酸化の検討</w:t>
      </w:r>
    </w:p>
    <w:p w14:paraId="36BD184B" w14:textId="77777777" w:rsidR="0048090B" w:rsidRPr="00C1042E" w:rsidRDefault="0048090B" w:rsidP="0048090B">
      <w:pPr>
        <w:jc w:val="center"/>
        <w:rPr>
          <w:rFonts w:ascii="Times New Roman" w:eastAsia="ＭＳ 明朝" w:hAnsi="Times New Roman" w:cs="Times New Roman"/>
          <w:sz w:val="32"/>
          <w:szCs w:val="40"/>
        </w:rPr>
      </w:pPr>
    </w:p>
    <w:p w14:paraId="0F59D8AE" w14:textId="77777777" w:rsidR="0048090B" w:rsidRPr="00C1042E" w:rsidRDefault="0048090B" w:rsidP="0048090B">
      <w:pPr>
        <w:jc w:val="center"/>
        <w:rPr>
          <w:rFonts w:ascii="Times New Roman" w:eastAsia="ＭＳ 明朝" w:hAnsi="Times New Roman" w:cs="Times New Roman"/>
          <w:sz w:val="32"/>
          <w:szCs w:val="40"/>
        </w:rPr>
      </w:pPr>
    </w:p>
    <w:p w14:paraId="04DA401D" w14:textId="77777777" w:rsidR="0048090B" w:rsidRPr="00C1042E" w:rsidRDefault="0048090B" w:rsidP="0048090B">
      <w:pPr>
        <w:jc w:val="center"/>
        <w:rPr>
          <w:rFonts w:ascii="Times New Roman" w:eastAsia="ＭＳ 明朝" w:hAnsi="Times New Roman" w:cs="Times New Roman"/>
          <w:sz w:val="32"/>
          <w:szCs w:val="40"/>
        </w:rPr>
      </w:pPr>
    </w:p>
    <w:p w14:paraId="43DA5527" w14:textId="77777777" w:rsidR="0048090B" w:rsidRPr="00C1042E" w:rsidRDefault="0048090B" w:rsidP="0048090B">
      <w:pPr>
        <w:jc w:val="center"/>
        <w:rPr>
          <w:rFonts w:ascii="Times New Roman" w:eastAsia="ＭＳ 明朝" w:hAnsi="Times New Roman" w:cs="Times New Roman"/>
          <w:sz w:val="32"/>
          <w:szCs w:val="40"/>
        </w:rPr>
      </w:pPr>
    </w:p>
    <w:p w14:paraId="2A0190FC"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令和</w:t>
      </w:r>
      <w:r w:rsidRPr="00C1042E">
        <w:rPr>
          <w:rFonts w:ascii="Times New Roman" w:eastAsia="ＭＳ 明朝" w:hAnsi="Times New Roman" w:cs="Times New Roman"/>
          <w:sz w:val="32"/>
          <w:szCs w:val="40"/>
        </w:rPr>
        <w:t>4</w:t>
      </w:r>
      <w:r w:rsidRPr="00C1042E">
        <w:rPr>
          <w:rFonts w:ascii="Times New Roman" w:eastAsia="ＭＳ 明朝" w:hAnsi="Times New Roman" w:cs="Times New Roman"/>
          <w:sz w:val="32"/>
          <w:szCs w:val="40"/>
        </w:rPr>
        <w:t>年度</w:t>
      </w:r>
    </w:p>
    <w:p w14:paraId="1923E8E5"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徳島大学理工学部</w:t>
      </w:r>
    </w:p>
    <w:p w14:paraId="11AA4866"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理工学科　応用化学システムコース　物質機能化学講座</w:t>
      </w:r>
    </w:p>
    <w:p w14:paraId="4CA8352A" w14:textId="77777777" w:rsidR="0048090B"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松山　晃大</w:t>
      </w:r>
    </w:p>
    <w:p w14:paraId="6C0C6A5E" w14:textId="77777777" w:rsidR="0048090B" w:rsidRDefault="0048090B" w:rsidP="0048090B">
      <w:pPr>
        <w:rPr>
          <w:rFonts w:ascii="Times New Roman" w:eastAsia="ＭＳ 明朝" w:hAnsi="Times New Roman" w:cs="Times New Roman"/>
          <w:sz w:val="32"/>
          <w:szCs w:val="40"/>
        </w:rPr>
      </w:pPr>
    </w:p>
    <w:p w14:paraId="332A966B" w14:textId="44D97644" w:rsidR="00206D0B" w:rsidRPr="0048090B" w:rsidRDefault="00206D0B" w:rsidP="001D55E1">
      <w:pPr>
        <w:rPr>
          <w:rFonts w:ascii="Times New Roman" w:eastAsia="ＭＳ 明朝" w:hAnsi="Times New Roman" w:cs="Times New Roman"/>
          <w:szCs w:val="21"/>
        </w:rPr>
        <w:sectPr w:rsidR="00206D0B" w:rsidRPr="0048090B" w:rsidSect="00576156">
          <w:footerReference w:type="even" r:id="rId8"/>
          <w:footerReference w:type="default" r:id="rId9"/>
          <w:pgSz w:w="11906" w:h="16838"/>
          <w:pgMar w:top="1985" w:right="1701" w:bottom="1701" w:left="1701" w:header="851" w:footer="992" w:gutter="0"/>
          <w:pgNumType w:start="0"/>
          <w:cols w:space="425"/>
          <w:titlePg/>
          <w:docGrid w:type="lines" w:linePitch="360"/>
        </w:sectPr>
      </w:pPr>
    </w:p>
    <w:sdt>
      <w:sdtPr>
        <w:rPr>
          <w:rFonts w:ascii="Times New Roman" w:eastAsia="ＭＳ 明朝" w:hAnsi="Times New Roman" w:cs="Times New Roman"/>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48090B" w:rsidRDefault="001D55E1" w:rsidP="001D55E1">
          <w:pPr>
            <w:pStyle w:val="a8"/>
            <w:numPr>
              <w:ilvl w:val="0"/>
              <w:numId w:val="0"/>
            </w:numPr>
            <w:ind w:left="425" w:hanging="425"/>
            <w:rPr>
              <w:rFonts w:ascii="Times New Roman" w:eastAsia="ＭＳ 明朝" w:hAnsi="Times New Roman" w:cs="Times New Roman"/>
              <w:b w:val="0"/>
              <w:bCs w:val="0"/>
              <w:sz w:val="21"/>
              <w:szCs w:val="21"/>
            </w:rPr>
          </w:pPr>
          <w:r w:rsidRPr="0048090B">
            <w:rPr>
              <w:rFonts w:ascii="Times New Roman" w:eastAsia="ＭＳ 明朝" w:hAnsi="Times New Roman" w:cs="Times New Roman"/>
              <w:b w:val="0"/>
              <w:bCs w:val="0"/>
              <w:sz w:val="21"/>
              <w:szCs w:val="21"/>
              <w:lang w:val="ja"/>
            </w:rPr>
            <w:t>目次</w:t>
          </w:r>
        </w:p>
        <w:p w14:paraId="53DFC3DB" w14:textId="65D97E98" w:rsidR="005109E7" w:rsidRDefault="00F015D3">
          <w:pPr>
            <w:pStyle w:val="13"/>
            <w:rPr>
              <w:ins w:id="1" w:author="松山 ファミリー" w:date="2023-02-08T02:22:00Z"/>
              <w:rFonts w:eastAsiaTheme="minorEastAsia"/>
              <w:bCs w:val="0"/>
              <w:caps w:val="0"/>
              <w:noProof/>
              <w:sz w:val="21"/>
              <w:szCs w:val="24"/>
            </w:rPr>
          </w:pPr>
          <w:r w:rsidRPr="0048090B">
            <w:rPr>
              <w:rFonts w:ascii="Times New Roman" w:eastAsia="ＭＳ 明朝" w:hAnsi="Times New Roman" w:cs="Times New Roman"/>
              <w:sz w:val="21"/>
              <w:szCs w:val="21"/>
            </w:rPr>
            <w:fldChar w:fldCharType="begin"/>
          </w:r>
          <w:r w:rsidRPr="0048090B">
            <w:rPr>
              <w:rFonts w:ascii="Times New Roman" w:eastAsia="ＭＳ 明朝" w:hAnsi="Times New Roman" w:cs="Times New Roman"/>
              <w:sz w:val="21"/>
              <w:szCs w:val="21"/>
            </w:rPr>
            <w:instrText xml:space="preserve"> TOC \o "1-3" \h \z \u </w:instrText>
          </w:r>
          <w:r w:rsidRPr="0048090B">
            <w:rPr>
              <w:rFonts w:ascii="Times New Roman" w:eastAsia="ＭＳ 明朝" w:hAnsi="Times New Roman" w:cs="Times New Roman"/>
              <w:sz w:val="21"/>
              <w:szCs w:val="21"/>
            </w:rPr>
            <w:fldChar w:fldCharType="separate"/>
          </w:r>
          <w:ins w:id="2" w:author="松山 ファミリー" w:date="2023-02-08T02:22:00Z">
            <w:r w:rsidR="005109E7" w:rsidRPr="000C08F9">
              <w:rPr>
                <w:rStyle w:val="a9"/>
                <w:noProof/>
              </w:rPr>
              <w:fldChar w:fldCharType="begin"/>
            </w:r>
            <w:r w:rsidR="005109E7" w:rsidRPr="000C08F9">
              <w:rPr>
                <w:rStyle w:val="a9"/>
                <w:noProof/>
              </w:rPr>
              <w:instrText xml:space="preserve"> </w:instrText>
            </w:r>
            <w:r w:rsidR="005109E7">
              <w:rPr>
                <w:noProof/>
              </w:rPr>
              <w:instrText>HYPERLINK \l "_Toc126715501"</w:instrText>
            </w:r>
            <w:r w:rsidR="005109E7" w:rsidRPr="000C08F9">
              <w:rPr>
                <w:rStyle w:val="a9"/>
                <w:noProof/>
              </w:rPr>
              <w:instrText xml:space="preserve"> </w:instrText>
            </w:r>
            <w:r w:rsidR="005109E7" w:rsidRPr="000C08F9">
              <w:rPr>
                <w:rStyle w:val="a9"/>
                <w:noProof/>
              </w:rPr>
            </w:r>
            <w:r w:rsidR="005109E7" w:rsidRPr="000C08F9">
              <w:rPr>
                <w:rStyle w:val="a9"/>
                <w:noProof/>
              </w:rPr>
              <w:fldChar w:fldCharType="separate"/>
            </w:r>
            <w:r w:rsidR="005109E7" w:rsidRPr="000C08F9">
              <w:rPr>
                <w:rStyle w:val="a9"/>
                <w:rFonts w:ascii="Times New Roman" w:eastAsia="ＭＳ 明朝" w:hAnsi="Times New Roman" w:cs="Times New Roman"/>
                <w:noProof/>
              </w:rPr>
              <w:t>1.</w:t>
            </w:r>
            <w:r w:rsidR="005109E7">
              <w:rPr>
                <w:rFonts w:eastAsiaTheme="minorEastAsia"/>
                <w:bCs w:val="0"/>
                <w:caps w:val="0"/>
                <w:noProof/>
                <w:sz w:val="21"/>
                <w:szCs w:val="24"/>
              </w:rPr>
              <w:tab/>
            </w:r>
            <w:r w:rsidR="005109E7" w:rsidRPr="000C08F9">
              <w:rPr>
                <w:rStyle w:val="a9"/>
                <w:rFonts w:ascii="Times New Roman" w:eastAsia="ＭＳ 明朝" w:hAnsi="Times New Roman" w:cs="Times New Roman"/>
                <w:noProof/>
              </w:rPr>
              <w:t>緒言</w:t>
            </w:r>
            <w:r w:rsidR="005109E7">
              <w:rPr>
                <w:noProof/>
                <w:webHidden/>
              </w:rPr>
              <w:tab/>
            </w:r>
            <w:r w:rsidR="005109E7">
              <w:rPr>
                <w:noProof/>
                <w:webHidden/>
              </w:rPr>
              <w:fldChar w:fldCharType="begin"/>
            </w:r>
            <w:r w:rsidR="005109E7">
              <w:rPr>
                <w:noProof/>
                <w:webHidden/>
              </w:rPr>
              <w:instrText xml:space="preserve"> PAGEREF _Toc126715501 \h </w:instrText>
            </w:r>
            <w:r w:rsidR="005109E7">
              <w:rPr>
                <w:noProof/>
                <w:webHidden/>
              </w:rPr>
            </w:r>
          </w:ins>
          <w:r w:rsidR="005109E7">
            <w:rPr>
              <w:noProof/>
              <w:webHidden/>
            </w:rPr>
            <w:fldChar w:fldCharType="separate"/>
          </w:r>
          <w:ins w:id="3" w:author="松山 ファミリー" w:date="2023-02-08T02:22:00Z">
            <w:r w:rsidR="005109E7">
              <w:rPr>
                <w:noProof/>
                <w:webHidden/>
              </w:rPr>
              <w:t>5</w:t>
            </w:r>
            <w:r w:rsidR="005109E7">
              <w:rPr>
                <w:noProof/>
                <w:webHidden/>
              </w:rPr>
              <w:fldChar w:fldCharType="end"/>
            </w:r>
            <w:r w:rsidR="005109E7" w:rsidRPr="000C08F9">
              <w:rPr>
                <w:rStyle w:val="a9"/>
                <w:noProof/>
              </w:rPr>
              <w:fldChar w:fldCharType="end"/>
            </w:r>
          </w:ins>
        </w:p>
        <w:p w14:paraId="4A698073" w14:textId="3A95721F" w:rsidR="005109E7" w:rsidRDefault="005109E7">
          <w:pPr>
            <w:pStyle w:val="13"/>
            <w:rPr>
              <w:ins w:id="4" w:author="松山 ファミリー" w:date="2023-02-08T02:22:00Z"/>
              <w:rFonts w:eastAsiaTheme="minorEastAsia"/>
              <w:bCs w:val="0"/>
              <w:caps w:val="0"/>
              <w:noProof/>
              <w:sz w:val="21"/>
              <w:szCs w:val="24"/>
            </w:rPr>
          </w:pPr>
          <w:ins w:id="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2.</w:t>
            </w:r>
            <w:r>
              <w:rPr>
                <w:rFonts w:eastAsiaTheme="minorEastAsia"/>
                <w:bCs w:val="0"/>
                <w:caps w:val="0"/>
                <w:noProof/>
                <w:sz w:val="21"/>
                <w:szCs w:val="24"/>
              </w:rPr>
              <w:tab/>
            </w:r>
            <w:r w:rsidRPr="000C08F9">
              <w:rPr>
                <w:rStyle w:val="a9"/>
                <w:rFonts w:ascii="Times New Roman" w:eastAsia="ＭＳ 明朝" w:hAnsi="Times New Roman" w:cs="Times New Roman"/>
                <w:noProof/>
              </w:rPr>
              <w:t>使用試薬・装置</w:t>
            </w:r>
            <w:r>
              <w:rPr>
                <w:noProof/>
                <w:webHidden/>
              </w:rPr>
              <w:tab/>
            </w:r>
            <w:r>
              <w:rPr>
                <w:noProof/>
                <w:webHidden/>
              </w:rPr>
              <w:fldChar w:fldCharType="begin"/>
            </w:r>
            <w:r>
              <w:rPr>
                <w:noProof/>
                <w:webHidden/>
              </w:rPr>
              <w:instrText xml:space="preserve"> PAGEREF _Toc126715502 \h </w:instrText>
            </w:r>
            <w:r>
              <w:rPr>
                <w:noProof/>
                <w:webHidden/>
              </w:rPr>
            </w:r>
          </w:ins>
          <w:r>
            <w:rPr>
              <w:noProof/>
              <w:webHidden/>
            </w:rPr>
            <w:fldChar w:fldCharType="separate"/>
          </w:r>
          <w:ins w:id="6" w:author="松山 ファミリー" w:date="2023-02-08T02:22:00Z">
            <w:r>
              <w:rPr>
                <w:noProof/>
                <w:webHidden/>
              </w:rPr>
              <w:t>5</w:t>
            </w:r>
            <w:r>
              <w:rPr>
                <w:noProof/>
                <w:webHidden/>
              </w:rPr>
              <w:fldChar w:fldCharType="end"/>
            </w:r>
            <w:r w:rsidRPr="000C08F9">
              <w:rPr>
                <w:rStyle w:val="a9"/>
                <w:noProof/>
              </w:rPr>
              <w:fldChar w:fldCharType="end"/>
            </w:r>
          </w:ins>
        </w:p>
        <w:p w14:paraId="4C719817" w14:textId="10D20C80" w:rsidR="005109E7" w:rsidRDefault="005109E7">
          <w:pPr>
            <w:pStyle w:val="21"/>
            <w:tabs>
              <w:tab w:val="left" w:pos="840"/>
              <w:tab w:val="right" w:leader="dot" w:pos="8494"/>
            </w:tabs>
            <w:rPr>
              <w:ins w:id="7" w:author="松山 ファミリー" w:date="2023-02-08T02:22:00Z"/>
              <w:rFonts w:eastAsiaTheme="minorEastAsia"/>
              <w:smallCaps w:val="0"/>
              <w:noProof/>
              <w:sz w:val="21"/>
              <w:szCs w:val="24"/>
            </w:rPr>
          </w:pPr>
          <w:ins w:id="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2.1.</w:t>
            </w:r>
            <w:r>
              <w:rPr>
                <w:rFonts w:eastAsiaTheme="minorEastAsia"/>
                <w:smallCaps w:val="0"/>
                <w:noProof/>
                <w:sz w:val="21"/>
                <w:szCs w:val="24"/>
              </w:rPr>
              <w:tab/>
            </w:r>
            <w:r w:rsidRPr="000C08F9">
              <w:rPr>
                <w:rStyle w:val="a9"/>
                <w:rFonts w:ascii="Times New Roman" w:eastAsia="ＭＳ 明朝" w:hAnsi="Times New Roman" w:cs="Times New Roman"/>
                <w:noProof/>
              </w:rPr>
              <w:t>使用試薬</w:t>
            </w:r>
            <w:r>
              <w:rPr>
                <w:noProof/>
                <w:webHidden/>
              </w:rPr>
              <w:tab/>
            </w:r>
            <w:r>
              <w:rPr>
                <w:noProof/>
                <w:webHidden/>
              </w:rPr>
              <w:fldChar w:fldCharType="begin"/>
            </w:r>
            <w:r>
              <w:rPr>
                <w:noProof/>
                <w:webHidden/>
              </w:rPr>
              <w:instrText xml:space="preserve"> PAGEREF _Toc126715503 \h </w:instrText>
            </w:r>
            <w:r>
              <w:rPr>
                <w:noProof/>
                <w:webHidden/>
              </w:rPr>
            </w:r>
          </w:ins>
          <w:r>
            <w:rPr>
              <w:noProof/>
              <w:webHidden/>
            </w:rPr>
            <w:fldChar w:fldCharType="separate"/>
          </w:r>
          <w:ins w:id="9" w:author="松山 ファミリー" w:date="2023-02-08T02:22:00Z">
            <w:r>
              <w:rPr>
                <w:noProof/>
                <w:webHidden/>
              </w:rPr>
              <w:t>5</w:t>
            </w:r>
            <w:r>
              <w:rPr>
                <w:noProof/>
                <w:webHidden/>
              </w:rPr>
              <w:fldChar w:fldCharType="end"/>
            </w:r>
            <w:r w:rsidRPr="000C08F9">
              <w:rPr>
                <w:rStyle w:val="a9"/>
                <w:noProof/>
              </w:rPr>
              <w:fldChar w:fldCharType="end"/>
            </w:r>
          </w:ins>
        </w:p>
        <w:p w14:paraId="3CE47BCE" w14:textId="2BBA6C37" w:rsidR="005109E7" w:rsidRDefault="005109E7">
          <w:pPr>
            <w:pStyle w:val="21"/>
            <w:tabs>
              <w:tab w:val="left" w:pos="840"/>
              <w:tab w:val="right" w:leader="dot" w:pos="8494"/>
            </w:tabs>
            <w:rPr>
              <w:ins w:id="10" w:author="松山 ファミリー" w:date="2023-02-08T02:22:00Z"/>
              <w:rFonts w:eastAsiaTheme="minorEastAsia"/>
              <w:smallCaps w:val="0"/>
              <w:noProof/>
              <w:sz w:val="21"/>
              <w:szCs w:val="24"/>
            </w:rPr>
          </w:pPr>
          <w:ins w:id="1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2.2.</w:t>
            </w:r>
            <w:r>
              <w:rPr>
                <w:rFonts w:eastAsiaTheme="minorEastAsia"/>
                <w:smallCaps w:val="0"/>
                <w:noProof/>
                <w:sz w:val="21"/>
                <w:szCs w:val="24"/>
              </w:rPr>
              <w:tab/>
            </w:r>
            <w:r w:rsidRPr="000C08F9">
              <w:rPr>
                <w:rStyle w:val="a9"/>
                <w:rFonts w:ascii="Times New Roman" w:eastAsia="ＭＳ 明朝" w:hAnsi="Times New Roman" w:cs="Times New Roman"/>
                <w:noProof/>
              </w:rPr>
              <w:t>使用装置</w:t>
            </w:r>
            <w:r>
              <w:rPr>
                <w:noProof/>
                <w:webHidden/>
              </w:rPr>
              <w:tab/>
            </w:r>
            <w:r>
              <w:rPr>
                <w:noProof/>
                <w:webHidden/>
              </w:rPr>
              <w:fldChar w:fldCharType="begin"/>
            </w:r>
            <w:r>
              <w:rPr>
                <w:noProof/>
                <w:webHidden/>
              </w:rPr>
              <w:instrText xml:space="preserve"> PAGEREF _Toc126715504 \h </w:instrText>
            </w:r>
            <w:r>
              <w:rPr>
                <w:noProof/>
                <w:webHidden/>
              </w:rPr>
            </w:r>
          </w:ins>
          <w:r>
            <w:rPr>
              <w:noProof/>
              <w:webHidden/>
            </w:rPr>
            <w:fldChar w:fldCharType="separate"/>
          </w:r>
          <w:ins w:id="12" w:author="松山 ファミリー" w:date="2023-02-08T02:22:00Z">
            <w:r>
              <w:rPr>
                <w:noProof/>
                <w:webHidden/>
              </w:rPr>
              <w:t>5</w:t>
            </w:r>
            <w:r>
              <w:rPr>
                <w:noProof/>
                <w:webHidden/>
              </w:rPr>
              <w:fldChar w:fldCharType="end"/>
            </w:r>
            <w:r w:rsidRPr="000C08F9">
              <w:rPr>
                <w:rStyle w:val="a9"/>
                <w:noProof/>
              </w:rPr>
              <w:fldChar w:fldCharType="end"/>
            </w:r>
          </w:ins>
        </w:p>
        <w:p w14:paraId="246E5253" w14:textId="3C5CB5F0" w:rsidR="005109E7" w:rsidRDefault="005109E7">
          <w:pPr>
            <w:pStyle w:val="21"/>
            <w:tabs>
              <w:tab w:val="left" w:pos="840"/>
              <w:tab w:val="right" w:leader="dot" w:pos="8494"/>
            </w:tabs>
            <w:rPr>
              <w:ins w:id="13" w:author="松山 ファミリー" w:date="2023-02-08T02:22:00Z"/>
              <w:rFonts w:eastAsiaTheme="minorEastAsia"/>
              <w:smallCaps w:val="0"/>
              <w:noProof/>
              <w:sz w:val="21"/>
              <w:szCs w:val="24"/>
            </w:rPr>
          </w:pPr>
          <w:ins w:id="1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2.3.</w:t>
            </w:r>
            <w:r>
              <w:rPr>
                <w:rFonts w:eastAsiaTheme="minorEastAsia"/>
                <w:smallCaps w:val="0"/>
                <w:noProof/>
                <w:sz w:val="21"/>
                <w:szCs w:val="24"/>
              </w:rPr>
              <w:tab/>
            </w:r>
            <w:r w:rsidRPr="000C08F9">
              <w:rPr>
                <w:rStyle w:val="a9"/>
                <w:rFonts w:ascii="Times New Roman" w:eastAsia="ＭＳ 明朝" w:hAnsi="Times New Roman" w:cs="Times New Roman"/>
                <w:noProof/>
              </w:rPr>
              <w:t>測定装置</w:t>
            </w:r>
            <w:r>
              <w:rPr>
                <w:noProof/>
                <w:webHidden/>
              </w:rPr>
              <w:tab/>
            </w:r>
            <w:r>
              <w:rPr>
                <w:noProof/>
                <w:webHidden/>
              </w:rPr>
              <w:fldChar w:fldCharType="begin"/>
            </w:r>
            <w:r>
              <w:rPr>
                <w:noProof/>
                <w:webHidden/>
              </w:rPr>
              <w:instrText xml:space="preserve"> PAGEREF _Toc126715505 \h </w:instrText>
            </w:r>
            <w:r>
              <w:rPr>
                <w:noProof/>
                <w:webHidden/>
              </w:rPr>
            </w:r>
          </w:ins>
          <w:r>
            <w:rPr>
              <w:noProof/>
              <w:webHidden/>
            </w:rPr>
            <w:fldChar w:fldCharType="separate"/>
          </w:r>
          <w:ins w:id="15" w:author="松山 ファミリー" w:date="2023-02-08T02:22:00Z">
            <w:r>
              <w:rPr>
                <w:noProof/>
                <w:webHidden/>
              </w:rPr>
              <w:t>6</w:t>
            </w:r>
            <w:r>
              <w:rPr>
                <w:noProof/>
                <w:webHidden/>
              </w:rPr>
              <w:fldChar w:fldCharType="end"/>
            </w:r>
            <w:r w:rsidRPr="000C08F9">
              <w:rPr>
                <w:rStyle w:val="a9"/>
                <w:noProof/>
              </w:rPr>
              <w:fldChar w:fldCharType="end"/>
            </w:r>
          </w:ins>
        </w:p>
        <w:p w14:paraId="3758EE61" w14:textId="54625E41" w:rsidR="005109E7" w:rsidRDefault="005109E7">
          <w:pPr>
            <w:pStyle w:val="13"/>
            <w:rPr>
              <w:ins w:id="16" w:author="松山 ファミリー" w:date="2023-02-08T02:22:00Z"/>
              <w:rFonts w:eastAsiaTheme="minorEastAsia"/>
              <w:bCs w:val="0"/>
              <w:caps w:val="0"/>
              <w:noProof/>
              <w:sz w:val="21"/>
              <w:szCs w:val="24"/>
            </w:rPr>
          </w:pPr>
          <w:ins w:id="1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w:t>
            </w:r>
            <w:r>
              <w:rPr>
                <w:rFonts w:eastAsiaTheme="minorEastAsia"/>
                <w:bCs w:val="0"/>
                <w:caps w:val="0"/>
                <w:noProof/>
                <w:sz w:val="21"/>
                <w:szCs w:val="24"/>
              </w:rPr>
              <w:tab/>
            </w:r>
            <w:r w:rsidRPr="000C08F9">
              <w:rPr>
                <w:rStyle w:val="a9"/>
                <w:rFonts w:ascii="Times New Roman" w:eastAsia="ＭＳ 明朝" w:hAnsi="Times New Roman" w:cs="Times New Roman"/>
                <w:noProof/>
              </w:rPr>
              <w:t>実験操作</w:t>
            </w:r>
            <w:r>
              <w:rPr>
                <w:noProof/>
                <w:webHidden/>
              </w:rPr>
              <w:tab/>
            </w:r>
            <w:r>
              <w:rPr>
                <w:noProof/>
                <w:webHidden/>
              </w:rPr>
              <w:fldChar w:fldCharType="begin"/>
            </w:r>
            <w:r>
              <w:rPr>
                <w:noProof/>
                <w:webHidden/>
              </w:rPr>
              <w:instrText xml:space="preserve"> PAGEREF _Toc126715506 \h </w:instrText>
            </w:r>
            <w:r>
              <w:rPr>
                <w:noProof/>
                <w:webHidden/>
              </w:rPr>
            </w:r>
          </w:ins>
          <w:r>
            <w:rPr>
              <w:noProof/>
              <w:webHidden/>
            </w:rPr>
            <w:fldChar w:fldCharType="separate"/>
          </w:r>
          <w:ins w:id="18" w:author="松山 ファミリー" w:date="2023-02-08T02:22:00Z">
            <w:r>
              <w:rPr>
                <w:noProof/>
                <w:webHidden/>
              </w:rPr>
              <w:t>7</w:t>
            </w:r>
            <w:r>
              <w:rPr>
                <w:noProof/>
                <w:webHidden/>
              </w:rPr>
              <w:fldChar w:fldCharType="end"/>
            </w:r>
            <w:r w:rsidRPr="000C08F9">
              <w:rPr>
                <w:rStyle w:val="a9"/>
                <w:noProof/>
              </w:rPr>
              <w:fldChar w:fldCharType="end"/>
            </w:r>
          </w:ins>
        </w:p>
        <w:p w14:paraId="69BDC9DD" w14:textId="79A25E5A" w:rsidR="005109E7" w:rsidRDefault="005109E7">
          <w:pPr>
            <w:pStyle w:val="21"/>
            <w:tabs>
              <w:tab w:val="left" w:pos="840"/>
              <w:tab w:val="right" w:leader="dot" w:pos="8494"/>
            </w:tabs>
            <w:rPr>
              <w:ins w:id="19" w:author="松山 ファミリー" w:date="2023-02-08T02:22:00Z"/>
              <w:rFonts w:eastAsiaTheme="minorEastAsia"/>
              <w:smallCaps w:val="0"/>
              <w:noProof/>
              <w:sz w:val="21"/>
              <w:szCs w:val="24"/>
            </w:rPr>
          </w:pPr>
          <w:ins w:id="2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w:t>
            </w:r>
            <w:r>
              <w:rPr>
                <w:rFonts w:eastAsiaTheme="minorEastAsia"/>
                <w:smallCaps w:val="0"/>
                <w:noProof/>
                <w:sz w:val="21"/>
                <w:szCs w:val="24"/>
              </w:rPr>
              <w:tab/>
            </w:r>
            <w:r w:rsidRPr="000C08F9">
              <w:rPr>
                <w:rStyle w:val="a9"/>
                <w:rFonts w:ascii="Times New Roman" w:eastAsia="ＭＳ 明朝" w:hAnsi="Times New Roman" w:cs="Times New Roman"/>
                <w:noProof/>
              </w:rPr>
              <w:t>塩基性酢酸ニッケルの合成</w:t>
            </w:r>
            <w:r>
              <w:rPr>
                <w:noProof/>
                <w:webHidden/>
              </w:rPr>
              <w:tab/>
            </w:r>
            <w:r>
              <w:rPr>
                <w:noProof/>
                <w:webHidden/>
              </w:rPr>
              <w:fldChar w:fldCharType="begin"/>
            </w:r>
            <w:r>
              <w:rPr>
                <w:noProof/>
                <w:webHidden/>
              </w:rPr>
              <w:instrText xml:space="preserve"> PAGEREF _Toc126715507 \h </w:instrText>
            </w:r>
            <w:r>
              <w:rPr>
                <w:noProof/>
                <w:webHidden/>
              </w:rPr>
            </w:r>
          </w:ins>
          <w:r>
            <w:rPr>
              <w:noProof/>
              <w:webHidden/>
            </w:rPr>
            <w:fldChar w:fldCharType="separate"/>
          </w:r>
          <w:ins w:id="21" w:author="松山 ファミリー" w:date="2023-02-08T02:22:00Z">
            <w:r>
              <w:rPr>
                <w:noProof/>
                <w:webHidden/>
              </w:rPr>
              <w:t>7</w:t>
            </w:r>
            <w:r>
              <w:rPr>
                <w:noProof/>
                <w:webHidden/>
              </w:rPr>
              <w:fldChar w:fldCharType="end"/>
            </w:r>
            <w:r w:rsidRPr="000C08F9">
              <w:rPr>
                <w:rStyle w:val="a9"/>
                <w:noProof/>
              </w:rPr>
              <w:fldChar w:fldCharType="end"/>
            </w:r>
          </w:ins>
        </w:p>
        <w:p w14:paraId="30F62031" w14:textId="1AFDCF2F" w:rsidR="005109E7" w:rsidRDefault="005109E7">
          <w:pPr>
            <w:pStyle w:val="31"/>
            <w:tabs>
              <w:tab w:val="left" w:pos="1260"/>
              <w:tab w:val="right" w:leader="dot" w:pos="8494"/>
            </w:tabs>
            <w:rPr>
              <w:ins w:id="22" w:author="松山 ファミリー" w:date="2023-02-08T02:22:00Z"/>
              <w:rFonts w:eastAsiaTheme="minorEastAsia"/>
              <w:iCs w:val="0"/>
              <w:noProof/>
              <w:sz w:val="21"/>
              <w:szCs w:val="24"/>
            </w:rPr>
          </w:pPr>
          <w:ins w:id="2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kern w:val="0"/>
              </w:rPr>
              <w:t>3.1.1.</w:t>
            </w:r>
            <w:r>
              <w:rPr>
                <w:rFonts w:eastAsiaTheme="minorEastAsia"/>
                <w:iCs w:val="0"/>
                <w:noProof/>
                <w:sz w:val="21"/>
                <w:szCs w:val="24"/>
              </w:rPr>
              <w:tab/>
            </w:r>
            <w:r w:rsidRPr="000C08F9">
              <w:rPr>
                <w:rStyle w:val="a9"/>
                <w:rFonts w:ascii="Times New Roman" w:eastAsia="ＭＳ 明朝" w:hAnsi="Times New Roman" w:cs="Times New Roman"/>
                <w:noProof/>
                <w:kern w:val="0"/>
                <w:shd w:val="clear" w:color="auto" w:fill="FFFFFF"/>
              </w:rPr>
              <w:t>220415Ni_OH_OAc</w:t>
            </w:r>
            <w:r>
              <w:rPr>
                <w:noProof/>
                <w:webHidden/>
              </w:rPr>
              <w:tab/>
            </w:r>
            <w:r>
              <w:rPr>
                <w:noProof/>
                <w:webHidden/>
              </w:rPr>
              <w:fldChar w:fldCharType="begin"/>
            </w:r>
            <w:r>
              <w:rPr>
                <w:noProof/>
                <w:webHidden/>
              </w:rPr>
              <w:instrText xml:space="preserve"> PAGEREF _Toc126715508 \h </w:instrText>
            </w:r>
            <w:r>
              <w:rPr>
                <w:noProof/>
                <w:webHidden/>
              </w:rPr>
            </w:r>
          </w:ins>
          <w:r>
            <w:rPr>
              <w:noProof/>
              <w:webHidden/>
            </w:rPr>
            <w:fldChar w:fldCharType="separate"/>
          </w:r>
          <w:ins w:id="24" w:author="松山 ファミリー" w:date="2023-02-08T02:22:00Z">
            <w:r>
              <w:rPr>
                <w:noProof/>
                <w:webHidden/>
              </w:rPr>
              <w:t>8</w:t>
            </w:r>
            <w:r>
              <w:rPr>
                <w:noProof/>
                <w:webHidden/>
              </w:rPr>
              <w:fldChar w:fldCharType="end"/>
            </w:r>
            <w:r w:rsidRPr="000C08F9">
              <w:rPr>
                <w:rStyle w:val="a9"/>
                <w:noProof/>
              </w:rPr>
              <w:fldChar w:fldCharType="end"/>
            </w:r>
          </w:ins>
        </w:p>
        <w:p w14:paraId="6D3DC9C5" w14:textId="3E424681" w:rsidR="005109E7" w:rsidRDefault="005109E7">
          <w:pPr>
            <w:pStyle w:val="31"/>
            <w:tabs>
              <w:tab w:val="left" w:pos="1260"/>
              <w:tab w:val="right" w:leader="dot" w:pos="8494"/>
            </w:tabs>
            <w:rPr>
              <w:ins w:id="25" w:author="松山 ファミリー" w:date="2023-02-08T02:22:00Z"/>
              <w:rFonts w:eastAsiaTheme="minorEastAsia"/>
              <w:iCs w:val="0"/>
              <w:noProof/>
              <w:sz w:val="21"/>
              <w:szCs w:val="24"/>
            </w:rPr>
          </w:pPr>
          <w:ins w:id="2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w:t>
            </w:r>
            <w:r>
              <w:rPr>
                <w:rFonts w:eastAsiaTheme="minorEastAsia"/>
                <w:iCs w:val="0"/>
                <w:noProof/>
                <w:sz w:val="21"/>
                <w:szCs w:val="24"/>
              </w:rPr>
              <w:tab/>
            </w:r>
            <w:r w:rsidRPr="000C08F9">
              <w:rPr>
                <w:rStyle w:val="a9"/>
                <w:rFonts w:ascii="Times New Roman" w:eastAsia="ＭＳ 明朝" w:hAnsi="Times New Roman" w:cs="Times New Roman"/>
                <w:noProof/>
              </w:rPr>
              <w:t>220906Ni_OH_OAc</w:t>
            </w:r>
            <w:r>
              <w:rPr>
                <w:noProof/>
                <w:webHidden/>
              </w:rPr>
              <w:tab/>
            </w:r>
            <w:r>
              <w:rPr>
                <w:noProof/>
                <w:webHidden/>
              </w:rPr>
              <w:fldChar w:fldCharType="begin"/>
            </w:r>
            <w:r>
              <w:rPr>
                <w:noProof/>
                <w:webHidden/>
              </w:rPr>
              <w:instrText xml:space="preserve"> PAGEREF _Toc126715509 \h </w:instrText>
            </w:r>
            <w:r>
              <w:rPr>
                <w:noProof/>
                <w:webHidden/>
              </w:rPr>
            </w:r>
          </w:ins>
          <w:r>
            <w:rPr>
              <w:noProof/>
              <w:webHidden/>
            </w:rPr>
            <w:fldChar w:fldCharType="separate"/>
          </w:r>
          <w:ins w:id="27" w:author="松山 ファミリー" w:date="2023-02-08T02:22:00Z">
            <w:r>
              <w:rPr>
                <w:noProof/>
                <w:webHidden/>
              </w:rPr>
              <w:t>8</w:t>
            </w:r>
            <w:r>
              <w:rPr>
                <w:noProof/>
                <w:webHidden/>
              </w:rPr>
              <w:fldChar w:fldCharType="end"/>
            </w:r>
            <w:r w:rsidRPr="000C08F9">
              <w:rPr>
                <w:rStyle w:val="a9"/>
                <w:noProof/>
              </w:rPr>
              <w:fldChar w:fldCharType="end"/>
            </w:r>
          </w:ins>
        </w:p>
        <w:p w14:paraId="76727FD4" w14:textId="12C519AE" w:rsidR="005109E7" w:rsidRDefault="005109E7">
          <w:pPr>
            <w:pStyle w:val="31"/>
            <w:tabs>
              <w:tab w:val="left" w:pos="1260"/>
              <w:tab w:val="right" w:leader="dot" w:pos="8494"/>
            </w:tabs>
            <w:rPr>
              <w:ins w:id="28" w:author="松山 ファミリー" w:date="2023-02-08T02:22:00Z"/>
              <w:rFonts w:eastAsiaTheme="minorEastAsia"/>
              <w:iCs w:val="0"/>
              <w:noProof/>
              <w:sz w:val="21"/>
              <w:szCs w:val="24"/>
            </w:rPr>
          </w:pPr>
          <w:ins w:id="2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3.1.3.</w:t>
            </w:r>
            <w:r>
              <w:rPr>
                <w:rFonts w:eastAsiaTheme="minorEastAsia"/>
                <w:iCs w:val="0"/>
                <w:noProof/>
                <w:sz w:val="21"/>
                <w:szCs w:val="24"/>
              </w:rPr>
              <w:tab/>
            </w:r>
            <w:r w:rsidRPr="000C08F9">
              <w:rPr>
                <w:rStyle w:val="a9"/>
                <w:rFonts w:ascii="Times New Roman" w:eastAsia="ＭＳ 明朝" w:hAnsi="Times New Roman" w:cs="Times New Roman"/>
                <w:noProof/>
              </w:rPr>
              <w:t>220914Ni_OH_OAc</w:t>
            </w:r>
            <w:r>
              <w:rPr>
                <w:noProof/>
                <w:webHidden/>
              </w:rPr>
              <w:tab/>
            </w:r>
            <w:r>
              <w:rPr>
                <w:noProof/>
                <w:webHidden/>
              </w:rPr>
              <w:fldChar w:fldCharType="begin"/>
            </w:r>
            <w:r>
              <w:rPr>
                <w:noProof/>
                <w:webHidden/>
              </w:rPr>
              <w:instrText xml:space="preserve"> PAGEREF _Toc126715510 \h </w:instrText>
            </w:r>
            <w:r>
              <w:rPr>
                <w:noProof/>
                <w:webHidden/>
              </w:rPr>
            </w:r>
          </w:ins>
          <w:r>
            <w:rPr>
              <w:noProof/>
              <w:webHidden/>
            </w:rPr>
            <w:fldChar w:fldCharType="separate"/>
          </w:r>
          <w:ins w:id="30" w:author="松山 ファミリー" w:date="2023-02-08T02:22:00Z">
            <w:r>
              <w:rPr>
                <w:noProof/>
                <w:webHidden/>
              </w:rPr>
              <w:t>9</w:t>
            </w:r>
            <w:r>
              <w:rPr>
                <w:noProof/>
                <w:webHidden/>
              </w:rPr>
              <w:fldChar w:fldCharType="end"/>
            </w:r>
            <w:r w:rsidRPr="000C08F9">
              <w:rPr>
                <w:rStyle w:val="a9"/>
                <w:noProof/>
              </w:rPr>
              <w:fldChar w:fldCharType="end"/>
            </w:r>
          </w:ins>
        </w:p>
        <w:p w14:paraId="219ECC32" w14:textId="75115271" w:rsidR="005109E7" w:rsidRDefault="005109E7">
          <w:pPr>
            <w:pStyle w:val="31"/>
            <w:tabs>
              <w:tab w:val="left" w:pos="1260"/>
              <w:tab w:val="right" w:leader="dot" w:pos="8494"/>
            </w:tabs>
            <w:rPr>
              <w:ins w:id="31" w:author="松山 ファミリー" w:date="2023-02-08T02:22:00Z"/>
              <w:rFonts w:eastAsiaTheme="minorEastAsia"/>
              <w:iCs w:val="0"/>
              <w:noProof/>
              <w:sz w:val="21"/>
              <w:szCs w:val="24"/>
            </w:rPr>
          </w:pPr>
          <w:ins w:id="3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w:t>
            </w:r>
            <w:r>
              <w:rPr>
                <w:rFonts w:eastAsiaTheme="minorEastAsia"/>
                <w:iCs w:val="0"/>
                <w:noProof/>
                <w:sz w:val="21"/>
                <w:szCs w:val="24"/>
              </w:rPr>
              <w:tab/>
            </w:r>
            <w:r w:rsidRPr="000C08F9">
              <w:rPr>
                <w:rStyle w:val="a9"/>
                <w:rFonts w:ascii="Times New Roman" w:eastAsia="ＭＳ 明朝" w:hAnsi="Times New Roman" w:cs="Times New Roman"/>
                <w:noProof/>
              </w:rPr>
              <w:t>221003Ni_OH_OAc</w:t>
            </w:r>
            <w:r>
              <w:rPr>
                <w:noProof/>
                <w:webHidden/>
              </w:rPr>
              <w:tab/>
            </w:r>
            <w:r>
              <w:rPr>
                <w:noProof/>
                <w:webHidden/>
              </w:rPr>
              <w:fldChar w:fldCharType="begin"/>
            </w:r>
            <w:r>
              <w:rPr>
                <w:noProof/>
                <w:webHidden/>
              </w:rPr>
              <w:instrText xml:space="preserve"> PAGEREF _Toc126715511 \h </w:instrText>
            </w:r>
            <w:r>
              <w:rPr>
                <w:noProof/>
                <w:webHidden/>
              </w:rPr>
            </w:r>
          </w:ins>
          <w:r>
            <w:rPr>
              <w:noProof/>
              <w:webHidden/>
            </w:rPr>
            <w:fldChar w:fldCharType="separate"/>
          </w:r>
          <w:ins w:id="33" w:author="松山 ファミリー" w:date="2023-02-08T02:22:00Z">
            <w:r>
              <w:rPr>
                <w:noProof/>
                <w:webHidden/>
              </w:rPr>
              <w:t>9</w:t>
            </w:r>
            <w:r>
              <w:rPr>
                <w:noProof/>
                <w:webHidden/>
              </w:rPr>
              <w:fldChar w:fldCharType="end"/>
            </w:r>
            <w:r w:rsidRPr="000C08F9">
              <w:rPr>
                <w:rStyle w:val="a9"/>
                <w:noProof/>
              </w:rPr>
              <w:fldChar w:fldCharType="end"/>
            </w:r>
          </w:ins>
        </w:p>
        <w:p w14:paraId="640C6E75" w14:textId="42A30ABC" w:rsidR="005109E7" w:rsidRDefault="005109E7">
          <w:pPr>
            <w:pStyle w:val="31"/>
            <w:tabs>
              <w:tab w:val="left" w:pos="1260"/>
              <w:tab w:val="right" w:leader="dot" w:pos="8494"/>
            </w:tabs>
            <w:rPr>
              <w:ins w:id="34" w:author="松山 ファミリー" w:date="2023-02-08T02:22:00Z"/>
              <w:rFonts w:eastAsiaTheme="minorEastAsia"/>
              <w:iCs w:val="0"/>
              <w:noProof/>
              <w:sz w:val="21"/>
              <w:szCs w:val="24"/>
            </w:rPr>
          </w:pPr>
          <w:ins w:id="3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3.1.5.</w:t>
            </w:r>
            <w:r>
              <w:rPr>
                <w:rFonts w:eastAsiaTheme="minorEastAsia"/>
                <w:iCs w:val="0"/>
                <w:noProof/>
                <w:sz w:val="21"/>
                <w:szCs w:val="24"/>
              </w:rPr>
              <w:tab/>
            </w:r>
            <w:r w:rsidRPr="000C08F9">
              <w:rPr>
                <w:rStyle w:val="a9"/>
                <w:rFonts w:ascii="Times New Roman" w:eastAsia="ＭＳ 明朝" w:hAnsi="Times New Roman" w:cs="Times New Roman"/>
                <w:noProof/>
              </w:rPr>
              <w:t>221006Ni_OH_OAc</w:t>
            </w:r>
            <w:r>
              <w:rPr>
                <w:noProof/>
                <w:webHidden/>
              </w:rPr>
              <w:tab/>
            </w:r>
            <w:r>
              <w:rPr>
                <w:noProof/>
                <w:webHidden/>
              </w:rPr>
              <w:fldChar w:fldCharType="begin"/>
            </w:r>
            <w:r>
              <w:rPr>
                <w:noProof/>
                <w:webHidden/>
              </w:rPr>
              <w:instrText xml:space="preserve"> PAGEREF _Toc126715512 \h </w:instrText>
            </w:r>
            <w:r>
              <w:rPr>
                <w:noProof/>
                <w:webHidden/>
              </w:rPr>
            </w:r>
          </w:ins>
          <w:r>
            <w:rPr>
              <w:noProof/>
              <w:webHidden/>
            </w:rPr>
            <w:fldChar w:fldCharType="separate"/>
          </w:r>
          <w:ins w:id="36" w:author="松山 ファミリー" w:date="2023-02-08T02:22:00Z">
            <w:r>
              <w:rPr>
                <w:noProof/>
                <w:webHidden/>
              </w:rPr>
              <w:t>10</w:t>
            </w:r>
            <w:r>
              <w:rPr>
                <w:noProof/>
                <w:webHidden/>
              </w:rPr>
              <w:fldChar w:fldCharType="end"/>
            </w:r>
            <w:r w:rsidRPr="000C08F9">
              <w:rPr>
                <w:rStyle w:val="a9"/>
                <w:noProof/>
              </w:rPr>
              <w:fldChar w:fldCharType="end"/>
            </w:r>
          </w:ins>
        </w:p>
        <w:p w14:paraId="4BF6659B" w14:textId="2EB95272" w:rsidR="005109E7" w:rsidRDefault="005109E7">
          <w:pPr>
            <w:pStyle w:val="31"/>
            <w:tabs>
              <w:tab w:val="left" w:pos="1260"/>
              <w:tab w:val="right" w:leader="dot" w:pos="8494"/>
            </w:tabs>
            <w:rPr>
              <w:ins w:id="37" w:author="松山 ファミリー" w:date="2023-02-08T02:22:00Z"/>
              <w:rFonts w:eastAsiaTheme="minorEastAsia"/>
              <w:iCs w:val="0"/>
              <w:noProof/>
              <w:sz w:val="21"/>
              <w:szCs w:val="24"/>
            </w:rPr>
          </w:pPr>
          <w:ins w:id="3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3.1.6.</w:t>
            </w:r>
            <w:r>
              <w:rPr>
                <w:rFonts w:eastAsiaTheme="minorEastAsia"/>
                <w:iCs w:val="0"/>
                <w:noProof/>
                <w:sz w:val="21"/>
                <w:szCs w:val="24"/>
              </w:rPr>
              <w:tab/>
            </w:r>
            <w:r w:rsidRPr="000C08F9">
              <w:rPr>
                <w:rStyle w:val="a9"/>
                <w:rFonts w:ascii="Times New Roman" w:eastAsia="ＭＳ 明朝" w:hAnsi="Times New Roman" w:cs="Times New Roman"/>
                <w:noProof/>
              </w:rPr>
              <w:t>221128Ni_OH_OAc</w:t>
            </w:r>
            <w:r>
              <w:rPr>
                <w:noProof/>
                <w:webHidden/>
              </w:rPr>
              <w:tab/>
            </w:r>
            <w:r>
              <w:rPr>
                <w:noProof/>
                <w:webHidden/>
              </w:rPr>
              <w:fldChar w:fldCharType="begin"/>
            </w:r>
            <w:r>
              <w:rPr>
                <w:noProof/>
                <w:webHidden/>
              </w:rPr>
              <w:instrText xml:space="preserve"> PAGEREF _Toc126715513 \h </w:instrText>
            </w:r>
            <w:r>
              <w:rPr>
                <w:noProof/>
                <w:webHidden/>
              </w:rPr>
            </w:r>
          </w:ins>
          <w:r>
            <w:rPr>
              <w:noProof/>
              <w:webHidden/>
            </w:rPr>
            <w:fldChar w:fldCharType="separate"/>
          </w:r>
          <w:ins w:id="39" w:author="松山 ファミリー" w:date="2023-02-08T02:22:00Z">
            <w:r>
              <w:rPr>
                <w:noProof/>
                <w:webHidden/>
              </w:rPr>
              <w:t>11</w:t>
            </w:r>
            <w:r>
              <w:rPr>
                <w:noProof/>
                <w:webHidden/>
              </w:rPr>
              <w:fldChar w:fldCharType="end"/>
            </w:r>
            <w:r w:rsidRPr="000C08F9">
              <w:rPr>
                <w:rStyle w:val="a9"/>
                <w:noProof/>
              </w:rPr>
              <w:fldChar w:fldCharType="end"/>
            </w:r>
          </w:ins>
        </w:p>
        <w:p w14:paraId="46A4C2C0" w14:textId="568E4051" w:rsidR="005109E7" w:rsidRDefault="005109E7">
          <w:pPr>
            <w:pStyle w:val="31"/>
            <w:tabs>
              <w:tab w:val="left" w:pos="1260"/>
              <w:tab w:val="right" w:leader="dot" w:pos="8494"/>
            </w:tabs>
            <w:rPr>
              <w:ins w:id="40" w:author="松山 ファミリー" w:date="2023-02-08T02:22:00Z"/>
              <w:rFonts w:eastAsiaTheme="minorEastAsia"/>
              <w:iCs w:val="0"/>
              <w:noProof/>
              <w:sz w:val="21"/>
              <w:szCs w:val="24"/>
            </w:rPr>
          </w:pPr>
          <w:ins w:id="4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3.1.7.</w:t>
            </w:r>
            <w:r>
              <w:rPr>
                <w:rFonts w:eastAsiaTheme="minorEastAsia"/>
                <w:iCs w:val="0"/>
                <w:noProof/>
                <w:sz w:val="21"/>
                <w:szCs w:val="24"/>
              </w:rPr>
              <w:tab/>
            </w:r>
            <w:r w:rsidRPr="000C08F9">
              <w:rPr>
                <w:rStyle w:val="a9"/>
                <w:rFonts w:ascii="Times New Roman" w:eastAsia="ＭＳ 明朝" w:hAnsi="Times New Roman" w:cs="Times New Roman"/>
                <w:noProof/>
              </w:rPr>
              <w:t>221219Ni_OH_OAc</w:t>
            </w:r>
            <w:r>
              <w:rPr>
                <w:noProof/>
                <w:webHidden/>
              </w:rPr>
              <w:tab/>
            </w:r>
            <w:r>
              <w:rPr>
                <w:noProof/>
                <w:webHidden/>
              </w:rPr>
              <w:fldChar w:fldCharType="begin"/>
            </w:r>
            <w:r>
              <w:rPr>
                <w:noProof/>
                <w:webHidden/>
              </w:rPr>
              <w:instrText xml:space="preserve"> PAGEREF _Toc126715514 \h </w:instrText>
            </w:r>
            <w:r>
              <w:rPr>
                <w:noProof/>
                <w:webHidden/>
              </w:rPr>
            </w:r>
          </w:ins>
          <w:r>
            <w:rPr>
              <w:noProof/>
              <w:webHidden/>
            </w:rPr>
            <w:fldChar w:fldCharType="separate"/>
          </w:r>
          <w:ins w:id="42" w:author="松山 ファミリー" w:date="2023-02-08T02:22:00Z">
            <w:r>
              <w:rPr>
                <w:noProof/>
                <w:webHidden/>
              </w:rPr>
              <w:t>11</w:t>
            </w:r>
            <w:r>
              <w:rPr>
                <w:noProof/>
                <w:webHidden/>
              </w:rPr>
              <w:fldChar w:fldCharType="end"/>
            </w:r>
            <w:r w:rsidRPr="000C08F9">
              <w:rPr>
                <w:rStyle w:val="a9"/>
                <w:noProof/>
              </w:rPr>
              <w:fldChar w:fldCharType="end"/>
            </w:r>
          </w:ins>
        </w:p>
        <w:p w14:paraId="39D0189E" w14:textId="22A82A56" w:rsidR="005109E7" w:rsidRDefault="005109E7">
          <w:pPr>
            <w:pStyle w:val="31"/>
            <w:tabs>
              <w:tab w:val="left" w:pos="1260"/>
              <w:tab w:val="right" w:leader="dot" w:pos="8494"/>
            </w:tabs>
            <w:rPr>
              <w:ins w:id="43" w:author="松山 ファミリー" w:date="2023-02-08T02:22:00Z"/>
              <w:rFonts w:eastAsiaTheme="minorEastAsia"/>
              <w:iCs w:val="0"/>
              <w:noProof/>
              <w:sz w:val="21"/>
              <w:szCs w:val="24"/>
            </w:rPr>
          </w:pPr>
          <w:ins w:id="4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3.1.8.</w:t>
            </w:r>
            <w:r>
              <w:rPr>
                <w:rFonts w:eastAsiaTheme="minorEastAsia"/>
                <w:iCs w:val="0"/>
                <w:noProof/>
                <w:sz w:val="21"/>
                <w:szCs w:val="24"/>
              </w:rPr>
              <w:tab/>
            </w:r>
            <w:r w:rsidRPr="000C08F9">
              <w:rPr>
                <w:rStyle w:val="a9"/>
                <w:rFonts w:ascii="Times New Roman" w:eastAsia="ＭＳ 明朝" w:hAnsi="Times New Roman" w:cs="Times New Roman"/>
                <w:noProof/>
              </w:rPr>
              <w:t>221222Ni_OH_OAc</w:t>
            </w:r>
            <w:r>
              <w:rPr>
                <w:noProof/>
                <w:webHidden/>
              </w:rPr>
              <w:tab/>
            </w:r>
            <w:r>
              <w:rPr>
                <w:noProof/>
                <w:webHidden/>
              </w:rPr>
              <w:fldChar w:fldCharType="begin"/>
            </w:r>
            <w:r>
              <w:rPr>
                <w:noProof/>
                <w:webHidden/>
              </w:rPr>
              <w:instrText xml:space="preserve"> PAGEREF _Toc126715515 \h </w:instrText>
            </w:r>
            <w:r>
              <w:rPr>
                <w:noProof/>
                <w:webHidden/>
              </w:rPr>
            </w:r>
          </w:ins>
          <w:r>
            <w:rPr>
              <w:noProof/>
              <w:webHidden/>
            </w:rPr>
            <w:fldChar w:fldCharType="separate"/>
          </w:r>
          <w:ins w:id="45" w:author="松山 ファミリー" w:date="2023-02-08T02:22:00Z">
            <w:r>
              <w:rPr>
                <w:noProof/>
                <w:webHidden/>
              </w:rPr>
              <w:t>12</w:t>
            </w:r>
            <w:r>
              <w:rPr>
                <w:noProof/>
                <w:webHidden/>
              </w:rPr>
              <w:fldChar w:fldCharType="end"/>
            </w:r>
            <w:r w:rsidRPr="000C08F9">
              <w:rPr>
                <w:rStyle w:val="a9"/>
                <w:noProof/>
              </w:rPr>
              <w:fldChar w:fldCharType="end"/>
            </w:r>
          </w:ins>
        </w:p>
        <w:p w14:paraId="7F4D2934" w14:textId="78AC33A0" w:rsidR="005109E7" w:rsidRDefault="005109E7">
          <w:pPr>
            <w:pStyle w:val="31"/>
            <w:tabs>
              <w:tab w:val="left" w:pos="1260"/>
              <w:tab w:val="right" w:leader="dot" w:pos="8494"/>
            </w:tabs>
            <w:rPr>
              <w:ins w:id="46" w:author="松山 ファミリー" w:date="2023-02-08T02:22:00Z"/>
              <w:rFonts w:eastAsiaTheme="minorEastAsia"/>
              <w:iCs w:val="0"/>
              <w:noProof/>
              <w:sz w:val="21"/>
              <w:szCs w:val="24"/>
            </w:rPr>
          </w:pPr>
          <w:ins w:id="4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3.1.9.</w:t>
            </w:r>
            <w:r>
              <w:rPr>
                <w:rFonts w:eastAsiaTheme="minorEastAsia"/>
                <w:iCs w:val="0"/>
                <w:noProof/>
                <w:sz w:val="21"/>
                <w:szCs w:val="24"/>
              </w:rPr>
              <w:tab/>
            </w:r>
            <w:r w:rsidRPr="000C08F9">
              <w:rPr>
                <w:rStyle w:val="a9"/>
                <w:rFonts w:ascii="Times New Roman" w:eastAsia="ＭＳ 明朝" w:hAnsi="Times New Roman" w:cs="Times New Roman"/>
                <w:noProof/>
              </w:rPr>
              <w:t>230109Ni_OH_OAc</w:t>
            </w:r>
            <w:r>
              <w:rPr>
                <w:noProof/>
                <w:webHidden/>
              </w:rPr>
              <w:tab/>
            </w:r>
            <w:r>
              <w:rPr>
                <w:noProof/>
                <w:webHidden/>
              </w:rPr>
              <w:fldChar w:fldCharType="begin"/>
            </w:r>
            <w:r>
              <w:rPr>
                <w:noProof/>
                <w:webHidden/>
              </w:rPr>
              <w:instrText xml:space="preserve"> PAGEREF _Toc126715516 \h </w:instrText>
            </w:r>
            <w:r>
              <w:rPr>
                <w:noProof/>
                <w:webHidden/>
              </w:rPr>
            </w:r>
          </w:ins>
          <w:r>
            <w:rPr>
              <w:noProof/>
              <w:webHidden/>
            </w:rPr>
            <w:fldChar w:fldCharType="separate"/>
          </w:r>
          <w:ins w:id="48" w:author="松山 ファミリー" w:date="2023-02-08T02:22:00Z">
            <w:r>
              <w:rPr>
                <w:noProof/>
                <w:webHidden/>
              </w:rPr>
              <w:t>13</w:t>
            </w:r>
            <w:r>
              <w:rPr>
                <w:noProof/>
                <w:webHidden/>
              </w:rPr>
              <w:fldChar w:fldCharType="end"/>
            </w:r>
            <w:r w:rsidRPr="000C08F9">
              <w:rPr>
                <w:rStyle w:val="a9"/>
                <w:noProof/>
              </w:rPr>
              <w:fldChar w:fldCharType="end"/>
            </w:r>
          </w:ins>
        </w:p>
        <w:p w14:paraId="4E32BEDA" w14:textId="5FD909BF" w:rsidR="005109E7" w:rsidRDefault="005109E7">
          <w:pPr>
            <w:pStyle w:val="21"/>
            <w:tabs>
              <w:tab w:val="left" w:pos="840"/>
              <w:tab w:val="right" w:leader="dot" w:pos="8494"/>
            </w:tabs>
            <w:rPr>
              <w:ins w:id="49" w:author="松山 ファミリー" w:date="2023-02-08T02:22:00Z"/>
              <w:rFonts w:eastAsiaTheme="minorEastAsia"/>
              <w:smallCaps w:val="0"/>
              <w:noProof/>
              <w:sz w:val="21"/>
              <w:szCs w:val="24"/>
            </w:rPr>
          </w:pPr>
          <w:ins w:id="5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3.2.</w:t>
            </w:r>
            <w:r>
              <w:rPr>
                <w:rFonts w:eastAsiaTheme="minorEastAsia"/>
                <w:smallCaps w:val="0"/>
                <w:noProof/>
                <w:sz w:val="21"/>
                <w:szCs w:val="24"/>
              </w:rPr>
              <w:tab/>
            </w:r>
            <w:r w:rsidRPr="000C08F9">
              <w:rPr>
                <w:rStyle w:val="a9"/>
                <w:rFonts w:ascii="Times New Roman" w:eastAsia="ＭＳ 明朝" w:hAnsi="Times New Roman" w:cs="Times New Roman"/>
                <w:noProof/>
              </w:rPr>
              <w:t>イオン交換</w:t>
            </w:r>
            <w:r>
              <w:rPr>
                <w:noProof/>
                <w:webHidden/>
              </w:rPr>
              <w:tab/>
            </w:r>
            <w:r>
              <w:rPr>
                <w:noProof/>
                <w:webHidden/>
              </w:rPr>
              <w:fldChar w:fldCharType="begin"/>
            </w:r>
            <w:r>
              <w:rPr>
                <w:noProof/>
                <w:webHidden/>
              </w:rPr>
              <w:instrText xml:space="preserve"> PAGEREF _Toc126715517 \h </w:instrText>
            </w:r>
            <w:r>
              <w:rPr>
                <w:noProof/>
                <w:webHidden/>
              </w:rPr>
            </w:r>
          </w:ins>
          <w:r>
            <w:rPr>
              <w:noProof/>
              <w:webHidden/>
            </w:rPr>
            <w:fldChar w:fldCharType="separate"/>
          </w:r>
          <w:ins w:id="51" w:author="松山 ファミリー" w:date="2023-02-08T02:22:00Z">
            <w:r>
              <w:rPr>
                <w:noProof/>
                <w:webHidden/>
              </w:rPr>
              <w:t>15</w:t>
            </w:r>
            <w:r>
              <w:rPr>
                <w:noProof/>
                <w:webHidden/>
              </w:rPr>
              <w:fldChar w:fldCharType="end"/>
            </w:r>
            <w:r w:rsidRPr="000C08F9">
              <w:rPr>
                <w:rStyle w:val="a9"/>
                <w:noProof/>
              </w:rPr>
              <w:fldChar w:fldCharType="end"/>
            </w:r>
          </w:ins>
        </w:p>
        <w:p w14:paraId="0BD0A0EB" w14:textId="54798CF8" w:rsidR="005109E7" w:rsidRDefault="005109E7">
          <w:pPr>
            <w:pStyle w:val="31"/>
            <w:tabs>
              <w:tab w:val="left" w:pos="1260"/>
              <w:tab w:val="right" w:leader="dot" w:pos="8494"/>
            </w:tabs>
            <w:rPr>
              <w:ins w:id="52" w:author="松山 ファミリー" w:date="2023-02-08T02:22:00Z"/>
              <w:rFonts w:eastAsiaTheme="minorEastAsia"/>
              <w:iCs w:val="0"/>
              <w:noProof/>
              <w:sz w:val="21"/>
              <w:szCs w:val="24"/>
            </w:rPr>
          </w:pPr>
          <w:ins w:id="5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3.2.1.</w:t>
            </w:r>
            <w:r>
              <w:rPr>
                <w:rFonts w:eastAsiaTheme="minorEastAsia"/>
                <w:iCs w:val="0"/>
                <w:noProof/>
                <w:sz w:val="21"/>
                <w:szCs w:val="24"/>
              </w:rPr>
              <w:tab/>
            </w:r>
            <w:r w:rsidRPr="000C08F9">
              <w:rPr>
                <w:rStyle w:val="a9"/>
                <w:rFonts w:ascii="Times New Roman" w:eastAsia="ＭＳ 明朝" w:hAnsi="Times New Roman" w:cs="Times New Roman"/>
                <w:noProof/>
              </w:rPr>
              <w:t>220415Ni_OH_DS</w:t>
            </w:r>
            <w:r>
              <w:rPr>
                <w:noProof/>
                <w:webHidden/>
              </w:rPr>
              <w:tab/>
            </w:r>
            <w:r>
              <w:rPr>
                <w:noProof/>
                <w:webHidden/>
              </w:rPr>
              <w:fldChar w:fldCharType="begin"/>
            </w:r>
            <w:r>
              <w:rPr>
                <w:noProof/>
                <w:webHidden/>
              </w:rPr>
              <w:instrText xml:space="preserve"> PAGEREF _Toc126715518 \h </w:instrText>
            </w:r>
            <w:r>
              <w:rPr>
                <w:noProof/>
                <w:webHidden/>
              </w:rPr>
            </w:r>
          </w:ins>
          <w:r>
            <w:rPr>
              <w:noProof/>
              <w:webHidden/>
            </w:rPr>
            <w:fldChar w:fldCharType="separate"/>
          </w:r>
          <w:ins w:id="54" w:author="松山 ファミリー" w:date="2023-02-08T02:22:00Z">
            <w:r>
              <w:rPr>
                <w:noProof/>
                <w:webHidden/>
              </w:rPr>
              <w:t>16</w:t>
            </w:r>
            <w:r>
              <w:rPr>
                <w:noProof/>
                <w:webHidden/>
              </w:rPr>
              <w:fldChar w:fldCharType="end"/>
            </w:r>
            <w:r w:rsidRPr="000C08F9">
              <w:rPr>
                <w:rStyle w:val="a9"/>
                <w:noProof/>
              </w:rPr>
              <w:fldChar w:fldCharType="end"/>
            </w:r>
          </w:ins>
        </w:p>
        <w:p w14:paraId="5DBA042D" w14:textId="73F94237" w:rsidR="005109E7" w:rsidRDefault="005109E7">
          <w:pPr>
            <w:pStyle w:val="31"/>
            <w:tabs>
              <w:tab w:val="left" w:pos="1260"/>
              <w:tab w:val="right" w:leader="dot" w:pos="8494"/>
            </w:tabs>
            <w:rPr>
              <w:ins w:id="55" w:author="松山 ファミリー" w:date="2023-02-08T02:22:00Z"/>
              <w:rFonts w:eastAsiaTheme="minorEastAsia"/>
              <w:iCs w:val="0"/>
              <w:noProof/>
              <w:sz w:val="21"/>
              <w:szCs w:val="24"/>
            </w:rPr>
          </w:pPr>
          <w:ins w:id="5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3.2.2.</w:t>
            </w:r>
            <w:r>
              <w:rPr>
                <w:rFonts w:eastAsiaTheme="minorEastAsia"/>
                <w:iCs w:val="0"/>
                <w:noProof/>
                <w:sz w:val="21"/>
                <w:szCs w:val="24"/>
              </w:rPr>
              <w:tab/>
            </w:r>
            <w:r w:rsidRPr="000C08F9">
              <w:rPr>
                <w:rStyle w:val="a9"/>
                <w:rFonts w:ascii="Times New Roman" w:eastAsia="ＭＳ 明朝" w:hAnsi="Times New Roman" w:cs="Times New Roman"/>
                <w:noProof/>
              </w:rPr>
              <w:t>220906Ni_OH_DS</w:t>
            </w:r>
            <w:r>
              <w:rPr>
                <w:noProof/>
                <w:webHidden/>
              </w:rPr>
              <w:tab/>
            </w:r>
            <w:r>
              <w:rPr>
                <w:noProof/>
                <w:webHidden/>
              </w:rPr>
              <w:fldChar w:fldCharType="begin"/>
            </w:r>
            <w:r>
              <w:rPr>
                <w:noProof/>
                <w:webHidden/>
              </w:rPr>
              <w:instrText xml:space="preserve"> PAGEREF _Toc126715519 \h </w:instrText>
            </w:r>
            <w:r>
              <w:rPr>
                <w:noProof/>
                <w:webHidden/>
              </w:rPr>
            </w:r>
          </w:ins>
          <w:r>
            <w:rPr>
              <w:noProof/>
              <w:webHidden/>
            </w:rPr>
            <w:fldChar w:fldCharType="separate"/>
          </w:r>
          <w:ins w:id="57" w:author="松山 ファミリー" w:date="2023-02-08T02:22:00Z">
            <w:r>
              <w:rPr>
                <w:noProof/>
                <w:webHidden/>
              </w:rPr>
              <w:t>16</w:t>
            </w:r>
            <w:r>
              <w:rPr>
                <w:noProof/>
                <w:webHidden/>
              </w:rPr>
              <w:fldChar w:fldCharType="end"/>
            </w:r>
            <w:r w:rsidRPr="000C08F9">
              <w:rPr>
                <w:rStyle w:val="a9"/>
                <w:noProof/>
              </w:rPr>
              <w:fldChar w:fldCharType="end"/>
            </w:r>
          </w:ins>
        </w:p>
        <w:p w14:paraId="443F2404" w14:textId="4B42EFEB" w:rsidR="005109E7" w:rsidRDefault="005109E7">
          <w:pPr>
            <w:pStyle w:val="31"/>
            <w:tabs>
              <w:tab w:val="left" w:pos="1260"/>
              <w:tab w:val="right" w:leader="dot" w:pos="8494"/>
            </w:tabs>
            <w:rPr>
              <w:ins w:id="58" w:author="松山 ファミリー" w:date="2023-02-08T02:22:00Z"/>
              <w:rFonts w:eastAsiaTheme="minorEastAsia"/>
              <w:iCs w:val="0"/>
              <w:noProof/>
              <w:sz w:val="21"/>
              <w:szCs w:val="24"/>
            </w:rPr>
          </w:pPr>
          <w:ins w:id="5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3.2.3.</w:t>
            </w:r>
            <w:r>
              <w:rPr>
                <w:rFonts w:eastAsiaTheme="minorEastAsia"/>
                <w:iCs w:val="0"/>
                <w:noProof/>
                <w:sz w:val="21"/>
                <w:szCs w:val="24"/>
              </w:rPr>
              <w:tab/>
            </w:r>
            <w:r w:rsidRPr="000C08F9">
              <w:rPr>
                <w:rStyle w:val="a9"/>
                <w:rFonts w:ascii="Times New Roman" w:eastAsia="ＭＳ 明朝" w:hAnsi="Times New Roman" w:cs="Times New Roman"/>
                <w:noProof/>
              </w:rPr>
              <w:t>220914Ni_OH_DS</w:t>
            </w:r>
            <w:r>
              <w:rPr>
                <w:noProof/>
                <w:webHidden/>
              </w:rPr>
              <w:tab/>
            </w:r>
            <w:r>
              <w:rPr>
                <w:noProof/>
                <w:webHidden/>
              </w:rPr>
              <w:fldChar w:fldCharType="begin"/>
            </w:r>
            <w:r>
              <w:rPr>
                <w:noProof/>
                <w:webHidden/>
              </w:rPr>
              <w:instrText xml:space="preserve"> PAGEREF _Toc126715520 \h </w:instrText>
            </w:r>
            <w:r>
              <w:rPr>
                <w:noProof/>
                <w:webHidden/>
              </w:rPr>
            </w:r>
          </w:ins>
          <w:r>
            <w:rPr>
              <w:noProof/>
              <w:webHidden/>
            </w:rPr>
            <w:fldChar w:fldCharType="separate"/>
          </w:r>
          <w:ins w:id="60" w:author="松山 ファミリー" w:date="2023-02-08T02:22:00Z">
            <w:r>
              <w:rPr>
                <w:noProof/>
                <w:webHidden/>
              </w:rPr>
              <w:t>16</w:t>
            </w:r>
            <w:r>
              <w:rPr>
                <w:noProof/>
                <w:webHidden/>
              </w:rPr>
              <w:fldChar w:fldCharType="end"/>
            </w:r>
            <w:r w:rsidRPr="000C08F9">
              <w:rPr>
                <w:rStyle w:val="a9"/>
                <w:noProof/>
              </w:rPr>
              <w:fldChar w:fldCharType="end"/>
            </w:r>
          </w:ins>
        </w:p>
        <w:p w14:paraId="455575FC" w14:textId="03FC94A6" w:rsidR="005109E7" w:rsidRDefault="005109E7">
          <w:pPr>
            <w:pStyle w:val="31"/>
            <w:tabs>
              <w:tab w:val="left" w:pos="1260"/>
              <w:tab w:val="right" w:leader="dot" w:pos="8494"/>
            </w:tabs>
            <w:rPr>
              <w:ins w:id="61" w:author="松山 ファミリー" w:date="2023-02-08T02:22:00Z"/>
              <w:rFonts w:eastAsiaTheme="minorEastAsia"/>
              <w:iCs w:val="0"/>
              <w:noProof/>
              <w:sz w:val="21"/>
              <w:szCs w:val="24"/>
            </w:rPr>
          </w:pPr>
          <w:ins w:id="6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3.2.4.</w:t>
            </w:r>
            <w:r>
              <w:rPr>
                <w:rFonts w:eastAsiaTheme="minorEastAsia"/>
                <w:iCs w:val="0"/>
                <w:noProof/>
                <w:sz w:val="21"/>
                <w:szCs w:val="24"/>
              </w:rPr>
              <w:tab/>
            </w:r>
            <w:r w:rsidRPr="000C08F9">
              <w:rPr>
                <w:rStyle w:val="a9"/>
                <w:rFonts w:ascii="Times New Roman" w:eastAsia="ＭＳ 明朝" w:hAnsi="Times New Roman" w:cs="Times New Roman"/>
                <w:noProof/>
              </w:rPr>
              <w:t>221003Ni_OH_DS</w:t>
            </w:r>
            <w:r>
              <w:rPr>
                <w:noProof/>
                <w:webHidden/>
              </w:rPr>
              <w:tab/>
            </w:r>
            <w:r>
              <w:rPr>
                <w:noProof/>
                <w:webHidden/>
              </w:rPr>
              <w:fldChar w:fldCharType="begin"/>
            </w:r>
            <w:r>
              <w:rPr>
                <w:noProof/>
                <w:webHidden/>
              </w:rPr>
              <w:instrText xml:space="preserve"> PAGEREF _Toc126715521 \h </w:instrText>
            </w:r>
            <w:r>
              <w:rPr>
                <w:noProof/>
                <w:webHidden/>
              </w:rPr>
            </w:r>
          </w:ins>
          <w:r>
            <w:rPr>
              <w:noProof/>
              <w:webHidden/>
            </w:rPr>
            <w:fldChar w:fldCharType="separate"/>
          </w:r>
          <w:ins w:id="63" w:author="松山 ファミリー" w:date="2023-02-08T02:22:00Z">
            <w:r>
              <w:rPr>
                <w:noProof/>
                <w:webHidden/>
              </w:rPr>
              <w:t>17</w:t>
            </w:r>
            <w:r>
              <w:rPr>
                <w:noProof/>
                <w:webHidden/>
              </w:rPr>
              <w:fldChar w:fldCharType="end"/>
            </w:r>
            <w:r w:rsidRPr="000C08F9">
              <w:rPr>
                <w:rStyle w:val="a9"/>
                <w:noProof/>
              </w:rPr>
              <w:fldChar w:fldCharType="end"/>
            </w:r>
          </w:ins>
        </w:p>
        <w:p w14:paraId="7A9C17CA" w14:textId="29A81E9F" w:rsidR="005109E7" w:rsidRDefault="005109E7">
          <w:pPr>
            <w:pStyle w:val="21"/>
            <w:tabs>
              <w:tab w:val="left" w:pos="840"/>
              <w:tab w:val="right" w:leader="dot" w:pos="8494"/>
            </w:tabs>
            <w:rPr>
              <w:ins w:id="64" w:author="松山 ファミリー" w:date="2023-02-08T02:22:00Z"/>
              <w:rFonts w:eastAsiaTheme="minorEastAsia"/>
              <w:smallCaps w:val="0"/>
              <w:noProof/>
              <w:sz w:val="21"/>
              <w:szCs w:val="24"/>
            </w:rPr>
          </w:pPr>
          <w:ins w:id="6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3.3.</w:t>
            </w:r>
            <w:r>
              <w:rPr>
                <w:rFonts w:eastAsiaTheme="minorEastAsia"/>
                <w:smallCaps w:val="0"/>
                <w:noProof/>
                <w:sz w:val="21"/>
                <w:szCs w:val="24"/>
              </w:rPr>
              <w:tab/>
            </w:r>
            <w:r w:rsidRPr="000C08F9">
              <w:rPr>
                <w:rStyle w:val="a9"/>
                <w:rFonts w:ascii="Times New Roman" w:eastAsia="ＭＳ 明朝" w:hAnsi="Times New Roman" w:cs="Times New Roman"/>
                <w:noProof/>
              </w:rPr>
              <w:t>分散液の作成</w:t>
            </w:r>
            <w:r>
              <w:rPr>
                <w:noProof/>
                <w:webHidden/>
              </w:rPr>
              <w:tab/>
            </w:r>
            <w:r>
              <w:rPr>
                <w:noProof/>
                <w:webHidden/>
              </w:rPr>
              <w:fldChar w:fldCharType="begin"/>
            </w:r>
            <w:r>
              <w:rPr>
                <w:noProof/>
                <w:webHidden/>
              </w:rPr>
              <w:instrText xml:space="preserve"> PAGEREF _Toc126715522 \h </w:instrText>
            </w:r>
            <w:r>
              <w:rPr>
                <w:noProof/>
                <w:webHidden/>
              </w:rPr>
            </w:r>
          </w:ins>
          <w:r>
            <w:rPr>
              <w:noProof/>
              <w:webHidden/>
            </w:rPr>
            <w:fldChar w:fldCharType="separate"/>
          </w:r>
          <w:ins w:id="66" w:author="松山 ファミリー" w:date="2023-02-08T02:22:00Z">
            <w:r>
              <w:rPr>
                <w:noProof/>
                <w:webHidden/>
              </w:rPr>
              <w:t>18</w:t>
            </w:r>
            <w:r>
              <w:rPr>
                <w:noProof/>
                <w:webHidden/>
              </w:rPr>
              <w:fldChar w:fldCharType="end"/>
            </w:r>
            <w:r w:rsidRPr="000C08F9">
              <w:rPr>
                <w:rStyle w:val="a9"/>
                <w:noProof/>
              </w:rPr>
              <w:fldChar w:fldCharType="end"/>
            </w:r>
          </w:ins>
        </w:p>
        <w:p w14:paraId="51499904" w14:textId="00D0C252" w:rsidR="005109E7" w:rsidRDefault="005109E7">
          <w:pPr>
            <w:pStyle w:val="21"/>
            <w:tabs>
              <w:tab w:val="left" w:pos="630"/>
              <w:tab w:val="right" w:leader="dot" w:pos="8494"/>
            </w:tabs>
            <w:rPr>
              <w:ins w:id="67" w:author="松山 ファミリー" w:date="2023-02-08T02:22:00Z"/>
              <w:rFonts w:eastAsiaTheme="minorEastAsia"/>
              <w:smallCaps w:val="0"/>
              <w:noProof/>
              <w:sz w:val="21"/>
              <w:szCs w:val="24"/>
            </w:rPr>
          </w:pPr>
          <w:ins w:id="6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"_Toc126715523"</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電極の作製</w:t>
            </w:r>
            <w:r w:rsidRPr="000C08F9">
              <w:rPr>
                <w:rStyle w:val="a9"/>
                <w:rFonts w:ascii="Times New Roman" w:eastAsia="ＭＳ 明朝" w:hAnsi="Times New Roman" w:cs="Times New Roman"/>
                <w:noProof/>
              </w:rPr>
              <w:t>I (</w:t>
            </w:r>
            <w:r w:rsidRPr="000C08F9">
              <w:rPr>
                <w:rStyle w:val="a9"/>
                <w:rFonts w:ascii="Times New Roman" w:eastAsia="ＭＳ 明朝" w:hAnsi="Times New Roman" w:cs="Times New Roman"/>
                <w:noProof/>
              </w:rPr>
              <w:t>ケッチェンブラックと流動パラフィン</w:t>
            </w:r>
            <w:r w:rsidRPr="000C08F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_Toc126715523 \h </w:instrText>
            </w:r>
            <w:r>
              <w:rPr>
                <w:noProof/>
                <w:webHidden/>
              </w:rPr>
            </w:r>
          </w:ins>
          <w:r>
            <w:rPr>
              <w:noProof/>
              <w:webHidden/>
            </w:rPr>
            <w:fldChar w:fldCharType="separate"/>
          </w:r>
          <w:ins w:id="69" w:author="松山 ファミリー" w:date="2023-02-08T02:22:00Z">
            <w:r>
              <w:rPr>
                <w:noProof/>
                <w:webHidden/>
              </w:rPr>
              <w:t>19</w:t>
            </w:r>
            <w:r>
              <w:rPr>
                <w:noProof/>
                <w:webHidden/>
              </w:rPr>
              <w:fldChar w:fldCharType="end"/>
            </w:r>
            <w:r w:rsidRPr="000C08F9">
              <w:rPr>
                <w:rStyle w:val="a9"/>
                <w:noProof/>
              </w:rPr>
              <w:fldChar w:fldCharType="end"/>
            </w:r>
          </w:ins>
        </w:p>
        <w:p w14:paraId="0F801961" w14:textId="2950596C" w:rsidR="005109E7" w:rsidRDefault="005109E7">
          <w:pPr>
            <w:pStyle w:val="21"/>
            <w:tabs>
              <w:tab w:val="right" w:leader="dot" w:pos="8494"/>
            </w:tabs>
            <w:rPr>
              <w:ins w:id="70" w:author="松山 ファミリー" w:date="2023-02-08T02:22:00Z"/>
              <w:rFonts w:eastAsiaTheme="minorEastAsia"/>
              <w:smallCaps w:val="0"/>
              <w:noProof/>
              <w:sz w:val="21"/>
              <w:szCs w:val="24"/>
            </w:rPr>
          </w:pPr>
          <w:ins w:id="7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3.4.</w:t>
            </w:r>
            <w:r>
              <w:rPr>
                <w:noProof/>
                <w:webHidden/>
              </w:rPr>
              <w:tab/>
            </w:r>
            <w:r>
              <w:rPr>
                <w:noProof/>
                <w:webHidden/>
              </w:rPr>
              <w:fldChar w:fldCharType="begin"/>
            </w:r>
            <w:r>
              <w:rPr>
                <w:noProof/>
                <w:webHidden/>
              </w:rPr>
              <w:instrText xml:space="preserve"> PAGEREF _Toc126715524 \h </w:instrText>
            </w:r>
            <w:r>
              <w:rPr>
                <w:noProof/>
                <w:webHidden/>
              </w:rPr>
            </w:r>
          </w:ins>
          <w:r>
            <w:rPr>
              <w:noProof/>
              <w:webHidden/>
            </w:rPr>
            <w:fldChar w:fldCharType="separate"/>
          </w:r>
          <w:ins w:id="72" w:author="松山 ファミリー" w:date="2023-02-08T02:22:00Z">
            <w:r>
              <w:rPr>
                <w:noProof/>
                <w:webHidden/>
              </w:rPr>
              <w:t>19</w:t>
            </w:r>
            <w:r>
              <w:rPr>
                <w:noProof/>
                <w:webHidden/>
              </w:rPr>
              <w:fldChar w:fldCharType="end"/>
            </w:r>
            <w:r w:rsidRPr="000C08F9">
              <w:rPr>
                <w:rStyle w:val="a9"/>
                <w:noProof/>
              </w:rPr>
              <w:fldChar w:fldCharType="end"/>
            </w:r>
          </w:ins>
        </w:p>
        <w:p w14:paraId="405A596F" w14:textId="423FD4E2" w:rsidR="005109E7" w:rsidRDefault="005109E7">
          <w:pPr>
            <w:pStyle w:val="31"/>
            <w:tabs>
              <w:tab w:val="left" w:pos="1260"/>
              <w:tab w:val="right" w:leader="dot" w:pos="8494"/>
            </w:tabs>
            <w:rPr>
              <w:ins w:id="73" w:author="松山 ファミリー" w:date="2023-02-08T02:22:00Z"/>
              <w:rFonts w:eastAsiaTheme="minorEastAsia"/>
              <w:iCs w:val="0"/>
              <w:noProof/>
              <w:sz w:val="21"/>
              <w:szCs w:val="24"/>
            </w:rPr>
          </w:pPr>
          <w:ins w:id="7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3.4.1.</w:t>
            </w:r>
            <w:r>
              <w:rPr>
                <w:rFonts w:eastAsiaTheme="minorEastAsia"/>
                <w:iCs w:val="0"/>
                <w:noProof/>
                <w:sz w:val="21"/>
                <w:szCs w:val="24"/>
              </w:rPr>
              <w:tab/>
            </w:r>
            <w:r w:rsidRPr="000C08F9">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_Toc126715525 \h </w:instrText>
            </w:r>
            <w:r>
              <w:rPr>
                <w:noProof/>
                <w:webHidden/>
              </w:rPr>
            </w:r>
          </w:ins>
          <w:r>
            <w:rPr>
              <w:noProof/>
              <w:webHidden/>
            </w:rPr>
            <w:fldChar w:fldCharType="separate"/>
          </w:r>
          <w:ins w:id="75" w:author="松山 ファミリー" w:date="2023-02-08T02:22:00Z">
            <w:r>
              <w:rPr>
                <w:noProof/>
                <w:webHidden/>
              </w:rPr>
              <w:t>19</w:t>
            </w:r>
            <w:r>
              <w:rPr>
                <w:noProof/>
                <w:webHidden/>
              </w:rPr>
              <w:fldChar w:fldCharType="end"/>
            </w:r>
            <w:r w:rsidRPr="000C08F9">
              <w:rPr>
                <w:rStyle w:val="a9"/>
                <w:noProof/>
              </w:rPr>
              <w:fldChar w:fldCharType="end"/>
            </w:r>
          </w:ins>
        </w:p>
        <w:p w14:paraId="6525BDD4" w14:textId="56B11368" w:rsidR="005109E7" w:rsidRDefault="005109E7">
          <w:pPr>
            <w:pStyle w:val="21"/>
            <w:tabs>
              <w:tab w:val="left" w:pos="630"/>
              <w:tab w:val="right" w:leader="dot" w:pos="8494"/>
            </w:tabs>
            <w:rPr>
              <w:ins w:id="76" w:author="松山 ファミリー" w:date="2023-02-08T02:22:00Z"/>
              <w:rFonts w:eastAsiaTheme="minorEastAsia"/>
              <w:smallCaps w:val="0"/>
              <w:noProof/>
              <w:sz w:val="21"/>
              <w:szCs w:val="24"/>
            </w:rPr>
          </w:pPr>
          <w:ins w:id="7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"_Toc126715526"</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サイクリックボルタンメトリー</w:t>
            </w:r>
            <w:r w:rsidRPr="000C08F9">
              <w:rPr>
                <w:rStyle w:val="a9"/>
                <w:rFonts w:ascii="Times New Roman" w:eastAsia="ＭＳ 明朝" w:hAnsi="Times New Roman" w:cs="Times New Roman"/>
                <w:noProof/>
              </w:rPr>
              <w:t>(CV)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_Toc126715526 \h </w:instrText>
            </w:r>
            <w:r>
              <w:rPr>
                <w:noProof/>
                <w:webHidden/>
              </w:rPr>
            </w:r>
          </w:ins>
          <w:r>
            <w:rPr>
              <w:noProof/>
              <w:webHidden/>
            </w:rPr>
            <w:fldChar w:fldCharType="separate"/>
          </w:r>
          <w:ins w:id="78" w:author="松山 ファミリー" w:date="2023-02-08T02:22:00Z">
            <w:r>
              <w:rPr>
                <w:noProof/>
                <w:webHidden/>
              </w:rPr>
              <w:t>19</w:t>
            </w:r>
            <w:r>
              <w:rPr>
                <w:noProof/>
                <w:webHidden/>
              </w:rPr>
              <w:fldChar w:fldCharType="end"/>
            </w:r>
            <w:r w:rsidRPr="000C08F9">
              <w:rPr>
                <w:rStyle w:val="a9"/>
                <w:noProof/>
              </w:rPr>
              <w:fldChar w:fldCharType="end"/>
            </w:r>
          </w:ins>
        </w:p>
        <w:p w14:paraId="73F06B4B" w14:textId="212FCC3E" w:rsidR="005109E7" w:rsidRDefault="005109E7">
          <w:pPr>
            <w:pStyle w:val="21"/>
            <w:tabs>
              <w:tab w:val="right" w:leader="dot" w:pos="8494"/>
            </w:tabs>
            <w:rPr>
              <w:ins w:id="79" w:author="松山 ファミリー" w:date="2023-02-08T02:22:00Z"/>
              <w:rFonts w:eastAsiaTheme="minorEastAsia"/>
              <w:smallCaps w:val="0"/>
              <w:noProof/>
              <w:sz w:val="21"/>
              <w:szCs w:val="24"/>
            </w:rPr>
          </w:pPr>
          <w:ins w:id="8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3.5.</w:t>
            </w:r>
            <w:r>
              <w:rPr>
                <w:noProof/>
                <w:webHidden/>
              </w:rPr>
              <w:tab/>
            </w:r>
            <w:r>
              <w:rPr>
                <w:noProof/>
                <w:webHidden/>
              </w:rPr>
              <w:fldChar w:fldCharType="begin"/>
            </w:r>
            <w:r>
              <w:rPr>
                <w:noProof/>
                <w:webHidden/>
              </w:rPr>
              <w:instrText xml:space="preserve"> PAGEREF _Toc126715527 \h </w:instrText>
            </w:r>
            <w:r>
              <w:rPr>
                <w:noProof/>
                <w:webHidden/>
              </w:rPr>
            </w:r>
          </w:ins>
          <w:r>
            <w:rPr>
              <w:noProof/>
              <w:webHidden/>
            </w:rPr>
            <w:fldChar w:fldCharType="separate"/>
          </w:r>
          <w:ins w:id="81" w:author="松山 ファミリー" w:date="2023-02-08T02:22:00Z">
            <w:r>
              <w:rPr>
                <w:noProof/>
                <w:webHidden/>
              </w:rPr>
              <w:t>19</w:t>
            </w:r>
            <w:r>
              <w:rPr>
                <w:noProof/>
                <w:webHidden/>
              </w:rPr>
              <w:fldChar w:fldCharType="end"/>
            </w:r>
            <w:r w:rsidRPr="000C08F9">
              <w:rPr>
                <w:rStyle w:val="a9"/>
                <w:noProof/>
              </w:rPr>
              <w:fldChar w:fldCharType="end"/>
            </w:r>
          </w:ins>
        </w:p>
        <w:p w14:paraId="6951110F" w14:textId="4A18896B" w:rsidR="005109E7" w:rsidRDefault="005109E7">
          <w:pPr>
            <w:pStyle w:val="31"/>
            <w:tabs>
              <w:tab w:val="left" w:pos="1260"/>
              <w:tab w:val="right" w:leader="dot" w:pos="8494"/>
            </w:tabs>
            <w:rPr>
              <w:ins w:id="82" w:author="松山 ファミリー" w:date="2023-02-08T02:22:00Z"/>
              <w:rFonts w:eastAsiaTheme="minorEastAsia"/>
              <w:iCs w:val="0"/>
              <w:noProof/>
              <w:sz w:val="21"/>
              <w:szCs w:val="24"/>
            </w:rPr>
          </w:pPr>
          <w:ins w:id="8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3.5.1.</w:t>
            </w:r>
            <w:r>
              <w:rPr>
                <w:rFonts w:eastAsiaTheme="minorEastAsia"/>
                <w:iCs w:val="0"/>
                <w:noProof/>
                <w:sz w:val="21"/>
                <w:szCs w:val="24"/>
              </w:rPr>
              <w:tab/>
            </w:r>
            <w:r w:rsidRPr="000C08F9">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_Toc126715528 \h </w:instrText>
            </w:r>
            <w:r>
              <w:rPr>
                <w:noProof/>
                <w:webHidden/>
              </w:rPr>
            </w:r>
          </w:ins>
          <w:r>
            <w:rPr>
              <w:noProof/>
              <w:webHidden/>
            </w:rPr>
            <w:fldChar w:fldCharType="separate"/>
          </w:r>
          <w:ins w:id="84" w:author="松山 ファミリー" w:date="2023-02-08T02:22:00Z">
            <w:r>
              <w:rPr>
                <w:noProof/>
                <w:webHidden/>
              </w:rPr>
              <w:t>19</w:t>
            </w:r>
            <w:r>
              <w:rPr>
                <w:noProof/>
                <w:webHidden/>
              </w:rPr>
              <w:fldChar w:fldCharType="end"/>
            </w:r>
            <w:r w:rsidRPr="000C08F9">
              <w:rPr>
                <w:rStyle w:val="a9"/>
                <w:noProof/>
              </w:rPr>
              <w:fldChar w:fldCharType="end"/>
            </w:r>
          </w:ins>
        </w:p>
        <w:p w14:paraId="66084D2E" w14:textId="54E70060" w:rsidR="005109E7" w:rsidRDefault="005109E7">
          <w:pPr>
            <w:pStyle w:val="21"/>
            <w:tabs>
              <w:tab w:val="left" w:pos="630"/>
              <w:tab w:val="right" w:leader="dot" w:pos="8494"/>
            </w:tabs>
            <w:rPr>
              <w:ins w:id="85" w:author="松山 ファミリー" w:date="2023-02-08T02:22:00Z"/>
              <w:rFonts w:eastAsiaTheme="minorEastAsia"/>
              <w:smallCaps w:val="0"/>
              <w:noProof/>
              <w:sz w:val="21"/>
              <w:szCs w:val="24"/>
            </w:rPr>
          </w:pPr>
          <w:ins w:id="8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"_Toc126715529"</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電極の作製</w:t>
            </w:r>
            <w:r w:rsidRPr="000C08F9">
              <w:rPr>
                <w:rStyle w:val="a9"/>
                <w:rFonts w:ascii="Times New Roman" w:eastAsia="ＭＳ 明朝" w:hAnsi="Times New Roman" w:cs="Times New Roman"/>
                <w:noProof/>
              </w:rPr>
              <w:t>II(</w:t>
            </w:r>
            <w:r w:rsidRPr="000C08F9">
              <w:rPr>
                <w:rStyle w:val="a9"/>
                <w:rFonts w:ascii="Times New Roman" w:eastAsia="ＭＳ 明朝" w:hAnsi="Times New Roman" w:cs="Times New Roman"/>
                <w:noProof/>
              </w:rPr>
              <w:t>キャスト</w:t>
            </w:r>
            <w:r w:rsidRPr="000C08F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_Toc126715529 \h </w:instrText>
            </w:r>
            <w:r>
              <w:rPr>
                <w:noProof/>
                <w:webHidden/>
              </w:rPr>
            </w:r>
          </w:ins>
          <w:r>
            <w:rPr>
              <w:noProof/>
              <w:webHidden/>
            </w:rPr>
            <w:fldChar w:fldCharType="separate"/>
          </w:r>
          <w:ins w:id="87" w:author="松山 ファミリー" w:date="2023-02-08T02:22:00Z">
            <w:r>
              <w:rPr>
                <w:noProof/>
                <w:webHidden/>
              </w:rPr>
              <w:t>20</w:t>
            </w:r>
            <w:r>
              <w:rPr>
                <w:noProof/>
                <w:webHidden/>
              </w:rPr>
              <w:fldChar w:fldCharType="end"/>
            </w:r>
            <w:r w:rsidRPr="000C08F9">
              <w:rPr>
                <w:rStyle w:val="a9"/>
                <w:noProof/>
              </w:rPr>
              <w:fldChar w:fldCharType="end"/>
            </w:r>
          </w:ins>
        </w:p>
        <w:p w14:paraId="6785CAA8" w14:textId="4BB0CC8F" w:rsidR="005109E7" w:rsidRDefault="005109E7">
          <w:pPr>
            <w:pStyle w:val="21"/>
            <w:tabs>
              <w:tab w:val="right" w:leader="dot" w:pos="8494"/>
            </w:tabs>
            <w:rPr>
              <w:ins w:id="88" w:author="松山 ファミリー" w:date="2023-02-08T02:22:00Z"/>
              <w:rFonts w:eastAsiaTheme="minorEastAsia"/>
              <w:smallCaps w:val="0"/>
              <w:noProof/>
              <w:sz w:val="21"/>
              <w:szCs w:val="24"/>
            </w:rPr>
          </w:pPr>
          <w:ins w:id="8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"_Toc126715530"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3.6.</w:t>
            </w:r>
            <w:r>
              <w:rPr>
                <w:noProof/>
                <w:webHidden/>
              </w:rPr>
              <w:tab/>
            </w:r>
            <w:r>
              <w:rPr>
                <w:noProof/>
                <w:webHidden/>
              </w:rPr>
              <w:fldChar w:fldCharType="begin"/>
            </w:r>
            <w:r>
              <w:rPr>
                <w:noProof/>
                <w:webHidden/>
              </w:rPr>
              <w:instrText xml:space="preserve"> PAGEREF _Toc126715530 \h </w:instrText>
            </w:r>
            <w:r>
              <w:rPr>
                <w:noProof/>
                <w:webHidden/>
              </w:rPr>
            </w:r>
          </w:ins>
          <w:r>
            <w:rPr>
              <w:noProof/>
              <w:webHidden/>
            </w:rPr>
            <w:fldChar w:fldCharType="separate"/>
          </w:r>
          <w:ins w:id="90" w:author="松山 ファミリー" w:date="2023-02-08T02:22:00Z">
            <w:r>
              <w:rPr>
                <w:noProof/>
                <w:webHidden/>
              </w:rPr>
              <w:t>20</w:t>
            </w:r>
            <w:r>
              <w:rPr>
                <w:noProof/>
                <w:webHidden/>
              </w:rPr>
              <w:fldChar w:fldCharType="end"/>
            </w:r>
            <w:r w:rsidRPr="000C08F9">
              <w:rPr>
                <w:rStyle w:val="a9"/>
                <w:noProof/>
              </w:rPr>
              <w:fldChar w:fldCharType="end"/>
            </w:r>
          </w:ins>
        </w:p>
        <w:p w14:paraId="12BC6CEB" w14:textId="45AB486F" w:rsidR="005109E7" w:rsidRDefault="005109E7">
          <w:pPr>
            <w:pStyle w:val="31"/>
            <w:tabs>
              <w:tab w:val="left" w:pos="1260"/>
              <w:tab w:val="right" w:leader="dot" w:pos="8494"/>
            </w:tabs>
            <w:rPr>
              <w:ins w:id="91" w:author="松山 ファミリー" w:date="2023-02-08T02:22:00Z"/>
              <w:rFonts w:eastAsiaTheme="minorEastAsia"/>
              <w:iCs w:val="0"/>
              <w:noProof/>
              <w:sz w:val="21"/>
              <w:szCs w:val="24"/>
            </w:rPr>
          </w:pPr>
          <w:ins w:id="9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"_Toc126715531"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3.6.1.</w:t>
            </w:r>
            <w:r>
              <w:rPr>
                <w:rFonts w:eastAsiaTheme="minorEastAsia"/>
                <w:iCs w:val="0"/>
                <w:noProof/>
                <w:sz w:val="21"/>
                <w:szCs w:val="24"/>
              </w:rPr>
              <w:tab/>
            </w:r>
            <w:r w:rsidRPr="000C08F9">
              <w:rPr>
                <w:rStyle w:val="a9"/>
                <w:rFonts w:ascii="Times New Roman" w:eastAsia="ＭＳ 明朝" w:hAnsi="Times New Roman" w:cs="Times New Roman"/>
                <w:noProof/>
              </w:rPr>
              <w:t>220415Cast_1</w:t>
            </w:r>
            <w:r>
              <w:rPr>
                <w:noProof/>
                <w:webHidden/>
              </w:rPr>
              <w:tab/>
            </w:r>
            <w:r>
              <w:rPr>
                <w:noProof/>
                <w:webHidden/>
              </w:rPr>
              <w:fldChar w:fldCharType="begin"/>
            </w:r>
            <w:r>
              <w:rPr>
                <w:noProof/>
                <w:webHidden/>
              </w:rPr>
              <w:instrText xml:space="preserve"> PAGEREF _Toc126715531 \h </w:instrText>
            </w:r>
            <w:r>
              <w:rPr>
                <w:noProof/>
                <w:webHidden/>
              </w:rPr>
            </w:r>
          </w:ins>
          <w:r>
            <w:rPr>
              <w:noProof/>
              <w:webHidden/>
            </w:rPr>
            <w:fldChar w:fldCharType="separate"/>
          </w:r>
          <w:ins w:id="93" w:author="松山 ファミリー" w:date="2023-02-08T02:22:00Z">
            <w:r>
              <w:rPr>
                <w:noProof/>
                <w:webHidden/>
              </w:rPr>
              <w:t>20</w:t>
            </w:r>
            <w:r>
              <w:rPr>
                <w:noProof/>
                <w:webHidden/>
              </w:rPr>
              <w:fldChar w:fldCharType="end"/>
            </w:r>
            <w:r w:rsidRPr="000C08F9">
              <w:rPr>
                <w:rStyle w:val="a9"/>
                <w:noProof/>
              </w:rPr>
              <w:fldChar w:fldCharType="end"/>
            </w:r>
          </w:ins>
        </w:p>
        <w:p w14:paraId="61AB3DB3" w14:textId="6E09CE93" w:rsidR="005109E7" w:rsidRDefault="005109E7">
          <w:pPr>
            <w:pStyle w:val="31"/>
            <w:tabs>
              <w:tab w:val="left" w:pos="1260"/>
              <w:tab w:val="right" w:leader="dot" w:pos="8494"/>
            </w:tabs>
            <w:rPr>
              <w:ins w:id="94" w:author="松山 ファミリー" w:date="2023-02-08T02:22:00Z"/>
              <w:rFonts w:eastAsiaTheme="minorEastAsia"/>
              <w:iCs w:val="0"/>
              <w:noProof/>
              <w:sz w:val="21"/>
              <w:szCs w:val="24"/>
            </w:rPr>
          </w:pPr>
          <w:ins w:id="9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"_Toc126715532"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3.6.2.</w:t>
            </w:r>
            <w:r>
              <w:rPr>
                <w:rFonts w:eastAsiaTheme="minorEastAsia"/>
                <w:iCs w:val="0"/>
                <w:noProof/>
                <w:sz w:val="21"/>
                <w:szCs w:val="24"/>
              </w:rPr>
              <w:tab/>
            </w:r>
            <w:r w:rsidRPr="000C08F9">
              <w:rPr>
                <w:rStyle w:val="a9"/>
                <w:rFonts w:ascii="Times New Roman" w:eastAsia="ＭＳ 明朝" w:hAnsi="Times New Roman" w:cs="Times New Roman"/>
                <w:noProof/>
              </w:rPr>
              <w:t>220415Cast_2</w:t>
            </w:r>
            <w:r>
              <w:rPr>
                <w:noProof/>
                <w:webHidden/>
              </w:rPr>
              <w:tab/>
            </w:r>
            <w:r>
              <w:rPr>
                <w:noProof/>
                <w:webHidden/>
              </w:rPr>
              <w:fldChar w:fldCharType="begin"/>
            </w:r>
            <w:r>
              <w:rPr>
                <w:noProof/>
                <w:webHidden/>
              </w:rPr>
              <w:instrText xml:space="preserve"> PAGEREF _Toc126715532 \h </w:instrText>
            </w:r>
            <w:r>
              <w:rPr>
                <w:noProof/>
                <w:webHidden/>
              </w:rPr>
            </w:r>
          </w:ins>
          <w:r>
            <w:rPr>
              <w:noProof/>
              <w:webHidden/>
            </w:rPr>
            <w:fldChar w:fldCharType="separate"/>
          </w:r>
          <w:ins w:id="96" w:author="松山 ファミリー" w:date="2023-02-08T02:22:00Z">
            <w:r>
              <w:rPr>
                <w:noProof/>
                <w:webHidden/>
              </w:rPr>
              <w:t>20</w:t>
            </w:r>
            <w:r>
              <w:rPr>
                <w:noProof/>
                <w:webHidden/>
              </w:rPr>
              <w:fldChar w:fldCharType="end"/>
            </w:r>
            <w:r w:rsidRPr="000C08F9">
              <w:rPr>
                <w:rStyle w:val="a9"/>
                <w:noProof/>
              </w:rPr>
              <w:fldChar w:fldCharType="end"/>
            </w:r>
          </w:ins>
        </w:p>
        <w:p w14:paraId="016ADD10" w14:textId="3CBFD2D9" w:rsidR="005109E7" w:rsidRDefault="005109E7">
          <w:pPr>
            <w:pStyle w:val="21"/>
            <w:tabs>
              <w:tab w:val="left" w:pos="630"/>
              <w:tab w:val="right" w:leader="dot" w:pos="8494"/>
            </w:tabs>
            <w:rPr>
              <w:ins w:id="97" w:author="松山 ファミリー" w:date="2023-02-08T02:22:00Z"/>
              <w:rFonts w:eastAsiaTheme="minorEastAsia"/>
              <w:smallCaps w:val="0"/>
              <w:noProof/>
              <w:sz w:val="21"/>
              <w:szCs w:val="24"/>
            </w:rPr>
          </w:pPr>
          <w:ins w:id="98" w:author="松山 ファミリー" w:date="2023-02-08T02:22:00Z">
            <w:r w:rsidRPr="000C08F9">
              <w:rPr>
                <w:rStyle w:val="a9"/>
                <w:noProof/>
              </w:rPr>
              <w:lastRenderedPageBreak/>
              <w:fldChar w:fldCharType="begin"/>
            </w:r>
            <w:r w:rsidRPr="000C08F9">
              <w:rPr>
                <w:rStyle w:val="a9"/>
                <w:noProof/>
              </w:rPr>
              <w:instrText xml:space="preserve"> </w:instrText>
            </w:r>
            <w:r>
              <w:rPr>
                <w:noProof/>
              </w:rPr>
              <w:instrText>HYPERLINK \l "_Toc126715533"</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サイクリックボルタンメトリー</w:t>
            </w:r>
            <w:r w:rsidRPr="000C08F9">
              <w:rPr>
                <w:rStyle w:val="a9"/>
                <w:rFonts w:ascii="Times New Roman" w:eastAsia="ＭＳ 明朝" w:hAnsi="Times New Roman" w:cs="Times New Roman"/>
                <w:noProof/>
              </w:rPr>
              <w:t>(CV)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_Toc126715533 \h </w:instrText>
            </w:r>
            <w:r>
              <w:rPr>
                <w:noProof/>
                <w:webHidden/>
              </w:rPr>
            </w:r>
          </w:ins>
          <w:r>
            <w:rPr>
              <w:noProof/>
              <w:webHidden/>
            </w:rPr>
            <w:fldChar w:fldCharType="separate"/>
          </w:r>
          <w:ins w:id="99" w:author="松山 ファミリー" w:date="2023-02-08T02:22:00Z">
            <w:r>
              <w:rPr>
                <w:noProof/>
                <w:webHidden/>
              </w:rPr>
              <w:t>20</w:t>
            </w:r>
            <w:r>
              <w:rPr>
                <w:noProof/>
                <w:webHidden/>
              </w:rPr>
              <w:fldChar w:fldCharType="end"/>
            </w:r>
            <w:r w:rsidRPr="000C08F9">
              <w:rPr>
                <w:rStyle w:val="a9"/>
                <w:noProof/>
              </w:rPr>
              <w:fldChar w:fldCharType="end"/>
            </w:r>
          </w:ins>
        </w:p>
        <w:p w14:paraId="7BAF6AE7" w14:textId="5F79C96A" w:rsidR="005109E7" w:rsidRDefault="005109E7">
          <w:pPr>
            <w:pStyle w:val="21"/>
            <w:tabs>
              <w:tab w:val="right" w:leader="dot" w:pos="8494"/>
            </w:tabs>
            <w:rPr>
              <w:ins w:id="100" w:author="松山 ファミリー" w:date="2023-02-08T02:22:00Z"/>
              <w:rFonts w:eastAsiaTheme="minorEastAsia"/>
              <w:smallCaps w:val="0"/>
              <w:noProof/>
              <w:sz w:val="21"/>
              <w:szCs w:val="24"/>
            </w:rPr>
          </w:pPr>
          <w:ins w:id="10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noProof/>
              </w:rPr>
              <w:t>3.7.</w:t>
            </w:r>
            <w:r>
              <w:rPr>
                <w:noProof/>
                <w:webHidden/>
              </w:rPr>
              <w:tab/>
            </w:r>
            <w:r>
              <w:rPr>
                <w:noProof/>
                <w:webHidden/>
              </w:rPr>
              <w:fldChar w:fldCharType="begin"/>
            </w:r>
            <w:r>
              <w:rPr>
                <w:noProof/>
                <w:webHidden/>
              </w:rPr>
              <w:instrText xml:space="preserve"> PAGEREF _Toc126715542 \h </w:instrText>
            </w:r>
            <w:r>
              <w:rPr>
                <w:noProof/>
                <w:webHidden/>
              </w:rPr>
            </w:r>
          </w:ins>
          <w:r>
            <w:rPr>
              <w:noProof/>
              <w:webHidden/>
            </w:rPr>
            <w:fldChar w:fldCharType="separate"/>
          </w:r>
          <w:ins w:id="102" w:author="松山 ファミリー" w:date="2023-02-08T02:22:00Z">
            <w:r>
              <w:rPr>
                <w:noProof/>
                <w:webHidden/>
              </w:rPr>
              <w:t>20</w:t>
            </w:r>
            <w:r>
              <w:rPr>
                <w:noProof/>
                <w:webHidden/>
              </w:rPr>
              <w:fldChar w:fldCharType="end"/>
            </w:r>
            <w:r w:rsidRPr="000C08F9">
              <w:rPr>
                <w:rStyle w:val="a9"/>
                <w:noProof/>
              </w:rPr>
              <w:fldChar w:fldCharType="end"/>
            </w:r>
          </w:ins>
        </w:p>
        <w:p w14:paraId="13A513B0" w14:textId="003C9B36" w:rsidR="005109E7" w:rsidRDefault="005109E7">
          <w:pPr>
            <w:pStyle w:val="31"/>
            <w:tabs>
              <w:tab w:val="left" w:pos="1260"/>
              <w:tab w:val="right" w:leader="dot" w:pos="8494"/>
            </w:tabs>
            <w:rPr>
              <w:ins w:id="103" w:author="松山 ファミリー" w:date="2023-02-08T02:22:00Z"/>
              <w:rFonts w:eastAsiaTheme="minorEastAsia"/>
              <w:iCs w:val="0"/>
              <w:noProof/>
              <w:sz w:val="21"/>
              <w:szCs w:val="24"/>
            </w:rPr>
          </w:pPr>
          <w:ins w:id="10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3.7.1.</w:t>
            </w:r>
            <w:r>
              <w:rPr>
                <w:rFonts w:eastAsiaTheme="minorEastAsia"/>
                <w:iCs w:val="0"/>
                <w:noProof/>
                <w:sz w:val="21"/>
                <w:szCs w:val="24"/>
              </w:rPr>
              <w:tab/>
            </w:r>
            <w:r w:rsidRPr="000C08F9">
              <w:rPr>
                <w:rStyle w:val="a9"/>
                <w:rFonts w:ascii="Times New Roman" w:eastAsia="ＭＳ 明朝" w:hAnsi="Times New Roman" w:cs="Times New Roman"/>
                <w:noProof/>
              </w:rPr>
              <w:t>220415Cast_1_1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_Toc126715543 \h </w:instrText>
            </w:r>
            <w:r>
              <w:rPr>
                <w:noProof/>
                <w:webHidden/>
              </w:rPr>
            </w:r>
          </w:ins>
          <w:r>
            <w:rPr>
              <w:noProof/>
              <w:webHidden/>
            </w:rPr>
            <w:fldChar w:fldCharType="separate"/>
          </w:r>
          <w:ins w:id="105" w:author="松山 ファミリー" w:date="2023-02-08T02:22:00Z">
            <w:r>
              <w:rPr>
                <w:noProof/>
                <w:webHidden/>
              </w:rPr>
              <w:t>20</w:t>
            </w:r>
            <w:r>
              <w:rPr>
                <w:noProof/>
                <w:webHidden/>
              </w:rPr>
              <w:fldChar w:fldCharType="end"/>
            </w:r>
            <w:r w:rsidRPr="000C08F9">
              <w:rPr>
                <w:rStyle w:val="a9"/>
                <w:noProof/>
              </w:rPr>
              <w:fldChar w:fldCharType="end"/>
            </w:r>
          </w:ins>
        </w:p>
        <w:p w14:paraId="3EF0F804" w14:textId="658A6754" w:rsidR="005109E7" w:rsidRDefault="005109E7">
          <w:pPr>
            <w:pStyle w:val="21"/>
            <w:tabs>
              <w:tab w:val="left" w:pos="630"/>
              <w:tab w:val="right" w:leader="dot" w:pos="8494"/>
            </w:tabs>
            <w:rPr>
              <w:ins w:id="106" w:author="松山 ファミリー" w:date="2023-02-08T02:22:00Z"/>
              <w:rFonts w:eastAsiaTheme="minorEastAsia"/>
              <w:smallCaps w:val="0"/>
              <w:noProof/>
              <w:sz w:val="21"/>
              <w:szCs w:val="24"/>
            </w:rPr>
          </w:pPr>
          <w:ins w:id="10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"_Toc126715544"</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クロノアンペロメトリー</w:t>
            </w:r>
            <w:r w:rsidRPr="000C08F9">
              <w:rPr>
                <w:rStyle w:val="a9"/>
                <w:rFonts w:ascii="Times New Roman" w:eastAsia="ＭＳ 明朝" w:hAnsi="Times New Roman" w:cs="Times New Roman"/>
                <w:noProof/>
              </w:rPr>
              <w:t>(CA)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_Toc126715544 \h </w:instrText>
            </w:r>
            <w:r>
              <w:rPr>
                <w:noProof/>
                <w:webHidden/>
              </w:rPr>
            </w:r>
          </w:ins>
          <w:r>
            <w:rPr>
              <w:noProof/>
              <w:webHidden/>
            </w:rPr>
            <w:fldChar w:fldCharType="separate"/>
          </w:r>
          <w:ins w:id="108" w:author="松山 ファミリー" w:date="2023-02-08T02:22:00Z">
            <w:r>
              <w:rPr>
                <w:noProof/>
                <w:webHidden/>
              </w:rPr>
              <w:t>21</w:t>
            </w:r>
            <w:r>
              <w:rPr>
                <w:noProof/>
                <w:webHidden/>
              </w:rPr>
              <w:fldChar w:fldCharType="end"/>
            </w:r>
            <w:r w:rsidRPr="000C08F9">
              <w:rPr>
                <w:rStyle w:val="a9"/>
                <w:noProof/>
              </w:rPr>
              <w:fldChar w:fldCharType="end"/>
            </w:r>
          </w:ins>
        </w:p>
        <w:p w14:paraId="3D678A52" w14:textId="570E8C61" w:rsidR="005109E7" w:rsidRDefault="005109E7">
          <w:pPr>
            <w:pStyle w:val="21"/>
            <w:tabs>
              <w:tab w:val="right" w:leader="dot" w:pos="8494"/>
            </w:tabs>
            <w:rPr>
              <w:ins w:id="109" w:author="松山 ファミリー" w:date="2023-02-08T02:22:00Z"/>
              <w:rFonts w:eastAsiaTheme="minorEastAsia"/>
              <w:smallCaps w:val="0"/>
              <w:noProof/>
              <w:sz w:val="21"/>
              <w:szCs w:val="24"/>
            </w:rPr>
          </w:pPr>
          <w:ins w:id="11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3.8.</w:t>
            </w:r>
            <w:r>
              <w:rPr>
                <w:noProof/>
                <w:webHidden/>
              </w:rPr>
              <w:tab/>
            </w:r>
            <w:r>
              <w:rPr>
                <w:noProof/>
                <w:webHidden/>
              </w:rPr>
              <w:fldChar w:fldCharType="begin"/>
            </w:r>
            <w:r>
              <w:rPr>
                <w:noProof/>
                <w:webHidden/>
              </w:rPr>
              <w:instrText xml:space="preserve"> PAGEREF _Toc126715545 \h </w:instrText>
            </w:r>
            <w:r>
              <w:rPr>
                <w:noProof/>
                <w:webHidden/>
              </w:rPr>
            </w:r>
          </w:ins>
          <w:r>
            <w:rPr>
              <w:noProof/>
              <w:webHidden/>
            </w:rPr>
            <w:fldChar w:fldCharType="separate"/>
          </w:r>
          <w:ins w:id="111" w:author="松山 ファミリー" w:date="2023-02-08T02:22:00Z">
            <w:r>
              <w:rPr>
                <w:noProof/>
                <w:webHidden/>
              </w:rPr>
              <w:t>21</w:t>
            </w:r>
            <w:r>
              <w:rPr>
                <w:noProof/>
                <w:webHidden/>
              </w:rPr>
              <w:fldChar w:fldCharType="end"/>
            </w:r>
            <w:r w:rsidRPr="000C08F9">
              <w:rPr>
                <w:rStyle w:val="a9"/>
                <w:noProof/>
              </w:rPr>
              <w:fldChar w:fldCharType="end"/>
            </w:r>
          </w:ins>
        </w:p>
        <w:p w14:paraId="48322F99" w14:textId="6BF518C2" w:rsidR="005109E7" w:rsidRDefault="005109E7">
          <w:pPr>
            <w:pStyle w:val="31"/>
            <w:tabs>
              <w:tab w:val="left" w:pos="1260"/>
              <w:tab w:val="right" w:leader="dot" w:pos="8494"/>
            </w:tabs>
            <w:rPr>
              <w:ins w:id="112" w:author="松山 ファミリー" w:date="2023-02-08T02:22:00Z"/>
              <w:rFonts w:eastAsiaTheme="minorEastAsia"/>
              <w:iCs w:val="0"/>
              <w:noProof/>
              <w:sz w:val="21"/>
              <w:szCs w:val="24"/>
            </w:rPr>
          </w:pPr>
          <w:ins w:id="11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3.8.1.</w:t>
            </w:r>
            <w:r>
              <w:rPr>
                <w:rFonts w:eastAsiaTheme="minorEastAsia"/>
                <w:iCs w:val="0"/>
                <w:noProof/>
                <w:sz w:val="21"/>
                <w:szCs w:val="24"/>
              </w:rPr>
              <w:tab/>
            </w:r>
            <w:r w:rsidRPr="000C08F9">
              <w:rPr>
                <w:rStyle w:val="a9"/>
                <w:rFonts w:ascii="Times New Roman" w:eastAsia="ＭＳ 明朝" w:hAnsi="Times New Roman" w:cs="Times New Roman"/>
                <w:noProof/>
              </w:rPr>
              <w:t>220415Cast_1_2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_Toc126715546 \h </w:instrText>
            </w:r>
            <w:r>
              <w:rPr>
                <w:noProof/>
                <w:webHidden/>
              </w:rPr>
            </w:r>
          </w:ins>
          <w:r>
            <w:rPr>
              <w:noProof/>
              <w:webHidden/>
            </w:rPr>
            <w:fldChar w:fldCharType="separate"/>
          </w:r>
          <w:ins w:id="114" w:author="松山 ファミリー" w:date="2023-02-08T02:22:00Z">
            <w:r>
              <w:rPr>
                <w:noProof/>
                <w:webHidden/>
              </w:rPr>
              <w:t>22</w:t>
            </w:r>
            <w:r>
              <w:rPr>
                <w:noProof/>
                <w:webHidden/>
              </w:rPr>
              <w:fldChar w:fldCharType="end"/>
            </w:r>
            <w:r w:rsidRPr="000C08F9">
              <w:rPr>
                <w:rStyle w:val="a9"/>
                <w:noProof/>
              </w:rPr>
              <w:fldChar w:fldCharType="end"/>
            </w:r>
          </w:ins>
        </w:p>
        <w:p w14:paraId="4858E92F" w14:textId="4AAF1661" w:rsidR="005109E7" w:rsidRDefault="005109E7">
          <w:pPr>
            <w:pStyle w:val="31"/>
            <w:tabs>
              <w:tab w:val="left" w:pos="1260"/>
              <w:tab w:val="right" w:leader="dot" w:pos="8494"/>
            </w:tabs>
            <w:rPr>
              <w:ins w:id="115" w:author="松山 ファミリー" w:date="2023-02-08T02:22:00Z"/>
              <w:rFonts w:eastAsiaTheme="minorEastAsia"/>
              <w:iCs w:val="0"/>
              <w:noProof/>
              <w:sz w:val="21"/>
              <w:szCs w:val="24"/>
            </w:rPr>
          </w:pPr>
          <w:ins w:id="11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3.8.2.</w:t>
            </w:r>
            <w:r>
              <w:rPr>
                <w:rFonts w:eastAsiaTheme="minorEastAsia"/>
                <w:iCs w:val="0"/>
                <w:noProof/>
                <w:sz w:val="21"/>
                <w:szCs w:val="24"/>
              </w:rPr>
              <w:tab/>
            </w:r>
            <w:r w:rsidRPr="000C08F9">
              <w:rPr>
                <w:rStyle w:val="a9"/>
                <w:rFonts w:ascii="Times New Roman" w:eastAsia="ＭＳ 明朝" w:hAnsi="Times New Roman" w:cs="Times New Roman"/>
                <w:noProof/>
              </w:rPr>
              <w:t>220415Cast_2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_Toc126715547 \h </w:instrText>
            </w:r>
            <w:r>
              <w:rPr>
                <w:noProof/>
                <w:webHidden/>
              </w:rPr>
            </w:r>
          </w:ins>
          <w:r>
            <w:rPr>
              <w:noProof/>
              <w:webHidden/>
            </w:rPr>
            <w:fldChar w:fldCharType="separate"/>
          </w:r>
          <w:ins w:id="117" w:author="松山 ファミリー" w:date="2023-02-08T02:22:00Z">
            <w:r>
              <w:rPr>
                <w:noProof/>
                <w:webHidden/>
              </w:rPr>
              <w:t>22</w:t>
            </w:r>
            <w:r>
              <w:rPr>
                <w:noProof/>
                <w:webHidden/>
              </w:rPr>
              <w:fldChar w:fldCharType="end"/>
            </w:r>
            <w:r w:rsidRPr="000C08F9">
              <w:rPr>
                <w:rStyle w:val="a9"/>
                <w:noProof/>
              </w:rPr>
              <w:fldChar w:fldCharType="end"/>
            </w:r>
          </w:ins>
        </w:p>
        <w:p w14:paraId="15F6796F" w14:textId="1E8FE8FD" w:rsidR="005109E7" w:rsidRDefault="005109E7">
          <w:pPr>
            <w:pStyle w:val="21"/>
            <w:tabs>
              <w:tab w:val="left" w:pos="630"/>
              <w:tab w:val="right" w:leader="dot" w:pos="8494"/>
            </w:tabs>
            <w:rPr>
              <w:ins w:id="118" w:author="松山 ファミリー" w:date="2023-02-08T02:22:00Z"/>
              <w:rFonts w:eastAsiaTheme="minorEastAsia"/>
              <w:smallCaps w:val="0"/>
              <w:noProof/>
              <w:sz w:val="21"/>
              <w:szCs w:val="24"/>
            </w:rPr>
          </w:pPr>
          <w:ins w:id="11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"_Toc126715548"</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電極の作製</w:t>
            </w:r>
            <w:r w:rsidRPr="000C08F9">
              <w:rPr>
                <w:rStyle w:val="a9"/>
                <w:rFonts w:ascii="Times New Roman" w:eastAsia="ＭＳ 明朝" w:hAnsi="Times New Roman" w:cs="Times New Roman"/>
                <w:noProof/>
              </w:rPr>
              <w:t>III (</w:t>
            </w:r>
            <w:r w:rsidRPr="000C08F9">
              <w:rPr>
                <w:rStyle w:val="a9"/>
                <w:rFonts w:ascii="Times New Roman" w:eastAsia="ＭＳ 明朝" w:hAnsi="Times New Roman" w:cs="Times New Roman"/>
                <w:noProof/>
              </w:rPr>
              <w:t>ケッチェンブラックとセルロースナノファイバー</w:t>
            </w:r>
            <w:r w:rsidRPr="000C08F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_Toc126715548 \h </w:instrText>
            </w:r>
            <w:r>
              <w:rPr>
                <w:noProof/>
                <w:webHidden/>
              </w:rPr>
            </w:r>
          </w:ins>
          <w:r>
            <w:rPr>
              <w:noProof/>
              <w:webHidden/>
            </w:rPr>
            <w:fldChar w:fldCharType="separate"/>
          </w:r>
          <w:ins w:id="120" w:author="松山 ファミリー" w:date="2023-02-08T02:22:00Z">
            <w:r>
              <w:rPr>
                <w:noProof/>
                <w:webHidden/>
              </w:rPr>
              <w:t>23</w:t>
            </w:r>
            <w:r>
              <w:rPr>
                <w:noProof/>
                <w:webHidden/>
              </w:rPr>
              <w:fldChar w:fldCharType="end"/>
            </w:r>
            <w:r w:rsidRPr="000C08F9">
              <w:rPr>
                <w:rStyle w:val="a9"/>
                <w:noProof/>
              </w:rPr>
              <w:fldChar w:fldCharType="end"/>
            </w:r>
          </w:ins>
        </w:p>
        <w:p w14:paraId="2B9D4422" w14:textId="59D17E97" w:rsidR="005109E7" w:rsidRDefault="005109E7">
          <w:pPr>
            <w:pStyle w:val="21"/>
            <w:tabs>
              <w:tab w:val="right" w:leader="dot" w:pos="8494"/>
            </w:tabs>
            <w:rPr>
              <w:ins w:id="121" w:author="松山 ファミリー" w:date="2023-02-08T02:22:00Z"/>
              <w:rFonts w:eastAsiaTheme="minorEastAsia"/>
              <w:smallCaps w:val="0"/>
              <w:noProof/>
              <w:sz w:val="21"/>
              <w:szCs w:val="24"/>
            </w:rPr>
          </w:pPr>
          <w:ins w:id="12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3.9.</w:t>
            </w:r>
            <w:r>
              <w:rPr>
                <w:noProof/>
                <w:webHidden/>
              </w:rPr>
              <w:tab/>
            </w:r>
            <w:r>
              <w:rPr>
                <w:noProof/>
                <w:webHidden/>
              </w:rPr>
              <w:fldChar w:fldCharType="begin"/>
            </w:r>
            <w:r>
              <w:rPr>
                <w:noProof/>
                <w:webHidden/>
              </w:rPr>
              <w:instrText xml:space="preserve"> PAGEREF _Toc126715549 \h </w:instrText>
            </w:r>
            <w:r>
              <w:rPr>
                <w:noProof/>
                <w:webHidden/>
              </w:rPr>
            </w:r>
          </w:ins>
          <w:r>
            <w:rPr>
              <w:noProof/>
              <w:webHidden/>
            </w:rPr>
            <w:fldChar w:fldCharType="separate"/>
          </w:r>
          <w:ins w:id="123" w:author="松山 ファミリー" w:date="2023-02-08T02:22:00Z">
            <w:r>
              <w:rPr>
                <w:noProof/>
                <w:webHidden/>
              </w:rPr>
              <w:t>23</w:t>
            </w:r>
            <w:r>
              <w:rPr>
                <w:noProof/>
                <w:webHidden/>
              </w:rPr>
              <w:fldChar w:fldCharType="end"/>
            </w:r>
            <w:r w:rsidRPr="000C08F9">
              <w:rPr>
                <w:rStyle w:val="a9"/>
                <w:noProof/>
              </w:rPr>
              <w:fldChar w:fldCharType="end"/>
            </w:r>
          </w:ins>
        </w:p>
        <w:p w14:paraId="4B4B97A7" w14:textId="519C6583" w:rsidR="005109E7" w:rsidRDefault="005109E7">
          <w:pPr>
            <w:pStyle w:val="31"/>
            <w:tabs>
              <w:tab w:val="left" w:pos="1260"/>
              <w:tab w:val="right" w:leader="dot" w:pos="8494"/>
            </w:tabs>
            <w:rPr>
              <w:ins w:id="124" w:author="松山 ファミリー" w:date="2023-02-08T02:22:00Z"/>
              <w:rFonts w:eastAsiaTheme="minorEastAsia"/>
              <w:iCs w:val="0"/>
              <w:noProof/>
              <w:sz w:val="21"/>
              <w:szCs w:val="24"/>
            </w:rPr>
          </w:pPr>
          <w:ins w:id="12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3.9.2.</w:t>
            </w:r>
            <w:r>
              <w:rPr>
                <w:rFonts w:eastAsiaTheme="minorEastAsia"/>
                <w:iCs w:val="0"/>
                <w:noProof/>
                <w:sz w:val="21"/>
                <w:szCs w:val="24"/>
              </w:rPr>
              <w:tab/>
            </w:r>
            <w:r w:rsidRPr="000C08F9">
              <w:rPr>
                <w:rStyle w:val="a9"/>
                <w:rFonts w:ascii="Times New Roman" w:eastAsia="ＭＳ 明朝" w:hAnsi="Times New Roman" w:cs="Times New Roman"/>
                <w:noProof/>
              </w:rPr>
              <w:t>220415CP_cell0.2g</w:t>
            </w:r>
            <w:r>
              <w:rPr>
                <w:noProof/>
                <w:webHidden/>
              </w:rPr>
              <w:tab/>
            </w:r>
            <w:r>
              <w:rPr>
                <w:noProof/>
                <w:webHidden/>
              </w:rPr>
              <w:fldChar w:fldCharType="begin"/>
            </w:r>
            <w:r>
              <w:rPr>
                <w:noProof/>
                <w:webHidden/>
              </w:rPr>
              <w:instrText xml:space="preserve"> PAGEREF _Toc126715550 \h </w:instrText>
            </w:r>
            <w:r>
              <w:rPr>
                <w:noProof/>
                <w:webHidden/>
              </w:rPr>
            </w:r>
          </w:ins>
          <w:r>
            <w:rPr>
              <w:noProof/>
              <w:webHidden/>
            </w:rPr>
            <w:fldChar w:fldCharType="separate"/>
          </w:r>
          <w:ins w:id="126" w:author="松山 ファミリー" w:date="2023-02-08T02:22:00Z">
            <w:r>
              <w:rPr>
                <w:noProof/>
                <w:webHidden/>
              </w:rPr>
              <w:t>23</w:t>
            </w:r>
            <w:r>
              <w:rPr>
                <w:noProof/>
                <w:webHidden/>
              </w:rPr>
              <w:fldChar w:fldCharType="end"/>
            </w:r>
            <w:r w:rsidRPr="000C08F9">
              <w:rPr>
                <w:rStyle w:val="a9"/>
                <w:noProof/>
              </w:rPr>
              <w:fldChar w:fldCharType="end"/>
            </w:r>
          </w:ins>
        </w:p>
        <w:p w14:paraId="2E05D090" w14:textId="72565874" w:rsidR="005109E7" w:rsidRDefault="005109E7">
          <w:pPr>
            <w:pStyle w:val="31"/>
            <w:tabs>
              <w:tab w:val="left" w:pos="1260"/>
              <w:tab w:val="right" w:leader="dot" w:pos="8494"/>
            </w:tabs>
            <w:rPr>
              <w:ins w:id="127" w:author="松山 ファミリー" w:date="2023-02-08T02:22:00Z"/>
              <w:rFonts w:eastAsiaTheme="minorEastAsia"/>
              <w:iCs w:val="0"/>
              <w:noProof/>
              <w:sz w:val="21"/>
              <w:szCs w:val="24"/>
            </w:rPr>
          </w:pPr>
          <w:ins w:id="12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3.9.3.</w:t>
            </w:r>
            <w:r>
              <w:rPr>
                <w:rFonts w:eastAsiaTheme="minorEastAsia"/>
                <w:iCs w:val="0"/>
                <w:noProof/>
                <w:sz w:val="21"/>
                <w:szCs w:val="24"/>
              </w:rPr>
              <w:tab/>
            </w:r>
            <w:r w:rsidRPr="000C08F9">
              <w:rPr>
                <w:rStyle w:val="a9"/>
                <w:rFonts w:ascii="Times New Roman" w:eastAsia="ＭＳ 明朝" w:hAnsi="Times New Roman" w:cs="Times New Roman"/>
                <w:noProof/>
              </w:rPr>
              <w:t>220906CP_cell0.02g</w:t>
            </w:r>
            <w:r>
              <w:rPr>
                <w:noProof/>
                <w:webHidden/>
              </w:rPr>
              <w:tab/>
            </w:r>
            <w:r>
              <w:rPr>
                <w:noProof/>
                <w:webHidden/>
              </w:rPr>
              <w:fldChar w:fldCharType="begin"/>
            </w:r>
            <w:r>
              <w:rPr>
                <w:noProof/>
                <w:webHidden/>
              </w:rPr>
              <w:instrText xml:space="preserve"> PAGEREF _Toc126715551 \h </w:instrText>
            </w:r>
            <w:r>
              <w:rPr>
                <w:noProof/>
                <w:webHidden/>
              </w:rPr>
            </w:r>
          </w:ins>
          <w:r>
            <w:rPr>
              <w:noProof/>
              <w:webHidden/>
            </w:rPr>
            <w:fldChar w:fldCharType="separate"/>
          </w:r>
          <w:ins w:id="129" w:author="松山 ファミリー" w:date="2023-02-08T02:22:00Z">
            <w:r>
              <w:rPr>
                <w:noProof/>
                <w:webHidden/>
              </w:rPr>
              <w:t>24</w:t>
            </w:r>
            <w:r>
              <w:rPr>
                <w:noProof/>
                <w:webHidden/>
              </w:rPr>
              <w:fldChar w:fldCharType="end"/>
            </w:r>
            <w:r w:rsidRPr="000C08F9">
              <w:rPr>
                <w:rStyle w:val="a9"/>
                <w:noProof/>
              </w:rPr>
              <w:fldChar w:fldCharType="end"/>
            </w:r>
          </w:ins>
        </w:p>
        <w:p w14:paraId="301EF78F" w14:textId="00D55ED6" w:rsidR="005109E7" w:rsidRDefault="005109E7">
          <w:pPr>
            <w:pStyle w:val="31"/>
            <w:tabs>
              <w:tab w:val="left" w:pos="1260"/>
              <w:tab w:val="right" w:leader="dot" w:pos="8494"/>
            </w:tabs>
            <w:rPr>
              <w:ins w:id="130" w:author="松山 ファミリー" w:date="2023-02-08T02:22:00Z"/>
              <w:rFonts w:eastAsiaTheme="minorEastAsia"/>
              <w:iCs w:val="0"/>
              <w:noProof/>
              <w:sz w:val="21"/>
              <w:szCs w:val="24"/>
            </w:rPr>
          </w:pPr>
          <w:ins w:id="13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3.9.4.</w:t>
            </w:r>
            <w:r>
              <w:rPr>
                <w:rFonts w:eastAsiaTheme="minorEastAsia"/>
                <w:iCs w:val="0"/>
                <w:noProof/>
                <w:sz w:val="21"/>
                <w:szCs w:val="24"/>
              </w:rPr>
              <w:tab/>
            </w:r>
            <w:r w:rsidRPr="000C08F9">
              <w:rPr>
                <w:rStyle w:val="a9"/>
                <w:rFonts w:ascii="Times New Roman" w:eastAsia="ＭＳ 明朝" w:hAnsi="Times New Roman" w:cs="Times New Roman"/>
                <w:noProof/>
              </w:rPr>
              <w:t>220906CP_cell0.2g_1</w:t>
            </w:r>
            <w:r>
              <w:rPr>
                <w:noProof/>
                <w:webHidden/>
              </w:rPr>
              <w:tab/>
            </w:r>
            <w:r>
              <w:rPr>
                <w:noProof/>
                <w:webHidden/>
              </w:rPr>
              <w:fldChar w:fldCharType="begin"/>
            </w:r>
            <w:r>
              <w:rPr>
                <w:noProof/>
                <w:webHidden/>
              </w:rPr>
              <w:instrText xml:space="preserve"> PAGEREF _Toc126715552 \h </w:instrText>
            </w:r>
            <w:r>
              <w:rPr>
                <w:noProof/>
                <w:webHidden/>
              </w:rPr>
            </w:r>
          </w:ins>
          <w:r>
            <w:rPr>
              <w:noProof/>
              <w:webHidden/>
            </w:rPr>
            <w:fldChar w:fldCharType="separate"/>
          </w:r>
          <w:ins w:id="132" w:author="松山 ファミリー" w:date="2023-02-08T02:22:00Z">
            <w:r>
              <w:rPr>
                <w:noProof/>
                <w:webHidden/>
              </w:rPr>
              <w:t>24</w:t>
            </w:r>
            <w:r>
              <w:rPr>
                <w:noProof/>
                <w:webHidden/>
              </w:rPr>
              <w:fldChar w:fldCharType="end"/>
            </w:r>
            <w:r w:rsidRPr="000C08F9">
              <w:rPr>
                <w:rStyle w:val="a9"/>
                <w:noProof/>
              </w:rPr>
              <w:fldChar w:fldCharType="end"/>
            </w:r>
          </w:ins>
        </w:p>
        <w:p w14:paraId="2F0BFB39" w14:textId="35CB5164" w:rsidR="005109E7" w:rsidRDefault="005109E7">
          <w:pPr>
            <w:pStyle w:val="31"/>
            <w:tabs>
              <w:tab w:val="left" w:pos="1260"/>
              <w:tab w:val="right" w:leader="dot" w:pos="8494"/>
            </w:tabs>
            <w:rPr>
              <w:ins w:id="133" w:author="松山 ファミリー" w:date="2023-02-08T02:22:00Z"/>
              <w:rFonts w:eastAsiaTheme="minorEastAsia"/>
              <w:iCs w:val="0"/>
              <w:noProof/>
              <w:sz w:val="21"/>
              <w:szCs w:val="24"/>
            </w:rPr>
          </w:pPr>
          <w:ins w:id="13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3.9.5.</w:t>
            </w:r>
            <w:r>
              <w:rPr>
                <w:rFonts w:eastAsiaTheme="minorEastAsia"/>
                <w:iCs w:val="0"/>
                <w:noProof/>
                <w:sz w:val="21"/>
                <w:szCs w:val="24"/>
              </w:rPr>
              <w:tab/>
            </w:r>
            <w:r w:rsidRPr="000C08F9">
              <w:rPr>
                <w:rStyle w:val="a9"/>
                <w:rFonts w:ascii="Times New Roman" w:eastAsia="ＭＳ 明朝" w:hAnsi="Times New Roman" w:cs="Times New Roman"/>
                <w:noProof/>
              </w:rPr>
              <w:t>220906CP_cell0.2g_2 &amp; 220906CP_cell0.2g_3 &amp; 220906CP_cell0.2g_4</w:t>
            </w:r>
            <w:r>
              <w:rPr>
                <w:noProof/>
                <w:webHidden/>
              </w:rPr>
              <w:tab/>
            </w:r>
            <w:r>
              <w:rPr>
                <w:noProof/>
                <w:webHidden/>
              </w:rPr>
              <w:fldChar w:fldCharType="begin"/>
            </w:r>
            <w:r>
              <w:rPr>
                <w:noProof/>
                <w:webHidden/>
              </w:rPr>
              <w:instrText xml:space="preserve"> PAGEREF _Toc126715553 \h </w:instrText>
            </w:r>
            <w:r>
              <w:rPr>
                <w:noProof/>
                <w:webHidden/>
              </w:rPr>
            </w:r>
          </w:ins>
          <w:r>
            <w:rPr>
              <w:noProof/>
              <w:webHidden/>
            </w:rPr>
            <w:fldChar w:fldCharType="separate"/>
          </w:r>
          <w:ins w:id="135" w:author="松山 ファミリー" w:date="2023-02-08T02:22:00Z">
            <w:r>
              <w:rPr>
                <w:noProof/>
                <w:webHidden/>
              </w:rPr>
              <w:t>24</w:t>
            </w:r>
            <w:r>
              <w:rPr>
                <w:noProof/>
                <w:webHidden/>
              </w:rPr>
              <w:fldChar w:fldCharType="end"/>
            </w:r>
            <w:r w:rsidRPr="000C08F9">
              <w:rPr>
                <w:rStyle w:val="a9"/>
                <w:noProof/>
              </w:rPr>
              <w:fldChar w:fldCharType="end"/>
            </w:r>
          </w:ins>
        </w:p>
        <w:p w14:paraId="79B17E1D" w14:textId="6C877861" w:rsidR="005109E7" w:rsidRDefault="005109E7">
          <w:pPr>
            <w:pStyle w:val="31"/>
            <w:tabs>
              <w:tab w:val="left" w:pos="1260"/>
              <w:tab w:val="right" w:leader="dot" w:pos="8494"/>
            </w:tabs>
            <w:rPr>
              <w:ins w:id="136" w:author="松山 ファミリー" w:date="2023-02-08T02:22:00Z"/>
              <w:rFonts w:eastAsiaTheme="minorEastAsia"/>
              <w:iCs w:val="0"/>
              <w:noProof/>
              <w:sz w:val="21"/>
              <w:szCs w:val="24"/>
            </w:rPr>
          </w:pPr>
          <w:ins w:id="13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3.9.6.</w:t>
            </w:r>
            <w:r>
              <w:rPr>
                <w:rFonts w:eastAsiaTheme="minorEastAsia"/>
                <w:iCs w:val="0"/>
                <w:noProof/>
                <w:sz w:val="21"/>
                <w:szCs w:val="24"/>
              </w:rPr>
              <w:tab/>
            </w:r>
            <w:r w:rsidRPr="000C08F9">
              <w:rPr>
                <w:rStyle w:val="a9"/>
                <w:rFonts w:ascii="Times New Roman" w:eastAsia="ＭＳ 明朝" w:hAnsi="Times New Roman" w:cs="Times New Roman"/>
                <w:noProof/>
              </w:rPr>
              <w:t>220906CP_cell0.8g</w:t>
            </w:r>
            <w:r>
              <w:rPr>
                <w:noProof/>
                <w:webHidden/>
              </w:rPr>
              <w:tab/>
            </w:r>
            <w:r>
              <w:rPr>
                <w:noProof/>
                <w:webHidden/>
              </w:rPr>
              <w:fldChar w:fldCharType="begin"/>
            </w:r>
            <w:r>
              <w:rPr>
                <w:noProof/>
                <w:webHidden/>
              </w:rPr>
              <w:instrText xml:space="preserve"> PAGEREF _Toc126715554 \h </w:instrText>
            </w:r>
            <w:r>
              <w:rPr>
                <w:noProof/>
                <w:webHidden/>
              </w:rPr>
            </w:r>
          </w:ins>
          <w:r>
            <w:rPr>
              <w:noProof/>
              <w:webHidden/>
            </w:rPr>
            <w:fldChar w:fldCharType="separate"/>
          </w:r>
          <w:ins w:id="138" w:author="松山 ファミリー" w:date="2023-02-08T02:22:00Z">
            <w:r>
              <w:rPr>
                <w:noProof/>
                <w:webHidden/>
              </w:rPr>
              <w:t>24</w:t>
            </w:r>
            <w:r>
              <w:rPr>
                <w:noProof/>
                <w:webHidden/>
              </w:rPr>
              <w:fldChar w:fldCharType="end"/>
            </w:r>
            <w:r w:rsidRPr="000C08F9">
              <w:rPr>
                <w:rStyle w:val="a9"/>
                <w:noProof/>
              </w:rPr>
              <w:fldChar w:fldCharType="end"/>
            </w:r>
          </w:ins>
        </w:p>
        <w:p w14:paraId="29401885" w14:textId="31C81549" w:rsidR="005109E7" w:rsidRDefault="005109E7">
          <w:pPr>
            <w:pStyle w:val="31"/>
            <w:tabs>
              <w:tab w:val="left" w:pos="1260"/>
              <w:tab w:val="right" w:leader="dot" w:pos="8494"/>
            </w:tabs>
            <w:rPr>
              <w:ins w:id="139" w:author="松山 ファミリー" w:date="2023-02-08T02:22:00Z"/>
              <w:rFonts w:eastAsiaTheme="minorEastAsia"/>
              <w:iCs w:val="0"/>
              <w:noProof/>
              <w:sz w:val="21"/>
              <w:szCs w:val="24"/>
            </w:rPr>
          </w:pPr>
          <w:ins w:id="14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3.9.7.</w:t>
            </w:r>
            <w:r>
              <w:rPr>
                <w:rFonts w:eastAsiaTheme="minorEastAsia"/>
                <w:iCs w:val="0"/>
                <w:noProof/>
                <w:sz w:val="21"/>
                <w:szCs w:val="24"/>
              </w:rPr>
              <w:tab/>
            </w:r>
            <w:r w:rsidRPr="000C08F9">
              <w:rPr>
                <w:rStyle w:val="a9"/>
                <w:rFonts w:ascii="Times New Roman" w:eastAsia="ＭＳ 明朝" w:hAnsi="Times New Roman" w:cs="Times New Roman"/>
                <w:noProof/>
              </w:rPr>
              <w:t>220914CP_cell500μL</w:t>
            </w:r>
            <w:r>
              <w:rPr>
                <w:noProof/>
                <w:webHidden/>
              </w:rPr>
              <w:tab/>
            </w:r>
            <w:r>
              <w:rPr>
                <w:noProof/>
                <w:webHidden/>
              </w:rPr>
              <w:fldChar w:fldCharType="begin"/>
            </w:r>
            <w:r>
              <w:rPr>
                <w:noProof/>
                <w:webHidden/>
              </w:rPr>
              <w:instrText xml:space="preserve"> PAGEREF _Toc126715555 \h </w:instrText>
            </w:r>
            <w:r>
              <w:rPr>
                <w:noProof/>
                <w:webHidden/>
              </w:rPr>
            </w:r>
          </w:ins>
          <w:r>
            <w:rPr>
              <w:noProof/>
              <w:webHidden/>
            </w:rPr>
            <w:fldChar w:fldCharType="separate"/>
          </w:r>
          <w:ins w:id="141" w:author="松山 ファミリー" w:date="2023-02-08T02:22:00Z">
            <w:r>
              <w:rPr>
                <w:noProof/>
                <w:webHidden/>
              </w:rPr>
              <w:t>25</w:t>
            </w:r>
            <w:r>
              <w:rPr>
                <w:noProof/>
                <w:webHidden/>
              </w:rPr>
              <w:fldChar w:fldCharType="end"/>
            </w:r>
            <w:r w:rsidRPr="000C08F9">
              <w:rPr>
                <w:rStyle w:val="a9"/>
                <w:noProof/>
              </w:rPr>
              <w:fldChar w:fldCharType="end"/>
            </w:r>
          </w:ins>
        </w:p>
        <w:p w14:paraId="1AF97512" w14:textId="24510795" w:rsidR="005109E7" w:rsidRDefault="005109E7">
          <w:pPr>
            <w:pStyle w:val="21"/>
            <w:tabs>
              <w:tab w:val="left" w:pos="630"/>
              <w:tab w:val="right" w:leader="dot" w:pos="8494"/>
            </w:tabs>
            <w:rPr>
              <w:ins w:id="142" w:author="松山 ファミリー" w:date="2023-02-08T02:22:00Z"/>
              <w:rFonts w:eastAsiaTheme="minorEastAsia"/>
              <w:smallCaps w:val="0"/>
              <w:noProof/>
              <w:sz w:val="21"/>
              <w:szCs w:val="24"/>
            </w:rPr>
          </w:pPr>
          <w:ins w:id="14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"_Toc126715556"</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サイクリックボルタンメトリー</w:t>
            </w:r>
            <w:r w:rsidRPr="000C08F9">
              <w:rPr>
                <w:rStyle w:val="a9"/>
                <w:rFonts w:ascii="Times New Roman" w:eastAsia="ＭＳ 明朝" w:hAnsi="Times New Roman" w:cs="Times New Roman"/>
                <w:noProof/>
              </w:rPr>
              <w:t>(CV)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_Toc126715556 \h </w:instrText>
            </w:r>
            <w:r>
              <w:rPr>
                <w:noProof/>
                <w:webHidden/>
              </w:rPr>
            </w:r>
          </w:ins>
          <w:r>
            <w:rPr>
              <w:noProof/>
              <w:webHidden/>
            </w:rPr>
            <w:fldChar w:fldCharType="separate"/>
          </w:r>
          <w:ins w:id="144" w:author="松山 ファミリー" w:date="2023-02-08T02:22:00Z">
            <w:r>
              <w:rPr>
                <w:noProof/>
                <w:webHidden/>
              </w:rPr>
              <w:t>25</w:t>
            </w:r>
            <w:r>
              <w:rPr>
                <w:noProof/>
                <w:webHidden/>
              </w:rPr>
              <w:fldChar w:fldCharType="end"/>
            </w:r>
            <w:r w:rsidRPr="000C08F9">
              <w:rPr>
                <w:rStyle w:val="a9"/>
                <w:noProof/>
              </w:rPr>
              <w:fldChar w:fldCharType="end"/>
            </w:r>
          </w:ins>
        </w:p>
        <w:p w14:paraId="6F0CE357" w14:textId="258EB5C6" w:rsidR="005109E7" w:rsidRDefault="005109E7">
          <w:pPr>
            <w:pStyle w:val="21"/>
            <w:tabs>
              <w:tab w:val="right" w:leader="dot" w:pos="8494"/>
            </w:tabs>
            <w:rPr>
              <w:ins w:id="145" w:author="松山 ファミリー" w:date="2023-02-08T02:22:00Z"/>
              <w:rFonts w:eastAsiaTheme="minorEastAsia"/>
              <w:smallCaps w:val="0"/>
              <w:noProof/>
              <w:sz w:val="21"/>
              <w:szCs w:val="24"/>
            </w:rPr>
          </w:pPr>
          <w:ins w:id="14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3.10.</w:t>
            </w:r>
            <w:r>
              <w:rPr>
                <w:noProof/>
                <w:webHidden/>
              </w:rPr>
              <w:tab/>
            </w:r>
            <w:r>
              <w:rPr>
                <w:noProof/>
                <w:webHidden/>
              </w:rPr>
              <w:fldChar w:fldCharType="begin"/>
            </w:r>
            <w:r>
              <w:rPr>
                <w:noProof/>
                <w:webHidden/>
              </w:rPr>
              <w:instrText xml:space="preserve"> PAGEREF _Toc126715557 \h </w:instrText>
            </w:r>
            <w:r>
              <w:rPr>
                <w:noProof/>
                <w:webHidden/>
              </w:rPr>
            </w:r>
          </w:ins>
          <w:r>
            <w:rPr>
              <w:noProof/>
              <w:webHidden/>
            </w:rPr>
            <w:fldChar w:fldCharType="separate"/>
          </w:r>
          <w:ins w:id="147" w:author="松山 ファミリー" w:date="2023-02-08T02:22:00Z">
            <w:r>
              <w:rPr>
                <w:noProof/>
                <w:webHidden/>
              </w:rPr>
              <w:t>25</w:t>
            </w:r>
            <w:r>
              <w:rPr>
                <w:noProof/>
                <w:webHidden/>
              </w:rPr>
              <w:fldChar w:fldCharType="end"/>
            </w:r>
            <w:r w:rsidRPr="000C08F9">
              <w:rPr>
                <w:rStyle w:val="a9"/>
                <w:noProof/>
              </w:rPr>
              <w:fldChar w:fldCharType="end"/>
            </w:r>
          </w:ins>
        </w:p>
        <w:p w14:paraId="5C7A7C76" w14:textId="7F99307E" w:rsidR="005109E7" w:rsidRDefault="005109E7">
          <w:pPr>
            <w:pStyle w:val="31"/>
            <w:tabs>
              <w:tab w:val="left" w:pos="1260"/>
              <w:tab w:val="right" w:leader="dot" w:pos="8494"/>
            </w:tabs>
            <w:rPr>
              <w:ins w:id="148" w:author="松山 ファミリー" w:date="2023-02-08T02:22:00Z"/>
              <w:rFonts w:eastAsiaTheme="minorEastAsia"/>
              <w:iCs w:val="0"/>
              <w:noProof/>
              <w:sz w:val="21"/>
              <w:szCs w:val="24"/>
            </w:rPr>
          </w:pPr>
          <w:ins w:id="14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3.10.1.</w:t>
            </w:r>
            <w:r>
              <w:rPr>
                <w:rFonts w:eastAsiaTheme="minorEastAsia"/>
                <w:iCs w:val="0"/>
                <w:noProof/>
                <w:sz w:val="21"/>
                <w:szCs w:val="24"/>
              </w:rPr>
              <w:tab/>
            </w:r>
            <w:r w:rsidRPr="000C08F9">
              <w:rPr>
                <w:rStyle w:val="a9"/>
                <w:rFonts w:ascii="Times New Roman" w:eastAsia="ＭＳ 明朝" w:hAnsi="Times New Roman" w:cs="Times New Roman"/>
                <w:noProof/>
              </w:rPr>
              <w:t>220906CP_cell0.2g_2_1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_Toc126715558 \h </w:instrText>
            </w:r>
            <w:r>
              <w:rPr>
                <w:noProof/>
                <w:webHidden/>
              </w:rPr>
            </w:r>
          </w:ins>
          <w:r>
            <w:rPr>
              <w:noProof/>
              <w:webHidden/>
            </w:rPr>
            <w:fldChar w:fldCharType="separate"/>
          </w:r>
          <w:ins w:id="150" w:author="松山 ファミリー" w:date="2023-02-08T02:22:00Z">
            <w:r>
              <w:rPr>
                <w:noProof/>
                <w:webHidden/>
              </w:rPr>
              <w:t>25</w:t>
            </w:r>
            <w:r>
              <w:rPr>
                <w:noProof/>
                <w:webHidden/>
              </w:rPr>
              <w:fldChar w:fldCharType="end"/>
            </w:r>
            <w:r w:rsidRPr="000C08F9">
              <w:rPr>
                <w:rStyle w:val="a9"/>
                <w:noProof/>
              </w:rPr>
              <w:fldChar w:fldCharType="end"/>
            </w:r>
          </w:ins>
        </w:p>
        <w:p w14:paraId="62059E72" w14:textId="550EA823" w:rsidR="005109E7" w:rsidRDefault="005109E7">
          <w:pPr>
            <w:pStyle w:val="31"/>
            <w:tabs>
              <w:tab w:val="left" w:pos="1260"/>
              <w:tab w:val="right" w:leader="dot" w:pos="8494"/>
            </w:tabs>
            <w:rPr>
              <w:ins w:id="151" w:author="松山 ファミリー" w:date="2023-02-08T02:22:00Z"/>
              <w:rFonts w:eastAsiaTheme="minorEastAsia"/>
              <w:iCs w:val="0"/>
              <w:noProof/>
              <w:sz w:val="21"/>
              <w:szCs w:val="24"/>
            </w:rPr>
          </w:pPr>
          <w:ins w:id="15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3.10.2.</w:t>
            </w:r>
            <w:r>
              <w:rPr>
                <w:rFonts w:eastAsiaTheme="minorEastAsia"/>
                <w:iCs w:val="0"/>
                <w:noProof/>
                <w:sz w:val="21"/>
                <w:szCs w:val="24"/>
              </w:rPr>
              <w:tab/>
            </w:r>
            <w:r w:rsidRPr="000C08F9">
              <w:rPr>
                <w:rStyle w:val="a9"/>
                <w:rFonts w:ascii="Times New Roman" w:eastAsia="ＭＳ 明朝" w:hAnsi="Times New Roman" w:cs="Times New Roman"/>
                <w:noProof/>
              </w:rPr>
              <w:t>220914CP_cell500μL 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_Toc126715559 \h </w:instrText>
            </w:r>
            <w:r>
              <w:rPr>
                <w:noProof/>
                <w:webHidden/>
              </w:rPr>
            </w:r>
          </w:ins>
          <w:r>
            <w:rPr>
              <w:noProof/>
              <w:webHidden/>
            </w:rPr>
            <w:fldChar w:fldCharType="separate"/>
          </w:r>
          <w:ins w:id="153" w:author="松山 ファミリー" w:date="2023-02-08T02:22:00Z">
            <w:r>
              <w:rPr>
                <w:noProof/>
                <w:webHidden/>
              </w:rPr>
              <w:t>26</w:t>
            </w:r>
            <w:r>
              <w:rPr>
                <w:noProof/>
                <w:webHidden/>
              </w:rPr>
              <w:fldChar w:fldCharType="end"/>
            </w:r>
            <w:r w:rsidRPr="000C08F9">
              <w:rPr>
                <w:rStyle w:val="a9"/>
                <w:noProof/>
              </w:rPr>
              <w:fldChar w:fldCharType="end"/>
            </w:r>
          </w:ins>
        </w:p>
        <w:p w14:paraId="0C9C649E" w14:textId="41323A85" w:rsidR="005109E7" w:rsidRDefault="005109E7">
          <w:pPr>
            <w:pStyle w:val="21"/>
            <w:tabs>
              <w:tab w:val="left" w:pos="630"/>
              <w:tab w:val="right" w:leader="dot" w:pos="8494"/>
            </w:tabs>
            <w:rPr>
              <w:ins w:id="154" w:author="松山 ファミリー" w:date="2023-02-08T02:22:00Z"/>
              <w:rFonts w:eastAsiaTheme="minorEastAsia"/>
              <w:smallCaps w:val="0"/>
              <w:noProof/>
              <w:sz w:val="21"/>
              <w:szCs w:val="24"/>
            </w:rPr>
          </w:pPr>
          <w:ins w:id="15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"_Toc126715560"</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クロノアンペロメトリー</w:t>
            </w:r>
            <w:r w:rsidRPr="000C08F9">
              <w:rPr>
                <w:rStyle w:val="a9"/>
                <w:rFonts w:ascii="Times New Roman" w:eastAsia="ＭＳ 明朝" w:hAnsi="Times New Roman" w:cs="Times New Roman"/>
                <w:noProof/>
              </w:rPr>
              <w:t>(CA)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_Toc126715560 \h </w:instrText>
            </w:r>
            <w:r>
              <w:rPr>
                <w:noProof/>
                <w:webHidden/>
              </w:rPr>
            </w:r>
          </w:ins>
          <w:r>
            <w:rPr>
              <w:noProof/>
              <w:webHidden/>
            </w:rPr>
            <w:fldChar w:fldCharType="separate"/>
          </w:r>
          <w:ins w:id="156" w:author="松山 ファミリー" w:date="2023-02-08T02:22:00Z">
            <w:r>
              <w:rPr>
                <w:noProof/>
                <w:webHidden/>
              </w:rPr>
              <w:t>26</w:t>
            </w:r>
            <w:r>
              <w:rPr>
                <w:noProof/>
                <w:webHidden/>
              </w:rPr>
              <w:fldChar w:fldCharType="end"/>
            </w:r>
            <w:r w:rsidRPr="000C08F9">
              <w:rPr>
                <w:rStyle w:val="a9"/>
                <w:noProof/>
              </w:rPr>
              <w:fldChar w:fldCharType="end"/>
            </w:r>
          </w:ins>
        </w:p>
        <w:p w14:paraId="66CCB5C5" w14:textId="35697206" w:rsidR="005109E7" w:rsidRDefault="005109E7">
          <w:pPr>
            <w:pStyle w:val="21"/>
            <w:tabs>
              <w:tab w:val="right" w:leader="dot" w:pos="8494"/>
            </w:tabs>
            <w:rPr>
              <w:ins w:id="157" w:author="松山 ファミリー" w:date="2023-02-08T02:22:00Z"/>
              <w:rFonts w:eastAsiaTheme="minorEastAsia"/>
              <w:smallCaps w:val="0"/>
              <w:noProof/>
              <w:sz w:val="21"/>
              <w:szCs w:val="24"/>
            </w:rPr>
          </w:pPr>
          <w:ins w:id="15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w:t>
            </w:r>
            <w:r>
              <w:rPr>
                <w:noProof/>
                <w:webHidden/>
              </w:rPr>
              <w:tab/>
            </w:r>
            <w:r>
              <w:rPr>
                <w:noProof/>
                <w:webHidden/>
              </w:rPr>
              <w:fldChar w:fldCharType="begin"/>
            </w:r>
            <w:r>
              <w:rPr>
                <w:noProof/>
                <w:webHidden/>
              </w:rPr>
              <w:instrText xml:space="preserve"> PAGEREF _Toc126715561 \h </w:instrText>
            </w:r>
            <w:r>
              <w:rPr>
                <w:noProof/>
                <w:webHidden/>
              </w:rPr>
            </w:r>
          </w:ins>
          <w:r>
            <w:rPr>
              <w:noProof/>
              <w:webHidden/>
            </w:rPr>
            <w:fldChar w:fldCharType="separate"/>
          </w:r>
          <w:ins w:id="159" w:author="松山 ファミリー" w:date="2023-02-08T02:22:00Z">
            <w:r>
              <w:rPr>
                <w:noProof/>
                <w:webHidden/>
              </w:rPr>
              <w:t>26</w:t>
            </w:r>
            <w:r>
              <w:rPr>
                <w:noProof/>
                <w:webHidden/>
              </w:rPr>
              <w:fldChar w:fldCharType="end"/>
            </w:r>
            <w:r w:rsidRPr="000C08F9">
              <w:rPr>
                <w:rStyle w:val="a9"/>
                <w:noProof/>
              </w:rPr>
              <w:fldChar w:fldCharType="end"/>
            </w:r>
          </w:ins>
        </w:p>
        <w:p w14:paraId="5666457E" w14:textId="4A9FF169" w:rsidR="005109E7" w:rsidRDefault="005109E7">
          <w:pPr>
            <w:pStyle w:val="31"/>
            <w:tabs>
              <w:tab w:val="left" w:pos="1260"/>
              <w:tab w:val="right" w:leader="dot" w:pos="8494"/>
            </w:tabs>
            <w:rPr>
              <w:ins w:id="160" w:author="松山 ファミリー" w:date="2023-02-08T02:22:00Z"/>
              <w:rFonts w:eastAsiaTheme="minorEastAsia"/>
              <w:iCs w:val="0"/>
              <w:noProof/>
              <w:sz w:val="21"/>
              <w:szCs w:val="24"/>
            </w:rPr>
          </w:pPr>
          <w:ins w:id="16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3.11.1.</w:t>
            </w:r>
            <w:r>
              <w:rPr>
                <w:rFonts w:eastAsiaTheme="minorEastAsia"/>
                <w:iCs w:val="0"/>
                <w:noProof/>
                <w:sz w:val="21"/>
                <w:szCs w:val="24"/>
              </w:rPr>
              <w:tab/>
            </w:r>
            <w:r w:rsidRPr="000C08F9">
              <w:rPr>
                <w:rStyle w:val="a9"/>
                <w:rFonts w:ascii="Times New Roman" w:eastAsia="ＭＳ 明朝" w:hAnsi="Times New Roman" w:cs="Times New Roman"/>
                <w:noProof/>
              </w:rPr>
              <w:t>220415CP_cell0.02g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_Toc126715562 \h </w:instrText>
            </w:r>
            <w:r>
              <w:rPr>
                <w:noProof/>
                <w:webHidden/>
              </w:rPr>
            </w:r>
          </w:ins>
          <w:r>
            <w:rPr>
              <w:noProof/>
              <w:webHidden/>
            </w:rPr>
            <w:fldChar w:fldCharType="separate"/>
          </w:r>
          <w:ins w:id="162" w:author="松山 ファミリー" w:date="2023-02-08T02:22:00Z">
            <w:r>
              <w:rPr>
                <w:noProof/>
                <w:webHidden/>
              </w:rPr>
              <w:t>27</w:t>
            </w:r>
            <w:r>
              <w:rPr>
                <w:noProof/>
                <w:webHidden/>
              </w:rPr>
              <w:fldChar w:fldCharType="end"/>
            </w:r>
            <w:r w:rsidRPr="000C08F9">
              <w:rPr>
                <w:rStyle w:val="a9"/>
                <w:noProof/>
              </w:rPr>
              <w:fldChar w:fldCharType="end"/>
            </w:r>
          </w:ins>
        </w:p>
        <w:p w14:paraId="2C84E770" w14:textId="1F029FE5" w:rsidR="005109E7" w:rsidRDefault="005109E7">
          <w:pPr>
            <w:pStyle w:val="31"/>
            <w:tabs>
              <w:tab w:val="left" w:pos="1260"/>
              <w:tab w:val="right" w:leader="dot" w:pos="8494"/>
            </w:tabs>
            <w:rPr>
              <w:ins w:id="163" w:author="松山 ファミリー" w:date="2023-02-08T02:22:00Z"/>
              <w:rFonts w:eastAsiaTheme="minorEastAsia"/>
              <w:iCs w:val="0"/>
              <w:noProof/>
              <w:sz w:val="21"/>
              <w:szCs w:val="24"/>
            </w:rPr>
          </w:pPr>
          <w:ins w:id="16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3.11.2.</w:t>
            </w:r>
            <w:r>
              <w:rPr>
                <w:rFonts w:eastAsiaTheme="minorEastAsia"/>
                <w:iCs w:val="0"/>
                <w:noProof/>
                <w:sz w:val="21"/>
                <w:szCs w:val="24"/>
              </w:rPr>
              <w:tab/>
            </w:r>
            <w:r w:rsidRPr="000C08F9">
              <w:rPr>
                <w:rStyle w:val="a9"/>
                <w:rFonts w:ascii="Times New Roman" w:eastAsia="ＭＳ 明朝" w:hAnsi="Times New Roman" w:cs="Times New Roman"/>
                <w:noProof/>
              </w:rPr>
              <w:t>220415CP_cell0.2g_1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_Toc126715563 \h </w:instrText>
            </w:r>
            <w:r>
              <w:rPr>
                <w:noProof/>
                <w:webHidden/>
              </w:rPr>
            </w:r>
          </w:ins>
          <w:r>
            <w:rPr>
              <w:noProof/>
              <w:webHidden/>
            </w:rPr>
            <w:fldChar w:fldCharType="separate"/>
          </w:r>
          <w:ins w:id="165" w:author="松山 ファミリー" w:date="2023-02-08T02:22:00Z">
            <w:r>
              <w:rPr>
                <w:noProof/>
                <w:webHidden/>
              </w:rPr>
              <w:t>28</w:t>
            </w:r>
            <w:r>
              <w:rPr>
                <w:noProof/>
                <w:webHidden/>
              </w:rPr>
              <w:fldChar w:fldCharType="end"/>
            </w:r>
            <w:r w:rsidRPr="000C08F9">
              <w:rPr>
                <w:rStyle w:val="a9"/>
                <w:noProof/>
              </w:rPr>
              <w:fldChar w:fldCharType="end"/>
            </w:r>
          </w:ins>
        </w:p>
        <w:p w14:paraId="01AF866A" w14:textId="4515EF52" w:rsidR="005109E7" w:rsidRDefault="005109E7">
          <w:pPr>
            <w:pStyle w:val="31"/>
            <w:tabs>
              <w:tab w:val="left" w:pos="1260"/>
              <w:tab w:val="right" w:leader="dot" w:pos="8494"/>
            </w:tabs>
            <w:rPr>
              <w:ins w:id="166" w:author="松山 ファミリー" w:date="2023-02-08T02:22:00Z"/>
              <w:rFonts w:eastAsiaTheme="minorEastAsia"/>
              <w:iCs w:val="0"/>
              <w:noProof/>
              <w:sz w:val="21"/>
              <w:szCs w:val="24"/>
            </w:rPr>
          </w:pPr>
          <w:ins w:id="16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3.11.3.</w:t>
            </w:r>
            <w:r>
              <w:rPr>
                <w:rFonts w:eastAsiaTheme="minorEastAsia"/>
                <w:iCs w:val="0"/>
                <w:noProof/>
                <w:sz w:val="21"/>
                <w:szCs w:val="24"/>
              </w:rPr>
              <w:tab/>
            </w:r>
            <w:r w:rsidRPr="000C08F9">
              <w:rPr>
                <w:rStyle w:val="a9"/>
                <w:rFonts w:ascii="Times New Roman" w:eastAsia="ＭＳ 明朝" w:hAnsi="Times New Roman" w:cs="Times New Roman"/>
                <w:noProof/>
              </w:rPr>
              <w:t>220415CP_cell0.2g_2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_Toc126715564 \h </w:instrText>
            </w:r>
            <w:r>
              <w:rPr>
                <w:noProof/>
                <w:webHidden/>
              </w:rPr>
            </w:r>
          </w:ins>
          <w:r>
            <w:rPr>
              <w:noProof/>
              <w:webHidden/>
            </w:rPr>
            <w:fldChar w:fldCharType="separate"/>
          </w:r>
          <w:ins w:id="168" w:author="松山 ファミリー" w:date="2023-02-08T02:22:00Z">
            <w:r>
              <w:rPr>
                <w:noProof/>
                <w:webHidden/>
              </w:rPr>
              <w:t>28</w:t>
            </w:r>
            <w:r>
              <w:rPr>
                <w:noProof/>
                <w:webHidden/>
              </w:rPr>
              <w:fldChar w:fldCharType="end"/>
            </w:r>
            <w:r w:rsidRPr="000C08F9">
              <w:rPr>
                <w:rStyle w:val="a9"/>
                <w:noProof/>
              </w:rPr>
              <w:fldChar w:fldCharType="end"/>
            </w:r>
          </w:ins>
        </w:p>
        <w:p w14:paraId="45C43200" w14:textId="363A703D" w:rsidR="005109E7" w:rsidRDefault="005109E7">
          <w:pPr>
            <w:pStyle w:val="31"/>
            <w:tabs>
              <w:tab w:val="left" w:pos="1260"/>
              <w:tab w:val="right" w:leader="dot" w:pos="8494"/>
            </w:tabs>
            <w:rPr>
              <w:ins w:id="169" w:author="松山 ファミリー" w:date="2023-02-08T02:22:00Z"/>
              <w:rFonts w:eastAsiaTheme="minorEastAsia"/>
              <w:iCs w:val="0"/>
              <w:noProof/>
              <w:sz w:val="21"/>
              <w:szCs w:val="24"/>
            </w:rPr>
          </w:pPr>
          <w:ins w:id="17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3.11.4.</w:t>
            </w:r>
            <w:r>
              <w:rPr>
                <w:rFonts w:eastAsiaTheme="minorEastAsia"/>
                <w:iCs w:val="0"/>
                <w:noProof/>
                <w:sz w:val="21"/>
                <w:szCs w:val="24"/>
              </w:rPr>
              <w:tab/>
            </w:r>
            <w:r w:rsidRPr="000C08F9">
              <w:rPr>
                <w:rStyle w:val="a9"/>
                <w:rFonts w:ascii="Times New Roman" w:eastAsia="ＭＳ 明朝" w:hAnsi="Times New Roman" w:cs="Times New Roman"/>
                <w:noProof/>
              </w:rPr>
              <w:t>220415CP_cell0.2g_3</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_Toc126715565 \h </w:instrText>
            </w:r>
            <w:r>
              <w:rPr>
                <w:noProof/>
                <w:webHidden/>
              </w:rPr>
            </w:r>
          </w:ins>
          <w:r>
            <w:rPr>
              <w:noProof/>
              <w:webHidden/>
            </w:rPr>
            <w:fldChar w:fldCharType="separate"/>
          </w:r>
          <w:ins w:id="171" w:author="松山 ファミリー" w:date="2023-02-08T02:22:00Z">
            <w:r>
              <w:rPr>
                <w:noProof/>
                <w:webHidden/>
              </w:rPr>
              <w:t>29</w:t>
            </w:r>
            <w:r>
              <w:rPr>
                <w:noProof/>
                <w:webHidden/>
              </w:rPr>
              <w:fldChar w:fldCharType="end"/>
            </w:r>
            <w:r w:rsidRPr="000C08F9">
              <w:rPr>
                <w:rStyle w:val="a9"/>
                <w:noProof/>
              </w:rPr>
              <w:fldChar w:fldCharType="end"/>
            </w:r>
          </w:ins>
        </w:p>
        <w:p w14:paraId="12BF0B43" w14:textId="7527E094" w:rsidR="005109E7" w:rsidRDefault="005109E7">
          <w:pPr>
            <w:pStyle w:val="31"/>
            <w:tabs>
              <w:tab w:val="left" w:pos="1260"/>
              <w:tab w:val="right" w:leader="dot" w:pos="8494"/>
            </w:tabs>
            <w:rPr>
              <w:ins w:id="172" w:author="松山 ファミリー" w:date="2023-02-08T02:22:00Z"/>
              <w:rFonts w:eastAsiaTheme="minorEastAsia"/>
              <w:iCs w:val="0"/>
              <w:noProof/>
              <w:sz w:val="21"/>
              <w:szCs w:val="24"/>
            </w:rPr>
          </w:pPr>
          <w:ins w:id="17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3.11.5.</w:t>
            </w:r>
            <w:r>
              <w:rPr>
                <w:rFonts w:eastAsiaTheme="minorEastAsia"/>
                <w:iCs w:val="0"/>
                <w:noProof/>
                <w:sz w:val="21"/>
                <w:szCs w:val="24"/>
              </w:rPr>
              <w:tab/>
            </w:r>
            <w:r w:rsidRPr="000C08F9">
              <w:rPr>
                <w:rStyle w:val="a9"/>
                <w:rFonts w:ascii="Times New Roman" w:eastAsia="ＭＳ 明朝" w:hAnsi="Times New Roman" w:cs="Times New Roman"/>
                <w:noProof/>
              </w:rPr>
              <w:t>220906CP_cell0.02g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_Toc126715566 \h </w:instrText>
            </w:r>
            <w:r>
              <w:rPr>
                <w:noProof/>
                <w:webHidden/>
              </w:rPr>
            </w:r>
          </w:ins>
          <w:r>
            <w:rPr>
              <w:noProof/>
              <w:webHidden/>
            </w:rPr>
            <w:fldChar w:fldCharType="separate"/>
          </w:r>
          <w:ins w:id="174" w:author="松山 ファミリー" w:date="2023-02-08T02:22:00Z">
            <w:r>
              <w:rPr>
                <w:noProof/>
                <w:webHidden/>
              </w:rPr>
              <w:t>30</w:t>
            </w:r>
            <w:r>
              <w:rPr>
                <w:noProof/>
                <w:webHidden/>
              </w:rPr>
              <w:fldChar w:fldCharType="end"/>
            </w:r>
            <w:r w:rsidRPr="000C08F9">
              <w:rPr>
                <w:rStyle w:val="a9"/>
                <w:noProof/>
              </w:rPr>
              <w:fldChar w:fldCharType="end"/>
            </w:r>
          </w:ins>
        </w:p>
        <w:p w14:paraId="461FCAFA" w14:textId="154E8CC7" w:rsidR="005109E7" w:rsidRDefault="005109E7">
          <w:pPr>
            <w:pStyle w:val="31"/>
            <w:tabs>
              <w:tab w:val="left" w:pos="1260"/>
              <w:tab w:val="right" w:leader="dot" w:pos="8494"/>
            </w:tabs>
            <w:rPr>
              <w:ins w:id="175" w:author="松山 ファミリー" w:date="2023-02-08T02:22:00Z"/>
              <w:rFonts w:eastAsiaTheme="minorEastAsia"/>
              <w:iCs w:val="0"/>
              <w:noProof/>
              <w:sz w:val="21"/>
              <w:szCs w:val="24"/>
            </w:rPr>
          </w:pPr>
          <w:ins w:id="17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3.11.6.</w:t>
            </w:r>
            <w:r>
              <w:rPr>
                <w:rFonts w:eastAsiaTheme="minorEastAsia"/>
                <w:iCs w:val="0"/>
                <w:noProof/>
                <w:sz w:val="21"/>
                <w:szCs w:val="24"/>
              </w:rPr>
              <w:tab/>
            </w:r>
            <w:r w:rsidRPr="000C08F9">
              <w:rPr>
                <w:rStyle w:val="a9"/>
                <w:rFonts w:ascii="Times New Roman" w:eastAsia="ＭＳ 明朝" w:hAnsi="Times New Roman" w:cs="Times New Roman"/>
                <w:noProof/>
              </w:rPr>
              <w:t>220906CP_cell0.2g_1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_Toc126715567 \h </w:instrText>
            </w:r>
            <w:r>
              <w:rPr>
                <w:noProof/>
                <w:webHidden/>
              </w:rPr>
            </w:r>
          </w:ins>
          <w:r>
            <w:rPr>
              <w:noProof/>
              <w:webHidden/>
            </w:rPr>
            <w:fldChar w:fldCharType="separate"/>
          </w:r>
          <w:ins w:id="177" w:author="松山 ファミリー" w:date="2023-02-08T02:22:00Z">
            <w:r>
              <w:rPr>
                <w:noProof/>
                <w:webHidden/>
              </w:rPr>
              <w:t>31</w:t>
            </w:r>
            <w:r>
              <w:rPr>
                <w:noProof/>
                <w:webHidden/>
              </w:rPr>
              <w:fldChar w:fldCharType="end"/>
            </w:r>
            <w:r w:rsidRPr="000C08F9">
              <w:rPr>
                <w:rStyle w:val="a9"/>
                <w:noProof/>
              </w:rPr>
              <w:fldChar w:fldCharType="end"/>
            </w:r>
          </w:ins>
        </w:p>
        <w:p w14:paraId="4CBAB728" w14:textId="48697E14" w:rsidR="005109E7" w:rsidRDefault="005109E7">
          <w:pPr>
            <w:pStyle w:val="31"/>
            <w:tabs>
              <w:tab w:val="left" w:pos="1260"/>
              <w:tab w:val="right" w:leader="dot" w:pos="8494"/>
            </w:tabs>
            <w:rPr>
              <w:ins w:id="178" w:author="松山 ファミリー" w:date="2023-02-08T02:22:00Z"/>
              <w:rFonts w:eastAsiaTheme="minorEastAsia"/>
              <w:iCs w:val="0"/>
              <w:noProof/>
              <w:sz w:val="21"/>
              <w:szCs w:val="24"/>
            </w:rPr>
          </w:pPr>
          <w:ins w:id="17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3.11.7.</w:t>
            </w:r>
            <w:r>
              <w:rPr>
                <w:rFonts w:eastAsiaTheme="minorEastAsia"/>
                <w:iCs w:val="0"/>
                <w:noProof/>
                <w:sz w:val="21"/>
                <w:szCs w:val="24"/>
              </w:rPr>
              <w:tab/>
            </w:r>
            <w:r w:rsidRPr="000C08F9">
              <w:rPr>
                <w:rStyle w:val="a9"/>
                <w:rFonts w:ascii="Times New Roman" w:eastAsia="ＭＳ 明朝" w:hAnsi="Times New Roman" w:cs="Times New Roman"/>
                <w:noProof/>
              </w:rPr>
              <w:t>220906CP_cell0.2g_2_2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_Toc126715568 \h </w:instrText>
            </w:r>
            <w:r>
              <w:rPr>
                <w:noProof/>
                <w:webHidden/>
              </w:rPr>
            </w:r>
          </w:ins>
          <w:r>
            <w:rPr>
              <w:noProof/>
              <w:webHidden/>
            </w:rPr>
            <w:fldChar w:fldCharType="separate"/>
          </w:r>
          <w:ins w:id="180" w:author="松山 ファミリー" w:date="2023-02-08T02:22:00Z">
            <w:r>
              <w:rPr>
                <w:noProof/>
                <w:webHidden/>
              </w:rPr>
              <w:t>31</w:t>
            </w:r>
            <w:r>
              <w:rPr>
                <w:noProof/>
                <w:webHidden/>
              </w:rPr>
              <w:fldChar w:fldCharType="end"/>
            </w:r>
            <w:r w:rsidRPr="000C08F9">
              <w:rPr>
                <w:rStyle w:val="a9"/>
                <w:noProof/>
              </w:rPr>
              <w:fldChar w:fldCharType="end"/>
            </w:r>
          </w:ins>
        </w:p>
        <w:p w14:paraId="3211474F" w14:textId="06C1DEBD" w:rsidR="005109E7" w:rsidRDefault="005109E7">
          <w:pPr>
            <w:pStyle w:val="31"/>
            <w:tabs>
              <w:tab w:val="left" w:pos="1260"/>
              <w:tab w:val="right" w:leader="dot" w:pos="8494"/>
            </w:tabs>
            <w:rPr>
              <w:ins w:id="181" w:author="松山 ファミリー" w:date="2023-02-08T02:22:00Z"/>
              <w:rFonts w:eastAsiaTheme="minorEastAsia"/>
              <w:iCs w:val="0"/>
              <w:noProof/>
              <w:sz w:val="21"/>
              <w:szCs w:val="24"/>
            </w:rPr>
          </w:pPr>
          <w:ins w:id="18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3.11.8.</w:t>
            </w:r>
            <w:r>
              <w:rPr>
                <w:rFonts w:eastAsiaTheme="minorEastAsia"/>
                <w:iCs w:val="0"/>
                <w:noProof/>
                <w:sz w:val="21"/>
                <w:szCs w:val="24"/>
              </w:rPr>
              <w:tab/>
            </w:r>
            <w:r w:rsidRPr="000C08F9">
              <w:rPr>
                <w:rStyle w:val="a9"/>
                <w:rFonts w:ascii="Times New Roman" w:eastAsia="ＭＳ 明朝" w:hAnsi="Times New Roman" w:cs="Times New Roman"/>
                <w:noProof/>
              </w:rPr>
              <w:t>220906CP_cell0.2g_3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_Toc126715569 \h </w:instrText>
            </w:r>
            <w:r>
              <w:rPr>
                <w:noProof/>
                <w:webHidden/>
              </w:rPr>
            </w:r>
          </w:ins>
          <w:r>
            <w:rPr>
              <w:noProof/>
              <w:webHidden/>
            </w:rPr>
            <w:fldChar w:fldCharType="separate"/>
          </w:r>
          <w:ins w:id="183" w:author="松山 ファミリー" w:date="2023-02-08T02:22:00Z">
            <w:r>
              <w:rPr>
                <w:noProof/>
                <w:webHidden/>
              </w:rPr>
              <w:t>32</w:t>
            </w:r>
            <w:r>
              <w:rPr>
                <w:noProof/>
                <w:webHidden/>
              </w:rPr>
              <w:fldChar w:fldCharType="end"/>
            </w:r>
            <w:r w:rsidRPr="000C08F9">
              <w:rPr>
                <w:rStyle w:val="a9"/>
                <w:noProof/>
              </w:rPr>
              <w:fldChar w:fldCharType="end"/>
            </w:r>
          </w:ins>
        </w:p>
        <w:p w14:paraId="5BE96A01" w14:textId="393AF796" w:rsidR="005109E7" w:rsidRDefault="005109E7">
          <w:pPr>
            <w:pStyle w:val="31"/>
            <w:tabs>
              <w:tab w:val="left" w:pos="1260"/>
              <w:tab w:val="right" w:leader="dot" w:pos="8494"/>
            </w:tabs>
            <w:rPr>
              <w:ins w:id="184" w:author="松山 ファミリー" w:date="2023-02-08T02:22:00Z"/>
              <w:rFonts w:eastAsiaTheme="minorEastAsia"/>
              <w:iCs w:val="0"/>
              <w:noProof/>
              <w:sz w:val="21"/>
              <w:szCs w:val="24"/>
            </w:rPr>
          </w:pPr>
          <w:ins w:id="18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3.11.9.</w:t>
            </w:r>
            <w:r>
              <w:rPr>
                <w:rFonts w:eastAsiaTheme="minorEastAsia"/>
                <w:iCs w:val="0"/>
                <w:noProof/>
                <w:sz w:val="21"/>
                <w:szCs w:val="24"/>
              </w:rPr>
              <w:tab/>
            </w:r>
            <w:r w:rsidRPr="000C08F9">
              <w:rPr>
                <w:rStyle w:val="a9"/>
                <w:rFonts w:ascii="Times New Roman" w:eastAsia="ＭＳ 明朝" w:hAnsi="Times New Roman" w:cs="Times New Roman"/>
                <w:noProof/>
              </w:rPr>
              <w:t>220906CP_cell0.2g_4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_Toc126715570 \h </w:instrText>
            </w:r>
            <w:r>
              <w:rPr>
                <w:noProof/>
                <w:webHidden/>
              </w:rPr>
            </w:r>
          </w:ins>
          <w:r>
            <w:rPr>
              <w:noProof/>
              <w:webHidden/>
            </w:rPr>
            <w:fldChar w:fldCharType="separate"/>
          </w:r>
          <w:ins w:id="186" w:author="松山 ファミリー" w:date="2023-02-08T02:22:00Z">
            <w:r>
              <w:rPr>
                <w:noProof/>
                <w:webHidden/>
              </w:rPr>
              <w:t>33</w:t>
            </w:r>
            <w:r>
              <w:rPr>
                <w:noProof/>
                <w:webHidden/>
              </w:rPr>
              <w:fldChar w:fldCharType="end"/>
            </w:r>
            <w:r w:rsidRPr="000C08F9">
              <w:rPr>
                <w:rStyle w:val="a9"/>
                <w:noProof/>
              </w:rPr>
              <w:fldChar w:fldCharType="end"/>
            </w:r>
          </w:ins>
        </w:p>
        <w:p w14:paraId="24948D12" w14:textId="162C1FBE" w:rsidR="005109E7" w:rsidRDefault="005109E7">
          <w:pPr>
            <w:pStyle w:val="31"/>
            <w:tabs>
              <w:tab w:val="left" w:pos="1470"/>
              <w:tab w:val="right" w:leader="dot" w:pos="8494"/>
            </w:tabs>
            <w:rPr>
              <w:ins w:id="187" w:author="松山 ファミリー" w:date="2023-02-08T02:22:00Z"/>
              <w:rFonts w:eastAsiaTheme="minorEastAsia"/>
              <w:iCs w:val="0"/>
              <w:noProof/>
              <w:sz w:val="21"/>
              <w:szCs w:val="24"/>
            </w:rPr>
          </w:pPr>
          <w:ins w:id="18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3.11.10.</w:t>
            </w:r>
            <w:r>
              <w:rPr>
                <w:rFonts w:eastAsiaTheme="minorEastAsia"/>
                <w:iCs w:val="0"/>
                <w:noProof/>
                <w:sz w:val="21"/>
                <w:szCs w:val="24"/>
              </w:rPr>
              <w:tab/>
            </w:r>
            <w:r w:rsidRPr="000C08F9">
              <w:rPr>
                <w:rStyle w:val="a9"/>
                <w:rFonts w:ascii="Times New Roman" w:eastAsia="ＭＳ 明朝" w:hAnsi="Times New Roman" w:cs="Times New Roman"/>
                <w:noProof/>
              </w:rPr>
              <w:t>220906CP_cell0.8g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_Toc126715571 \h </w:instrText>
            </w:r>
            <w:r>
              <w:rPr>
                <w:noProof/>
                <w:webHidden/>
              </w:rPr>
            </w:r>
          </w:ins>
          <w:r>
            <w:rPr>
              <w:noProof/>
              <w:webHidden/>
            </w:rPr>
            <w:fldChar w:fldCharType="separate"/>
          </w:r>
          <w:ins w:id="189" w:author="松山 ファミリー" w:date="2023-02-08T02:22:00Z">
            <w:r>
              <w:rPr>
                <w:noProof/>
                <w:webHidden/>
              </w:rPr>
              <w:t>34</w:t>
            </w:r>
            <w:r>
              <w:rPr>
                <w:noProof/>
                <w:webHidden/>
              </w:rPr>
              <w:fldChar w:fldCharType="end"/>
            </w:r>
            <w:r w:rsidRPr="000C08F9">
              <w:rPr>
                <w:rStyle w:val="a9"/>
                <w:noProof/>
              </w:rPr>
              <w:fldChar w:fldCharType="end"/>
            </w:r>
          </w:ins>
        </w:p>
        <w:p w14:paraId="71F4A3CF" w14:textId="7340CDD9" w:rsidR="005109E7" w:rsidRDefault="005109E7">
          <w:pPr>
            <w:pStyle w:val="21"/>
            <w:tabs>
              <w:tab w:val="left" w:pos="840"/>
              <w:tab w:val="right" w:leader="dot" w:pos="8494"/>
            </w:tabs>
            <w:rPr>
              <w:ins w:id="190" w:author="松山 ファミリー" w:date="2023-02-08T02:22:00Z"/>
              <w:rFonts w:eastAsiaTheme="minorEastAsia"/>
              <w:smallCaps w:val="0"/>
              <w:noProof/>
              <w:sz w:val="21"/>
              <w:szCs w:val="24"/>
            </w:rPr>
          </w:pPr>
          <w:ins w:id="19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w:t>
            </w:r>
            <w:r>
              <w:rPr>
                <w:rFonts w:eastAsiaTheme="minorEastAsia"/>
                <w:smallCaps w:val="0"/>
                <w:noProof/>
                <w:sz w:val="21"/>
                <w:szCs w:val="24"/>
              </w:rPr>
              <w:tab/>
            </w:r>
            <w:r w:rsidRPr="000C08F9">
              <w:rPr>
                <w:rStyle w:val="a9"/>
                <w:rFonts w:ascii="Times New Roman" w:eastAsia="ＭＳ 明朝" w:hAnsi="Times New Roman" w:cs="Times New Roman"/>
                <w:noProof/>
              </w:rPr>
              <w:t>電極の作製</w:t>
            </w:r>
            <w:r w:rsidRPr="000C08F9">
              <w:rPr>
                <w:rStyle w:val="a9"/>
                <w:rFonts w:ascii="Times New Roman" w:eastAsia="ＭＳ 明朝" w:hAnsi="Times New Roman" w:cs="Times New Roman"/>
                <w:noProof/>
              </w:rPr>
              <w:t>III (</w:t>
            </w:r>
            <w:r w:rsidRPr="000C08F9">
              <w:rPr>
                <w:rStyle w:val="a9"/>
                <w:rFonts w:ascii="Times New Roman" w:eastAsia="ＭＳ 明朝" w:hAnsi="Times New Roman" w:cs="Times New Roman"/>
                <w:noProof/>
              </w:rPr>
              <w:t>ケッチェンブラックとナフィオン</w:t>
            </w:r>
            <w:r w:rsidRPr="000C08F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_Toc126715572 \h </w:instrText>
            </w:r>
            <w:r>
              <w:rPr>
                <w:noProof/>
                <w:webHidden/>
              </w:rPr>
            </w:r>
          </w:ins>
          <w:r>
            <w:rPr>
              <w:noProof/>
              <w:webHidden/>
            </w:rPr>
            <w:fldChar w:fldCharType="separate"/>
          </w:r>
          <w:ins w:id="192" w:author="松山 ファミリー" w:date="2023-02-08T02:22:00Z">
            <w:r>
              <w:rPr>
                <w:noProof/>
                <w:webHidden/>
              </w:rPr>
              <w:t>35</w:t>
            </w:r>
            <w:r>
              <w:rPr>
                <w:noProof/>
                <w:webHidden/>
              </w:rPr>
              <w:fldChar w:fldCharType="end"/>
            </w:r>
            <w:r w:rsidRPr="000C08F9">
              <w:rPr>
                <w:rStyle w:val="a9"/>
                <w:noProof/>
              </w:rPr>
              <w:fldChar w:fldCharType="end"/>
            </w:r>
          </w:ins>
        </w:p>
        <w:p w14:paraId="513D25D9" w14:textId="5EF6C4F9" w:rsidR="005109E7" w:rsidRDefault="005109E7">
          <w:pPr>
            <w:pStyle w:val="31"/>
            <w:tabs>
              <w:tab w:val="left" w:pos="1260"/>
              <w:tab w:val="right" w:leader="dot" w:pos="8494"/>
            </w:tabs>
            <w:rPr>
              <w:ins w:id="193" w:author="松山 ファミリー" w:date="2023-02-08T02:22:00Z"/>
              <w:rFonts w:eastAsiaTheme="minorEastAsia"/>
              <w:iCs w:val="0"/>
              <w:noProof/>
              <w:sz w:val="21"/>
              <w:szCs w:val="24"/>
            </w:rPr>
          </w:pPr>
          <w:ins w:id="19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3.12.1.</w:t>
            </w:r>
            <w:r>
              <w:rPr>
                <w:rFonts w:eastAsiaTheme="minorEastAsia"/>
                <w:iCs w:val="0"/>
                <w:noProof/>
                <w:sz w:val="21"/>
                <w:szCs w:val="24"/>
              </w:rPr>
              <w:tab/>
            </w:r>
            <w:r w:rsidRPr="000C08F9">
              <w:rPr>
                <w:rStyle w:val="a9"/>
                <w:rFonts w:ascii="Times New Roman" w:eastAsia="ＭＳ 明朝" w:hAnsi="Times New Roman" w:cs="Times New Roman"/>
                <w:noProof/>
              </w:rPr>
              <w:t>220906CP_naf5μL_1 &amp; 220906CP_ naf5μL_2</w:t>
            </w:r>
            <w:r>
              <w:rPr>
                <w:noProof/>
                <w:webHidden/>
              </w:rPr>
              <w:tab/>
            </w:r>
            <w:r>
              <w:rPr>
                <w:noProof/>
                <w:webHidden/>
              </w:rPr>
              <w:fldChar w:fldCharType="begin"/>
            </w:r>
            <w:r>
              <w:rPr>
                <w:noProof/>
                <w:webHidden/>
              </w:rPr>
              <w:instrText xml:space="preserve"> PAGEREF _Toc126715573 \h </w:instrText>
            </w:r>
            <w:r>
              <w:rPr>
                <w:noProof/>
                <w:webHidden/>
              </w:rPr>
            </w:r>
          </w:ins>
          <w:r>
            <w:rPr>
              <w:noProof/>
              <w:webHidden/>
            </w:rPr>
            <w:fldChar w:fldCharType="separate"/>
          </w:r>
          <w:ins w:id="195" w:author="松山 ファミリー" w:date="2023-02-08T02:22:00Z">
            <w:r>
              <w:rPr>
                <w:noProof/>
                <w:webHidden/>
              </w:rPr>
              <w:t>35</w:t>
            </w:r>
            <w:r>
              <w:rPr>
                <w:noProof/>
                <w:webHidden/>
              </w:rPr>
              <w:fldChar w:fldCharType="end"/>
            </w:r>
            <w:r w:rsidRPr="000C08F9">
              <w:rPr>
                <w:rStyle w:val="a9"/>
                <w:noProof/>
              </w:rPr>
              <w:fldChar w:fldCharType="end"/>
            </w:r>
          </w:ins>
        </w:p>
        <w:p w14:paraId="31E1D42B" w14:textId="7F63F54F" w:rsidR="005109E7" w:rsidRDefault="005109E7">
          <w:pPr>
            <w:pStyle w:val="31"/>
            <w:tabs>
              <w:tab w:val="left" w:pos="1260"/>
              <w:tab w:val="right" w:leader="dot" w:pos="8494"/>
            </w:tabs>
            <w:rPr>
              <w:ins w:id="196" w:author="松山 ファミリー" w:date="2023-02-08T02:22:00Z"/>
              <w:rFonts w:eastAsiaTheme="minorEastAsia"/>
              <w:iCs w:val="0"/>
              <w:noProof/>
              <w:sz w:val="21"/>
              <w:szCs w:val="24"/>
            </w:rPr>
          </w:pPr>
          <w:ins w:id="19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3.12.2.</w:t>
            </w:r>
            <w:r>
              <w:rPr>
                <w:rFonts w:eastAsiaTheme="minorEastAsia"/>
                <w:iCs w:val="0"/>
                <w:noProof/>
                <w:sz w:val="21"/>
                <w:szCs w:val="24"/>
              </w:rPr>
              <w:tab/>
            </w:r>
            <w:r w:rsidRPr="000C08F9">
              <w:rPr>
                <w:rStyle w:val="a9"/>
                <w:rFonts w:ascii="Times New Roman" w:eastAsia="ＭＳ 明朝" w:hAnsi="Times New Roman" w:cs="Times New Roman"/>
                <w:noProof/>
              </w:rPr>
              <w:t>220906CP_ naf5μL_3</w:t>
            </w:r>
            <w:r>
              <w:rPr>
                <w:noProof/>
                <w:webHidden/>
              </w:rPr>
              <w:tab/>
            </w:r>
            <w:r>
              <w:rPr>
                <w:noProof/>
                <w:webHidden/>
              </w:rPr>
              <w:fldChar w:fldCharType="begin"/>
            </w:r>
            <w:r>
              <w:rPr>
                <w:noProof/>
                <w:webHidden/>
              </w:rPr>
              <w:instrText xml:space="preserve"> PAGEREF _Toc126715574 \h </w:instrText>
            </w:r>
            <w:r>
              <w:rPr>
                <w:noProof/>
                <w:webHidden/>
              </w:rPr>
            </w:r>
          </w:ins>
          <w:r>
            <w:rPr>
              <w:noProof/>
              <w:webHidden/>
            </w:rPr>
            <w:fldChar w:fldCharType="separate"/>
          </w:r>
          <w:ins w:id="198" w:author="松山 ファミリー" w:date="2023-02-08T02:22:00Z">
            <w:r>
              <w:rPr>
                <w:noProof/>
                <w:webHidden/>
              </w:rPr>
              <w:t>35</w:t>
            </w:r>
            <w:r>
              <w:rPr>
                <w:noProof/>
                <w:webHidden/>
              </w:rPr>
              <w:fldChar w:fldCharType="end"/>
            </w:r>
            <w:r w:rsidRPr="000C08F9">
              <w:rPr>
                <w:rStyle w:val="a9"/>
                <w:noProof/>
              </w:rPr>
              <w:fldChar w:fldCharType="end"/>
            </w:r>
          </w:ins>
        </w:p>
        <w:p w14:paraId="3F954366" w14:textId="6F5AE034" w:rsidR="005109E7" w:rsidRDefault="005109E7">
          <w:pPr>
            <w:pStyle w:val="31"/>
            <w:tabs>
              <w:tab w:val="left" w:pos="1260"/>
              <w:tab w:val="right" w:leader="dot" w:pos="8494"/>
            </w:tabs>
            <w:rPr>
              <w:ins w:id="199" w:author="松山 ファミリー" w:date="2023-02-08T02:22:00Z"/>
              <w:rFonts w:eastAsiaTheme="minorEastAsia"/>
              <w:iCs w:val="0"/>
              <w:noProof/>
              <w:sz w:val="21"/>
              <w:szCs w:val="24"/>
            </w:rPr>
          </w:pPr>
          <w:ins w:id="20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3.12.3.</w:t>
            </w:r>
            <w:r>
              <w:rPr>
                <w:rFonts w:eastAsiaTheme="minorEastAsia"/>
                <w:iCs w:val="0"/>
                <w:noProof/>
                <w:sz w:val="21"/>
                <w:szCs w:val="24"/>
              </w:rPr>
              <w:tab/>
            </w:r>
            <w:r w:rsidRPr="000C08F9">
              <w:rPr>
                <w:rStyle w:val="a9"/>
                <w:rFonts w:ascii="Times New Roman" w:eastAsia="ＭＳ 明朝" w:hAnsi="Times New Roman" w:cs="Times New Roman"/>
                <w:noProof/>
              </w:rPr>
              <w:t>220906CP_ naf10μL_1</w:t>
            </w:r>
            <w:r>
              <w:rPr>
                <w:noProof/>
                <w:webHidden/>
              </w:rPr>
              <w:tab/>
            </w:r>
            <w:r>
              <w:rPr>
                <w:noProof/>
                <w:webHidden/>
              </w:rPr>
              <w:fldChar w:fldCharType="begin"/>
            </w:r>
            <w:r>
              <w:rPr>
                <w:noProof/>
                <w:webHidden/>
              </w:rPr>
              <w:instrText xml:space="preserve"> PAGEREF _Toc126715575 \h </w:instrText>
            </w:r>
            <w:r>
              <w:rPr>
                <w:noProof/>
                <w:webHidden/>
              </w:rPr>
            </w:r>
          </w:ins>
          <w:r>
            <w:rPr>
              <w:noProof/>
              <w:webHidden/>
            </w:rPr>
            <w:fldChar w:fldCharType="separate"/>
          </w:r>
          <w:ins w:id="201" w:author="松山 ファミリー" w:date="2023-02-08T02:22:00Z">
            <w:r>
              <w:rPr>
                <w:noProof/>
                <w:webHidden/>
              </w:rPr>
              <w:t>35</w:t>
            </w:r>
            <w:r>
              <w:rPr>
                <w:noProof/>
                <w:webHidden/>
              </w:rPr>
              <w:fldChar w:fldCharType="end"/>
            </w:r>
            <w:r w:rsidRPr="000C08F9">
              <w:rPr>
                <w:rStyle w:val="a9"/>
                <w:noProof/>
              </w:rPr>
              <w:fldChar w:fldCharType="end"/>
            </w:r>
          </w:ins>
        </w:p>
        <w:p w14:paraId="5C47685C" w14:textId="7315DA05" w:rsidR="005109E7" w:rsidRDefault="005109E7">
          <w:pPr>
            <w:pStyle w:val="31"/>
            <w:tabs>
              <w:tab w:val="left" w:pos="1260"/>
              <w:tab w:val="right" w:leader="dot" w:pos="8494"/>
            </w:tabs>
            <w:rPr>
              <w:ins w:id="202" w:author="松山 ファミリー" w:date="2023-02-08T02:22:00Z"/>
              <w:rFonts w:eastAsiaTheme="minorEastAsia"/>
              <w:iCs w:val="0"/>
              <w:noProof/>
              <w:sz w:val="21"/>
              <w:szCs w:val="24"/>
            </w:rPr>
          </w:pPr>
          <w:ins w:id="20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3.12.4.</w:t>
            </w:r>
            <w:r>
              <w:rPr>
                <w:rFonts w:eastAsiaTheme="minorEastAsia"/>
                <w:iCs w:val="0"/>
                <w:noProof/>
                <w:sz w:val="21"/>
                <w:szCs w:val="24"/>
              </w:rPr>
              <w:tab/>
            </w:r>
            <w:r w:rsidRPr="000C08F9">
              <w:rPr>
                <w:rStyle w:val="a9"/>
                <w:rFonts w:ascii="Times New Roman" w:eastAsia="ＭＳ 明朝" w:hAnsi="Times New Roman" w:cs="Times New Roman"/>
                <w:noProof/>
              </w:rPr>
              <w:t>220906CP_ naf10μL_2</w:t>
            </w:r>
            <w:r>
              <w:rPr>
                <w:noProof/>
                <w:webHidden/>
              </w:rPr>
              <w:tab/>
            </w:r>
            <w:r>
              <w:rPr>
                <w:noProof/>
                <w:webHidden/>
              </w:rPr>
              <w:fldChar w:fldCharType="begin"/>
            </w:r>
            <w:r>
              <w:rPr>
                <w:noProof/>
                <w:webHidden/>
              </w:rPr>
              <w:instrText xml:space="preserve"> PAGEREF _Toc126715576 \h </w:instrText>
            </w:r>
            <w:r>
              <w:rPr>
                <w:noProof/>
                <w:webHidden/>
              </w:rPr>
            </w:r>
          </w:ins>
          <w:r>
            <w:rPr>
              <w:noProof/>
              <w:webHidden/>
            </w:rPr>
            <w:fldChar w:fldCharType="separate"/>
          </w:r>
          <w:ins w:id="204" w:author="松山 ファミリー" w:date="2023-02-08T02:22:00Z">
            <w:r>
              <w:rPr>
                <w:noProof/>
                <w:webHidden/>
              </w:rPr>
              <w:t>36</w:t>
            </w:r>
            <w:r>
              <w:rPr>
                <w:noProof/>
                <w:webHidden/>
              </w:rPr>
              <w:fldChar w:fldCharType="end"/>
            </w:r>
            <w:r w:rsidRPr="000C08F9">
              <w:rPr>
                <w:rStyle w:val="a9"/>
                <w:noProof/>
              </w:rPr>
              <w:fldChar w:fldCharType="end"/>
            </w:r>
          </w:ins>
        </w:p>
        <w:p w14:paraId="3A7B7620" w14:textId="386B6BD3" w:rsidR="005109E7" w:rsidRDefault="005109E7">
          <w:pPr>
            <w:pStyle w:val="31"/>
            <w:tabs>
              <w:tab w:val="left" w:pos="1260"/>
              <w:tab w:val="right" w:leader="dot" w:pos="8494"/>
            </w:tabs>
            <w:rPr>
              <w:ins w:id="205" w:author="松山 ファミリー" w:date="2023-02-08T02:22:00Z"/>
              <w:rFonts w:eastAsiaTheme="minorEastAsia"/>
              <w:iCs w:val="0"/>
              <w:noProof/>
              <w:sz w:val="21"/>
              <w:szCs w:val="24"/>
            </w:rPr>
          </w:pPr>
          <w:ins w:id="206" w:author="松山 ファミリー" w:date="2023-02-08T02:22:00Z">
            <w:r w:rsidRPr="000C08F9">
              <w:rPr>
                <w:rStyle w:val="a9"/>
                <w:noProof/>
              </w:rPr>
              <w:lastRenderedPageBreak/>
              <w:fldChar w:fldCharType="begin"/>
            </w:r>
            <w:r w:rsidRPr="000C08F9">
              <w:rPr>
                <w:rStyle w:val="a9"/>
                <w:noProof/>
              </w:rPr>
              <w:instrText xml:space="preserve"> </w:instrText>
            </w:r>
            <w:r>
              <w:rPr>
                <w:noProof/>
              </w:rPr>
              <w:instrText>HYPERLINK \l "_Toc126715577"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3.12.5.</w:t>
            </w:r>
            <w:r>
              <w:rPr>
                <w:rFonts w:eastAsiaTheme="minorEastAsia"/>
                <w:iCs w:val="0"/>
                <w:noProof/>
                <w:sz w:val="21"/>
                <w:szCs w:val="24"/>
              </w:rPr>
              <w:tab/>
            </w:r>
            <w:r w:rsidRPr="000C08F9">
              <w:rPr>
                <w:rStyle w:val="a9"/>
                <w:rFonts w:ascii="Times New Roman" w:eastAsia="ＭＳ 明朝" w:hAnsi="Times New Roman" w:cs="Times New Roman"/>
                <w:noProof/>
              </w:rPr>
              <w:t>220906CP_ naf15μL</w:t>
            </w:r>
            <w:r>
              <w:rPr>
                <w:noProof/>
                <w:webHidden/>
              </w:rPr>
              <w:tab/>
            </w:r>
            <w:r>
              <w:rPr>
                <w:noProof/>
                <w:webHidden/>
              </w:rPr>
              <w:fldChar w:fldCharType="begin"/>
            </w:r>
            <w:r>
              <w:rPr>
                <w:noProof/>
                <w:webHidden/>
              </w:rPr>
              <w:instrText xml:space="preserve"> PAGEREF _Toc126715577 \h </w:instrText>
            </w:r>
            <w:r>
              <w:rPr>
                <w:noProof/>
                <w:webHidden/>
              </w:rPr>
            </w:r>
          </w:ins>
          <w:r>
            <w:rPr>
              <w:noProof/>
              <w:webHidden/>
            </w:rPr>
            <w:fldChar w:fldCharType="separate"/>
          </w:r>
          <w:ins w:id="207" w:author="松山 ファミリー" w:date="2023-02-08T02:22:00Z">
            <w:r>
              <w:rPr>
                <w:noProof/>
                <w:webHidden/>
              </w:rPr>
              <w:t>36</w:t>
            </w:r>
            <w:r>
              <w:rPr>
                <w:noProof/>
                <w:webHidden/>
              </w:rPr>
              <w:fldChar w:fldCharType="end"/>
            </w:r>
            <w:r w:rsidRPr="000C08F9">
              <w:rPr>
                <w:rStyle w:val="a9"/>
                <w:noProof/>
              </w:rPr>
              <w:fldChar w:fldCharType="end"/>
            </w:r>
          </w:ins>
        </w:p>
        <w:p w14:paraId="2D6F8843" w14:textId="5235988F" w:rsidR="005109E7" w:rsidRDefault="005109E7">
          <w:pPr>
            <w:pStyle w:val="31"/>
            <w:tabs>
              <w:tab w:val="left" w:pos="1260"/>
              <w:tab w:val="right" w:leader="dot" w:pos="8494"/>
            </w:tabs>
            <w:rPr>
              <w:ins w:id="208" w:author="松山 ファミリー" w:date="2023-02-08T02:22:00Z"/>
              <w:rFonts w:eastAsiaTheme="minorEastAsia"/>
              <w:iCs w:val="0"/>
              <w:noProof/>
              <w:sz w:val="21"/>
              <w:szCs w:val="24"/>
            </w:rPr>
          </w:pPr>
          <w:ins w:id="20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3.12.6.</w:t>
            </w:r>
            <w:r>
              <w:rPr>
                <w:rFonts w:eastAsiaTheme="minorEastAsia"/>
                <w:iCs w:val="0"/>
                <w:noProof/>
                <w:sz w:val="21"/>
                <w:szCs w:val="24"/>
              </w:rPr>
              <w:tab/>
            </w:r>
            <w:r w:rsidRPr="000C08F9">
              <w:rPr>
                <w:rStyle w:val="a9"/>
                <w:rFonts w:ascii="Times New Roman" w:eastAsia="ＭＳ 明朝" w:hAnsi="Times New Roman" w:cs="Times New Roman"/>
                <w:noProof/>
              </w:rPr>
              <w:t>220906CP_ naf20μL</w:t>
            </w:r>
            <w:r>
              <w:rPr>
                <w:noProof/>
                <w:webHidden/>
              </w:rPr>
              <w:tab/>
            </w:r>
            <w:r>
              <w:rPr>
                <w:noProof/>
                <w:webHidden/>
              </w:rPr>
              <w:fldChar w:fldCharType="begin"/>
            </w:r>
            <w:r>
              <w:rPr>
                <w:noProof/>
                <w:webHidden/>
              </w:rPr>
              <w:instrText xml:space="preserve"> PAGEREF _Toc126715578 \h </w:instrText>
            </w:r>
            <w:r>
              <w:rPr>
                <w:noProof/>
                <w:webHidden/>
              </w:rPr>
            </w:r>
          </w:ins>
          <w:r>
            <w:rPr>
              <w:noProof/>
              <w:webHidden/>
            </w:rPr>
            <w:fldChar w:fldCharType="separate"/>
          </w:r>
          <w:ins w:id="210" w:author="松山 ファミリー" w:date="2023-02-08T02:22:00Z">
            <w:r>
              <w:rPr>
                <w:noProof/>
                <w:webHidden/>
              </w:rPr>
              <w:t>36</w:t>
            </w:r>
            <w:r>
              <w:rPr>
                <w:noProof/>
                <w:webHidden/>
              </w:rPr>
              <w:fldChar w:fldCharType="end"/>
            </w:r>
            <w:r w:rsidRPr="000C08F9">
              <w:rPr>
                <w:rStyle w:val="a9"/>
                <w:noProof/>
              </w:rPr>
              <w:fldChar w:fldCharType="end"/>
            </w:r>
          </w:ins>
        </w:p>
        <w:p w14:paraId="2ACB35A1" w14:textId="1ED2C240" w:rsidR="005109E7" w:rsidRDefault="005109E7">
          <w:pPr>
            <w:pStyle w:val="21"/>
            <w:tabs>
              <w:tab w:val="left" w:pos="840"/>
              <w:tab w:val="right" w:leader="dot" w:pos="8494"/>
            </w:tabs>
            <w:rPr>
              <w:ins w:id="211" w:author="松山 ファミリー" w:date="2023-02-08T02:22:00Z"/>
              <w:rFonts w:eastAsiaTheme="minorEastAsia"/>
              <w:smallCaps w:val="0"/>
              <w:noProof/>
              <w:sz w:val="21"/>
              <w:szCs w:val="24"/>
            </w:rPr>
          </w:pPr>
          <w:ins w:id="21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3.13.</w:t>
            </w:r>
            <w:r>
              <w:rPr>
                <w:rFonts w:eastAsiaTheme="minorEastAsia"/>
                <w:smallCaps w:val="0"/>
                <w:noProof/>
                <w:sz w:val="21"/>
                <w:szCs w:val="24"/>
              </w:rPr>
              <w:tab/>
            </w:r>
            <w:r w:rsidRPr="000C08F9">
              <w:rPr>
                <w:rStyle w:val="a9"/>
                <w:rFonts w:ascii="Times New Roman" w:eastAsia="ＭＳ 明朝" w:hAnsi="Times New Roman" w:cs="Times New Roman"/>
                <w:noProof/>
              </w:rPr>
              <w:t>サイクリックボルタンメトリー</w:t>
            </w:r>
            <w:r w:rsidRPr="000C08F9">
              <w:rPr>
                <w:rStyle w:val="a9"/>
                <w:rFonts w:ascii="Times New Roman" w:eastAsia="ＭＳ 明朝" w:hAnsi="Times New Roman" w:cs="Times New Roman"/>
                <w:noProof/>
              </w:rPr>
              <w:t>(CV)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_Toc126715579 \h </w:instrText>
            </w:r>
            <w:r>
              <w:rPr>
                <w:noProof/>
                <w:webHidden/>
              </w:rPr>
            </w:r>
          </w:ins>
          <w:r>
            <w:rPr>
              <w:noProof/>
              <w:webHidden/>
            </w:rPr>
            <w:fldChar w:fldCharType="separate"/>
          </w:r>
          <w:ins w:id="213" w:author="松山 ファミリー" w:date="2023-02-08T02:22:00Z">
            <w:r>
              <w:rPr>
                <w:noProof/>
                <w:webHidden/>
              </w:rPr>
              <w:t>36</w:t>
            </w:r>
            <w:r>
              <w:rPr>
                <w:noProof/>
                <w:webHidden/>
              </w:rPr>
              <w:fldChar w:fldCharType="end"/>
            </w:r>
            <w:r w:rsidRPr="000C08F9">
              <w:rPr>
                <w:rStyle w:val="a9"/>
                <w:noProof/>
              </w:rPr>
              <w:fldChar w:fldCharType="end"/>
            </w:r>
          </w:ins>
        </w:p>
        <w:p w14:paraId="50D5194F" w14:textId="0966F43B" w:rsidR="005109E7" w:rsidRDefault="005109E7">
          <w:pPr>
            <w:pStyle w:val="31"/>
            <w:tabs>
              <w:tab w:val="left" w:pos="1260"/>
              <w:tab w:val="right" w:leader="dot" w:pos="8494"/>
            </w:tabs>
            <w:rPr>
              <w:ins w:id="214" w:author="松山 ファミリー" w:date="2023-02-08T02:22:00Z"/>
              <w:rFonts w:eastAsiaTheme="minorEastAsia"/>
              <w:iCs w:val="0"/>
              <w:noProof/>
              <w:sz w:val="21"/>
              <w:szCs w:val="24"/>
            </w:rPr>
          </w:pPr>
          <w:ins w:id="21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3.13.1.</w:t>
            </w:r>
            <w:r>
              <w:rPr>
                <w:rFonts w:eastAsiaTheme="minorEastAsia"/>
                <w:iCs w:val="0"/>
                <w:noProof/>
                <w:sz w:val="21"/>
                <w:szCs w:val="24"/>
              </w:rPr>
              <w:tab/>
            </w:r>
            <w:r w:rsidRPr="000C08F9">
              <w:rPr>
                <w:rStyle w:val="a9"/>
                <w:rFonts w:ascii="Times New Roman" w:eastAsia="ＭＳ 明朝" w:hAnsi="Times New Roman" w:cs="Times New Roman"/>
                <w:noProof/>
              </w:rPr>
              <w:t>220906CP_naf5μL _1 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_Toc126715580 \h </w:instrText>
            </w:r>
            <w:r>
              <w:rPr>
                <w:noProof/>
                <w:webHidden/>
              </w:rPr>
            </w:r>
          </w:ins>
          <w:r>
            <w:rPr>
              <w:noProof/>
              <w:webHidden/>
            </w:rPr>
            <w:fldChar w:fldCharType="separate"/>
          </w:r>
          <w:ins w:id="216" w:author="松山 ファミリー" w:date="2023-02-08T02:22:00Z">
            <w:r>
              <w:rPr>
                <w:noProof/>
                <w:webHidden/>
              </w:rPr>
              <w:t>37</w:t>
            </w:r>
            <w:r>
              <w:rPr>
                <w:noProof/>
                <w:webHidden/>
              </w:rPr>
              <w:fldChar w:fldCharType="end"/>
            </w:r>
            <w:r w:rsidRPr="000C08F9">
              <w:rPr>
                <w:rStyle w:val="a9"/>
                <w:noProof/>
              </w:rPr>
              <w:fldChar w:fldCharType="end"/>
            </w:r>
          </w:ins>
        </w:p>
        <w:p w14:paraId="1A38D1E7" w14:textId="21124641" w:rsidR="005109E7" w:rsidRDefault="005109E7">
          <w:pPr>
            <w:pStyle w:val="21"/>
            <w:tabs>
              <w:tab w:val="left" w:pos="840"/>
              <w:tab w:val="right" w:leader="dot" w:pos="8494"/>
            </w:tabs>
            <w:rPr>
              <w:ins w:id="217" w:author="松山 ファミリー" w:date="2023-02-08T02:22:00Z"/>
              <w:rFonts w:eastAsiaTheme="minorEastAsia"/>
              <w:smallCaps w:val="0"/>
              <w:noProof/>
              <w:sz w:val="21"/>
              <w:szCs w:val="24"/>
            </w:rPr>
          </w:pPr>
          <w:ins w:id="21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w:t>
            </w:r>
            <w:r>
              <w:rPr>
                <w:rFonts w:eastAsiaTheme="minorEastAsia"/>
                <w:smallCaps w:val="0"/>
                <w:noProof/>
                <w:sz w:val="21"/>
                <w:szCs w:val="24"/>
              </w:rPr>
              <w:tab/>
            </w:r>
            <w:r w:rsidRPr="000C08F9">
              <w:rPr>
                <w:rStyle w:val="a9"/>
                <w:rFonts w:ascii="Times New Roman" w:eastAsia="ＭＳ 明朝" w:hAnsi="Times New Roman" w:cs="Times New Roman"/>
                <w:noProof/>
              </w:rPr>
              <w:t>クロノアンペロメトリー</w:t>
            </w:r>
            <w:r w:rsidRPr="000C08F9">
              <w:rPr>
                <w:rStyle w:val="a9"/>
                <w:rFonts w:ascii="Times New Roman" w:eastAsia="ＭＳ 明朝" w:hAnsi="Times New Roman" w:cs="Times New Roman"/>
                <w:noProof/>
              </w:rPr>
              <w:t>(CA)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_Toc126715581 \h </w:instrText>
            </w:r>
            <w:r>
              <w:rPr>
                <w:noProof/>
                <w:webHidden/>
              </w:rPr>
            </w:r>
          </w:ins>
          <w:r>
            <w:rPr>
              <w:noProof/>
              <w:webHidden/>
            </w:rPr>
            <w:fldChar w:fldCharType="separate"/>
          </w:r>
          <w:ins w:id="219" w:author="松山 ファミリー" w:date="2023-02-08T02:22:00Z">
            <w:r>
              <w:rPr>
                <w:noProof/>
                <w:webHidden/>
              </w:rPr>
              <w:t>37</w:t>
            </w:r>
            <w:r>
              <w:rPr>
                <w:noProof/>
                <w:webHidden/>
              </w:rPr>
              <w:fldChar w:fldCharType="end"/>
            </w:r>
            <w:r w:rsidRPr="000C08F9">
              <w:rPr>
                <w:rStyle w:val="a9"/>
                <w:noProof/>
              </w:rPr>
              <w:fldChar w:fldCharType="end"/>
            </w:r>
          </w:ins>
        </w:p>
        <w:p w14:paraId="10D95B78" w14:textId="6FD2B912" w:rsidR="005109E7" w:rsidRDefault="005109E7">
          <w:pPr>
            <w:pStyle w:val="31"/>
            <w:tabs>
              <w:tab w:val="left" w:pos="1260"/>
              <w:tab w:val="right" w:leader="dot" w:pos="8494"/>
            </w:tabs>
            <w:rPr>
              <w:ins w:id="220" w:author="松山 ファミリー" w:date="2023-02-08T02:22:00Z"/>
              <w:rFonts w:eastAsiaTheme="minorEastAsia"/>
              <w:iCs w:val="0"/>
              <w:noProof/>
              <w:sz w:val="21"/>
              <w:szCs w:val="24"/>
            </w:rPr>
          </w:pPr>
          <w:ins w:id="22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3.14.1.</w:t>
            </w:r>
            <w:r>
              <w:rPr>
                <w:rFonts w:eastAsiaTheme="minorEastAsia"/>
                <w:iCs w:val="0"/>
                <w:noProof/>
                <w:sz w:val="21"/>
                <w:szCs w:val="24"/>
              </w:rPr>
              <w:tab/>
            </w:r>
            <w:r w:rsidRPr="000C08F9">
              <w:rPr>
                <w:rStyle w:val="a9"/>
                <w:rFonts w:ascii="Times New Roman" w:eastAsia="ＭＳ 明朝" w:hAnsi="Times New Roman" w:cs="Times New Roman"/>
                <w:noProof/>
              </w:rPr>
              <w:t>220906CP_naf5μL _2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_Toc126715582 \h </w:instrText>
            </w:r>
            <w:r>
              <w:rPr>
                <w:noProof/>
                <w:webHidden/>
              </w:rPr>
            </w:r>
          </w:ins>
          <w:r>
            <w:rPr>
              <w:noProof/>
              <w:webHidden/>
            </w:rPr>
            <w:fldChar w:fldCharType="separate"/>
          </w:r>
          <w:ins w:id="222" w:author="松山 ファミリー" w:date="2023-02-08T02:22:00Z">
            <w:r>
              <w:rPr>
                <w:noProof/>
                <w:webHidden/>
              </w:rPr>
              <w:t>38</w:t>
            </w:r>
            <w:r>
              <w:rPr>
                <w:noProof/>
                <w:webHidden/>
              </w:rPr>
              <w:fldChar w:fldCharType="end"/>
            </w:r>
            <w:r w:rsidRPr="000C08F9">
              <w:rPr>
                <w:rStyle w:val="a9"/>
                <w:noProof/>
              </w:rPr>
              <w:fldChar w:fldCharType="end"/>
            </w:r>
          </w:ins>
        </w:p>
        <w:p w14:paraId="7D96C82E" w14:textId="3DD4865D" w:rsidR="005109E7" w:rsidRDefault="005109E7">
          <w:pPr>
            <w:pStyle w:val="31"/>
            <w:tabs>
              <w:tab w:val="left" w:pos="1260"/>
              <w:tab w:val="right" w:leader="dot" w:pos="8494"/>
            </w:tabs>
            <w:rPr>
              <w:ins w:id="223" w:author="松山 ファミリー" w:date="2023-02-08T02:22:00Z"/>
              <w:rFonts w:eastAsiaTheme="minorEastAsia"/>
              <w:iCs w:val="0"/>
              <w:noProof/>
              <w:sz w:val="21"/>
              <w:szCs w:val="24"/>
            </w:rPr>
          </w:pPr>
          <w:ins w:id="22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3.14.2.</w:t>
            </w:r>
            <w:r>
              <w:rPr>
                <w:rFonts w:eastAsiaTheme="minorEastAsia"/>
                <w:iCs w:val="0"/>
                <w:noProof/>
                <w:sz w:val="21"/>
                <w:szCs w:val="24"/>
              </w:rPr>
              <w:tab/>
            </w:r>
            <w:r w:rsidRPr="000C08F9">
              <w:rPr>
                <w:rStyle w:val="a9"/>
                <w:rFonts w:ascii="Times New Roman" w:eastAsia="ＭＳ 明朝" w:hAnsi="Times New Roman" w:cs="Times New Roman"/>
                <w:noProof/>
              </w:rPr>
              <w:t>220906CP_naf5μL _3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_Toc126715583 \h </w:instrText>
            </w:r>
            <w:r>
              <w:rPr>
                <w:noProof/>
                <w:webHidden/>
              </w:rPr>
            </w:r>
          </w:ins>
          <w:r>
            <w:rPr>
              <w:noProof/>
              <w:webHidden/>
            </w:rPr>
            <w:fldChar w:fldCharType="separate"/>
          </w:r>
          <w:ins w:id="225" w:author="松山 ファミリー" w:date="2023-02-08T02:22:00Z">
            <w:r>
              <w:rPr>
                <w:noProof/>
                <w:webHidden/>
              </w:rPr>
              <w:t>39</w:t>
            </w:r>
            <w:r>
              <w:rPr>
                <w:noProof/>
                <w:webHidden/>
              </w:rPr>
              <w:fldChar w:fldCharType="end"/>
            </w:r>
            <w:r w:rsidRPr="000C08F9">
              <w:rPr>
                <w:rStyle w:val="a9"/>
                <w:noProof/>
              </w:rPr>
              <w:fldChar w:fldCharType="end"/>
            </w:r>
          </w:ins>
        </w:p>
        <w:p w14:paraId="1C8A98C1" w14:textId="76181611" w:rsidR="005109E7" w:rsidRDefault="005109E7">
          <w:pPr>
            <w:pStyle w:val="31"/>
            <w:tabs>
              <w:tab w:val="left" w:pos="1260"/>
              <w:tab w:val="right" w:leader="dot" w:pos="8494"/>
            </w:tabs>
            <w:rPr>
              <w:ins w:id="226" w:author="松山 ファミリー" w:date="2023-02-08T02:22:00Z"/>
              <w:rFonts w:eastAsiaTheme="minorEastAsia"/>
              <w:iCs w:val="0"/>
              <w:noProof/>
              <w:sz w:val="21"/>
              <w:szCs w:val="24"/>
            </w:rPr>
          </w:pPr>
          <w:ins w:id="22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3.14.3.</w:t>
            </w:r>
            <w:r>
              <w:rPr>
                <w:rFonts w:eastAsiaTheme="minorEastAsia"/>
                <w:iCs w:val="0"/>
                <w:noProof/>
                <w:sz w:val="21"/>
                <w:szCs w:val="24"/>
              </w:rPr>
              <w:tab/>
            </w:r>
            <w:r w:rsidRPr="000C08F9">
              <w:rPr>
                <w:rStyle w:val="a9"/>
                <w:rFonts w:ascii="Times New Roman" w:eastAsia="ＭＳ 明朝" w:hAnsi="Times New Roman" w:cs="Times New Roman"/>
                <w:noProof/>
              </w:rPr>
              <w:t>220906CP_naf10μL _1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_Toc126715584 \h </w:instrText>
            </w:r>
            <w:r>
              <w:rPr>
                <w:noProof/>
                <w:webHidden/>
              </w:rPr>
            </w:r>
          </w:ins>
          <w:r>
            <w:rPr>
              <w:noProof/>
              <w:webHidden/>
            </w:rPr>
            <w:fldChar w:fldCharType="separate"/>
          </w:r>
          <w:ins w:id="228" w:author="松山 ファミリー" w:date="2023-02-08T02:22:00Z">
            <w:r>
              <w:rPr>
                <w:noProof/>
                <w:webHidden/>
              </w:rPr>
              <w:t>40</w:t>
            </w:r>
            <w:r>
              <w:rPr>
                <w:noProof/>
                <w:webHidden/>
              </w:rPr>
              <w:fldChar w:fldCharType="end"/>
            </w:r>
            <w:r w:rsidRPr="000C08F9">
              <w:rPr>
                <w:rStyle w:val="a9"/>
                <w:noProof/>
              </w:rPr>
              <w:fldChar w:fldCharType="end"/>
            </w:r>
          </w:ins>
        </w:p>
        <w:p w14:paraId="0C12EA53" w14:textId="678C91BC" w:rsidR="005109E7" w:rsidRDefault="005109E7">
          <w:pPr>
            <w:pStyle w:val="31"/>
            <w:tabs>
              <w:tab w:val="left" w:pos="1260"/>
              <w:tab w:val="right" w:leader="dot" w:pos="8494"/>
            </w:tabs>
            <w:rPr>
              <w:ins w:id="229" w:author="松山 ファミリー" w:date="2023-02-08T02:22:00Z"/>
              <w:rFonts w:eastAsiaTheme="minorEastAsia"/>
              <w:iCs w:val="0"/>
              <w:noProof/>
              <w:sz w:val="21"/>
              <w:szCs w:val="24"/>
            </w:rPr>
          </w:pPr>
          <w:ins w:id="23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3.14.4.</w:t>
            </w:r>
            <w:r>
              <w:rPr>
                <w:rFonts w:eastAsiaTheme="minorEastAsia"/>
                <w:iCs w:val="0"/>
                <w:noProof/>
                <w:sz w:val="21"/>
                <w:szCs w:val="24"/>
              </w:rPr>
              <w:tab/>
            </w:r>
            <w:r w:rsidRPr="000C08F9">
              <w:rPr>
                <w:rStyle w:val="a9"/>
                <w:rFonts w:ascii="Times New Roman" w:eastAsia="ＭＳ 明朝" w:hAnsi="Times New Roman" w:cs="Times New Roman"/>
                <w:noProof/>
              </w:rPr>
              <w:t>220906CP_naf10μL _2_1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_Toc126715585 \h </w:instrText>
            </w:r>
            <w:r>
              <w:rPr>
                <w:noProof/>
                <w:webHidden/>
              </w:rPr>
            </w:r>
          </w:ins>
          <w:r>
            <w:rPr>
              <w:noProof/>
              <w:webHidden/>
            </w:rPr>
            <w:fldChar w:fldCharType="separate"/>
          </w:r>
          <w:ins w:id="231" w:author="松山 ファミリー" w:date="2023-02-08T02:22:00Z">
            <w:r>
              <w:rPr>
                <w:noProof/>
                <w:webHidden/>
              </w:rPr>
              <w:t>41</w:t>
            </w:r>
            <w:r>
              <w:rPr>
                <w:noProof/>
                <w:webHidden/>
              </w:rPr>
              <w:fldChar w:fldCharType="end"/>
            </w:r>
            <w:r w:rsidRPr="000C08F9">
              <w:rPr>
                <w:rStyle w:val="a9"/>
                <w:noProof/>
              </w:rPr>
              <w:fldChar w:fldCharType="end"/>
            </w:r>
          </w:ins>
        </w:p>
        <w:p w14:paraId="4CB42D32" w14:textId="156AB68D" w:rsidR="005109E7" w:rsidRDefault="005109E7">
          <w:pPr>
            <w:pStyle w:val="31"/>
            <w:tabs>
              <w:tab w:val="left" w:pos="1260"/>
              <w:tab w:val="right" w:leader="dot" w:pos="8494"/>
            </w:tabs>
            <w:rPr>
              <w:ins w:id="232" w:author="松山 ファミリー" w:date="2023-02-08T02:22:00Z"/>
              <w:rFonts w:eastAsiaTheme="minorEastAsia"/>
              <w:iCs w:val="0"/>
              <w:noProof/>
              <w:sz w:val="21"/>
              <w:szCs w:val="24"/>
            </w:rPr>
          </w:pPr>
          <w:ins w:id="23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3.14.5.</w:t>
            </w:r>
            <w:r>
              <w:rPr>
                <w:rFonts w:eastAsiaTheme="minorEastAsia"/>
                <w:iCs w:val="0"/>
                <w:noProof/>
                <w:sz w:val="21"/>
                <w:szCs w:val="24"/>
              </w:rPr>
              <w:tab/>
            </w:r>
            <w:r w:rsidRPr="000C08F9">
              <w:rPr>
                <w:rStyle w:val="a9"/>
                <w:rFonts w:ascii="Times New Roman" w:eastAsia="ＭＳ 明朝" w:hAnsi="Times New Roman" w:cs="Times New Roman"/>
                <w:noProof/>
              </w:rPr>
              <w:t>220906CP_naf10μL_2 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_Toc126715586 \h </w:instrText>
            </w:r>
            <w:r>
              <w:rPr>
                <w:noProof/>
                <w:webHidden/>
              </w:rPr>
            </w:r>
          </w:ins>
          <w:r>
            <w:rPr>
              <w:noProof/>
              <w:webHidden/>
            </w:rPr>
            <w:fldChar w:fldCharType="separate"/>
          </w:r>
          <w:ins w:id="234" w:author="松山 ファミリー" w:date="2023-02-08T02:22:00Z">
            <w:r>
              <w:rPr>
                <w:noProof/>
                <w:webHidden/>
              </w:rPr>
              <w:t>42</w:t>
            </w:r>
            <w:r>
              <w:rPr>
                <w:noProof/>
                <w:webHidden/>
              </w:rPr>
              <w:fldChar w:fldCharType="end"/>
            </w:r>
            <w:r w:rsidRPr="000C08F9">
              <w:rPr>
                <w:rStyle w:val="a9"/>
                <w:noProof/>
              </w:rPr>
              <w:fldChar w:fldCharType="end"/>
            </w:r>
          </w:ins>
        </w:p>
        <w:p w14:paraId="3736B619" w14:textId="6450BA4D" w:rsidR="005109E7" w:rsidRDefault="005109E7">
          <w:pPr>
            <w:pStyle w:val="31"/>
            <w:tabs>
              <w:tab w:val="left" w:pos="1260"/>
              <w:tab w:val="right" w:leader="dot" w:pos="8494"/>
            </w:tabs>
            <w:rPr>
              <w:ins w:id="235" w:author="松山 ファミリー" w:date="2023-02-08T02:22:00Z"/>
              <w:rFonts w:eastAsiaTheme="minorEastAsia"/>
              <w:iCs w:val="0"/>
              <w:noProof/>
              <w:sz w:val="21"/>
              <w:szCs w:val="24"/>
            </w:rPr>
          </w:pPr>
          <w:ins w:id="23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3.14.6.</w:t>
            </w:r>
            <w:r>
              <w:rPr>
                <w:rFonts w:eastAsiaTheme="minorEastAsia"/>
                <w:iCs w:val="0"/>
                <w:noProof/>
                <w:sz w:val="21"/>
                <w:szCs w:val="24"/>
              </w:rPr>
              <w:tab/>
            </w:r>
            <w:r w:rsidRPr="000C08F9">
              <w:rPr>
                <w:rStyle w:val="a9"/>
                <w:rFonts w:ascii="Times New Roman" w:eastAsia="ＭＳ 明朝" w:hAnsi="Times New Roman" w:cs="Times New Roman"/>
                <w:noProof/>
              </w:rPr>
              <w:t>220906CP_naf10μL_2 _3</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_Toc126715587 \h </w:instrText>
            </w:r>
            <w:r>
              <w:rPr>
                <w:noProof/>
                <w:webHidden/>
              </w:rPr>
            </w:r>
          </w:ins>
          <w:r>
            <w:rPr>
              <w:noProof/>
              <w:webHidden/>
            </w:rPr>
            <w:fldChar w:fldCharType="separate"/>
          </w:r>
          <w:ins w:id="237" w:author="松山 ファミリー" w:date="2023-02-08T02:22:00Z">
            <w:r>
              <w:rPr>
                <w:noProof/>
                <w:webHidden/>
              </w:rPr>
              <w:t>43</w:t>
            </w:r>
            <w:r>
              <w:rPr>
                <w:noProof/>
                <w:webHidden/>
              </w:rPr>
              <w:fldChar w:fldCharType="end"/>
            </w:r>
            <w:r w:rsidRPr="000C08F9">
              <w:rPr>
                <w:rStyle w:val="a9"/>
                <w:noProof/>
              </w:rPr>
              <w:fldChar w:fldCharType="end"/>
            </w:r>
          </w:ins>
        </w:p>
        <w:p w14:paraId="48F4BC3E" w14:textId="471BE79A" w:rsidR="005109E7" w:rsidRDefault="005109E7">
          <w:pPr>
            <w:pStyle w:val="31"/>
            <w:tabs>
              <w:tab w:val="left" w:pos="1260"/>
              <w:tab w:val="right" w:leader="dot" w:pos="8494"/>
            </w:tabs>
            <w:rPr>
              <w:ins w:id="238" w:author="松山 ファミリー" w:date="2023-02-08T02:22:00Z"/>
              <w:rFonts w:eastAsiaTheme="minorEastAsia"/>
              <w:iCs w:val="0"/>
              <w:noProof/>
              <w:sz w:val="21"/>
              <w:szCs w:val="24"/>
            </w:rPr>
          </w:pPr>
          <w:ins w:id="23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3.14.7.</w:t>
            </w:r>
            <w:r>
              <w:rPr>
                <w:rFonts w:eastAsiaTheme="minorEastAsia"/>
                <w:iCs w:val="0"/>
                <w:noProof/>
                <w:sz w:val="21"/>
                <w:szCs w:val="24"/>
              </w:rPr>
              <w:tab/>
            </w:r>
            <w:r w:rsidRPr="000C08F9">
              <w:rPr>
                <w:rStyle w:val="a9"/>
                <w:rFonts w:ascii="Times New Roman" w:eastAsia="ＭＳ 明朝" w:hAnsi="Times New Roman" w:cs="Times New Roman"/>
                <w:noProof/>
              </w:rPr>
              <w:t>220906CP_naf15μL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_Toc126715588 \h </w:instrText>
            </w:r>
            <w:r>
              <w:rPr>
                <w:noProof/>
                <w:webHidden/>
              </w:rPr>
            </w:r>
          </w:ins>
          <w:r>
            <w:rPr>
              <w:noProof/>
              <w:webHidden/>
            </w:rPr>
            <w:fldChar w:fldCharType="separate"/>
          </w:r>
          <w:ins w:id="240" w:author="松山 ファミリー" w:date="2023-02-08T02:22:00Z">
            <w:r>
              <w:rPr>
                <w:noProof/>
                <w:webHidden/>
              </w:rPr>
              <w:t>44</w:t>
            </w:r>
            <w:r>
              <w:rPr>
                <w:noProof/>
                <w:webHidden/>
              </w:rPr>
              <w:fldChar w:fldCharType="end"/>
            </w:r>
            <w:r w:rsidRPr="000C08F9">
              <w:rPr>
                <w:rStyle w:val="a9"/>
                <w:noProof/>
              </w:rPr>
              <w:fldChar w:fldCharType="end"/>
            </w:r>
          </w:ins>
        </w:p>
        <w:p w14:paraId="6FE66439" w14:textId="36186EAD" w:rsidR="005109E7" w:rsidRDefault="005109E7">
          <w:pPr>
            <w:pStyle w:val="31"/>
            <w:tabs>
              <w:tab w:val="left" w:pos="1260"/>
              <w:tab w:val="right" w:leader="dot" w:pos="8494"/>
            </w:tabs>
            <w:rPr>
              <w:ins w:id="241" w:author="松山 ファミリー" w:date="2023-02-08T02:22:00Z"/>
              <w:rFonts w:eastAsiaTheme="minorEastAsia"/>
              <w:iCs w:val="0"/>
              <w:noProof/>
              <w:sz w:val="21"/>
              <w:szCs w:val="24"/>
            </w:rPr>
          </w:pPr>
          <w:ins w:id="24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3.14.8.</w:t>
            </w:r>
            <w:r>
              <w:rPr>
                <w:rFonts w:eastAsiaTheme="minorEastAsia"/>
                <w:iCs w:val="0"/>
                <w:noProof/>
                <w:sz w:val="21"/>
                <w:szCs w:val="24"/>
              </w:rPr>
              <w:tab/>
            </w:r>
            <w:r w:rsidRPr="000C08F9">
              <w:rPr>
                <w:rStyle w:val="a9"/>
                <w:rFonts w:ascii="Times New Roman" w:eastAsia="ＭＳ 明朝" w:hAnsi="Times New Roman" w:cs="Times New Roman"/>
                <w:noProof/>
              </w:rPr>
              <w:t>220906CP_naf20μL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_Toc126715589 \h </w:instrText>
            </w:r>
            <w:r>
              <w:rPr>
                <w:noProof/>
                <w:webHidden/>
              </w:rPr>
            </w:r>
          </w:ins>
          <w:r>
            <w:rPr>
              <w:noProof/>
              <w:webHidden/>
            </w:rPr>
            <w:fldChar w:fldCharType="separate"/>
          </w:r>
          <w:ins w:id="243" w:author="松山 ファミリー" w:date="2023-02-08T02:22:00Z">
            <w:r>
              <w:rPr>
                <w:noProof/>
                <w:webHidden/>
              </w:rPr>
              <w:t>45</w:t>
            </w:r>
            <w:r>
              <w:rPr>
                <w:noProof/>
                <w:webHidden/>
              </w:rPr>
              <w:fldChar w:fldCharType="end"/>
            </w:r>
            <w:r w:rsidRPr="000C08F9">
              <w:rPr>
                <w:rStyle w:val="a9"/>
                <w:noProof/>
              </w:rPr>
              <w:fldChar w:fldCharType="end"/>
            </w:r>
          </w:ins>
        </w:p>
        <w:p w14:paraId="749FC668" w14:textId="1CADE8EE" w:rsidR="005109E7" w:rsidRDefault="005109E7">
          <w:pPr>
            <w:pStyle w:val="13"/>
            <w:rPr>
              <w:ins w:id="244" w:author="松山 ファミリー" w:date="2023-02-08T02:22:00Z"/>
              <w:rFonts w:eastAsiaTheme="minorEastAsia"/>
              <w:bCs w:val="0"/>
              <w:caps w:val="0"/>
              <w:noProof/>
              <w:sz w:val="21"/>
              <w:szCs w:val="24"/>
            </w:rPr>
          </w:pPr>
          <w:ins w:id="24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"_Toc126715590"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w:t>
            </w:r>
            <w:r>
              <w:rPr>
                <w:rFonts w:eastAsiaTheme="minorEastAsia"/>
                <w:bCs w:val="0"/>
                <w:caps w:val="0"/>
                <w:noProof/>
                <w:sz w:val="21"/>
                <w:szCs w:val="24"/>
              </w:rPr>
              <w:tab/>
            </w:r>
            <w:r w:rsidRPr="000C08F9">
              <w:rPr>
                <w:rStyle w:val="a9"/>
                <w:rFonts w:ascii="Times New Roman" w:eastAsia="ＭＳ 明朝" w:hAnsi="Times New Roman" w:cs="Times New Roman"/>
                <w:noProof/>
              </w:rPr>
              <w:t>結果・考察</w:t>
            </w:r>
            <w:r>
              <w:rPr>
                <w:noProof/>
                <w:webHidden/>
              </w:rPr>
              <w:tab/>
            </w:r>
            <w:r>
              <w:rPr>
                <w:noProof/>
                <w:webHidden/>
              </w:rPr>
              <w:fldChar w:fldCharType="begin"/>
            </w:r>
            <w:r>
              <w:rPr>
                <w:noProof/>
                <w:webHidden/>
              </w:rPr>
              <w:instrText xml:space="preserve"> PAGEREF _Toc126715590 \h </w:instrText>
            </w:r>
            <w:r>
              <w:rPr>
                <w:noProof/>
                <w:webHidden/>
              </w:rPr>
            </w:r>
          </w:ins>
          <w:r>
            <w:rPr>
              <w:noProof/>
              <w:webHidden/>
            </w:rPr>
            <w:fldChar w:fldCharType="separate"/>
          </w:r>
          <w:ins w:id="246" w:author="松山 ファミリー" w:date="2023-02-08T02:22:00Z">
            <w:r>
              <w:rPr>
                <w:noProof/>
                <w:webHidden/>
              </w:rPr>
              <w:t>47</w:t>
            </w:r>
            <w:r>
              <w:rPr>
                <w:noProof/>
                <w:webHidden/>
              </w:rPr>
              <w:fldChar w:fldCharType="end"/>
            </w:r>
            <w:r w:rsidRPr="000C08F9">
              <w:rPr>
                <w:rStyle w:val="a9"/>
                <w:noProof/>
              </w:rPr>
              <w:fldChar w:fldCharType="end"/>
            </w:r>
          </w:ins>
        </w:p>
        <w:p w14:paraId="308B6C9B" w14:textId="6DA99EA7" w:rsidR="005109E7" w:rsidRDefault="005109E7">
          <w:pPr>
            <w:pStyle w:val="21"/>
            <w:tabs>
              <w:tab w:val="left" w:pos="840"/>
              <w:tab w:val="right" w:leader="dot" w:pos="8494"/>
            </w:tabs>
            <w:rPr>
              <w:ins w:id="247" w:author="松山 ファミリー" w:date="2023-02-08T02:22:00Z"/>
              <w:rFonts w:eastAsiaTheme="minorEastAsia"/>
              <w:smallCaps w:val="0"/>
              <w:noProof/>
              <w:sz w:val="21"/>
              <w:szCs w:val="24"/>
            </w:rPr>
          </w:pPr>
          <w:ins w:id="24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"_Toc126715591"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4.1.</w:t>
            </w:r>
            <w:r>
              <w:rPr>
                <w:rFonts w:eastAsiaTheme="minorEastAsia"/>
                <w:smallCaps w:val="0"/>
                <w:noProof/>
                <w:sz w:val="21"/>
                <w:szCs w:val="24"/>
              </w:rPr>
              <w:tab/>
            </w:r>
            <w:r w:rsidRPr="000C08F9">
              <w:rPr>
                <w:rStyle w:val="a9"/>
                <w:rFonts w:ascii="Times New Roman" w:eastAsia="ＭＳ 明朝" w:hAnsi="Times New Roman" w:cs="Times New Roman"/>
                <w:noProof/>
              </w:rPr>
              <w:t>塩基性酢酸ニッケルの合成について</w:t>
            </w:r>
            <w:r>
              <w:rPr>
                <w:noProof/>
                <w:webHidden/>
              </w:rPr>
              <w:tab/>
            </w:r>
            <w:r>
              <w:rPr>
                <w:noProof/>
                <w:webHidden/>
              </w:rPr>
              <w:fldChar w:fldCharType="begin"/>
            </w:r>
            <w:r>
              <w:rPr>
                <w:noProof/>
                <w:webHidden/>
              </w:rPr>
              <w:instrText xml:space="preserve"> PAGEREF _Toc126715591 \h </w:instrText>
            </w:r>
            <w:r>
              <w:rPr>
                <w:noProof/>
                <w:webHidden/>
              </w:rPr>
            </w:r>
          </w:ins>
          <w:r>
            <w:rPr>
              <w:noProof/>
              <w:webHidden/>
            </w:rPr>
            <w:fldChar w:fldCharType="separate"/>
          </w:r>
          <w:ins w:id="249" w:author="松山 ファミリー" w:date="2023-02-08T02:22:00Z">
            <w:r>
              <w:rPr>
                <w:noProof/>
                <w:webHidden/>
              </w:rPr>
              <w:t>47</w:t>
            </w:r>
            <w:r>
              <w:rPr>
                <w:noProof/>
                <w:webHidden/>
              </w:rPr>
              <w:fldChar w:fldCharType="end"/>
            </w:r>
            <w:r w:rsidRPr="000C08F9">
              <w:rPr>
                <w:rStyle w:val="a9"/>
                <w:noProof/>
              </w:rPr>
              <w:fldChar w:fldCharType="end"/>
            </w:r>
          </w:ins>
        </w:p>
        <w:p w14:paraId="6FD254A4" w14:textId="38EF476B" w:rsidR="005109E7" w:rsidRDefault="005109E7">
          <w:pPr>
            <w:pStyle w:val="31"/>
            <w:tabs>
              <w:tab w:val="left" w:pos="1260"/>
              <w:tab w:val="right" w:leader="dot" w:pos="8494"/>
            </w:tabs>
            <w:rPr>
              <w:ins w:id="250" w:author="松山 ファミリー" w:date="2023-02-08T02:22:00Z"/>
              <w:rFonts w:eastAsiaTheme="minorEastAsia"/>
              <w:iCs w:val="0"/>
              <w:noProof/>
              <w:sz w:val="21"/>
              <w:szCs w:val="24"/>
            </w:rPr>
          </w:pPr>
          <w:ins w:id="25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"_Toc126715592"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4.1.1.</w:t>
            </w:r>
            <w:r>
              <w:rPr>
                <w:rFonts w:eastAsiaTheme="minorEastAsia"/>
                <w:iCs w:val="0"/>
                <w:noProof/>
                <w:sz w:val="21"/>
                <w:szCs w:val="24"/>
              </w:rPr>
              <w:tab/>
            </w:r>
            <w:r w:rsidRPr="000C08F9">
              <w:rPr>
                <w:rStyle w:val="a9"/>
                <w:rFonts w:ascii="Times New Roman" w:eastAsia="ＭＳ 明朝" w:hAnsi="Times New Roman" w:cs="Times New Roman"/>
                <w:noProof/>
              </w:rPr>
              <w:t>220415Ni_OH_OAc</w:t>
            </w:r>
            <w:r w:rsidRPr="000C08F9">
              <w:rPr>
                <w:rStyle w:val="a9"/>
                <w:rFonts w:ascii="Times New Roman" w:eastAsia="ＭＳ 明朝" w:hAnsi="Times New Roman" w:cs="Times New Roman"/>
                <w:noProof/>
              </w:rPr>
              <w:t>の</w:t>
            </w:r>
            <w:r w:rsidRPr="000C08F9">
              <w:rPr>
                <w:rStyle w:val="a9"/>
                <w:rFonts w:ascii="Times New Roman" w:eastAsia="ＭＳ 明朝" w:hAnsi="Times New Roman" w:cs="Times New Roman"/>
                <w:noProof/>
              </w:rPr>
              <w:t>XRD</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_Toc126715592 \h </w:instrText>
            </w:r>
            <w:r>
              <w:rPr>
                <w:noProof/>
                <w:webHidden/>
              </w:rPr>
            </w:r>
          </w:ins>
          <w:r>
            <w:rPr>
              <w:noProof/>
              <w:webHidden/>
            </w:rPr>
            <w:fldChar w:fldCharType="separate"/>
          </w:r>
          <w:ins w:id="252" w:author="松山 ファミリー" w:date="2023-02-08T02:22:00Z">
            <w:r>
              <w:rPr>
                <w:noProof/>
                <w:webHidden/>
              </w:rPr>
              <w:t>47</w:t>
            </w:r>
            <w:r>
              <w:rPr>
                <w:noProof/>
                <w:webHidden/>
              </w:rPr>
              <w:fldChar w:fldCharType="end"/>
            </w:r>
            <w:r w:rsidRPr="000C08F9">
              <w:rPr>
                <w:rStyle w:val="a9"/>
                <w:noProof/>
              </w:rPr>
              <w:fldChar w:fldCharType="end"/>
            </w:r>
          </w:ins>
        </w:p>
        <w:p w14:paraId="73060BB7" w14:textId="12B578B5" w:rsidR="005109E7" w:rsidRDefault="005109E7">
          <w:pPr>
            <w:pStyle w:val="21"/>
            <w:tabs>
              <w:tab w:val="left" w:pos="840"/>
              <w:tab w:val="right" w:leader="dot" w:pos="8494"/>
            </w:tabs>
            <w:rPr>
              <w:ins w:id="253" w:author="松山 ファミリー" w:date="2023-02-08T02:22:00Z"/>
              <w:rFonts w:eastAsiaTheme="minorEastAsia"/>
              <w:smallCaps w:val="0"/>
              <w:noProof/>
              <w:sz w:val="21"/>
              <w:szCs w:val="24"/>
            </w:rPr>
          </w:pPr>
          <w:ins w:id="25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"_Toc126715593"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4.2.</w:t>
            </w:r>
            <w:r>
              <w:rPr>
                <w:rFonts w:eastAsiaTheme="minorEastAsia"/>
                <w:smallCaps w:val="0"/>
                <w:noProof/>
                <w:sz w:val="21"/>
                <w:szCs w:val="24"/>
              </w:rPr>
              <w:tab/>
            </w:r>
            <w:r w:rsidRPr="000C08F9">
              <w:rPr>
                <w:rStyle w:val="a9"/>
                <w:rFonts w:ascii="Times New Roman" w:eastAsia="ＭＳ 明朝" w:hAnsi="Times New Roman" w:cs="Times New Roman"/>
                <w:noProof/>
              </w:rPr>
              <w:t>イオン交換について</w:t>
            </w:r>
            <w:r>
              <w:rPr>
                <w:noProof/>
                <w:webHidden/>
              </w:rPr>
              <w:tab/>
            </w:r>
            <w:r>
              <w:rPr>
                <w:noProof/>
                <w:webHidden/>
              </w:rPr>
              <w:fldChar w:fldCharType="begin"/>
            </w:r>
            <w:r>
              <w:rPr>
                <w:noProof/>
                <w:webHidden/>
              </w:rPr>
              <w:instrText xml:space="preserve"> PAGEREF _Toc126715593 \h </w:instrText>
            </w:r>
            <w:r>
              <w:rPr>
                <w:noProof/>
                <w:webHidden/>
              </w:rPr>
            </w:r>
          </w:ins>
          <w:r>
            <w:rPr>
              <w:noProof/>
              <w:webHidden/>
            </w:rPr>
            <w:fldChar w:fldCharType="separate"/>
          </w:r>
          <w:ins w:id="255" w:author="松山 ファミリー" w:date="2023-02-08T02:22:00Z">
            <w:r>
              <w:rPr>
                <w:noProof/>
                <w:webHidden/>
              </w:rPr>
              <w:t>53</w:t>
            </w:r>
            <w:r>
              <w:rPr>
                <w:noProof/>
                <w:webHidden/>
              </w:rPr>
              <w:fldChar w:fldCharType="end"/>
            </w:r>
            <w:r w:rsidRPr="000C08F9">
              <w:rPr>
                <w:rStyle w:val="a9"/>
                <w:noProof/>
              </w:rPr>
              <w:fldChar w:fldCharType="end"/>
            </w:r>
          </w:ins>
        </w:p>
        <w:p w14:paraId="49FC5A4D" w14:textId="75D691D6" w:rsidR="005109E7" w:rsidRDefault="005109E7">
          <w:pPr>
            <w:pStyle w:val="21"/>
            <w:tabs>
              <w:tab w:val="left" w:pos="840"/>
              <w:tab w:val="right" w:leader="dot" w:pos="8494"/>
            </w:tabs>
            <w:rPr>
              <w:ins w:id="256" w:author="松山 ファミリー" w:date="2023-02-08T02:22:00Z"/>
              <w:rFonts w:eastAsiaTheme="minorEastAsia"/>
              <w:smallCaps w:val="0"/>
              <w:noProof/>
              <w:sz w:val="21"/>
              <w:szCs w:val="24"/>
            </w:rPr>
          </w:pPr>
          <w:ins w:id="25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"_Toc126715608"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4.3.</w:t>
            </w:r>
            <w:r>
              <w:rPr>
                <w:rFonts w:eastAsiaTheme="minorEastAsia"/>
                <w:smallCaps w:val="0"/>
                <w:noProof/>
                <w:sz w:val="21"/>
                <w:szCs w:val="24"/>
              </w:rPr>
              <w:tab/>
            </w:r>
            <w:r w:rsidRPr="000C08F9">
              <w:rPr>
                <w:rStyle w:val="a9"/>
                <w:rFonts w:ascii="Times New Roman" w:eastAsia="ＭＳ 明朝" w:hAnsi="Times New Roman" w:cs="Times New Roman"/>
                <w:noProof/>
              </w:rPr>
              <w:t>サイクリックボルタンメトリー</w:t>
            </w:r>
            <w:r w:rsidRPr="000C08F9">
              <w:rPr>
                <w:rStyle w:val="a9"/>
                <w:rFonts w:ascii="Times New Roman" w:eastAsia="ＭＳ 明朝" w:hAnsi="Times New Roman" w:cs="Times New Roman"/>
                <w:noProof/>
              </w:rPr>
              <w:t>(CV)</w:t>
            </w:r>
            <w:r w:rsidRPr="000C08F9">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_Toc126715608 \h </w:instrText>
            </w:r>
            <w:r>
              <w:rPr>
                <w:noProof/>
                <w:webHidden/>
              </w:rPr>
            </w:r>
          </w:ins>
          <w:r>
            <w:rPr>
              <w:noProof/>
              <w:webHidden/>
            </w:rPr>
            <w:fldChar w:fldCharType="separate"/>
          </w:r>
          <w:ins w:id="258" w:author="松山 ファミリー" w:date="2023-02-08T02:22:00Z">
            <w:r>
              <w:rPr>
                <w:noProof/>
                <w:webHidden/>
              </w:rPr>
              <w:t>55</w:t>
            </w:r>
            <w:r>
              <w:rPr>
                <w:noProof/>
                <w:webHidden/>
              </w:rPr>
              <w:fldChar w:fldCharType="end"/>
            </w:r>
            <w:r w:rsidRPr="000C08F9">
              <w:rPr>
                <w:rStyle w:val="a9"/>
                <w:noProof/>
              </w:rPr>
              <w:fldChar w:fldCharType="end"/>
            </w:r>
          </w:ins>
        </w:p>
        <w:p w14:paraId="71210852" w14:textId="46423CE9" w:rsidR="005109E7" w:rsidRDefault="005109E7">
          <w:pPr>
            <w:pStyle w:val="31"/>
            <w:tabs>
              <w:tab w:val="left" w:pos="1260"/>
              <w:tab w:val="right" w:leader="dot" w:pos="8494"/>
            </w:tabs>
            <w:rPr>
              <w:ins w:id="259" w:author="松山 ファミリー" w:date="2023-02-08T02:22:00Z"/>
              <w:rFonts w:eastAsiaTheme="minorEastAsia"/>
              <w:iCs w:val="0"/>
              <w:noProof/>
              <w:sz w:val="21"/>
              <w:szCs w:val="24"/>
            </w:rPr>
          </w:pPr>
          <w:ins w:id="26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"_Toc126715609"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4.3.1.</w:t>
            </w:r>
            <w:r>
              <w:rPr>
                <w:rFonts w:eastAsiaTheme="minorEastAsia"/>
                <w:iCs w:val="0"/>
                <w:noProof/>
                <w:sz w:val="21"/>
                <w:szCs w:val="24"/>
              </w:rPr>
              <w:tab/>
            </w:r>
            <w:r w:rsidRPr="000C08F9">
              <w:rPr>
                <w:rStyle w:val="a9"/>
                <w:rFonts w:ascii="Times New Roman" w:eastAsia="ＭＳ 明朝" w:hAnsi="Times New Roman" w:cs="Times New Roman"/>
                <w:noProof/>
              </w:rPr>
              <w:t>220415CP_para5μL CV</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_Toc126715609 \h </w:instrText>
            </w:r>
            <w:r>
              <w:rPr>
                <w:noProof/>
                <w:webHidden/>
              </w:rPr>
            </w:r>
          </w:ins>
          <w:r>
            <w:rPr>
              <w:noProof/>
              <w:webHidden/>
            </w:rPr>
            <w:fldChar w:fldCharType="separate"/>
          </w:r>
          <w:ins w:id="261" w:author="松山 ファミリー" w:date="2023-02-08T02:22:00Z">
            <w:r>
              <w:rPr>
                <w:noProof/>
                <w:webHidden/>
              </w:rPr>
              <w:t>55</w:t>
            </w:r>
            <w:r>
              <w:rPr>
                <w:noProof/>
                <w:webHidden/>
              </w:rPr>
              <w:fldChar w:fldCharType="end"/>
            </w:r>
            <w:r w:rsidRPr="000C08F9">
              <w:rPr>
                <w:rStyle w:val="a9"/>
                <w:noProof/>
              </w:rPr>
              <w:fldChar w:fldCharType="end"/>
            </w:r>
          </w:ins>
        </w:p>
        <w:p w14:paraId="1B493584" w14:textId="6B17D024" w:rsidR="005109E7" w:rsidRDefault="005109E7">
          <w:pPr>
            <w:pStyle w:val="31"/>
            <w:tabs>
              <w:tab w:val="left" w:pos="1260"/>
              <w:tab w:val="right" w:leader="dot" w:pos="8494"/>
            </w:tabs>
            <w:rPr>
              <w:ins w:id="262" w:author="松山 ファミリー" w:date="2023-02-08T02:22:00Z"/>
              <w:rFonts w:eastAsiaTheme="minorEastAsia"/>
              <w:iCs w:val="0"/>
              <w:noProof/>
              <w:sz w:val="21"/>
              <w:szCs w:val="24"/>
            </w:rPr>
          </w:pPr>
          <w:ins w:id="26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4.3.2.</w:t>
            </w:r>
            <w:r>
              <w:rPr>
                <w:rFonts w:eastAsiaTheme="minorEastAsia"/>
                <w:iCs w:val="0"/>
                <w:noProof/>
                <w:sz w:val="21"/>
                <w:szCs w:val="24"/>
              </w:rPr>
              <w:tab/>
            </w:r>
            <w:r w:rsidRPr="000C08F9">
              <w:rPr>
                <w:rStyle w:val="a9"/>
                <w:rFonts w:ascii="Times New Roman" w:eastAsia="ＭＳ 明朝" w:hAnsi="Times New Roman" w:cs="Times New Roman"/>
                <w:noProof/>
              </w:rPr>
              <w:t>220415Cast_1_1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CV</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_Toc126715610 \h </w:instrText>
            </w:r>
            <w:r>
              <w:rPr>
                <w:noProof/>
                <w:webHidden/>
              </w:rPr>
            </w:r>
          </w:ins>
          <w:r>
            <w:rPr>
              <w:noProof/>
              <w:webHidden/>
            </w:rPr>
            <w:fldChar w:fldCharType="separate"/>
          </w:r>
          <w:ins w:id="264" w:author="松山 ファミリー" w:date="2023-02-08T02:22:00Z">
            <w:r>
              <w:rPr>
                <w:noProof/>
                <w:webHidden/>
              </w:rPr>
              <w:t>57</w:t>
            </w:r>
            <w:r>
              <w:rPr>
                <w:noProof/>
                <w:webHidden/>
              </w:rPr>
              <w:fldChar w:fldCharType="end"/>
            </w:r>
            <w:r w:rsidRPr="000C08F9">
              <w:rPr>
                <w:rStyle w:val="a9"/>
                <w:noProof/>
              </w:rPr>
              <w:fldChar w:fldCharType="end"/>
            </w:r>
          </w:ins>
        </w:p>
        <w:p w14:paraId="6296C904" w14:textId="64DCE17E" w:rsidR="005109E7" w:rsidRDefault="005109E7">
          <w:pPr>
            <w:pStyle w:val="31"/>
            <w:tabs>
              <w:tab w:val="left" w:pos="1260"/>
              <w:tab w:val="right" w:leader="dot" w:pos="8494"/>
            </w:tabs>
            <w:rPr>
              <w:ins w:id="265" w:author="松山 ファミリー" w:date="2023-02-08T02:22:00Z"/>
              <w:rFonts w:eastAsiaTheme="minorEastAsia"/>
              <w:iCs w:val="0"/>
              <w:noProof/>
              <w:sz w:val="21"/>
              <w:szCs w:val="24"/>
            </w:rPr>
          </w:pPr>
          <w:ins w:id="26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4.3.3.</w:t>
            </w:r>
            <w:r>
              <w:rPr>
                <w:rFonts w:eastAsiaTheme="minorEastAsia"/>
                <w:iCs w:val="0"/>
                <w:noProof/>
                <w:sz w:val="21"/>
                <w:szCs w:val="24"/>
              </w:rPr>
              <w:tab/>
            </w:r>
            <w:r w:rsidRPr="000C08F9">
              <w:rPr>
                <w:rStyle w:val="a9"/>
                <w:rFonts w:ascii="Times New Roman" w:eastAsia="ＭＳ 明朝" w:hAnsi="Times New Roman" w:cs="Times New Roman"/>
                <w:noProof/>
              </w:rPr>
              <w:t>220906CP_Cell0.2g_2_1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CV</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_Toc126715611 \h </w:instrText>
            </w:r>
            <w:r>
              <w:rPr>
                <w:noProof/>
                <w:webHidden/>
              </w:rPr>
            </w:r>
          </w:ins>
          <w:r>
            <w:rPr>
              <w:noProof/>
              <w:webHidden/>
            </w:rPr>
            <w:fldChar w:fldCharType="separate"/>
          </w:r>
          <w:ins w:id="267" w:author="松山 ファミリー" w:date="2023-02-08T02:22:00Z">
            <w:r>
              <w:rPr>
                <w:noProof/>
                <w:webHidden/>
              </w:rPr>
              <w:t>59</w:t>
            </w:r>
            <w:r>
              <w:rPr>
                <w:noProof/>
                <w:webHidden/>
              </w:rPr>
              <w:fldChar w:fldCharType="end"/>
            </w:r>
            <w:r w:rsidRPr="000C08F9">
              <w:rPr>
                <w:rStyle w:val="a9"/>
                <w:noProof/>
              </w:rPr>
              <w:fldChar w:fldCharType="end"/>
            </w:r>
          </w:ins>
        </w:p>
        <w:p w14:paraId="4DAA83E8" w14:textId="3BE6593B" w:rsidR="005109E7" w:rsidRDefault="005109E7">
          <w:pPr>
            <w:pStyle w:val="31"/>
            <w:tabs>
              <w:tab w:val="left" w:pos="1260"/>
              <w:tab w:val="right" w:leader="dot" w:pos="8494"/>
            </w:tabs>
            <w:rPr>
              <w:ins w:id="268" w:author="松山 ファミリー" w:date="2023-02-08T02:22:00Z"/>
              <w:rFonts w:eastAsiaTheme="minorEastAsia"/>
              <w:iCs w:val="0"/>
              <w:noProof/>
              <w:sz w:val="21"/>
              <w:szCs w:val="24"/>
            </w:rPr>
          </w:pPr>
          <w:ins w:id="26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4.3.4.</w:t>
            </w:r>
            <w:r>
              <w:rPr>
                <w:rFonts w:eastAsiaTheme="minorEastAsia"/>
                <w:iCs w:val="0"/>
                <w:noProof/>
                <w:sz w:val="21"/>
                <w:szCs w:val="24"/>
              </w:rPr>
              <w:tab/>
            </w:r>
            <w:r w:rsidRPr="000C08F9">
              <w:rPr>
                <w:rStyle w:val="a9"/>
                <w:rFonts w:ascii="Times New Roman" w:eastAsia="ＭＳ 明朝" w:hAnsi="Times New Roman" w:cs="Times New Roman"/>
                <w:noProof/>
              </w:rPr>
              <w:t>220906CP_naf5μL_1 CV</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_Toc126715612 \h </w:instrText>
            </w:r>
            <w:r>
              <w:rPr>
                <w:noProof/>
                <w:webHidden/>
              </w:rPr>
            </w:r>
          </w:ins>
          <w:r>
            <w:rPr>
              <w:noProof/>
              <w:webHidden/>
            </w:rPr>
            <w:fldChar w:fldCharType="separate"/>
          </w:r>
          <w:ins w:id="270" w:author="松山 ファミリー" w:date="2023-02-08T02:22:00Z">
            <w:r>
              <w:rPr>
                <w:noProof/>
                <w:webHidden/>
              </w:rPr>
              <w:t>61</w:t>
            </w:r>
            <w:r>
              <w:rPr>
                <w:noProof/>
                <w:webHidden/>
              </w:rPr>
              <w:fldChar w:fldCharType="end"/>
            </w:r>
            <w:r w:rsidRPr="000C08F9">
              <w:rPr>
                <w:rStyle w:val="a9"/>
                <w:noProof/>
              </w:rPr>
              <w:fldChar w:fldCharType="end"/>
            </w:r>
          </w:ins>
        </w:p>
        <w:p w14:paraId="219332E0" w14:textId="488D9E7F" w:rsidR="005109E7" w:rsidRDefault="005109E7">
          <w:pPr>
            <w:pStyle w:val="31"/>
            <w:tabs>
              <w:tab w:val="left" w:pos="1260"/>
              <w:tab w:val="right" w:leader="dot" w:pos="8494"/>
            </w:tabs>
            <w:rPr>
              <w:ins w:id="271" w:author="松山 ファミリー" w:date="2023-02-08T02:22:00Z"/>
              <w:rFonts w:eastAsiaTheme="minorEastAsia"/>
              <w:iCs w:val="0"/>
              <w:noProof/>
              <w:sz w:val="21"/>
              <w:szCs w:val="24"/>
            </w:rPr>
          </w:pPr>
          <w:ins w:id="27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4.3.5.</w:t>
            </w:r>
            <w:r>
              <w:rPr>
                <w:rFonts w:eastAsiaTheme="minorEastAsia"/>
                <w:iCs w:val="0"/>
                <w:noProof/>
                <w:sz w:val="21"/>
                <w:szCs w:val="24"/>
              </w:rPr>
              <w:tab/>
            </w:r>
            <w:r w:rsidRPr="000C08F9">
              <w:rPr>
                <w:rStyle w:val="a9"/>
                <w:rFonts w:ascii="Times New Roman" w:eastAsia="ＭＳ 明朝" w:hAnsi="Times New Roman" w:cs="Times New Roman"/>
                <w:noProof/>
              </w:rPr>
              <w:t>220914CP_ cell500μL CV</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_Toc126715613 \h </w:instrText>
            </w:r>
            <w:r>
              <w:rPr>
                <w:noProof/>
                <w:webHidden/>
              </w:rPr>
            </w:r>
          </w:ins>
          <w:r>
            <w:rPr>
              <w:noProof/>
              <w:webHidden/>
            </w:rPr>
            <w:fldChar w:fldCharType="separate"/>
          </w:r>
          <w:ins w:id="273" w:author="松山 ファミリー" w:date="2023-02-08T02:22:00Z">
            <w:r>
              <w:rPr>
                <w:noProof/>
                <w:webHidden/>
              </w:rPr>
              <w:t>62</w:t>
            </w:r>
            <w:r>
              <w:rPr>
                <w:noProof/>
                <w:webHidden/>
              </w:rPr>
              <w:fldChar w:fldCharType="end"/>
            </w:r>
            <w:r w:rsidRPr="000C08F9">
              <w:rPr>
                <w:rStyle w:val="a9"/>
                <w:noProof/>
              </w:rPr>
              <w:fldChar w:fldCharType="end"/>
            </w:r>
          </w:ins>
        </w:p>
        <w:p w14:paraId="27137BD1" w14:textId="61BF0E78" w:rsidR="005109E7" w:rsidRDefault="005109E7">
          <w:pPr>
            <w:pStyle w:val="21"/>
            <w:tabs>
              <w:tab w:val="left" w:pos="840"/>
              <w:tab w:val="right" w:leader="dot" w:pos="8494"/>
            </w:tabs>
            <w:rPr>
              <w:ins w:id="274" w:author="松山 ファミリー" w:date="2023-02-08T02:22:00Z"/>
              <w:rFonts w:eastAsiaTheme="minorEastAsia"/>
              <w:smallCaps w:val="0"/>
              <w:noProof/>
              <w:sz w:val="21"/>
              <w:szCs w:val="24"/>
            </w:rPr>
          </w:pPr>
          <w:ins w:id="27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w:t>
            </w:r>
            <w:r>
              <w:rPr>
                <w:rFonts w:eastAsiaTheme="minorEastAsia"/>
                <w:smallCaps w:val="0"/>
                <w:noProof/>
                <w:sz w:val="21"/>
                <w:szCs w:val="24"/>
              </w:rPr>
              <w:tab/>
            </w:r>
            <w:r w:rsidRPr="000C08F9">
              <w:rPr>
                <w:rStyle w:val="a9"/>
                <w:rFonts w:ascii="Times New Roman" w:eastAsia="ＭＳ 明朝" w:hAnsi="Times New Roman" w:cs="Times New Roman"/>
                <w:noProof/>
              </w:rPr>
              <w:t>クロノアンペロメトリー</w:t>
            </w:r>
            <w:r w:rsidRPr="000C08F9">
              <w:rPr>
                <w:rStyle w:val="a9"/>
                <w:rFonts w:ascii="Times New Roman" w:eastAsia="ＭＳ 明朝" w:hAnsi="Times New Roman" w:cs="Times New Roman"/>
                <w:noProof/>
              </w:rPr>
              <w:t>(CA)</w:t>
            </w:r>
            <w:r w:rsidRPr="000C08F9">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_Toc126715614 \h </w:instrText>
            </w:r>
            <w:r>
              <w:rPr>
                <w:noProof/>
                <w:webHidden/>
              </w:rPr>
            </w:r>
          </w:ins>
          <w:r>
            <w:rPr>
              <w:noProof/>
              <w:webHidden/>
            </w:rPr>
            <w:fldChar w:fldCharType="separate"/>
          </w:r>
          <w:ins w:id="276" w:author="松山 ファミリー" w:date="2023-02-08T02:22:00Z">
            <w:r>
              <w:rPr>
                <w:noProof/>
                <w:webHidden/>
              </w:rPr>
              <w:t>63</w:t>
            </w:r>
            <w:r>
              <w:rPr>
                <w:noProof/>
                <w:webHidden/>
              </w:rPr>
              <w:fldChar w:fldCharType="end"/>
            </w:r>
            <w:r w:rsidRPr="000C08F9">
              <w:rPr>
                <w:rStyle w:val="a9"/>
                <w:noProof/>
              </w:rPr>
              <w:fldChar w:fldCharType="end"/>
            </w:r>
          </w:ins>
        </w:p>
        <w:p w14:paraId="3181BC7F" w14:textId="167B9A10" w:rsidR="005109E7" w:rsidRDefault="005109E7">
          <w:pPr>
            <w:pStyle w:val="31"/>
            <w:tabs>
              <w:tab w:val="left" w:pos="1260"/>
              <w:tab w:val="right" w:leader="dot" w:pos="8494"/>
            </w:tabs>
            <w:rPr>
              <w:ins w:id="277" w:author="松山 ファミリー" w:date="2023-02-08T02:22:00Z"/>
              <w:rFonts w:eastAsiaTheme="minorEastAsia"/>
              <w:iCs w:val="0"/>
              <w:noProof/>
              <w:sz w:val="21"/>
              <w:szCs w:val="24"/>
            </w:rPr>
          </w:pPr>
          <w:ins w:id="27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w:t>
            </w:r>
            <w:r>
              <w:rPr>
                <w:rFonts w:eastAsiaTheme="minorEastAsia"/>
                <w:iCs w:val="0"/>
                <w:noProof/>
                <w:sz w:val="21"/>
                <w:szCs w:val="24"/>
              </w:rPr>
              <w:tab/>
            </w:r>
            <w:r w:rsidRPr="000C08F9">
              <w:rPr>
                <w:rStyle w:val="a9"/>
                <w:rFonts w:ascii="Times New Roman" w:eastAsia="ＭＳ 明朝" w:hAnsi="Times New Roman" w:cs="Times New Roman"/>
                <w:noProof/>
              </w:rPr>
              <w:t>220415Cast_1_2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_Toc126715615 \h </w:instrText>
            </w:r>
            <w:r>
              <w:rPr>
                <w:noProof/>
                <w:webHidden/>
              </w:rPr>
            </w:r>
          </w:ins>
          <w:r>
            <w:rPr>
              <w:noProof/>
              <w:webHidden/>
            </w:rPr>
            <w:fldChar w:fldCharType="separate"/>
          </w:r>
          <w:ins w:id="279" w:author="松山 ファミリー" w:date="2023-02-08T02:22:00Z">
            <w:r>
              <w:rPr>
                <w:noProof/>
                <w:webHidden/>
              </w:rPr>
              <w:t>63</w:t>
            </w:r>
            <w:r>
              <w:rPr>
                <w:noProof/>
                <w:webHidden/>
              </w:rPr>
              <w:fldChar w:fldCharType="end"/>
            </w:r>
            <w:r w:rsidRPr="000C08F9">
              <w:rPr>
                <w:rStyle w:val="a9"/>
                <w:noProof/>
              </w:rPr>
              <w:fldChar w:fldCharType="end"/>
            </w:r>
          </w:ins>
        </w:p>
        <w:p w14:paraId="5929171F" w14:textId="1854DE89" w:rsidR="005109E7" w:rsidRDefault="005109E7">
          <w:pPr>
            <w:pStyle w:val="31"/>
            <w:tabs>
              <w:tab w:val="left" w:pos="1260"/>
              <w:tab w:val="right" w:leader="dot" w:pos="8494"/>
            </w:tabs>
            <w:rPr>
              <w:ins w:id="280" w:author="松山 ファミリー" w:date="2023-02-08T02:22:00Z"/>
              <w:rFonts w:eastAsiaTheme="minorEastAsia"/>
              <w:iCs w:val="0"/>
              <w:noProof/>
              <w:sz w:val="21"/>
              <w:szCs w:val="24"/>
            </w:rPr>
          </w:pPr>
          <w:ins w:id="28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4.4.2.</w:t>
            </w:r>
            <w:r>
              <w:rPr>
                <w:rFonts w:eastAsiaTheme="minorEastAsia"/>
                <w:iCs w:val="0"/>
                <w:noProof/>
                <w:sz w:val="21"/>
                <w:szCs w:val="24"/>
              </w:rPr>
              <w:tab/>
            </w:r>
            <w:r w:rsidRPr="000C08F9">
              <w:rPr>
                <w:rStyle w:val="a9"/>
                <w:rFonts w:ascii="Times New Roman" w:eastAsia="ＭＳ 明朝" w:hAnsi="Times New Roman" w:cs="Times New Roman"/>
                <w:noProof/>
              </w:rPr>
              <w:t>220415Cast_2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_Toc126715616 \h </w:instrText>
            </w:r>
            <w:r>
              <w:rPr>
                <w:noProof/>
                <w:webHidden/>
              </w:rPr>
            </w:r>
          </w:ins>
          <w:r>
            <w:rPr>
              <w:noProof/>
              <w:webHidden/>
            </w:rPr>
            <w:fldChar w:fldCharType="separate"/>
          </w:r>
          <w:ins w:id="282" w:author="松山 ファミリー" w:date="2023-02-08T02:22:00Z">
            <w:r>
              <w:rPr>
                <w:noProof/>
                <w:webHidden/>
              </w:rPr>
              <w:t>64</w:t>
            </w:r>
            <w:r>
              <w:rPr>
                <w:noProof/>
                <w:webHidden/>
              </w:rPr>
              <w:fldChar w:fldCharType="end"/>
            </w:r>
            <w:r w:rsidRPr="000C08F9">
              <w:rPr>
                <w:rStyle w:val="a9"/>
                <w:noProof/>
              </w:rPr>
              <w:fldChar w:fldCharType="end"/>
            </w:r>
          </w:ins>
        </w:p>
        <w:p w14:paraId="1868E8F0" w14:textId="18AA5A08" w:rsidR="005109E7" w:rsidRDefault="005109E7">
          <w:pPr>
            <w:pStyle w:val="31"/>
            <w:tabs>
              <w:tab w:val="left" w:pos="1260"/>
              <w:tab w:val="right" w:leader="dot" w:pos="8494"/>
            </w:tabs>
            <w:rPr>
              <w:ins w:id="283" w:author="松山 ファミリー" w:date="2023-02-08T02:22:00Z"/>
              <w:rFonts w:eastAsiaTheme="minorEastAsia"/>
              <w:iCs w:val="0"/>
              <w:noProof/>
              <w:sz w:val="21"/>
              <w:szCs w:val="24"/>
            </w:rPr>
          </w:pPr>
          <w:ins w:id="28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4.4.3.</w:t>
            </w:r>
            <w:r>
              <w:rPr>
                <w:rFonts w:eastAsiaTheme="minorEastAsia"/>
                <w:iCs w:val="0"/>
                <w:noProof/>
                <w:sz w:val="21"/>
                <w:szCs w:val="24"/>
              </w:rPr>
              <w:tab/>
            </w:r>
            <w:r w:rsidRPr="000C08F9">
              <w:rPr>
                <w:rStyle w:val="a9"/>
                <w:rFonts w:ascii="Times New Roman" w:eastAsia="ＭＳ 明朝" w:hAnsi="Times New Roman" w:cs="Times New Roman"/>
                <w:noProof/>
              </w:rPr>
              <w:t>220415CP_cell0.02g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_Toc126715617 \h </w:instrText>
            </w:r>
            <w:r>
              <w:rPr>
                <w:noProof/>
                <w:webHidden/>
              </w:rPr>
            </w:r>
          </w:ins>
          <w:r>
            <w:rPr>
              <w:noProof/>
              <w:webHidden/>
            </w:rPr>
            <w:fldChar w:fldCharType="separate"/>
          </w:r>
          <w:ins w:id="285" w:author="松山 ファミリー" w:date="2023-02-08T02:22:00Z">
            <w:r>
              <w:rPr>
                <w:noProof/>
                <w:webHidden/>
              </w:rPr>
              <w:t>65</w:t>
            </w:r>
            <w:r>
              <w:rPr>
                <w:noProof/>
                <w:webHidden/>
              </w:rPr>
              <w:fldChar w:fldCharType="end"/>
            </w:r>
            <w:r w:rsidRPr="000C08F9">
              <w:rPr>
                <w:rStyle w:val="a9"/>
                <w:noProof/>
              </w:rPr>
              <w:fldChar w:fldCharType="end"/>
            </w:r>
          </w:ins>
        </w:p>
        <w:p w14:paraId="0BBD0F84" w14:textId="4F799D38" w:rsidR="005109E7" w:rsidRDefault="005109E7">
          <w:pPr>
            <w:pStyle w:val="31"/>
            <w:tabs>
              <w:tab w:val="left" w:pos="1260"/>
              <w:tab w:val="right" w:leader="dot" w:pos="8494"/>
            </w:tabs>
            <w:rPr>
              <w:ins w:id="286" w:author="松山 ファミリー" w:date="2023-02-08T02:22:00Z"/>
              <w:rFonts w:eastAsiaTheme="minorEastAsia"/>
              <w:iCs w:val="0"/>
              <w:noProof/>
              <w:sz w:val="21"/>
              <w:szCs w:val="24"/>
            </w:rPr>
          </w:pPr>
          <w:ins w:id="28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4.4.4.</w:t>
            </w:r>
            <w:r>
              <w:rPr>
                <w:rFonts w:eastAsiaTheme="minorEastAsia"/>
                <w:iCs w:val="0"/>
                <w:noProof/>
                <w:sz w:val="21"/>
                <w:szCs w:val="24"/>
              </w:rPr>
              <w:tab/>
            </w:r>
            <w:r w:rsidRPr="000C08F9">
              <w:rPr>
                <w:rStyle w:val="a9"/>
                <w:rFonts w:ascii="Times New Roman" w:eastAsia="ＭＳ 明朝" w:hAnsi="Times New Roman" w:cs="Times New Roman"/>
                <w:noProof/>
              </w:rPr>
              <w:t>220415CP_cell0.2g_1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_Toc126715618 \h </w:instrText>
            </w:r>
            <w:r>
              <w:rPr>
                <w:noProof/>
                <w:webHidden/>
              </w:rPr>
            </w:r>
          </w:ins>
          <w:r>
            <w:rPr>
              <w:noProof/>
              <w:webHidden/>
            </w:rPr>
            <w:fldChar w:fldCharType="separate"/>
          </w:r>
          <w:ins w:id="288" w:author="松山 ファミリー" w:date="2023-02-08T02:22:00Z">
            <w:r>
              <w:rPr>
                <w:noProof/>
                <w:webHidden/>
              </w:rPr>
              <w:t>66</w:t>
            </w:r>
            <w:r>
              <w:rPr>
                <w:noProof/>
                <w:webHidden/>
              </w:rPr>
              <w:fldChar w:fldCharType="end"/>
            </w:r>
            <w:r w:rsidRPr="000C08F9">
              <w:rPr>
                <w:rStyle w:val="a9"/>
                <w:noProof/>
              </w:rPr>
              <w:fldChar w:fldCharType="end"/>
            </w:r>
          </w:ins>
        </w:p>
        <w:p w14:paraId="6F08E3A3" w14:textId="4CA9CDAE" w:rsidR="005109E7" w:rsidRDefault="005109E7">
          <w:pPr>
            <w:pStyle w:val="31"/>
            <w:tabs>
              <w:tab w:val="left" w:pos="1260"/>
              <w:tab w:val="right" w:leader="dot" w:pos="8494"/>
            </w:tabs>
            <w:rPr>
              <w:ins w:id="289" w:author="松山 ファミリー" w:date="2023-02-08T02:22:00Z"/>
              <w:rFonts w:eastAsiaTheme="minorEastAsia"/>
              <w:iCs w:val="0"/>
              <w:noProof/>
              <w:sz w:val="21"/>
              <w:szCs w:val="24"/>
            </w:rPr>
          </w:pPr>
          <w:ins w:id="29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4.4.5.</w:t>
            </w:r>
            <w:r>
              <w:rPr>
                <w:rFonts w:eastAsiaTheme="minorEastAsia"/>
                <w:iCs w:val="0"/>
                <w:noProof/>
                <w:sz w:val="21"/>
                <w:szCs w:val="24"/>
              </w:rPr>
              <w:tab/>
            </w:r>
            <w:r w:rsidRPr="000C08F9">
              <w:rPr>
                <w:rStyle w:val="a9"/>
                <w:rFonts w:ascii="Times New Roman" w:eastAsia="ＭＳ 明朝" w:hAnsi="Times New Roman" w:cs="Times New Roman"/>
                <w:noProof/>
              </w:rPr>
              <w:t>220415CP_cell0.2g_2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_Toc126715619 \h </w:instrText>
            </w:r>
            <w:r>
              <w:rPr>
                <w:noProof/>
                <w:webHidden/>
              </w:rPr>
            </w:r>
          </w:ins>
          <w:r>
            <w:rPr>
              <w:noProof/>
              <w:webHidden/>
            </w:rPr>
            <w:fldChar w:fldCharType="separate"/>
          </w:r>
          <w:ins w:id="291" w:author="松山 ファミリー" w:date="2023-02-08T02:22:00Z">
            <w:r>
              <w:rPr>
                <w:noProof/>
                <w:webHidden/>
              </w:rPr>
              <w:t>67</w:t>
            </w:r>
            <w:r>
              <w:rPr>
                <w:noProof/>
                <w:webHidden/>
              </w:rPr>
              <w:fldChar w:fldCharType="end"/>
            </w:r>
            <w:r w:rsidRPr="000C08F9">
              <w:rPr>
                <w:rStyle w:val="a9"/>
                <w:noProof/>
              </w:rPr>
              <w:fldChar w:fldCharType="end"/>
            </w:r>
          </w:ins>
        </w:p>
        <w:p w14:paraId="4311D641" w14:textId="08C7AC77" w:rsidR="005109E7" w:rsidRDefault="005109E7">
          <w:pPr>
            <w:pStyle w:val="31"/>
            <w:tabs>
              <w:tab w:val="left" w:pos="1260"/>
              <w:tab w:val="right" w:leader="dot" w:pos="8494"/>
            </w:tabs>
            <w:rPr>
              <w:ins w:id="292" w:author="松山 ファミリー" w:date="2023-02-08T02:22:00Z"/>
              <w:rFonts w:eastAsiaTheme="minorEastAsia"/>
              <w:iCs w:val="0"/>
              <w:noProof/>
              <w:sz w:val="21"/>
              <w:szCs w:val="24"/>
            </w:rPr>
          </w:pPr>
          <w:ins w:id="29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4.4.6.</w:t>
            </w:r>
            <w:r>
              <w:rPr>
                <w:rFonts w:eastAsiaTheme="minorEastAsia"/>
                <w:iCs w:val="0"/>
                <w:noProof/>
                <w:sz w:val="21"/>
                <w:szCs w:val="24"/>
              </w:rPr>
              <w:tab/>
            </w:r>
            <w:r w:rsidRPr="000C08F9">
              <w:rPr>
                <w:rStyle w:val="a9"/>
                <w:rFonts w:ascii="Times New Roman" w:eastAsia="ＭＳ 明朝" w:hAnsi="Times New Roman" w:cs="Times New Roman"/>
                <w:noProof/>
              </w:rPr>
              <w:t>220415CP_cell0.2g_3</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_Toc126715620 \h </w:instrText>
            </w:r>
            <w:r>
              <w:rPr>
                <w:noProof/>
                <w:webHidden/>
              </w:rPr>
            </w:r>
          </w:ins>
          <w:r>
            <w:rPr>
              <w:noProof/>
              <w:webHidden/>
            </w:rPr>
            <w:fldChar w:fldCharType="separate"/>
          </w:r>
          <w:ins w:id="294" w:author="松山 ファミリー" w:date="2023-02-08T02:22:00Z">
            <w:r>
              <w:rPr>
                <w:noProof/>
                <w:webHidden/>
              </w:rPr>
              <w:t>68</w:t>
            </w:r>
            <w:r>
              <w:rPr>
                <w:noProof/>
                <w:webHidden/>
              </w:rPr>
              <w:fldChar w:fldCharType="end"/>
            </w:r>
            <w:r w:rsidRPr="000C08F9">
              <w:rPr>
                <w:rStyle w:val="a9"/>
                <w:noProof/>
              </w:rPr>
              <w:fldChar w:fldCharType="end"/>
            </w:r>
          </w:ins>
        </w:p>
        <w:p w14:paraId="1E556723" w14:textId="599CFAE1" w:rsidR="005109E7" w:rsidRDefault="005109E7">
          <w:pPr>
            <w:pStyle w:val="31"/>
            <w:tabs>
              <w:tab w:val="left" w:pos="1260"/>
              <w:tab w:val="right" w:leader="dot" w:pos="8494"/>
            </w:tabs>
            <w:rPr>
              <w:ins w:id="295" w:author="松山 ファミリー" w:date="2023-02-08T02:22:00Z"/>
              <w:rFonts w:eastAsiaTheme="minorEastAsia"/>
              <w:iCs w:val="0"/>
              <w:noProof/>
              <w:sz w:val="21"/>
              <w:szCs w:val="24"/>
            </w:rPr>
          </w:pPr>
          <w:ins w:id="29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4.4.7.</w:t>
            </w:r>
            <w:r>
              <w:rPr>
                <w:rFonts w:eastAsiaTheme="minorEastAsia"/>
                <w:iCs w:val="0"/>
                <w:noProof/>
                <w:sz w:val="21"/>
                <w:szCs w:val="24"/>
              </w:rPr>
              <w:tab/>
            </w:r>
            <w:r w:rsidRPr="000C08F9">
              <w:rPr>
                <w:rStyle w:val="a9"/>
                <w:rFonts w:ascii="Times New Roman" w:eastAsia="ＭＳ 明朝" w:hAnsi="Times New Roman" w:cs="Times New Roman"/>
                <w:noProof/>
              </w:rPr>
              <w:t>220906CP_cell0.02g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_Toc126715621 \h </w:instrText>
            </w:r>
            <w:r>
              <w:rPr>
                <w:noProof/>
                <w:webHidden/>
              </w:rPr>
            </w:r>
          </w:ins>
          <w:r>
            <w:rPr>
              <w:noProof/>
              <w:webHidden/>
            </w:rPr>
            <w:fldChar w:fldCharType="separate"/>
          </w:r>
          <w:ins w:id="297" w:author="松山 ファミリー" w:date="2023-02-08T02:22:00Z">
            <w:r>
              <w:rPr>
                <w:noProof/>
                <w:webHidden/>
              </w:rPr>
              <w:t>69</w:t>
            </w:r>
            <w:r>
              <w:rPr>
                <w:noProof/>
                <w:webHidden/>
              </w:rPr>
              <w:fldChar w:fldCharType="end"/>
            </w:r>
            <w:r w:rsidRPr="000C08F9">
              <w:rPr>
                <w:rStyle w:val="a9"/>
                <w:noProof/>
              </w:rPr>
              <w:fldChar w:fldCharType="end"/>
            </w:r>
          </w:ins>
        </w:p>
        <w:p w14:paraId="4D62764B" w14:textId="08EA3917" w:rsidR="005109E7" w:rsidRDefault="005109E7">
          <w:pPr>
            <w:pStyle w:val="31"/>
            <w:tabs>
              <w:tab w:val="left" w:pos="1260"/>
              <w:tab w:val="right" w:leader="dot" w:pos="8494"/>
            </w:tabs>
            <w:rPr>
              <w:ins w:id="298" w:author="松山 ファミリー" w:date="2023-02-08T02:22:00Z"/>
              <w:rFonts w:eastAsiaTheme="minorEastAsia"/>
              <w:iCs w:val="0"/>
              <w:noProof/>
              <w:sz w:val="21"/>
              <w:szCs w:val="24"/>
            </w:rPr>
          </w:pPr>
          <w:ins w:id="29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4.4.8.</w:t>
            </w:r>
            <w:r>
              <w:rPr>
                <w:rFonts w:eastAsiaTheme="minorEastAsia"/>
                <w:iCs w:val="0"/>
                <w:noProof/>
                <w:sz w:val="21"/>
                <w:szCs w:val="24"/>
              </w:rPr>
              <w:tab/>
            </w:r>
            <w:r w:rsidRPr="000C08F9">
              <w:rPr>
                <w:rStyle w:val="a9"/>
                <w:rFonts w:ascii="Times New Roman" w:eastAsia="ＭＳ 明朝" w:hAnsi="Times New Roman" w:cs="Times New Roman"/>
                <w:noProof/>
              </w:rPr>
              <w:t>220906CP_cell0.2g_1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_Toc126715622 \h </w:instrText>
            </w:r>
            <w:r>
              <w:rPr>
                <w:noProof/>
                <w:webHidden/>
              </w:rPr>
            </w:r>
          </w:ins>
          <w:r>
            <w:rPr>
              <w:noProof/>
              <w:webHidden/>
            </w:rPr>
            <w:fldChar w:fldCharType="separate"/>
          </w:r>
          <w:ins w:id="300" w:author="松山 ファミリー" w:date="2023-02-08T02:22:00Z">
            <w:r>
              <w:rPr>
                <w:noProof/>
                <w:webHidden/>
              </w:rPr>
              <w:t>70</w:t>
            </w:r>
            <w:r>
              <w:rPr>
                <w:noProof/>
                <w:webHidden/>
              </w:rPr>
              <w:fldChar w:fldCharType="end"/>
            </w:r>
            <w:r w:rsidRPr="000C08F9">
              <w:rPr>
                <w:rStyle w:val="a9"/>
                <w:noProof/>
              </w:rPr>
              <w:fldChar w:fldCharType="end"/>
            </w:r>
          </w:ins>
        </w:p>
        <w:p w14:paraId="5560E726" w14:textId="5124BE81" w:rsidR="005109E7" w:rsidRDefault="005109E7">
          <w:pPr>
            <w:pStyle w:val="31"/>
            <w:tabs>
              <w:tab w:val="left" w:pos="1260"/>
              <w:tab w:val="right" w:leader="dot" w:pos="8494"/>
            </w:tabs>
            <w:rPr>
              <w:ins w:id="301" w:author="松山 ファミリー" w:date="2023-02-08T02:22:00Z"/>
              <w:rFonts w:eastAsiaTheme="minorEastAsia"/>
              <w:iCs w:val="0"/>
              <w:noProof/>
              <w:sz w:val="21"/>
              <w:szCs w:val="24"/>
            </w:rPr>
          </w:pPr>
          <w:ins w:id="30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4.4.9.</w:t>
            </w:r>
            <w:r>
              <w:rPr>
                <w:rFonts w:eastAsiaTheme="minorEastAsia"/>
                <w:iCs w:val="0"/>
                <w:noProof/>
                <w:sz w:val="21"/>
                <w:szCs w:val="24"/>
              </w:rPr>
              <w:tab/>
            </w:r>
            <w:r w:rsidRPr="000C08F9">
              <w:rPr>
                <w:rStyle w:val="a9"/>
                <w:rFonts w:ascii="Times New Roman" w:eastAsia="ＭＳ 明朝" w:hAnsi="Times New Roman" w:cs="Times New Roman"/>
                <w:noProof/>
              </w:rPr>
              <w:t>220906CP_cell0.2g_2_2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_Toc126715623 \h </w:instrText>
            </w:r>
            <w:r>
              <w:rPr>
                <w:noProof/>
                <w:webHidden/>
              </w:rPr>
            </w:r>
          </w:ins>
          <w:r>
            <w:rPr>
              <w:noProof/>
              <w:webHidden/>
            </w:rPr>
            <w:fldChar w:fldCharType="separate"/>
          </w:r>
          <w:ins w:id="303" w:author="松山 ファミリー" w:date="2023-02-08T02:22:00Z">
            <w:r>
              <w:rPr>
                <w:noProof/>
                <w:webHidden/>
              </w:rPr>
              <w:t>71</w:t>
            </w:r>
            <w:r>
              <w:rPr>
                <w:noProof/>
                <w:webHidden/>
              </w:rPr>
              <w:fldChar w:fldCharType="end"/>
            </w:r>
            <w:r w:rsidRPr="000C08F9">
              <w:rPr>
                <w:rStyle w:val="a9"/>
                <w:noProof/>
              </w:rPr>
              <w:fldChar w:fldCharType="end"/>
            </w:r>
          </w:ins>
        </w:p>
        <w:p w14:paraId="019076B9" w14:textId="4BCC521F" w:rsidR="005109E7" w:rsidRDefault="005109E7">
          <w:pPr>
            <w:pStyle w:val="31"/>
            <w:tabs>
              <w:tab w:val="left" w:pos="1260"/>
              <w:tab w:val="right" w:leader="dot" w:pos="8494"/>
            </w:tabs>
            <w:rPr>
              <w:ins w:id="304" w:author="松山 ファミリー" w:date="2023-02-08T02:22:00Z"/>
              <w:rFonts w:eastAsiaTheme="minorEastAsia"/>
              <w:iCs w:val="0"/>
              <w:noProof/>
              <w:sz w:val="21"/>
              <w:szCs w:val="24"/>
            </w:rPr>
          </w:pPr>
          <w:ins w:id="30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4.4.12.</w:t>
            </w:r>
            <w:r>
              <w:rPr>
                <w:rFonts w:eastAsiaTheme="minorEastAsia"/>
                <w:iCs w:val="0"/>
                <w:noProof/>
                <w:sz w:val="21"/>
                <w:szCs w:val="24"/>
              </w:rPr>
              <w:tab/>
            </w:r>
            <w:r w:rsidRPr="000C08F9">
              <w:rPr>
                <w:rStyle w:val="a9"/>
                <w:rFonts w:ascii="Times New Roman" w:eastAsia="ＭＳ 明朝" w:hAnsi="Times New Roman" w:cs="Times New Roman"/>
                <w:noProof/>
              </w:rPr>
              <w:t>220906CP_cell0.8g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_Toc126715624 \h </w:instrText>
            </w:r>
            <w:r>
              <w:rPr>
                <w:noProof/>
                <w:webHidden/>
              </w:rPr>
            </w:r>
          </w:ins>
          <w:r>
            <w:rPr>
              <w:noProof/>
              <w:webHidden/>
            </w:rPr>
            <w:fldChar w:fldCharType="separate"/>
          </w:r>
          <w:ins w:id="306" w:author="松山 ファミリー" w:date="2023-02-08T02:22:00Z">
            <w:r>
              <w:rPr>
                <w:noProof/>
                <w:webHidden/>
              </w:rPr>
              <w:t>74</w:t>
            </w:r>
            <w:r>
              <w:rPr>
                <w:noProof/>
                <w:webHidden/>
              </w:rPr>
              <w:fldChar w:fldCharType="end"/>
            </w:r>
            <w:r w:rsidRPr="000C08F9">
              <w:rPr>
                <w:rStyle w:val="a9"/>
                <w:noProof/>
              </w:rPr>
              <w:fldChar w:fldCharType="end"/>
            </w:r>
          </w:ins>
        </w:p>
        <w:p w14:paraId="1E27497C" w14:textId="5F942ED8" w:rsidR="005109E7" w:rsidRDefault="005109E7">
          <w:pPr>
            <w:pStyle w:val="31"/>
            <w:tabs>
              <w:tab w:val="left" w:pos="1260"/>
              <w:tab w:val="right" w:leader="dot" w:pos="8494"/>
            </w:tabs>
            <w:rPr>
              <w:ins w:id="307" w:author="松山 ファミリー" w:date="2023-02-08T02:22:00Z"/>
              <w:rFonts w:eastAsiaTheme="minorEastAsia"/>
              <w:iCs w:val="0"/>
              <w:noProof/>
              <w:sz w:val="21"/>
              <w:szCs w:val="24"/>
            </w:rPr>
          </w:pPr>
          <w:ins w:id="30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4.4.13.</w:t>
            </w:r>
            <w:r>
              <w:rPr>
                <w:rFonts w:eastAsiaTheme="minorEastAsia"/>
                <w:iCs w:val="0"/>
                <w:noProof/>
                <w:sz w:val="21"/>
                <w:szCs w:val="24"/>
              </w:rPr>
              <w:tab/>
            </w:r>
            <w:r w:rsidRPr="000C08F9">
              <w:rPr>
                <w:rStyle w:val="a9"/>
                <w:rFonts w:ascii="Times New Roman" w:eastAsia="ＭＳ 明朝" w:hAnsi="Times New Roman" w:cs="Times New Roman"/>
                <w:noProof/>
              </w:rPr>
              <w:t>220906CP_naf5μL_2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_Toc126715625 \h </w:instrText>
            </w:r>
            <w:r>
              <w:rPr>
                <w:noProof/>
                <w:webHidden/>
              </w:rPr>
            </w:r>
          </w:ins>
          <w:r>
            <w:rPr>
              <w:noProof/>
              <w:webHidden/>
            </w:rPr>
            <w:fldChar w:fldCharType="separate"/>
          </w:r>
          <w:ins w:id="309" w:author="松山 ファミリー" w:date="2023-02-08T02:22:00Z">
            <w:r>
              <w:rPr>
                <w:noProof/>
                <w:webHidden/>
              </w:rPr>
              <w:t>75</w:t>
            </w:r>
            <w:r>
              <w:rPr>
                <w:noProof/>
                <w:webHidden/>
              </w:rPr>
              <w:fldChar w:fldCharType="end"/>
            </w:r>
            <w:r w:rsidRPr="000C08F9">
              <w:rPr>
                <w:rStyle w:val="a9"/>
                <w:noProof/>
              </w:rPr>
              <w:fldChar w:fldCharType="end"/>
            </w:r>
          </w:ins>
        </w:p>
        <w:p w14:paraId="643AEF51" w14:textId="3211531D" w:rsidR="005109E7" w:rsidRDefault="005109E7">
          <w:pPr>
            <w:pStyle w:val="31"/>
            <w:tabs>
              <w:tab w:val="left" w:pos="1260"/>
              <w:tab w:val="right" w:leader="dot" w:pos="8494"/>
            </w:tabs>
            <w:rPr>
              <w:ins w:id="310" w:author="松山 ファミリー" w:date="2023-02-08T02:22:00Z"/>
              <w:rFonts w:eastAsiaTheme="minorEastAsia"/>
              <w:iCs w:val="0"/>
              <w:noProof/>
              <w:sz w:val="21"/>
              <w:szCs w:val="24"/>
            </w:rPr>
          </w:pPr>
          <w:ins w:id="311" w:author="松山 ファミリー" w:date="2023-02-08T02:22:00Z">
            <w:r w:rsidRPr="000C08F9">
              <w:rPr>
                <w:rStyle w:val="a9"/>
                <w:noProof/>
              </w:rPr>
              <w:lastRenderedPageBreak/>
              <w:fldChar w:fldCharType="begin"/>
            </w:r>
            <w:r w:rsidRPr="000C08F9">
              <w:rPr>
                <w:rStyle w:val="a9"/>
                <w:noProof/>
              </w:rPr>
              <w:instrText xml:space="preserve"> </w:instrText>
            </w:r>
            <w:r>
              <w:rPr>
                <w:noProof/>
              </w:rPr>
              <w:instrText>HYPERLINK \l "_Toc126715626"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4.4.15.</w:t>
            </w:r>
            <w:r>
              <w:rPr>
                <w:rFonts w:eastAsiaTheme="minorEastAsia"/>
                <w:iCs w:val="0"/>
                <w:noProof/>
                <w:sz w:val="21"/>
                <w:szCs w:val="24"/>
              </w:rPr>
              <w:tab/>
            </w:r>
            <w:r w:rsidRPr="000C08F9">
              <w:rPr>
                <w:rStyle w:val="a9"/>
                <w:rFonts w:ascii="Times New Roman" w:eastAsia="ＭＳ 明朝" w:hAnsi="Times New Roman" w:cs="Times New Roman"/>
                <w:noProof/>
              </w:rPr>
              <w:t>220906CP_naf10μL_1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_Toc126715626 \h </w:instrText>
            </w:r>
            <w:r>
              <w:rPr>
                <w:noProof/>
                <w:webHidden/>
              </w:rPr>
            </w:r>
          </w:ins>
          <w:r>
            <w:rPr>
              <w:noProof/>
              <w:webHidden/>
            </w:rPr>
            <w:fldChar w:fldCharType="separate"/>
          </w:r>
          <w:ins w:id="312" w:author="松山 ファミリー" w:date="2023-02-08T02:22:00Z">
            <w:r>
              <w:rPr>
                <w:noProof/>
                <w:webHidden/>
              </w:rPr>
              <w:t>77</w:t>
            </w:r>
            <w:r>
              <w:rPr>
                <w:noProof/>
                <w:webHidden/>
              </w:rPr>
              <w:fldChar w:fldCharType="end"/>
            </w:r>
            <w:r w:rsidRPr="000C08F9">
              <w:rPr>
                <w:rStyle w:val="a9"/>
                <w:noProof/>
              </w:rPr>
              <w:fldChar w:fldCharType="end"/>
            </w:r>
          </w:ins>
        </w:p>
        <w:p w14:paraId="43FBD087" w14:textId="57887400" w:rsidR="005109E7" w:rsidRDefault="005109E7">
          <w:pPr>
            <w:pStyle w:val="31"/>
            <w:tabs>
              <w:tab w:val="left" w:pos="1260"/>
              <w:tab w:val="right" w:leader="dot" w:pos="8494"/>
            </w:tabs>
            <w:rPr>
              <w:ins w:id="313" w:author="松山 ファミリー" w:date="2023-02-08T02:22:00Z"/>
              <w:rFonts w:eastAsiaTheme="minorEastAsia"/>
              <w:iCs w:val="0"/>
              <w:noProof/>
              <w:sz w:val="21"/>
              <w:szCs w:val="24"/>
            </w:rPr>
          </w:pPr>
          <w:ins w:id="31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4.4.16.</w:t>
            </w:r>
            <w:r>
              <w:rPr>
                <w:rFonts w:eastAsiaTheme="minorEastAsia"/>
                <w:iCs w:val="0"/>
                <w:noProof/>
                <w:sz w:val="21"/>
                <w:szCs w:val="24"/>
              </w:rPr>
              <w:tab/>
            </w:r>
            <w:r w:rsidRPr="000C08F9">
              <w:rPr>
                <w:rStyle w:val="a9"/>
                <w:rFonts w:ascii="Times New Roman" w:eastAsia="ＭＳ 明朝" w:hAnsi="Times New Roman" w:cs="Times New Roman"/>
                <w:noProof/>
              </w:rPr>
              <w:t>220906CP_naf10μL_2_1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_Toc126715627 \h </w:instrText>
            </w:r>
            <w:r>
              <w:rPr>
                <w:noProof/>
                <w:webHidden/>
              </w:rPr>
            </w:r>
          </w:ins>
          <w:r>
            <w:rPr>
              <w:noProof/>
              <w:webHidden/>
            </w:rPr>
            <w:fldChar w:fldCharType="separate"/>
          </w:r>
          <w:ins w:id="315" w:author="松山 ファミリー" w:date="2023-02-08T02:22:00Z">
            <w:r>
              <w:rPr>
                <w:noProof/>
                <w:webHidden/>
              </w:rPr>
              <w:t>78</w:t>
            </w:r>
            <w:r>
              <w:rPr>
                <w:noProof/>
                <w:webHidden/>
              </w:rPr>
              <w:fldChar w:fldCharType="end"/>
            </w:r>
            <w:r w:rsidRPr="000C08F9">
              <w:rPr>
                <w:rStyle w:val="a9"/>
                <w:noProof/>
              </w:rPr>
              <w:fldChar w:fldCharType="end"/>
            </w:r>
          </w:ins>
        </w:p>
        <w:p w14:paraId="2E7BA1F6" w14:textId="53D3BE63" w:rsidR="005109E7" w:rsidRDefault="005109E7">
          <w:pPr>
            <w:pStyle w:val="31"/>
            <w:tabs>
              <w:tab w:val="left" w:pos="1260"/>
              <w:tab w:val="right" w:leader="dot" w:pos="8494"/>
            </w:tabs>
            <w:rPr>
              <w:ins w:id="316" w:author="松山 ファミリー" w:date="2023-02-08T02:22:00Z"/>
              <w:rFonts w:eastAsiaTheme="minorEastAsia"/>
              <w:iCs w:val="0"/>
              <w:noProof/>
              <w:sz w:val="21"/>
              <w:szCs w:val="24"/>
            </w:rPr>
          </w:pPr>
          <w:ins w:id="31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4.4.17.</w:t>
            </w:r>
            <w:r>
              <w:rPr>
                <w:rFonts w:eastAsiaTheme="minorEastAsia"/>
                <w:iCs w:val="0"/>
                <w:noProof/>
                <w:sz w:val="21"/>
                <w:szCs w:val="24"/>
              </w:rPr>
              <w:tab/>
            </w:r>
            <w:r w:rsidRPr="000C08F9">
              <w:rPr>
                <w:rStyle w:val="a9"/>
                <w:rFonts w:ascii="Times New Roman" w:eastAsia="ＭＳ 明朝" w:hAnsi="Times New Roman" w:cs="Times New Roman"/>
                <w:noProof/>
              </w:rPr>
              <w:t>220906CP_naf10μL_2_2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_Toc126715628 \h </w:instrText>
            </w:r>
            <w:r>
              <w:rPr>
                <w:noProof/>
                <w:webHidden/>
              </w:rPr>
            </w:r>
          </w:ins>
          <w:r>
            <w:rPr>
              <w:noProof/>
              <w:webHidden/>
            </w:rPr>
            <w:fldChar w:fldCharType="separate"/>
          </w:r>
          <w:ins w:id="318" w:author="松山 ファミリー" w:date="2023-02-08T02:22:00Z">
            <w:r>
              <w:rPr>
                <w:noProof/>
                <w:webHidden/>
              </w:rPr>
              <w:t>79</w:t>
            </w:r>
            <w:r>
              <w:rPr>
                <w:noProof/>
                <w:webHidden/>
              </w:rPr>
              <w:fldChar w:fldCharType="end"/>
            </w:r>
            <w:r w:rsidRPr="000C08F9">
              <w:rPr>
                <w:rStyle w:val="a9"/>
                <w:noProof/>
              </w:rPr>
              <w:fldChar w:fldCharType="end"/>
            </w:r>
          </w:ins>
        </w:p>
        <w:p w14:paraId="580128D1" w14:textId="37E51019" w:rsidR="005109E7" w:rsidRDefault="005109E7">
          <w:pPr>
            <w:pStyle w:val="31"/>
            <w:tabs>
              <w:tab w:val="left" w:pos="1260"/>
              <w:tab w:val="right" w:leader="dot" w:pos="8494"/>
            </w:tabs>
            <w:rPr>
              <w:ins w:id="319" w:author="松山 ファミリー" w:date="2023-02-08T02:22:00Z"/>
              <w:rFonts w:eastAsiaTheme="minorEastAsia"/>
              <w:iCs w:val="0"/>
              <w:noProof/>
              <w:sz w:val="21"/>
              <w:szCs w:val="24"/>
            </w:rPr>
          </w:pPr>
          <w:ins w:id="32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4.4.18.</w:t>
            </w:r>
            <w:r>
              <w:rPr>
                <w:rFonts w:eastAsiaTheme="minorEastAsia"/>
                <w:iCs w:val="0"/>
                <w:noProof/>
                <w:sz w:val="21"/>
                <w:szCs w:val="24"/>
              </w:rPr>
              <w:tab/>
            </w:r>
            <w:r w:rsidRPr="000C08F9">
              <w:rPr>
                <w:rStyle w:val="a9"/>
                <w:rFonts w:ascii="Times New Roman" w:eastAsia="ＭＳ 明朝" w:hAnsi="Times New Roman" w:cs="Times New Roman"/>
                <w:noProof/>
              </w:rPr>
              <w:t>220906CP_naf10μL_2_3</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_Toc126715629 \h </w:instrText>
            </w:r>
            <w:r>
              <w:rPr>
                <w:noProof/>
                <w:webHidden/>
              </w:rPr>
            </w:r>
          </w:ins>
          <w:r>
            <w:rPr>
              <w:noProof/>
              <w:webHidden/>
            </w:rPr>
            <w:fldChar w:fldCharType="separate"/>
          </w:r>
          <w:ins w:id="321" w:author="松山 ファミリー" w:date="2023-02-08T02:22:00Z">
            <w:r>
              <w:rPr>
                <w:noProof/>
                <w:webHidden/>
              </w:rPr>
              <w:t>80</w:t>
            </w:r>
            <w:r>
              <w:rPr>
                <w:noProof/>
                <w:webHidden/>
              </w:rPr>
              <w:fldChar w:fldCharType="end"/>
            </w:r>
            <w:r w:rsidRPr="000C08F9">
              <w:rPr>
                <w:rStyle w:val="a9"/>
                <w:noProof/>
              </w:rPr>
              <w:fldChar w:fldCharType="end"/>
            </w:r>
          </w:ins>
        </w:p>
        <w:p w14:paraId="3F87BA95" w14:textId="514B8758" w:rsidR="005109E7" w:rsidRDefault="005109E7">
          <w:pPr>
            <w:pStyle w:val="31"/>
            <w:tabs>
              <w:tab w:val="left" w:pos="1260"/>
              <w:tab w:val="right" w:leader="dot" w:pos="8494"/>
            </w:tabs>
            <w:rPr>
              <w:ins w:id="322" w:author="松山 ファミリー" w:date="2023-02-08T02:22:00Z"/>
              <w:rFonts w:eastAsiaTheme="minorEastAsia"/>
              <w:iCs w:val="0"/>
              <w:noProof/>
              <w:sz w:val="21"/>
              <w:szCs w:val="24"/>
            </w:rPr>
          </w:pPr>
          <w:ins w:id="32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"_Toc126715630"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4.4.19.</w:t>
            </w:r>
            <w:r>
              <w:rPr>
                <w:rFonts w:eastAsiaTheme="minorEastAsia"/>
                <w:iCs w:val="0"/>
                <w:noProof/>
                <w:sz w:val="21"/>
                <w:szCs w:val="24"/>
              </w:rPr>
              <w:tab/>
            </w:r>
            <w:r w:rsidRPr="000C08F9">
              <w:rPr>
                <w:rStyle w:val="a9"/>
                <w:rFonts w:ascii="Times New Roman" w:eastAsia="ＭＳ 明朝" w:hAnsi="Times New Roman" w:cs="Times New Roman"/>
                <w:noProof/>
              </w:rPr>
              <w:t>220906CP_naf15μL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_Toc126715630 \h </w:instrText>
            </w:r>
            <w:r>
              <w:rPr>
                <w:noProof/>
                <w:webHidden/>
              </w:rPr>
            </w:r>
          </w:ins>
          <w:r>
            <w:rPr>
              <w:noProof/>
              <w:webHidden/>
            </w:rPr>
            <w:fldChar w:fldCharType="separate"/>
          </w:r>
          <w:ins w:id="324" w:author="松山 ファミリー" w:date="2023-02-08T02:22:00Z">
            <w:r>
              <w:rPr>
                <w:noProof/>
                <w:webHidden/>
              </w:rPr>
              <w:t>81</w:t>
            </w:r>
            <w:r>
              <w:rPr>
                <w:noProof/>
                <w:webHidden/>
              </w:rPr>
              <w:fldChar w:fldCharType="end"/>
            </w:r>
            <w:r w:rsidRPr="000C08F9">
              <w:rPr>
                <w:rStyle w:val="a9"/>
                <w:noProof/>
              </w:rPr>
              <w:fldChar w:fldCharType="end"/>
            </w:r>
          </w:ins>
        </w:p>
        <w:p w14:paraId="550DCC1B" w14:textId="32FC8B4D" w:rsidR="005109E7" w:rsidRDefault="005109E7">
          <w:pPr>
            <w:pStyle w:val="31"/>
            <w:tabs>
              <w:tab w:val="left" w:pos="1260"/>
              <w:tab w:val="right" w:leader="dot" w:pos="8494"/>
            </w:tabs>
            <w:rPr>
              <w:ins w:id="325" w:author="松山 ファミリー" w:date="2023-02-08T02:22:00Z"/>
              <w:rFonts w:eastAsiaTheme="minorEastAsia"/>
              <w:iCs w:val="0"/>
              <w:noProof/>
              <w:sz w:val="21"/>
              <w:szCs w:val="24"/>
            </w:rPr>
          </w:pPr>
          <w:ins w:id="32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"_Toc126715631"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4.4.20.</w:t>
            </w:r>
            <w:r>
              <w:rPr>
                <w:rFonts w:eastAsiaTheme="minorEastAsia"/>
                <w:iCs w:val="0"/>
                <w:noProof/>
                <w:sz w:val="21"/>
                <w:szCs w:val="24"/>
              </w:rPr>
              <w:tab/>
            </w:r>
            <w:r w:rsidRPr="000C08F9">
              <w:rPr>
                <w:rStyle w:val="a9"/>
                <w:rFonts w:ascii="Times New Roman" w:eastAsia="ＭＳ 明朝" w:hAnsi="Times New Roman" w:cs="Times New Roman"/>
                <w:noProof/>
              </w:rPr>
              <w:t>220906CP_naf20μL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_Toc126715631 \h </w:instrText>
            </w:r>
            <w:r>
              <w:rPr>
                <w:noProof/>
                <w:webHidden/>
              </w:rPr>
            </w:r>
          </w:ins>
          <w:r>
            <w:rPr>
              <w:noProof/>
              <w:webHidden/>
            </w:rPr>
            <w:fldChar w:fldCharType="separate"/>
          </w:r>
          <w:ins w:id="327" w:author="松山 ファミリー" w:date="2023-02-08T02:22:00Z">
            <w:r>
              <w:rPr>
                <w:noProof/>
                <w:webHidden/>
              </w:rPr>
              <w:t>82</w:t>
            </w:r>
            <w:r>
              <w:rPr>
                <w:noProof/>
                <w:webHidden/>
              </w:rPr>
              <w:fldChar w:fldCharType="end"/>
            </w:r>
            <w:r w:rsidRPr="000C08F9">
              <w:rPr>
                <w:rStyle w:val="a9"/>
                <w:noProof/>
              </w:rPr>
              <w:fldChar w:fldCharType="end"/>
            </w:r>
          </w:ins>
        </w:p>
        <w:p w14:paraId="0D5C09D1" w14:textId="5385AD95" w:rsidR="005109E7" w:rsidRDefault="005109E7">
          <w:pPr>
            <w:pStyle w:val="13"/>
            <w:rPr>
              <w:ins w:id="328" w:author="松山 ファミリー" w:date="2023-02-08T02:22:00Z"/>
              <w:rFonts w:eastAsiaTheme="minorEastAsia"/>
              <w:bCs w:val="0"/>
              <w:caps w:val="0"/>
              <w:noProof/>
              <w:sz w:val="21"/>
              <w:szCs w:val="24"/>
            </w:rPr>
          </w:pPr>
          <w:ins w:id="32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"_Toc126715632"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5.</w:t>
            </w:r>
            <w:r>
              <w:rPr>
                <w:rFonts w:eastAsiaTheme="minorEastAsia"/>
                <w:bCs w:val="0"/>
                <w:caps w:val="0"/>
                <w:noProof/>
                <w:sz w:val="21"/>
                <w:szCs w:val="24"/>
              </w:rPr>
              <w:tab/>
            </w:r>
            <w:r w:rsidRPr="000C08F9">
              <w:rPr>
                <w:rStyle w:val="a9"/>
                <w:rFonts w:ascii="Times New Roman" w:eastAsia="ＭＳ 明朝" w:hAnsi="Times New Roman" w:cs="Times New Roman"/>
                <w:noProof/>
              </w:rPr>
              <w:t>結言</w:t>
            </w:r>
            <w:r>
              <w:rPr>
                <w:noProof/>
                <w:webHidden/>
              </w:rPr>
              <w:tab/>
            </w:r>
            <w:r>
              <w:rPr>
                <w:noProof/>
                <w:webHidden/>
              </w:rPr>
              <w:fldChar w:fldCharType="begin"/>
            </w:r>
            <w:r>
              <w:rPr>
                <w:noProof/>
                <w:webHidden/>
              </w:rPr>
              <w:instrText xml:space="preserve"> PAGEREF _Toc126715632 \h </w:instrText>
            </w:r>
            <w:r>
              <w:rPr>
                <w:noProof/>
                <w:webHidden/>
              </w:rPr>
            </w:r>
          </w:ins>
          <w:r>
            <w:rPr>
              <w:noProof/>
              <w:webHidden/>
            </w:rPr>
            <w:fldChar w:fldCharType="separate"/>
          </w:r>
          <w:ins w:id="330" w:author="松山 ファミリー" w:date="2023-02-08T02:22:00Z">
            <w:r>
              <w:rPr>
                <w:noProof/>
                <w:webHidden/>
              </w:rPr>
              <w:t>85</w:t>
            </w:r>
            <w:r>
              <w:rPr>
                <w:noProof/>
                <w:webHidden/>
              </w:rPr>
              <w:fldChar w:fldCharType="end"/>
            </w:r>
            <w:r w:rsidRPr="000C08F9">
              <w:rPr>
                <w:rStyle w:val="a9"/>
                <w:noProof/>
              </w:rPr>
              <w:fldChar w:fldCharType="end"/>
            </w:r>
          </w:ins>
        </w:p>
        <w:p w14:paraId="1EF160E2" w14:textId="60BAC196" w:rsidR="005109E7" w:rsidRDefault="005109E7">
          <w:pPr>
            <w:pStyle w:val="13"/>
            <w:rPr>
              <w:ins w:id="331" w:author="松山 ファミリー" w:date="2023-02-08T02:22:00Z"/>
              <w:rFonts w:eastAsiaTheme="minorEastAsia"/>
              <w:bCs w:val="0"/>
              <w:caps w:val="0"/>
              <w:noProof/>
              <w:sz w:val="21"/>
              <w:szCs w:val="24"/>
            </w:rPr>
          </w:pPr>
          <w:ins w:id="33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"_Toc126715633"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6.</w:t>
            </w:r>
            <w:r>
              <w:rPr>
                <w:rFonts w:eastAsiaTheme="minorEastAsia"/>
                <w:bCs w:val="0"/>
                <w:caps w:val="0"/>
                <w:noProof/>
                <w:sz w:val="21"/>
                <w:szCs w:val="24"/>
              </w:rPr>
              <w:tab/>
            </w:r>
            <w:r w:rsidRPr="000C08F9">
              <w:rPr>
                <w:rStyle w:val="a9"/>
                <w:rFonts w:ascii="Times New Roman" w:eastAsia="ＭＳ 明朝" w:hAnsi="Times New Roman" w:cs="Times New Roman"/>
                <w:noProof/>
              </w:rPr>
              <w:t>謝辞</w:t>
            </w:r>
            <w:r>
              <w:rPr>
                <w:noProof/>
                <w:webHidden/>
              </w:rPr>
              <w:tab/>
            </w:r>
            <w:r>
              <w:rPr>
                <w:noProof/>
                <w:webHidden/>
              </w:rPr>
              <w:fldChar w:fldCharType="begin"/>
            </w:r>
            <w:r>
              <w:rPr>
                <w:noProof/>
                <w:webHidden/>
              </w:rPr>
              <w:instrText xml:space="preserve"> PAGEREF _Toc126715633 \h </w:instrText>
            </w:r>
            <w:r>
              <w:rPr>
                <w:noProof/>
                <w:webHidden/>
              </w:rPr>
            </w:r>
          </w:ins>
          <w:r>
            <w:rPr>
              <w:noProof/>
              <w:webHidden/>
            </w:rPr>
            <w:fldChar w:fldCharType="separate"/>
          </w:r>
          <w:ins w:id="333" w:author="松山 ファミリー" w:date="2023-02-08T02:22:00Z">
            <w:r>
              <w:rPr>
                <w:noProof/>
                <w:webHidden/>
              </w:rPr>
              <w:t>85</w:t>
            </w:r>
            <w:r>
              <w:rPr>
                <w:noProof/>
                <w:webHidden/>
              </w:rPr>
              <w:fldChar w:fldCharType="end"/>
            </w:r>
            <w:r w:rsidRPr="000C08F9">
              <w:rPr>
                <w:rStyle w:val="a9"/>
                <w:noProof/>
              </w:rPr>
              <w:fldChar w:fldCharType="end"/>
            </w:r>
          </w:ins>
        </w:p>
        <w:p w14:paraId="2D1E7C4B" w14:textId="2318D0A7" w:rsidR="005109E7" w:rsidRDefault="005109E7">
          <w:pPr>
            <w:pStyle w:val="13"/>
            <w:rPr>
              <w:ins w:id="334" w:author="松山 ファミリー" w:date="2023-02-08T02:22:00Z"/>
              <w:rFonts w:eastAsiaTheme="minorEastAsia"/>
              <w:bCs w:val="0"/>
              <w:caps w:val="0"/>
              <w:noProof/>
              <w:sz w:val="21"/>
              <w:szCs w:val="24"/>
            </w:rPr>
          </w:pPr>
          <w:ins w:id="33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"_Toc126715634"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7.</w:t>
            </w:r>
            <w:r>
              <w:rPr>
                <w:rFonts w:eastAsiaTheme="minorEastAsia"/>
                <w:bCs w:val="0"/>
                <w:caps w:val="0"/>
                <w:noProof/>
                <w:sz w:val="21"/>
                <w:szCs w:val="24"/>
              </w:rPr>
              <w:tab/>
            </w:r>
            <w:r w:rsidRPr="000C08F9">
              <w:rPr>
                <w:rStyle w:val="a9"/>
                <w:rFonts w:ascii="Times New Roman" w:eastAsia="ＭＳ 明朝" w:hAnsi="Times New Roman" w:cs="Times New Roman"/>
                <w:noProof/>
              </w:rPr>
              <w:t>参考文献</w:t>
            </w:r>
            <w:r>
              <w:rPr>
                <w:noProof/>
                <w:webHidden/>
              </w:rPr>
              <w:tab/>
            </w:r>
            <w:r>
              <w:rPr>
                <w:noProof/>
                <w:webHidden/>
              </w:rPr>
              <w:fldChar w:fldCharType="begin"/>
            </w:r>
            <w:r>
              <w:rPr>
                <w:noProof/>
                <w:webHidden/>
              </w:rPr>
              <w:instrText xml:space="preserve"> PAGEREF _Toc126715634 \h </w:instrText>
            </w:r>
            <w:r>
              <w:rPr>
                <w:noProof/>
                <w:webHidden/>
              </w:rPr>
            </w:r>
          </w:ins>
          <w:r>
            <w:rPr>
              <w:noProof/>
              <w:webHidden/>
            </w:rPr>
            <w:fldChar w:fldCharType="separate"/>
          </w:r>
          <w:ins w:id="336" w:author="松山 ファミリー" w:date="2023-02-08T02:22:00Z">
            <w:r>
              <w:rPr>
                <w:noProof/>
                <w:webHidden/>
              </w:rPr>
              <w:t>86</w:t>
            </w:r>
            <w:r>
              <w:rPr>
                <w:noProof/>
                <w:webHidden/>
              </w:rPr>
              <w:fldChar w:fldCharType="end"/>
            </w:r>
            <w:r w:rsidRPr="000C08F9">
              <w:rPr>
                <w:rStyle w:val="a9"/>
                <w:noProof/>
              </w:rPr>
              <w:fldChar w:fldCharType="end"/>
            </w:r>
          </w:ins>
        </w:p>
        <w:p w14:paraId="24CC8ED4" w14:textId="059319F3" w:rsidR="004739B3" w:rsidDel="00F00CEC" w:rsidRDefault="004739B3">
          <w:pPr>
            <w:pStyle w:val="13"/>
            <w:rPr>
              <w:del w:id="337" w:author="松山 ファミリー" w:date="2023-02-08T02:20:00Z"/>
              <w:rFonts w:eastAsiaTheme="minorEastAsia"/>
              <w:bCs w:val="0"/>
              <w:caps w:val="0"/>
              <w:noProof/>
              <w:sz w:val="21"/>
              <w:szCs w:val="24"/>
            </w:rPr>
          </w:pPr>
          <w:del w:id="338" w:author="松山 ファミリー" w:date="2023-02-08T02:20:00Z">
            <w:r w:rsidRPr="00F00CEC" w:rsidDel="00F00CEC">
              <w:rPr>
                <w:rStyle w:val="a9"/>
                <w:rFonts w:ascii="Times New Roman" w:eastAsia="ＭＳ 明朝" w:hAnsi="Times New Roman" w:cs="Times New Roman"/>
                <w:noProof/>
              </w:rPr>
              <w:delText>1</w:delText>
            </w:r>
            <w:r w:rsidDel="00F00CEC">
              <w:rPr>
                <w:rFonts w:eastAsiaTheme="minorEastAsia"/>
                <w:bCs w:val="0"/>
                <w:caps w:val="0"/>
                <w:noProof/>
                <w:sz w:val="21"/>
                <w:szCs w:val="24"/>
              </w:rPr>
              <w:tab/>
            </w:r>
            <w:r w:rsidRPr="00F00CEC" w:rsidDel="00F00CEC">
              <w:rPr>
                <w:rStyle w:val="a9"/>
                <w:rFonts w:ascii="Times New Roman" w:eastAsia="ＭＳ 明朝" w:hAnsi="Times New Roman" w:cs="Times New Roman"/>
                <w:noProof/>
              </w:rPr>
              <w:delText>緒言</w:delText>
            </w:r>
            <w:r w:rsidDel="00F00CEC">
              <w:rPr>
                <w:noProof/>
                <w:webHidden/>
              </w:rPr>
              <w:tab/>
              <w:delText>5</w:delText>
            </w:r>
          </w:del>
        </w:p>
        <w:p w14:paraId="5690286A" w14:textId="19F35C2C" w:rsidR="004739B3" w:rsidDel="00F00CEC" w:rsidRDefault="004739B3">
          <w:pPr>
            <w:pStyle w:val="13"/>
            <w:rPr>
              <w:del w:id="339" w:author="松山 ファミリー" w:date="2023-02-08T02:20:00Z"/>
              <w:rFonts w:eastAsiaTheme="minorEastAsia"/>
              <w:bCs w:val="0"/>
              <w:caps w:val="0"/>
              <w:noProof/>
              <w:sz w:val="21"/>
              <w:szCs w:val="24"/>
            </w:rPr>
          </w:pPr>
          <w:del w:id="340" w:author="松山 ファミリー" w:date="2023-02-08T02:20:00Z">
            <w:r w:rsidRPr="00F00CEC" w:rsidDel="00F00CEC">
              <w:rPr>
                <w:rStyle w:val="a9"/>
                <w:rFonts w:ascii="Times New Roman" w:eastAsia="ＭＳ 明朝" w:hAnsi="Times New Roman" w:cs="Times New Roman"/>
                <w:noProof/>
              </w:rPr>
              <w:delText>2</w:delText>
            </w:r>
            <w:r w:rsidDel="00F00CEC">
              <w:rPr>
                <w:rFonts w:eastAsiaTheme="minorEastAsia"/>
                <w:bCs w:val="0"/>
                <w:caps w:val="0"/>
                <w:noProof/>
                <w:sz w:val="21"/>
                <w:szCs w:val="24"/>
              </w:rPr>
              <w:tab/>
            </w:r>
            <w:r w:rsidRPr="00F00CEC" w:rsidDel="00F00CEC">
              <w:rPr>
                <w:rStyle w:val="a9"/>
                <w:rFonts w:ascii="Times New Roman" w:eastAsia="ＭＳ 明朝" w:hAnsi="Times New Roman" w:cs="Times New Roman"/>
                <w:noProof/>
              </w:rPr>
              <w:delText>使用試薬・装置</w:delText>
            </w:r>
            <w:r w:rsidDel="00F00CEC">
              <w:rPr>
                <w:noProof/>
                <w:webHidden/>
              </w:rPr>
              <w:tab/>
              <w:delText>5</w:delText>
            </w:r>
          </w:del>
        </w:p>
        <w:p w14:paraId="736B5CB2" w14:textId="3F0D7DD5" w:rsidR="004739B3" w:rsidDel="00F00CEC" w:rsidRDefault="004739B3">
          <w:pPr>
            <w:pStyle w:val="21"/>
            <w:tabs>
              <w:tab w:val="left" w:pos="840"/>
              <w:tab w:val="right" w:leader="dot" w:pos="8494"/>
            </w:tabs>
            <w:rPr>
              <w:del w:id="341" w:author="松山 ファミリー" w:date="2023-02-08T02:20:00Z"/>
              <w:rFonts w:eastAsiaTheme="minorEastAsia"/>
              <w:smallCaps w:val="0"/>
              <w:noProof/>
              <w:sz w:val="21"/>
              <w:szCs w:val="24"/>
            </w:rPr>
          </w:pPr>
          <w:del w:id="342" w:author="松山 ファミリー" w:date="2023-02-08T02:20:00Z">
            <w:r w:rsidRPr="00F00CEC" w:rsidDel="00F00CEC">
              <w:rPr>
                <w:rStyle w:val="a9"/>
                <w:rFonts w:ascii="Times New Roman" w:eastAsia="ＭＳ 明朝" w:hAnsi="Times New Roman" w:cs="Times New Roman"/>
                <w:noProof/>
              </w:rPr>
              <w:delText>2-1</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使用試薬</w:delText>
            </w:r>
            <w:r w:rsidDel="00F00CEC">
              <w:rPr>
                <w:noProof/>
                <w:webHidden/>
              </w:rPr>
              <w:tab/>
              <w:delText>5</w:delText>
            </w:r>
          </w:del>
        </w:p>
        <w:p w14:paraId="78D011F8" w14:textId="0A3F3F38" w:rsidR="004739B3" w:rsidDel="00F00CEC" w:rsidRDefault="004739B3">
          <w:pPr>
            <w:pStyle w:val="21"/>
            <w:tabs>
              <w:tab w:val="left" w:pos="840"/>
              <w:tab w:val="right" w:leader="dot" w:pos="8494"/>
            </w:tabs>
            <w:rPr>
              <w:del w:id="343" w:author="松山 ファミリー" w:date="2023-02-08T02:20:00Z"/>
              <w:rFonts w:eastAsiaTheme="minorEastAsia"/>
              <w:smallCaps w:val="0"/>
              <w:noProof/>
              <w:sz w:val="21"/>
              <w:szCs w:val="24"/>
            </w:rPr>
          </w:pPr>
          <w:del w:id="344" w:author="松山 ファミリー" w:date="2023-02-08T02:20:00Z">
            <w:r w:rsidRPr="00F00CEC" w:rsidDel="00F00CEC">
              <w:rPr>
                <w:rStyle w:val="a9"/>
                <w:rFonts w:ascii="Times New Roman" w:eastAsia="ＭＳ 明朝" w:hAnsi="Times New Roman" w:cs="Times New Roman"/>
                <w:noProof/>
              </w:rPr>
              <w:delText>2-2</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使用装置</w:delText>
            </w:r>
            <w:r w:rsidDel="00F00CEC">
              <w:rPr>
                <w:noProof/>
                <w:webHidden/>
              </w:rPr>
              <w:tab/>
              <w:delText>5</w:delText>
            </w:r>
          </w:del>
        </w:p>
        <w:p w14:paraId="614E5A4B" w14:textId="5149DD8F" w:rsidR="004739B3" w:rsidDel="00F00CEC" w:rsidRDefault="004739B3">
          <w:pPr>
            <w:pStyle w:val="21"/>
            <w:tabs>
              <w:tab w:val="left" w:pos="840"/>
              <w:tab w:val="right" w:leader="dot" w:pos="8494"/>
            </w:tabs>
            <w:rPr>
              <w:del w:id="345" w:author="松山 ファミリー" w:date="2023-02-08T02:20:00Z"/>
              <w:rFonts w:eastAsiaTheme="minorEastAsia"/>
              <w:smallCaps w:val="0"/>
              <w:noProof/>
              <w:sz w:val="21"/>
              <w:szCs w:val="24"/>
            </w:rPr>
          </w:pPr>
          <w:del w:id="346" w:author="松山 ファミリー" w:date="2023-02-08T02:20:00Z">
            <w:r w:rsidRPr="00F00CEC" w:rsidDel="00F00CEC">
              <w:rPr>
                <w:rStyle w:val="a9"/>
                <w:rFonts w:ascii="Times New Roman" w:eastAsia="ＭＳ 明朝" w:hAnsi="Times New Roman" w:cs="Times New Roman"/>
                <w:noProof/>
              </w:rPr>
              <w:delText>2-3</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測定装置</w:delText>
            </w:r>
            <w:r w:rsidDel="00F00CEC">
              <w:rPr>
                <w:noProof/>
                <w:webHidden/>
              </w:rPr>
              <w:tab/>
              <w:delText>6</w:delText>
            </w:r>
          </w:del>
        </w:p>
        <w:p w14:paraId="15EACB30" w14:textId="1844AFBE" w:rsidR="004739B3" w:rsidDel="00F00CEC" w:rsidRDefault="004739B3">
          <w:pPr>
            <w:pStyle w:val="13"/>
            <w:rPr>
              <w:del w:id="347" w:author="松山 ファミリー" w:date="2023-02-08T02:20:00Z"/>
              <w:rFonts w:eastAsiaTheme="minorEastAsia"/>
              <w:bCs w:val="0"/>
              <w:caps w:val="0"/>
              <w:noProof/>
              <w:sz w:val="21"/>
              <w:szCs w:val="24"/>
            </w:rPr>
          </w:pPr>
          <w:del w:id="348" w:author="松山 ファミリー" w:date="2023-02-08T02:20:00Z">
            <w:r w:rsidRPr="00F00CEC" w:rsidDel="00F00CEC">
              <w:rPr>
                <w:rStyle w:val="a9"/>
                <w:rFonts w:ascii="Times New Roman" w:eastAsia="ＭＳ 明朝" w:hAnsi="Times New Roman" w:cs="Times New Roman"/>
                <w:noProof/>
              </w:rPr>
              <w:delText>3</w:delText>
            </w:r>
            <w:r w:rsidDel="00F00CEC">
              <w:rPr>
                <w:rFonts w:eastAsiaTheme="minorEastAsia"/>
                <w:bCs w:val="0"/>
                <w:caps w:val="0"/>
                <w:noProof/>
                <w:sz w:val="21"/>
                <w:szCs w:val="24"/>
              </w:rPr>
              <w:tab/>
            </w:r>
            <w:r w:rsidRPr="00F00CEC" w:rsidDel="00F00CEC">
              <w:rPr>
                <w:rStyle w:val="a9"/>
                <w:rFonts w:ascii="Times New Roman" w:eastAsia="ＭＳ 明朝" w:hAnsi="Times New Roman" w:cs="Times New Roman"/>
                <w:noProof/>
              </w:rPr>
              <w:delText>実験操作</w:delText>
            </w:r>
            <w:r w:rsidDel="00F00CEC">
              <w:rPr>
                <w:noProof/>
                <w:webHidden/>
              </w:rPr>
              <w:tab/>
              <w:delText>7</w:delText>
            </w:r>
          </w:del>
        </w:p>
        <w:p w14:paraId="6B819F0A" w14:textId="7D9E6E69" w:rsidR="004739B3" w:rsidDel="00F00CEC" w:rsidRDefault="004739B3">
          <w:pPr>
            <w:pStyle w:val="21"/>
            <w:tabs>
              <w:tab w:val="left" w:pos="840"/>
              <w:tab w:val="right" w:leader="dot" w:pos="8494"/>
            </w:tabs>
            <w:rPr>
              <w:del w:id="349" w:author="松山 ファミリー" w:date="2023-02-08T02:20:00Z"/>
              <w:rFonts w:eastAsiaTheme="minorEastAsia"/>
              <w:smallCaps w:val="0"/>
              <w:noProof/>
              <w:sz w:val="21"/>
              <w:szCs w:val="24"/>
            </w:rPr>
          </w:pPr>
          <w:del w:id="350" w:author="松山 ファミリー" w:date="2023-02-08T02:20:00Z">
            <w:r w:rsidRPr="00F00CEC" w:rsidDel="00F00CEC">
              <w:rPr>
                <w:rStyle w:val="a9"/>
                <w:rFonts w:ascii="Times New Roman" w:eastAsia="ＭＳ 明朝" w:hAnsi="Times New Roman" w:cs="Times New Roman"/>
                <w:noProof/>
              </w:rPr>
              <w:delText>3-1</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塩基性酢酸ニッケルの合成</w:delText>
            </w:r>
            <w:r w:rsidDel="00F00CEC">
              <w:rPr>
                <w:noProof/>
                <w:webHidden/>
              </w:rPr>
              <w:tab/>
              <w:delText>7</w:delText>
            </w:r>
          </w:del>
        </w:p>
        <w:p w14:paraId="66BF4215" w14:textId="03E08153" w:rsidR="004739B3" w:rsidDel="00F00CEC" w:rsidRDefault="004739B3">
          <w:pPr>
            <w:pStyle w:val="31"/>
            <w:tabs>
              <w:tab w:val="left" w:pos="1260"/>
              <w:tab w:val="right" w:leader="dot" w:pos="8494"/>
            </w:tabs>
            <w:rPr>
              <w:del w:id="351" w:author="松山 ファミリー" w:date="2023-02-08T02:20:00Z"/>
              <w:rFonts w:eastAsiaTheme="minorEastAsia"/>
              <w:iCs w:val="0"/>
              <w:noProof/>
              <w:sz w:val="21"/>
              <w:szCs w:val="24"/>
            </w:rPr>
          </w:pPr>
          <w:del w:id="352" w:author="松山 ファミリー" w:date="2023-02-08T02:20:00Z">
            <w:r w:rsidRPr="00F00CEC" w:rsidDel="00F00CEC">
              <w:rPr>
                <w:rStyle w:val="a9"/>
                <w:rFonts w:ascii="Times New Roman" w:eastAsia="ＭＳ 明朝" w:hAnsi="Times New Roman" w:cs="Times New Roman"/>
                <w:noProof/>
                <w:kern w:val="0"/>
              </w:rPr>
              <w:delText>3-1-1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kern w:val="0"/>
                <w:shd w:val="clear" w:color="auto" w:fill="FFFFFF"/>
              </w:rPr>
              <w:delText>220415Ni_OH_OAc</w:delText>
            </w:r>
            <w:r w:rsidDel="00F00CEC">
              <w:rPr>
                <w:noProof/>
                <w:webHidden/>
              </w:rPr>
              <w:tab/>
              <w:delText>7</w:delText>
            </w:r>
          </w:del>
        </w:p>
        <w:p w14:paraId="52571EC8" w14:textId="3EECE3B5" w:rsidR="004739B3" w:rsidDel="00F00CEC" w:rsidRDefault="004739B3">
          <w:pPr>
            <w:pStyle w:val="31"/>
            <w:tabs>
              <w:tab w:val="left" w:pos="1260"/>
              <w:tab w:val="right" w:leader="dot" w:pos="8494"/>
            </w:tabs>
            <w:rPr>
              <w:del w:id="353" w:author="松山 ファミリー" w:date="2023-02-08T02:20:00Z"/>
              <w:rFonts w:eastAsiaTheme="minorEastAsia"/>
              <w:iCs w:val="0"/>
              <w:noProof/>
              <w:sz w:val="21"/>
              <w:szCs w:val="24"/>
            </w:rPr>
          </w:pPr>
          <w:del w:id="354" w:author="松山 ファミリー" w:date="2023-02-08T02:20:00Z">
            <w:r w:rsidRPr="00F00CEC" w:rsidDel="00F00CEC">
              <w:rPr>
                <w:rStyle w:val="a9"/>
                <w:rFonts w:ascii="Times New Roman" w:eastAsia="ＭＳ 明朝" w:hAnsi="Times New Roman" w:cs="Times New Roman"/>
                <w:noProof/>
              </w:rPr>
              <w:delText>3-1-2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220906Ni_OH_OAc</w:delText>
            </w:r>
            <w:r w:rsidDel="00F00CEC">
              <w:rPr>
                <w:noProof/>
                <w:webHidden/>
              </w:rPr>
              <w:tab/>
              <w:delText>8</w:delText>
            </w:r>
          </w:del>
        </w:p>
        <w:p w14:paraId="7344C1DC" w14:textId="77456834" w:rsidR="004739B3" w:rsidDel="00F00CEC" w:rsidRDefault="004739B3">
          <w:pPr>
            <w:pStyle w:val="31"/>
            <w:tabs>
              <w:tab w:val="left" w:pos="1260"/>
              <w:tab w:val="right" w:leader="dot" w:pos="8494"/>
            </w:tabs>
            <w:rPr>
              <w:del w:id="355" w:author="松山 ファミリー" w:date="2023-02-08T02:20:00Z"/>
              <w:rFonts w:eastAsiaTheme="minorEastAsia"/>
              <w:iCs w:val="0"/>
              <w:noProof/>
              <w:sz w:val="21"/>
              <w:szCs w:val="24"/>
            </w:rPr>
          </w:pPr>
          <w:del w:id="356" w:author="松山 ファミリー" w:date="2023-02-08T02:20:00Z">
            <w:r w:rsidRPr="00F00CEC" w:rsidDel="00F00CEC">
              <w:rPr>
                <w:rStyle w:val="a9"/>
                <w:rFonts w:ascii="Times New Roman" w:eastAsia="ＭＳ 明朝" w:hAnsi="Times New Roman" w:cs="Times New Roman"/>
                <w:noProof/>
              </w:rPr>
              <w:delText>3-1-3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220914Ni_OH_OAc</w:delText>
            </w:r>
            <w:r w:rsidDel="00F00CEC">
              <w:rPr>
                <w:noProof/>
                <w:webHidden/>
              </w:rPr>
              <w:tab/>
              <w:delText>8</w:delText>
            </w:r>
          </w:del>
        </w:p>
        <w:p w14:paraId="2FCE01A5" w14:textId="334894AB" w:rsidR="004739B3" w:rsidDel="00F00CEC" w:rsidRDefault="004739B3">
          <w:pPr>
            <w:pStyle w:val="31"/>
            <w:tabs>
              <w:tab w:val="left" w:pos="1260"/>
              <w:tab w:val="right" w:leader="dot" w:pos="8494"/>
            </w:tabs>
            <w:rPr>
              <w:del w:id="357" w:author="松山 ファミリー" w:date="2023-02-08T02:20:00Z"/>
              <w:rFonts w:eastAsiaTheme="minorEastAsia"/>
              <w:iCs w:val="0"/>
              <w:noProof/>
              <w:sz w:val="21"/>
              <w:szCs w:val="24"/>
            </w:rPr>
          </w:pPr>
          <w:del w:id="358" w:author="松山 ファミリー" w:date="2023-02-08T02:20:00Z">
            <w:r w:rsidRPr="00F00CEC" w:rsidDel="00F00CEC">
              <w:rPr>
                <w:rStyle w:val="a9"/>
                <w:rFonts w:ascii="Times New Roman" w:eastAsia="ＭＳ 明朝" w:hAnsi="Times New Roman" w:cs="Times New Roman"/>
                <w:noProof/>
              </w:rPr>
              <w:delText>3-1-4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221003Ni_OH_OAc</w:delText>
            </w:r>
            <w:r w:rsidDel="00F00CEC">
              <w:rPr>
                <w:noProof/>
                <w:webHidden/>
              </w:rPr>
              <w:tab/>
              <w:delText>9</w:delText>
            </w:r>
          </w:del>
        </w:p>
        <w:p w14:paraId="0D21E000" w14:textId="428A0189" w:rsidR="004739B3" w:rsidDel="00F00CEC" w:rsidRDefault="004739B3">
          <w:pPr>
            <w:pStyle w:val="31"/>
            <w:tabs>
              <w:tab w:val="left" w:pos="1260"/>
              <w:tab w:val="right" w:leader="dot" w:pos="8494"/>
            </w:tabs>
            <w:rPr>
              <w:del w:id="359" w:author="松山 ファミリー" w:date="2023-02-08T02:20:00Z"/>
              <w:rFonts w:eastAsiaTheme="minorEastAsia"/>
              <w:iCs w:val="0"/>
              <w:noProof/>
              <w:sz w:val="21"/>
              <w:szCs w:val="24"/>
            </w:rPr>
          </w:pPr>
          <w:del w:id="360" w:author="松山 ファミリー" w:date="2023-02-08T02:20:00Z">
            <w:r w:rsidRPr="00F00CEC" w:rsidDel="00F00CEC">
              <w:rPr>
                <w:rStyle w:val="a9"/>
                <w:rFonts w:ascii="Times New Roman" w:eastAsia="ＭＳ 明朝" w:hAnsi="Times New Roman" w:cs="Times New Roman"/>
                <w:noProof/>
              </w:rPr>
              <w:delText>3-1-5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221006Ni_OH_OAc</w:delText>
            </w:r>
            <w:r w:rsidDel="00F00CEC">
              <w:rPr>
                <w:noProof/>
                <w:webHidden/>
              </w:rPr>
              <w:tab/>
              <w:delText>10</w:delText>
            </w:r>
          </w:del>
        </w:p>
        <w:p w14:paraId="679B174C" w14:textId="5CE4A6D3" w:rsidR="004739B3" w:rsidDel="00F00CEC" w:rsidRDefault="004739B3">
          <w:pPr>
            <w:pStyle w:val="31"/>
            <w:tabs>
              <w:tab w:val="left" w:pos="1260"/>
              <w:tab w:val="right" w:leader="dot" w:pos="8494"/>
            </w:tabs>
            <w:rPr>
              <w:del w:id="361" w:author="松山 ファミリー" w:date="2023-02-08T02:20:00Z"/>
              <w:rFonts w:eastAsiaTheme="minorEastAsia"/>
              <w:iCs w:val="0"/>
              <w:noProof/>
              <w:sz w:val="21"/>
              <w:szCs w:val="24"/>
            </w:rPr>
          </w:pPr>
          <w:del w:id="362" w:author="松山 ファミリー" w:date="2023-02-08T02:20:00Z">
            <w:r w:rsidRPr="00F00CEC" w:rsidDel="00F00CEC">
              <w:rPr>
                <w:rStyle w:val="a9"/>
                <w:rFonts w:ascii="Times New Roman" w:eastAsia="ＭＳ 明朝" w:hAnsi="Times New Roman" w:cs="Times New Roman"/>
                <w:noProof/>
              </w:rPr>
              <w:delText>3-1-6</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221128Ni_OH_OAc</w:delText>
            </w:r>
            <w:r w:rsidDel="00F00CEC">
              <w:rPr>
                <w:noProof/>
                <w:webHidden/>
              </w:rPr>
              <w:tab/>
              <w:delText>11</w:delText>
            </w:r>
          </w:del>
        </w:p>
        <w:p w14:paraId="43D99A66" w14:textId="464E5DBE" w:rsidR="004739B3" w:rsidDel="00F00CEC" w:rsidRDefault="004739B3">
          <w:pPr>
            <w:pStyle w:val="31"/>
            <w:tabs>
              <w:tab w:val="left" w:pos="1260"/>
              <w:tab w:val="right" w:leader="dot" w:pos="8494"/>
            </w:tabs>
            <w:rPr>
              <w:del w:id="363" w:author="松山 ファミリー" w:date="2023-02-08T02:20:00Z"/>
              <w:rFonts w:eastAsiaTheme="minorEastAsia"/>
              <w:iCs w:val="0"/>
              <w:noProof/>
              <w:sz w:val="21"/>
              <w:szCs w:val="24"/>
            </w:rPr>
          </w:pPr>
          <w:del w:id="364" w:author="松山 ファミリー" w:date="2023-02-08T02:20:00Z">
            <w:r w:rsidRPr="00F00CEC" w:rsidDel="00F00CEC">
              <w:rPr>
                <w:rStyle w:val="a9"/>
                <w:rFonts w:ascii="Times New Roman" w:eastAsia="ＭＳ 明朝" w:hAnsi="Times New Roman" w:cs="Times New Roman"/>
                <w:noProof/>
              </w:rPr>
              <w:delText>3-1-7</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221219Ni_OH_OAc</w:delText>
            </w:r>
            <w:r w:rsidDel="00F00CEC">
              <w:rPr>
                <w:noProof/>
                <w:webHidden/>
              </w:rPr>
              <w:tab/>
              <w:delText>11</w:delText>
            </w:r>
          </w:del>
        </w:p>
        <w:p w14:paraId="0E050217" w14:textId="10558DDC" w:rsidR="004739B3" w:rsidDel="00F00CEC" w:rsidRDefault="004739B3">
          <w:pPr>
            <w:pStyle w:val="31"/>
            <w:tabs>
              <w:tab w:val="left" w:pos="1260"/>
              <w:tab w:val="right" w:leader="dot" w:pos="8494"/>
            </w:tabs>
            <w:rPr>
              <w:del w:id="365" w:author="松山 ファミリー" w:date="2023-02-08T02:20:00Z"/>
              <w:rFonts w:eastAsiaTheme="minorEastAsia"/>
              <w:iCs w:val="0"/>
              <w:noProof/>
              <w:sz w:val="21"/>
              <w:szCs w:val="24"/>
            </w:rPr>
          </w:pPr>
          <w:del w:id="366" w:author="松山 ファミリー" w:date="2023-02-08T02:20:00Z">
            <w:r w:rsidRPr="00F00CEC" w:rsidDel="00F00CEC">
              <w:rPr>
                <w:rStyle w:val="a9"/>
                <w:rFonts w:ascii="Times New Roman" w:eastAsia="ＭＳ 明朝" w:hAnsi="Times New Roman" w:cs="Times New Roman"/>
                <w:noProof/>
              </w:rPr>
              <w:delText>3-1-8</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221222Ni_OH_OAc</w:delText>
            </w:r>
            <w:r w:rsidDel="00F00CEC">
              <w:rPr>
                <w:noProof/>
                <w:webHidden/>
              </w:rPr>
              <w:tab/>
              <w:delText>12</w:delText>
            </w:r>
          </w:del>
        </w:p>
        <w:p w14:paraId="712DE752" w14:textId="79526877" w:rsidR="004739B3" w:rsidDel="00F00CEC" w:rsidRDefault="004739B3">
          <w:pPr>
            <w:pStyle w:val="31"/>
            <w:tabs>
              <w:tab w:val="left" w:pos="1260"/>
              <w:tab w:val="right" w:leader="dot" w:pos="8494"/>
            </w:tabs>
            <w:rPr>
              <w:del w:id="367" w:author="松山 ファミリー" w:date="2023-02-08T02:20:00Z"/>
              <w:rFonts w:eastAsiaTheme="minorEastAsia"/>
              <w:iCs w:val="0"/>
              <w:noProof/>
              <w:sz w:val="21"/>
              <w:szCs w:val="24"/>
            </w:rPr>
          </w:pPr>
          <w:del w:id="368" w:author="松山 ファミリー" w:date="2023-02-08T02:20:00Z">
            <w:r w:rsidRPr="00F00CEC" w:rsidDel="00F00CEC">
              <w:rPr>
                <w:rStyle w:val="a9"/>
                <w:rFonts w:ascii="Times New Roman" w:eastAsia="ＭＳ 明朝" w:hAnsi="Times New Roman" w:cs="Times New Roman"/>
                <w:noProof/>
              </w:rPr>
              <w:delText>3-1-9</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230109Ni_OH_OAc</w:delText>
            </w:r>
            <w:r w:rsidDel="00F00CEC">
              <w:rPr>
                <w:noProof/>
                <w:webHidden/>
              </w:rPr>
              <w:tab/>
              <w:delText>13</w:delText>
            </w:r>
          </w:del>
        </w:p>
        <w:p w14:paraId="0910331F" w14:textId="60AAECE9" w:rsidR="004739B3" w:rsidDel="00F00CEC" w:rsidRDefault="004739B3">
          <w:pPr>
            <w:pStyle w:val="21"/>
            <w:tabs>
              <w:tab w:val="left" w:pos="840"/>
              <w:tab w:val="right" w:leader="dot" w:pos="8494"/>
            </w:tabs>
            <w:rPr>
              <w:del w:id="369" w:author="松山 ファミリー" w:date="2023-02-08T02:20:00Z"/>
              <w:rFonts w:eastAsiaTheme="minorEastAsia"/>
              <w:smallCaps w:val="0"/>
              <w:noProof/>
              <w:sz w:val="21"/>
              <w:szCs w:val="24"/>
            </w:rPr>
          </w:pPr>
          <w:del w:id="370" w:author="松山 ファミリー" w:date="2023-02-08T02:20:00Z">
            <w:r w:rsidRPr="00F00CEC" w:rsidDel="00F00CEC">
              <w:rPr>
                <w:rStyle w:val="a9"/>
                <w:rFonts w:ascii="Times New Roman" w:eastAsia="ＭＳ 明朝" w:hAnsi="Times New Roman" w:cs="Times New Roman"/>
                <w:noProof/>
              </w:rPr>
              <w:delText>3-2</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イオン交換</w:delText>
            </w:r>
            <w:r w:rsidDel="00F00CEC">
              <w:rPr>
                <w:noProof/>
                <w:webHidden/>
              </w:rPr>
              <w:tab/>
              <w:delText>14</w:delText>
            </w:r>
          </w:del>
        </w:p>
        <w:p w14:paraId="4D85E954" w14:textId="4E1F03E7" w:rsidR="004739B3" w:rsidDel="00F00CEC" w:rsidRDefault="004739B3">
          <w:pPr>
            <w:pStyle w:val="31"/>
            <w:tabs>
              <w:tab w:val="left" w:pos="1260"/>
              <w:tab w:val="right" w:leader="dot" w:pos="8494"/>
            </w:tabs>
            <w:rPr>
              <w:del w:id="371" w:author="松山 ファミリー" w:date="2023-02-08T02:20:00Z"/>
              <w:rFonts w:eastAsiaTheme="minorEastAsia"/>
              <w:iCs w:val="0"/>
              <w:noProof/>
              <w:sz w:val="21"/>
              <w:szCs w:val="24"/>
            </w:rPr>
          </w:pPr>
          <w:del w:id="372" w:author="松山 ファミリー" w:date="2023-02-08T02:20:00Z">
            <w:r w:rsidRPr="00F00CEC" w:rsidDel="00F00CEC">
              <w:rPr>
                <w:rStyle w:val="a9"/>
                <w:rFonts w:ascii="Times New Roman" w:eastAsia="ＭＳ 明朝" w:hAnsi="Times New Roman" w:cs="Times New Roman"/>
                <w:noProof/>
              </w:rPr>
              <w:delText>3-2-1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220415Ni_OH_DS</w:delText>
            </w:r>
            <w:r w:rsidDel="00F00CEC">
              <w:rPr>
                <w:noProof/>
                <w:webHidden/>
              </w:rPr>
              <w:tab/>
              <w:delText>14</w:delText>
            </w:r>
          </w:del>
        </w:p>
        <w:p w14:paraId="255516C8" w14:textId="61561486" w:rsidR="004739B3" w:rsidDel="00F00CEC" w:rsidRDefault="004739B3">
          <w:pPr>
            <w:pStyle w:val="31"/>
            <w:tabs>
              <w:tab w:val="left" w:pos="1260"/>
              <w:tab w:val="right" w:leader="dot" w:pos="8494"/>
            </w:tabs>
            <w:rPr>
              <w:del w:id="373" w:author="松山 ファミリー" w:date="2023-02-08T02:20:00Z"/>
              <w:rFonts w:eastAsiaTheme="minorEastAsia"/>
              <w:iCs w:val="0"/>
              <w:noProof/>
              <w:sz w:val="21"/>
              <w:szCs w:val="24"/>
            </w:rPr>
          </w:pPr>
          <w:del w:id="374" w:author="松山 ファミリー" w:date="2023-02-08T02:20:00Z">
            <w:r w:rsidRPr="00F00CEC" w:rsidDel="00F00CEC">
              <w:rPr>
                <w:rStyle w:val="a9"/>
                <w:rFonts w:ascii="Times New Roman" w:eastAsia="ＭＳ 明朝" w:hAnsi="Times New Roman" w:cs="Times New Roman"/>
                <w:noProof/>
              </w:rPr>
              <w:delText>3-2-2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220906Ni_OH_DS</w:delText>
            </w:r>
            <w:r w:rsidDel="00F00CEC">
              <w:rPr>
                <w:noProof/>
                <w:webHidden/>
              </w:rPr>
              <w:tab/>
              <w:delText>15</w:delText>
            </w:r>
          </w:del>
        </w:p>
        <w:p w14:paraId="4C57B346" w14:textId="7F1C8939" w:rsidR="004739B3" w:rsidDel="00F00CEC" w:rsidRDefault="004739B3">
          <w:pPr>
            <w:pStyle w:val="31"/>
            <w:tabs>
              <w:tab w:val="left" w:pos="1260"/>
              <w:tab w:val="right" w:leader="dot" w:pos="8494"/>
            </w:tabs>
            <w:rPr>
              <w:del w:id="375" w:author="松山 ファミリー" w:date="2023-02-08T02:20:00Z"/>
              <w:rFonts w:eastAsiaTheme="minorEastAsia"/>
              <w:iCs w:val="0"/>
              <w:noProof/>
              <w:sz w:val="21"/>
              <w:szCs w:val="24"/>
            </w:rPr>
          </w:pPr>
          <w:del w:id="376" w:author="松山 ファミリー" w:date="2023-02-08T02:20:00Z">
            <w:r w:rsidRPr="00F00CEC" w:rsidDel="00F00CEC">
              <w:rPr>
                <w:rStyle w:val="a9"/>
                <w:rFonts w:ascii="Times New Roman" w:eastAsia="ＭＳ 明朝" w:hAnsi="Times New Roman" w:cs="Times New Roman"/>
                <w:noProof/>
              </w:rPr>
              <w:delText>3-2-3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220914Ni_OH_DS</w:delText>
            </w:r>
            <w:r w:rsidDel="00F00CEC">
              <w:rPr>
                <w:noProof/>
                <w:webHidden/>
              </w:rPr>
              <w:tab/>
              <w:delText>15</w:delText>
            </w:r>
          </w:del>
        </w:p>
        <w:p w14:paraId="5B855C3F" w14:textId="51355804" w:rsidR="004739B3" w:rsidDel="00F00CEC" w:rsidRDefault="004739B3">
          <w:pPr>
            <w:pStyle w:val="31"/>
            <w:tabs>
              <w:tab w:val="left" w:pos="1260"/>
              <w:tab w:val="right" w:leader="dot" w:pos="8494"/>
            </w:tabs>
            <w:rPr>
              <w:del w:id="377" w:author="松山 ファミリー" w:date="2023-02-08T02:20:00Z"/>
              <w:rFonts w:eastAsiaTheme="minorEastAsia"/>
              <w:iCs w:val="0"/>
              <w:noProof/>
              <w:sz w:val="21"/>
              <w:szCs w:val="24"/>
            </w:rPr>
          </w:pPr>
          <w:del w:id="378" w:author="松山 ファミリー" w:date="2023-02-08T02:20:00Z">
            <w:r w:rsidRPr="00F00CEC" w:rsidDel="00F00CEC">
              <w:rPr>
                <w:rStyle w:val="a9"/>
                <w:rFonts w:ascii="Times New Roman" w:eastAsia="ＭＳ 明朝" w:hAnsi="Times New Roman" w:cs="Times New Roman"/>
                <w:noProof/>
              </w:rPr>
              <w:delText>3-2-4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221003Ni_OH_DS</w:delText>
            </w:r>
            <w:r w:rsidDel="00F00CEC">
              <w:rPr>
                <w:noProof/>
                <w:webHidden/>
              </w:rPr>
              <w:tab/>
              <w:delText>16</w:delText>
            </w:r>
          </w:del>
        </w:p>
        <w:p w14:paraId="2630B23B" w14:textId="5D6B77A8" w:rsidR="004739B3" w:rsidDel="00F00CEC" w:rsidRDefault="004739B3">
          <w:pPr>
            <w:pStyle w:val="31"/>
            <w:tabs>
              <w:tab w:val="left" w:pos="1260"/>
              <w:tab w:val="right" w:leader="dot" w:pos="8494"/>
            </w:tabs>
            <w:rPr>
              <w:del w:id="379" w:author="松山 ファミリー" w:date="2023-02-08T02:20:00Z"/>
              <w:rFonts w:eastAsiaTheme="minorEastAsia"/>
              <w:iCs w:val="0"/>
              <w:noProof/>
              <w:sz w:val="21"/>
              <w:szCs w:val="24"/>
            </w:rPr>
          </w:pPr>
          <w:del w:id="380" w:author="松山 ファミリー" w:date="2023-02-08T02:20:00Z">
            <w:r w:rsidRPr="00F00CEC" w:rsidDel="00F00CEC">
              <w:rPr>
                <w:rStyle w:val="a9"/>
                <w:rFonts w:ascii="Times New Roman" w:eastAsia="ＭＳ 明朝" w:hAnsi="Times New Roman" w:cs="Times New Roman"/>
                <w:noProof/>
              </w:rPr>
              <w:delText>3-2-5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221006Ni_OH_DS</w:delText>
            </w:r>
            <w:r w:rsidDel="00F00CEC">
              <w:rPr>
                <w:noProof/>
                <w:webHidden/>
              </w:rPr>
              <w:tab/>
              <w:delText>16</w:delText>
            </w:r>
          </w:del>
        </w:p>
        <w:p w14:paraId="35325701" w14:textId="271ECF20" w:rsidR="004739B3" w:rsidDel="00F00CEC" w:rsidRDefault="004739B3">
          <w:pPr>
            <w:pStyle w:val="21"/>
            <w:tabs>
              <w:tab w:val="left" w:pos="840"/>
              <w:tab w:val="right" w:leader="dot" w:pos="8494"/>
            </w:tabs>
            <w:rPr>
              <w:del w:id="381" w:author="松山 ファミリー" w:date="2023-02-08T02:20:00Z"/>
              <w:rFonts w:eastAsiaTheme="minorEastAsia"/>
              <w:smallCaps w:val="0"/>
              <w:noProof/>
              <w:sz w:val="21"/>
              <w:szCs w:val="24"/>
            </w:rPr>
          </w:pPr>
          <w:del w:id="382" w:author="松山 ファミリー" w:date="2023-02-08T02:20:00Z">
            <w:r w:rsidRPr="00F00CEC" w:rsidDel="00F00CEC">
              <w:rPr>
                <w:rStyle w:val="a9"/>
                <w:rFonts w:ascii="Times New Roman" w:eastAsia="ＭＳ 明朝" w:hAnsi="Times New Roman" w:cs="Times New Roman"/>
                <w:noProof/>
              </w:rPr>
              <w:delText>3-3</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分散液の作成</w:delText>
            </w:r>
            <w:r w:rsidDel="00F00CEC">
              <w:rPr>
                <w:noProof/>
                <w:webHidden/>
              </w:rPr>
              <w:tab/>
              <w:delText>17</w:delText>
            </w:r>
          </w:del>
        </w:p>
        <w:p w14:paraId="67408579" w14:textId="20020834" w:rsidR="004739B3" w:rsidDel="00F00CEC" w:rsidRDefault="004739B3">
          <w:pPr>
            <w:pStyle w:val="21"/>
            <w:tabs>
              <w:tab w:val="left" w:pos="840"/>
              <w:tab w:val="right" w:leader="dot" w:pos="8494"/>
            </w:tabs>
            <w:rPr>
              <w:del w:id="383" w:author="松山 ファミリー" w:date="2023-02-08T02:20:00Z"/>
              <w:rFonts w:eastAsiaTheme="minorEastAsia"/>
              <w:smallCaps w:val="0"/>
              <w:noProof/>
              <w:sz w:val="21"/>
              <w:szCs w:val="24"/>
            </w:rPr>
          </w:pPr>
          <w:del w:id="384" w:author="松山 ファミリー" w:date="2023-02-08T02:20:00Z">
            <w:r w:rsidRPr="00F00CEC" w:rsidDel="00F00CEC">
              <w:rPr>
                <w:rStyle w:val="a9"/>
                <w:rFonts w:ascii="Times New Roman" w:eastAsia="ＭＳ 明朝" w:hAnsi="Times New Roman" w:cs="Times New Roman"/>
                <w:noProof/>
              </w:rPr>
              <w:delText>3-4</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電極の作製</w:delText>
            </w:r>
            <w:r w:rsidRPr="00F00CEC" w:rsidDel="00F00CEC">
              <w:rPr>
                <w:rStyle w:val="a9"/>
                <w:rFonts w:ascii="Times New Roman" w:eastAsia="ＭＳ 明朝" w:hAnsi="Times New Roman" w:cs="Times New Roman"/>
                <w:noProof/>
              </w:rPr>
              <w:delText>I (</w:delText>
            </w:r>
            <w:r w:rsidRPr="00F00CEC" w:rsidDel="00F00CEC">
              <w:rPr>
                <w:rStyle w:val="a9"/>
                <w:rFonts w:ascii="Times New Roman" w:eastAsia="ＭＳ 明朝" w:hAnsi="Times New Roman" w:cs="Times New Roman"/>
                <w:noProof/>
              </w:rPr>
              <w:delText>ケッチェンブラックと流動パラフィン</w:delText>
            </w:r>
            <w:r w:rsidRPr="00F00CEC" w:rsidDel="00F00CEC">
              <w:rPr>
                <w:rStyle w:val="a9"/>
                <w:rFonts w:ascii="Times New Roman" w:eastAsia="ＭＳ 明朝" w:hAnsi="Times New Roman" w:cs="Times New Roman"/>
                <w:noProof/>
              </w:rPr>
              <w:delText>)</w:delText>
            </w:r>
            <w:r w:rsidDel="00F00CEC">
              <w:rPr>
                <w:noProof/>
                <w:webHidden/>
              </w:rPr>
              <w:tab/>
              <w:delText>18</w:delText>
            </w:r>
          </w:del>
        </w:p>
        <w:p w14:paraId="314D5111" w14:textId="29285697" w:rsidR="004739B3" w:rsidDel="00F00CEC" w:rsidRDefault="004739B3">
          <w:pPr>
            <w:pStyle w:val="31"/>
            <w:tabs>
              <w:tab w:val="left" w:pos="1260"/>
              <w:tab w:val="right" w:leader="dot" w:pos="8494"/>
            </w:tabs>
            <w:rPr>
              <w:del w:id="385" w:author="松山 ファミリー" w:date="2023-02-08T02:20:00Z"/>
              <w:rFonts w:eastAsiaTheme="minorEastAsia"/>
              <w:iCs w:val="0"/>
              <w:noProof/>
              <w:sz w:val="21"/>
              <w:szCs w:val="24"/>
            </w:rPr>
          </w:pPr>
          <w:del w:id="386" w:author="松山 ファミリー" w:date="2023-02-08T02:20:00Z">
            <w:r w:rsidRPr="00F00CEC" w:rsidDel="00F00CEC">
              <w:rPr>
                <w:rStyle w:val="a9"/>
                <w:rFonts w:ascii="Times New Roman" w:eastAsia="ＭＳ 明朝" w:hAnsi="Times New Roman" w:cs="Times New Roman"/>
                <w:noProof/>
              </w:rPr>
              <w:delText>3-4-1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220415CP_para5μL</w:delText>
            </w:r>
            <w:r w:rsidDel="00F00CEC">
              <w:rPr>
                <w:noProof/>
                <w:webHidden/>
              </w:rPr>
              <w:tab/>
              <w:delText>18</w:delText>
            </w:r>
          </w:del>
        </w:p>
        <w:p w14:paraId="7E2BD868" w14:textId="4C59544A" w:rsidR="004739B3" w:rsidDel="00F00CEC" w:rsidRDefault="004739B3">
          <w:pPr>
            <w:pStyle w:val="21"/>
            <w:tabs>
              <w:tab w:val="left" w:pos="840"/>
              <w:tab w:val="right" w:leader="dot" w:pos="8494"/>
            </w:tabs>
            <w:rPr>
              <w:del w:id="387" w:author="松山 ファミリー" w:date="2023-02-08T02:20:00Z"/>
              <w:rFonts w:eastAsiaTheme="minorEastAsia"/>
              <w:smallCaps w:val="0"/>
              <w:noProof/>
              <w:sz w:val="21"/>
              <w:szCs w:val="24"/>
            </w:rPr>
          </w:pPr>
          <w:del w:id="388" w:author="松山 ファミリー" w:date="2023-02-08T02:20:00Z">
            <w:r w:rsidRPr="00F00CEC" w:rsidDel="00F00CEC">
              <w:rPr>
                <w:rStyle w:val="a9"/>
                <w:rFonts w:ascii="Times New Roman" w:eastAsia="ＭＳ 明朝" w:hAnsi="Times New Roman" w:cs="Times New Roman"/>
                <w:noProof/>
              </w:rPr>
              <w:delText>3-5</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サイクリックボルタンメトリー</w:delText>
            </w:r>
            <w:r w:rsidRPr="00F00CEC" w:rsidDel="00F00CEC">
              <w:rPr>
                <w:rStyle w:val="a9"/>
                <w:rFonts w:ascii="Times New Roman" w:eastAsia="ＭＳ 明朝" w:hAnsi="Times New Roman" w:cs="Times New Roman"/>
                <w:noProof/>
              </w:rPr>
              <w:delText>(CV)</w:delText>
            </w:r>
            <w:r w:rsidRPr="00F00CEC" w:rsidDel="00F00CEC">
              <w:rPr>
                <w:rStyle w:val="a9"/>
                <w:rFonts w:ascii="Times New Roman" w:eastAsia="ＭＳ 明朝" w:hAnsi="Times New Roman" w:cs="Times New Roman"/>
                <w:noProof/>
              </w:rPr>
              <w:delText>測定</w:delText>
            </w:r>
            <w:r w:rsidDel="00F00CEC">
              <w:rPr>
                <w:noProof/>
                <w:webHidden/>
              </w:rPr>
              <w:tab/>
              <w:delText>18</w:delText>
            </w:r>
          </w:del>
        </w:p>
        <w:p w14:paraId="731A08D0" w14:textId="4C21EBA5" w:rsidR="004739B3" w:rsidDel="00F00CEC" w:rsidRDefault="004739B3">
          <w:pPr>
            <w:pStyle w:val="31"/>
            <w:tabs>
              <w:tab w:val="left" w:pos="1260"/>
              <w:tab w:val="right" w:leader="dot" w:pos="8494"/>
            </w:tabs>
            <w:rPr>
              <w:del w:id="389" w:author="松山 ファミリー" w:date="2023-02-08T02:20:00Z"/>
              <w:rFonts w:eastAsiaTheme="minorEastAsia"/>
              <w:iCs w:val="0"/>
              <w:noProof/>
              <w:sz w:val="21"/>
              <w:szCs w:val="24"/>
            </w:rPr>
          </w:pPr>
          <w:del w:id="390" w:author="松山 ファミリー" w:date="2023-02-08T02:20:00Z">
            <w:r w:rsidRPr="00F00CEC" w:rsidDel="00F00CEC">
              <w:rPr>
                <w:rStyle w:val="a9"/>
                <w:rFonts w:ascii="Times New Roman" w:eastAsia="ＭＳ 明朝" w:hAnsi="Times New Roman" w:cs="Times New Roman"/>
                <w:noProof/>
              </w:rPr>
              <w:delText>3-5-1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220415CP_para5μL</w:delText>
            </w:r>
            <w:r w:rsidDel="00F00CEC">
              <w:rPr>
                <w:noProof/>
                <w:webHidden/>
              </w:rPr>
              <w:tab/>
              <w:delText>18</w:delText>
            </w:r>
          </w:del>
        </w:p>
        <w:p w14:paraId="48D0F74B" w14:textId="6D783C2E" w:rsidR="004739B3" w:rsidDel="00F00CEC" w:rsidRDefault="004739B3">
          <w:pPr>
            <w:pStyle w:val="21"/>
            <w:tabs>
              <w:tab w:val="left" w:pos="840"/>
              <w:tab w:val="right" w:leader="dot" w:pos="8494"/>
            </w:tabs>
            <w:rPr>
              <w:del w:id="391" w:author="松山 ファミリー" w:date="2023-02-08T02:20:00Z"/>
              <w:rFonts w:eastAsiaTheme="minorEastAsia"/>
              <w:smallCaps w:val="0"/>
              <w:noProof/>
              <w:sz w:val="21"/>
              <w:szCs w:val="24"/>
            </w:rPr>
          </w:pPr>
          <w:del w:id="392" w:author="松山 ファミリー" w:date="2023-02-08T02:20:00Z">
            <w:r w:rsidRPr="00F00CEC" w:rsidDel="00F00CEC">
              <w:rPr>
                <w:rStyle w:val="a9"/>
                <w:rFonts w:ascii="Times New Roman" w:eastAsia="ＭＳ 明朝" w:hAnsi="Times New Roman" w:cs="Times New Roman"/>
                <w:noProof/>
              </w:rPr>
              <w:delText>3-6</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電極の作製</w:delText>
            </w:r>
            <w:r w:rsidRPr="00F00CEC" w:rsidDel="00F00CEC">
              <w:rPr>
                <w:rStyle w:val="a9"/>
                <w:rFonts w:ascii="Times New Roman" w:eastAsia="ＭＳ 明朝" w:hAnsi="Times New Roman" w:cs="Times New Roman"/>
                <w:noProof/>
              </w:rPr>
              <w:delText>II(</w:delText>
            </w:r>
            <w:r w:rsidRPr="00F00CEC" w:rsidDel="00F00CEC">
              <w:rPr>
                <w:rStyle w:val="a9"/>
                <w:rFonts w:ascii="Times New Roman" w:eastAsia="ＭＳ 明朝" w:hAnsi="Times New Roman" w:cs="Times New Roman"/>
                <w:noProof/>
              </w:rPr>
              <w:delText>キャスト</w:delText>
            </w:r>
            <w:r w:rsidRPr="00F00CEC" w:rsidDel="00F00CEC">
              <w:rPr>
                <w:rStyle w:val="a9"/>
                <w:rFonts w:ascii="Times New Roman" w:eastAsia="ＭＳ 明朝" w:hAnsi="Times New Roman" w:cs="Times New Roman"/>
                <w:noProof/>
              </w:rPr>
              <w:delText>)</w:delText>
            </w:r>
            <w:r w:rsidDel="00F00CEC">
              <w:rPr>
                <w:noProof/>
                <w:webHidden/>
              </w:rPr>
              <w:tab/>
              <w:delText>18</w:delText>
            </w:r>
          </w:del>
        </w:p>
        <w:p w14:paraId="13ABC919" w14:textId="3C0A6AC9" w:rsidR="004739B3" w:rsidDel="00F00CEC" w:rsidRDefault="004739B3">
          <w:pPr>
            <w:pStyle w:val="31"/>
            <w:tabs>
              <w:tab w:val="left" w:pos="1260"/>
              <w:tab w:val="right" w:leader="dot" w:pos="8494"/>
            </w:tabs>
            <w:rPr>
              <w:del w:id="393" w:author="松山 ファミリー" w:date="2023-02-08T02:20:00Z"/>
              <w:rFonts w:eastAsiaTheme="minorEastAsia"/>
              <w:iCs w:val="0"/>
              <w:noProof/>
              <w:sz w:val="21"/>
              <w:szCs w:val="24"/>
            </w:rPr>
          </w:pPr>
          <w:del w:id="394" w:author="松山 ファミリー" w:date="2023-02-08T02:20:00Z">
            <w:r w:rsidRPr="00F00CEC" w:rsidDel="00F00CEC">
              <w:rPr>
                <w:rStyle w:val="a9"/>
                <w:rFonts w:ascii="Times New Roman" w:eastAsia="ＭＳ 明朝" w:hAnsi="Times New Roman" w:cs="Times New Roman"/>
                <w:noProof/>
              </w:rPr>
              <w:delText>3-6-1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220415Cast_1</w:delText>
            </w:r>
            <w:r w:rsidDel="00F00CEC">
              <w:rPr>
                <w:noProof/>
                <w:webHidden/>
              </w:rPr>
              <w:tab/>
              <w:delText>18</w:delText>
            </w:r>
          </w:del>
        </w:p>
        <w:p w14:paraId="404E772F" w14:textId="6A7FD48D" w:rsidR="004739B3" w:rsidDel="00F00CEC" w:rsidRDefault="004739B3">
          <w:pPr>
            <w:pStyle w:val="31"/>
            <w:tabs>
              <w:tab w:val="left" w:pos="1260"/>
              <w:tab w:val="right" w:leader="dot" w:pos="8494"/>
            </w:tabs>
            <w:rPr>
              <w:del w:id="395" w:author="松山 ファミリー" w:date="2023-02-08T02:20:00Z"/>
              <w:rFonts w:eastAsiaTheme="minorEastAsia"/>
              <w:iCs w:val="0"/>
              <w:noProof/>
              <w:sz w:val="21"/>
              <w:szCs w:val="24"/>
            </w:rPr>
          </w:pPr>
          <w:del w:id="396" w:author="松山 ファミリー" w:date="2023-02-08T02:20:00Z">
            <w:r w:rsidRPr="00F00CEC" w:rsidDel="00F00CEC">
              <w:rPr>
                <w:rStyle w:val="a9"/>
                <w:rFonts w:ascii="Times New Roman" w:eastAsia="ＭＳ 明朝" w:hAnsi="Times New Roman" w:cs="Times New Roman"/>
                <w:noProof/>
              </w:rPr>
              <w:delText>3-6-2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220415Cast_2</w:delText>
            </w:r>
            <w:r w:rsidDel="00F00CEC">
              <w:rPr>
                <w:noProof/>
                <w:webHidden/>
              </w:rPr>
              <w:tab/>
              <w:delText>19</w:delText>
            </w:r>
          </w:del>
        </w:p>
        <w:p w14:paraId="1D3F1B45" w14:textId="554BEE1A" w:rsidR="004739B3" w:rsidDel="00F00CEC" w:rsidRDefault="004739B3">
          <w:pPr>
            <w:pStyle w:val="21"/>
            <w:tabs>
              <w:tab w:val="left" w:pos="840"/>
              <w:tab w:val="right" w:leader="dot" w:pos="8494"/>
            </w:tabs>
            <w:rPr>
              <w:del w:id="397" w:author="松山 ファミリー" w:date="2023-02-08T02:20:00Z"/>
              <w:rFonts w:eastAsiaTheme="minorEastAsia"/>
              <w:smallCaps w:val="0"/>
              <w:noProof/>
              <w:sz w:val="21"/>
              <w:szCs w:val="24"/>
            </w:rPr>
          </w:pPr>
          <w:del w:id="398" w:author="松山 ファミリー" w:date="2023-02-08T02:20:00Z">
            <w:r w:rsidRPr="00F00CEC" w:rsidDel="00F00CEC">
              <w:rPr>
                <w:rStyle w:val="a9"/>
                <w:rFonts w:ascii="Times New Roman" w:eastAsia="ＭＳ 明朝" w:hAnsi="Times New Roman" w:cs="Times New Roman"/>
                <w:noProof/>
              </w:rPr>
              <w:delText>3-7</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サイクリックボルタンメトリー</w:delText>
            </w:r>
            <w:r w:rsidRPr="00F00CEC" w:rsidDel="00F00CEC">
              <w:rPr>
                <w:rStyle w:val="a9"/>
                <w:rFonts w:ascii="Times New Roman" w:eastAsia="ＭＳ 明朝" w:hAnsi="Times New Roman" w:cs="Times New Roman"/>
                <w:noProof/>
              </w:rPr>
              <w:delText>(CV)</w:delText>
            </w:r>
            <w:r w:rsidRPr="00F00CEC" w:rsidDel="00F00CEC">
              <w:rPr>
                <w:rStyle w:val="a9"/>
                <w:rFonts w:ascii="Times New Roman" w:eastAsia="ＭＳ 明朝" w:hAnsi="Times New Roman" w:cs="Times New Roman"/>
                <w:noProof/>
              </w:rPr>
              <w:delText>測定</w:delText>
            </w:r>
            <w:r w:rsidDel="00F00CEC">
              <w:rPr>
                <w:noProof/>
                <w:webHidden/>
              </w:rPr>
              <w:tab/>
              <w:delText>19</w:delText>
            </w:r>
          </w:del>
        </w:p>
        <w:p w14:paraId="1905EDB3" w14:textId="324807AE" w:rsidR="004739B3" w:rsidDel="00F00CEC" w:rsidRDefault="004739B3">
          <w:pPr>
            <w:pStyle w:val="31"/>
            <w:tabs>
              <w:tab w:val="left" w:pos="1260"/>
              <w:tab w:val="right" w:leader="dot" w:pos="8494"/>
            </w:tabs>
            <w:rPr>
              <w:del w:id="399" w:author="松山 ファミリー" w:date="2023-02-08T02:20:00Z"/>
              <w:rFonts w:eastAsiaTheme="minorEastAsia"/>
              <w:iCs w:val="0"/>
              <w:noProof/>
              <w:sz w:val="21"/>
              <w:szCs w:val="24"/>
            </w:rPr>
          </w:pPr>
          <w:del w:id="400" w:author="松山 ファミリー" w:date="2023-02-08T02:20:00Z">
            <w:r w:rsidRPr="00F00CEC" w:rsidDel="00F00CEC">
              <w:rPr>
                <w:rStyle w:val="a9"/>
                <w:rFonts w:ascii="Times New Roman" w:eastAsia="ＭＳ 明朝" w:hAnsi="Times New Roman" w:cs="Times New Roman"/>
                <w:noProof/>
              </w:rPr>
              <w:delText>3-7-1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220415Cast_1_1</w:delText>
            </w:r>
            <w:r w:rsidRPr="00F00CEC" w:rsidDel="00F00CEC">
              <w:rPr>
                <w:rStyle w:val="a9"/>
                <w:rFonts w:ascii="Times New Roman" w:eastAsia="ＭＳ 明朝" w:hAnsi="Times New Roman" w:cs="Times New Roman"/>
                <w:noProof/>
              </w:rPr>
              <w:delText>回目</w:delText>
            </w:r>
            <w:r w:rsidDel="00F00CEC">
              <w:rPr>
                <w:noProof/>
                <w:webHidden/>
              </w:rPr>
              <w:tab/>
              <w:delText>19</w:delText>
            </w:r>
          </w:del>
        </w:p>
        <w:p w14:paraId="137CB862" w14:textId="01C7765D" w:rsidR="004739B3" w:rsidDel="00F00CEC" w:rsidRDefault="004739B3">
          <w:pPr>
            <w:pStyle w:val="21"/>
            <w:tabs>
              <w:tab w:val="left" w:pos="840"/>
              <w:tab w:val="right" w:leader="dot" w:pos="8494"/>
            </w:tabs>
            <w:rPr>
              <w:del w:id="401" w:author="松山 ファミリー" w:date="2023-02-08T02:20:00Z"/>
              <w:rFonts w:eastAsiaTheme="minorEastAsia"/>
              <w:smallCaps w:val="0"/>
              <w:noProof/>
              <w:sz w:val="21"/>
              <w:szCs w:val="24"/>
            </w:rPr>
          </w:pPr>
          <w:del w:id="402" w:author="松山 ファミリー" w:date="2023-02-08T02:20:00Z">
            <w:r w:rsidRPr="00F00CEC" w:rsidDel="00F00CEC">
              <w:rPr>
                <w:rStyle w:val="a9"/>
                <w:rFonts w:ascii="Times New Roman" w:eastAsia="ＭＳ 明朝" w:hAnsi="Times New Roman" w:cs="Times New Roman"/>
                <w:noProof/>
              </w:rPr>
              <w:delText>3-8</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クロノアンペロメトリー</w:delText>
            </w:r>
            <w:r w:rsidRPr="00F00CEC" w:rsidDel="00F00CEC">
              <w:rPr>
                <w:rStyle w:val="a9"/>
                <w:rFonts w:ascii="Times New Roman" w:eastAsia="ＭＳ 明朝" w:hAnsi="Times New Roman" w:cs="Times New Roman"/>
                <w:noProof/>
              </w:rPr>
              <w:delText>(CA)</w:delText>
            </w:r>
            <w:r w:rsidRPr="00F00CEC" w:rsidDel="00F00CEC">
              <w:rPr>
                <w:rStyle w:val="a9"/>
                <w:rFonts w:ascii="Times New Roman" w:eastAsia="ＭＳ 明朝" w:hAnsi="Times New Roman" w:cs="Times New Roman"/>
                <w:noProof/>
              </w:rPr>
              <w:delText>測定</w:delText>
            </w:r>
            <w:r w:rsidDel="00F00CEC">
              <w:rPr>
                <w:noProof/>
                <w:webHidden/>
              </w:rPr>
              <w:tab/>
              <w:delText>20</w:delText>
            </w:r>
          </w:del>
        </w:p>
        <w:p w14:paraId="32BA3E9A" w14:textId="10FD6FF8" w:rsidR="004739B3" w:rsidDel="00F00CEC" w:rsidRDefault="004739B3">
          <w:pPr>
            <w:pStyle w:val="31"/>
            <w:tabs>
              <w:tab w:val="left" w:pos="1260"/>
              <w:tab w:val="right" w:leader="dot" w:pos="8494"/>
            </w:tabs>
            <w:rPr>
              <w:del w:id="403" w:author="松山 ファミリー" w:date="2023-02-08T02:20:00Z"/>
              <w:rFonts w:eastAsiaTheme="minorEastAsia"/>
              <w:iCs w:val="0"/>
              <w:noProof/>
              <w:sz w:val="21"/>
              <w:szCs w:val="24"/>
            </w:rPr>
          </w:pPr>
          <w:del w:id="404" w:author="松山 ファミリー" w:date="2023-02-08T02:20:00Z">
            <w:r w:rsidRPr="00F00CEC" w:rsidDel="00F00CEC">
              <w:rPr>
                <w:rStyle w:val="a9"/>
                <w:rFonts w:ascii="Times New Roman" w:eastAsia="ＭＳ 明朝" w:hAnsi="Times New Roman" w:cs="Times New Roman"/>
                <w:noProof/>
              </w:rPr>
              <w:delText>3-8-1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220415Cast_1_2</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20</w:delText>
            </w:r>
          </w:del>
        </w:p>
        <w:p w14:paraId="2E0059DC" w14:textId="032A2CFF" w:rsidR="004739B3" w:rsidDel="00F00CEC" w:rsidRDefault="004739B3">
          <w:pPr>
            <w:pStyle w:val="31"/>
            <w:tabs>
              <w:tab w:val="left" w:pos="1260"/>
              <w:tab w:val="right" w:leader="dot" w:pos="8494"/>
            </w:tabs>
            <w:rPr>
              <w:del w:id="405" w:author="松山 ファミリー" w:date="2023-02-08T02:20:00Z"/>
              <w:rFonts w:eastAsiaTheme="minorEastAsia"/>
              <w:iCs w:val="0"/>
              <w:noProof/>
              <w:sz w:val="21"/>
              <w:szCs w:val="24"/>
            </w:rPr>
          </w:pPr>
          <w:del w:id="406" w:author="松山 ファミリー" w:date="2023-02-08T02:20:00Z">
            <w:r w:rsidRPr="00F00CEC" w:rsidDel="00F00CEC">
              <w:rPr>
                <w:rStyle w:val="a9"/>
                <w:rFonts w:ascii="Times New Roman" w:eastAsia="ＭＳ 明朝" w:hAnsi="Times New Roman" w:cs="Times New Roman"/>
                <w:noProof/>
              </w:rPr>
              <w:delText>3-8-2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220415Cast_2  CA</w:delText>
            </w:r>
            <w:r w:rsidRPr="00F00CEC" w:rsidDel="00F00CEC">
              <w:rPr>
                <w:rStyle w:val="a9"/>
                <w:rFonts w:ascii="Times New Roman" w:eastAsia="ＭＳ 明朝" w:hAnsi="Times New Roman" w:cs="Times New Roman"/>
                <w:noProof/>
              </w:rPr>
              <w:delText>測定</w:delText>
            </w:r>
            <w:r w:rsidDel="00F00CEC">
              <w:rPr>
                <w:noProof/>
                <w:webHidden/>
              </w:rPr>
              <w:tab/>
              <w:delText>21</w:delText>
            </w:r>
          </w:del>
        </w:p>
        <w:p w14:paraId="5E842470" w14:textId="7D0EFB0F" w:rsidR="004739B3" w:rsidDel="00F00CEC" w:rsidRDefault="004739B3">
          <w:pPr>
            <w:pStyle w:val="21"/>
            <w:tabs>
              <w:tab w:val="left" w:pos="840"/>
              <w:tab w:val="right" w:leader="dot" w:pos="8494"/>
            </w:tabs>
            <w:rPr>
              <w:del w:id="407" w:author="松山 ファミリー" w:date="2023-02-08T02:20:00Z"/>
              <w:rFonts w:eastAsiaTheme="minorEastAsia"/>
              <w:smallCaps w:val="0"/>
              <w:noProof/>
              <w:sz w:val="21"/>
              <w:szCs w:val="24"/>
            </w:rPr>
          </w:pPr>
          <w:del w:id="408" w:author="松山 ファミリー" w:date="2023-02-08T02:20:00Z">
            <w:r w:rsidRPr="00F00CEC" w:rsidDel="00F00CEC">
              <w:rPr>
                <w:rStyle w:val="a9"/>
                <w:rFonts w:ascii="Times New Roman" w:eastAsia="ＭＳ 明朝" w:hAnsi="Times New Roman" w:cs="Times New Roman"/>
                <w:noProof/>
              </w:rPr>
              <w:delText>3-9</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電極の作製</w:delText>
            </w:r>
            <w:r w:rsidRPr="00F00CEC" w:rsidDel="00F00CEC">
              <w:rPr>
                <w:rStyle w:val="a9"/>
                <w:rFonts w:ascii="Times New Roman" w:eastAsia="ＭＳ 明朝" w:hAnsi="Times New Roman" w:cs="Times New Roman"/>
                <w:noProof/>
              </w:rPr>
              <w:delText>III (</w:delText>
            </w:r>
            <w:r w:rsidRPr="00F00CEC" w:rsidDel="00F00CEC">
              <w:rPr>
                <w:rStyle w:val="a9"/>
                <w:rFonts w:ascii="Times New Roman" w:eastAsia="ＭＳ 明朝" w:hAnsi="Times New Roman" w:cs="Times New Roman"/>
                <w:noProof/>
              </w:rPr>
              <w:delText>ケッチェンブラックとセルロースナノファイバー</w:delText>
            </w:r>
            <w:r w:rsidRPr="00F00CEC" w:rsidDel="00F00CEC">
              <w:rPr>
                <w:rStyle w:val="a9"/>
                <w:rFonts w:ascii="Times New Roman" w:eastAsia="ＭＳ 明朝" w:hAnsi="Times New Roman" w:cs="Times New Roman"/>
                <w:noProof/>
              </w:rPr>
              <w:delText>)</w:delText>
            </w:r>
            <w:r w:rsidDel="00F00CEC">
              <w:rPr>
                <w:noProof/>
                <w:webHidden/>
              </w:rPr>
              <w:tab/>
              <w:delText>22</w:delText>
            </w:r>
          </w:del>
        </w:p>
        <w:p w14:paraId="0E76BC86" w14:textId="19199330" w:rsidR="004739B3" w:rsidDel="00F00CEC" w:rsidRDefault="004739B3">
          <w:pPr>
            <w:pStyle w:val="31"/>
            <w:tabs>
              <w:tab w:val="left" w:pos="1260"/>
              <w:tab w:val="right" w:leader="dot" w:pos="8494"/>
            </w:tabs>
            <w:rPr>
              <w:del w:id="409" w:author="松山 ファミリー" w:date="2023-02-08T02:20:00Z"/>
              <w:rFonts w:eastAsiaTheme="minorEastAsia"/>
              <w:iCs w:val="0"/>
              <w:noProof/>
              <w:sz w:val="21"/>
              <w:szCs w:val="24"/>
            </w:rPr>
          </w:pPr>
          <w:del w:id="410" w:author="松山 ファミリー" w:date="2023-02-08T02:20:00Z">
            <w:r w:rsidRPr="00F00CEC" w:rsidDel="00F00CEC">
              <w:rPr>
                <w:rStyle w:val="a9"/>
                <w:rFonts w:ascii="Times New Roman" w:eastAsia="ＭＳ 明朝" w:hAnsi="Times New Roman" w:cs="Times New Roman"/>
                <w:noProof/>
              </w:rPr>
              <w:delText>3-9-1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 cell0.02g</w:delText>
            </w:r>
            <w:r w:rsidDel="00F00CEC">
              <w:rPr>
                <w:noProof/>
                <w:webHidden/>
              </w:rPr>
              <w:tab/>
              <w:delText>22</w:delText>
            </w:r>
          </w:del>
        </w:p>
        <w:p w14:paraId="7C2B205E" w14:textId="41AA8F41" w:rsidR="004739B3" w:rsidDel="00F00CEC" w:rsidRDefault="004739B3">
          <w:pPr>
            <w:pStyle w:val="31"/>
            <w:tabs>
              <w:tab w:val="left" w:pos="1260"/>
              <w:tab w:val="right" w:leader="dot" w:pos="8494"/>
            </w:tabs>
            <w:rPr>
              <w:del w:id="411" w:author="松山 ファミリー" w:date="2023-02-08T02:20:00Z"/>
              <w:rFonts w:eastAsiaTheme="minorEastAsia"/>
              <w:iCs w:val="0"/>
              <w:noProof/>
              <w:sz w:val="21"/>
              <w:szCs w:val="24"/>
            </w:rPr>
          </w:pPr>
          <w:del w:id="412" w:author="松山 ファミリー" w:date="2023-02-08T02:20:00Z">
            <w:r w:rsidRPr="00F00CEC" w:rsidDel="00F00CEC">
              <w:rPr>
                <w:rStyle w:val="a9"/>
                <w:rFonts w:ascii="Times New Roman" w:eastAsia="ＭＳ 明朝" w:hAnsi="Times New Roman" w:cs="Times New Roman"/>
                <w:noProof/>
              </w:rPr>
              <w:delText>3-9-2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 cell0.2g</w:delText>
            </w:r>
            <w:r w:rsidDel="00F00CEC">
              <w:rPr>
                <w:noProof/>
                <w:webHidden/>
              </w:rPr>
              <w:tab/>
              <w:delText>23</w:delText>
            </w:r>
          </w:del>
        </w:p>
        <w:p w14:paraId="1D859F20" w14:textId="009BFD6E" w:rsidR="004739B3" w:rsidDel="00F00CEC" w:rsidRDefault="004739B3">
          <w:pPr>
            <w:pStyle w:val="31"/>
            <w:tabs>
              <w:tab w:val="left" w:pos="1260"/>
              <w:tab w:val="right" w:leader="dot" w:pos="8494"/>
            </w:tabs>
            <w:rPr>
              <w:del w:id="413" w:author="松山 ファミリー" w:date="2023-02-08T02:20:00Z"/>
              <w:rFonts w:eastAsiaTheme="minorEastAsia"/>
              <w:iCs w:val="0"/>
              <w:noProof/>
              <w:sz w:val="21"/>
              <w:szCs w:val="24"/>
            </w:rPr>
          </w:pPr>
          <w:del w:id="414" w:author="松山 ファミリー" w:date="2023-02-08T02:20:00Z">
            <w:r w:rsidRPr="00F00CEC" w:rsidDel="00F00CEC">
              <w:rPr>
                <w:rStyle w:val="a9"/>
                <w:rFonts w:ascii="Times New Roman" w:eastAsia="ＭＳ 明朝" w:hAnsi="Times New Roman" w:cs="Times New Roman"/>
                <w:noProof/>
              </w:rPr>
              <w:delText>3-9-3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cell0.02g</w:delText>
            </w:r>
            <w:r w:rsidDel="00F00CEC">
              <w:rPr>
                <w:noProof/>
                <w:webHidden/>
              </w:rPr>
              <w:tab/>
              <w:delText>23</w:delText>
            </w:r>
          </w:del>
        </w:p>
        <w:p w14:paraId="2A365489" w14:textId="401D6D14" w:rsidR="004739B3" w:rsidDel="00F00CEC" w:rsidRDefault="004739B3">
          <w:pPr>
            <w:pStyle w:val="31"/>
            <w:tabs>
              <w:tab w:val="left" w:pos="1260"/>
              <w:tab w:val="right" w:leader="dot" w:pos="8494"/>
            </w:tabs>
            <w:rPr>
              <w:del w:id="415" w:author="松山 ファミリー" w:date="2023-02-08T02:20:00Z"/>
              <w:rFonts w:eastAsiaTheme="minorEastAsia"/>
              <w:iCs w:val="0"/>
              <w:noProof/>
              <w:sz w:val="21"/>
              <w:szCs w:val="24"/>
            </w:rPr>
          </w:pPr>
          <w:del w:id="416" w:author="松山 ファミリー" w:date="2023-02-08T02:20:00Z">
            <w:r w:rsidRPr="00F00CEC" w:rsidDel="00F00CEC">
              <w:rPr>
                <w:rStyle w:val="a9"/>
                <w:rFonts w:ascii="Times New Roman" w:eastAsia="ＭＳ 明朝" w:hAnsi="Times New Roman" w:cs="Times New Roman"/>
                <w:noProof/>
              </w:rPr>
              <w:delText>3-9-4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cell0.2g_1</w:delText>
            </w:r>
            <w:r w:rsidDel="00F00CEC">
              <w:rPr>
                <w:noProof/>
                <w:webHidden/>
              </w:rPr>
              <w:tab/>
              <w:delText>23</w:delText>
            </w:r>
          </w:del>
        </w:p>
        <w:p w14:paraId="0155D14F" w14:textId="21335D14" w:rsidR="004739B3" w:rsidDel="00F00CEC" w:rsidRDefault="004739B3">
          <w:pPr>
            <w:pStyle w:val="31"/>
            <w:tabs>
              <w:tab w:val="left" w:pos="1260"/>
              <w:tab w:val="right" w:leader="dot" w:pos="8494"/>
            </w:tabs>
            <w:rPr>
              <w:del w:id="417" w:author="松山 ファミリー" w:date="2023-02-08T02:20:00Z"/>
              <w:rFonts w:eastAsiaTheme="minorEastAsia"/>
              <w:iCs w:val="0"/>
              <w:noProof/>
              <w:sz w:val="21"/>
              <w:szCs w:val="24"/>
            </w:rPr>
          </w:pPr>
          <w:del w:id="418" w:author="松山 ファミリー" w:date="2023-02-08T02:20:00Z">
            <w:r w:rsidRPr="00F00CEC" w:rsidDel="00F00CEC">
              <w:rPr>
                <w:rStyle w:val="a9"/>
                <w:rFonts w:ascii="Times New Roman" w:eastAsia="ＭＳ 明朝" w:hAnsi="Times New Roman" w:cs="Times New Roman"/>
                <w:noProof/>
              </w:rPr>
              <w:delText>3-9-5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cell0.2g_2 &amp; 220906CP_ cell0.2g_3 &amp; 220906CP_ cell0.2g_4</w:delText>
            </w:r>
            <w:r w:rsidDel="00F00CEC">
              <w:rPr>
                <w:noProof/>
                <w:webHidden/>
              </w:rPr>
              <w:tab/>
              <w:delText>23</w:delText>
            </w:r>
          </w:del>
        </w:p>
        <w:p w14:paraId="544B6664" w14:textId="7A42A51E" w:rsidR="004739B3" w:rsidDel="00F00CEC" w:rsidRDefault="004739B3">
          <w:pPr>
            <w:pStyle w:val="31"/>
            <w:tabs>
              <w:tab w:val="left" w:pos="1260"/>
              <w:tab w:val="right" w:leader="dot" w:pos="8494"/>
            </w:tabs>
            <w:rPr>
              <w:del w:id="419" w:author="松山 ファミリー" w:date="2023-02-08T02:20:00Z"/>
              <w:rFonts w:eastAsiaTheme="minorEastAsia"/>
              <w:iCs w:val="0"/>
              <w:noProof/>
              <w:sz w:val="21"/>
              <w:szCs w:val="24"/>
            </w:rPr>
          </w:pPr>
          <w:del w:id="420" w:author="松山 ファミリー" w:date="2023-02-08T02:20:00Z">
            <w:r w:rsidRPr="00F00CEC" w:rsidDel="00F00CEC">
              <w:rPr>
                <w:rStyle w:val="a9"/>
                <w:rFonts w:ascii="Times New Roman" w:eastAsia="ＭＳ 明朝" w:hAnsi="Times New Roman" w:cs="Times New Roman"/>
                <w:noProof/>
              </w:rPr>
              <w:delText>3-9-6</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cell0.8g</w:delText>
            </w:r>
            <w:r w:rsidDel="00F00CEC">
              <w:rPr>
                <w:noProof/>
                <w:webHidden/>
              </w:rPr>
              <w:tab/>
              <w:delText>24</w:delText>
            </w:r>
          </w:del>
        </w:p>
        <w:p w14:paraId="6BA3E7FD" w14:textId="52022088" w:rsidR="004739B3" w:rsidDel="00F00CEC" w:rsidRDefault="004739B3">
          <w:pPr>
            <w:pStyle w:val="31"/>
            <w:tabs>
              <w:tab w:val="left" w:pos="1260"/>
              <w:tab w:val="right" w:leader="dot" w:pos="8494"/>
            </w:tabs>
            <w:rPr>
              <w:del w:id="421" w:author="松山 ファミリー" w:date="2023-02-08T02:20:00Z"/>
              <w:rFonts w:eastAsiaTheme="minorEastAsia"/>
              <w:iCs w:val="0"/>
              <w:noProof/>
              <w:sz w:val="21"/>
              <w:szCs w:val="24"/>
            </w:rPr>
          </w:pPr>
          <w:del w:id="422" w:author="松山 ファミリー" w:date="2023-02-08T02:20:00Z">
            <w:r w:rsidRPr="00F00CEC" w:rsidDel="00F00CEC">
              <w:rPr>
                <w:rStyle w:val="a9"/>
                <w:rFonts w:ascii="Times New Roman" w:eastAsia="ＭＳ 明朝" w:hAnsi="Times New Roman" w:cs="Times New Roman"/>
                <w:noProof/>
              </w:rPr>
              <w:delText>3-9-7</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220914CP_ cell500μL</w:delText>
            </w:r>
            <w:r w:rsidDel="00F00CEC">
              <w:rPr>
                <w:noProof/>
                <w:webHidden/>
              </w:rPr>
              <w:tab/>
              <w:delText>24</w:delText>
            </w:r>
          </w:del>
        </w:p>
        <w:p w14:paraId="0A07BC2A" w14:textId="3CCD87D8" w:rsidR="004739B3" w:rsidDel="00F00CEC" w:rsidRDefault="004739B3">
          <w:pPr>
            <w:pStyle w:val="21"/>
            <w:tabs>
              <w:tab w:val="left" w:pos="840"/>
              <w:tab w:val="right" w:leader="dot" w:pos="8494"/>
            </w:tabs>
            <w:rPr>
              <w:del w:id="423" w:author="松山 ファミリー" w:date="2023-02-08T02:20:00Z"/>
              <w:rFonts w:eastAsiaTheme="minorEastAsia"/>
              <w:smallCaps w:val="0"/>
              <w:noProof/>
              <w:sz w:val="21"/>
              <w:szCs w:val="24"/>
            </w:rPr>
          </w:pPr>
          <w:del w:id="424" w:author="松山 ファミリー" w:date="2023-02-08T02:20:00Z">
            <w:r w:rsidRPr="00F00CEC" w:rsidDel="00F00CEC">
              <w:rPr>
                <w:rStyle w:val="a9"/>
                <w:rFonts w:ascii="Times New Roman" w:eastAsia="ＭＳ 明朝" w:hAnsi="Times New Roman" w:cs="Times New Roman"/>
                <w:noProof/>
              </w:rPr>
              <w:delText>3-10</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サイクリックボルタンメトリー</w:delText>
            </w:r>
            <w:r w:rsidRPr="00F00CEC" w:rsidDel="00F00CEC">
              <w:rPr>
                <w:rStyle w:val="a9"/>
                <w:rFonts w:ascii="Times New Roman" w:eastAsia="ＭＳ 明朝" w:hAnsi="Times New Roman" w:cs="Times New Roman"/>
                <w:noProof/>
              </w:rPr>
              <w:delText>(CV)</w:delText>
            </w:r>
            <w:r w:rsidRPr="00F00CEC" w:rsidDel="00F00CEC">
              <w:rPr>
                <w:rStyle w:val="a9"/>
                <w:rFonts w:ascii="Times New Roman" w:eastAsia="ＭＳ 明朝" w:hAnsi="Times New Roman" w:cs="Times New Roman"/>
                <w:noProof/>
              </w:rPr>
              <w:delText>測定</w:delText>
            </w:r>
            <w:r w:rsidDel="00F00CEC">
              <w:rPr>
                <w:noProof/>
                <w:webHidden/>
              </w:rPr>
              <w:tab/>
              <w:delText>24</w:delText>
            </w:r>
          </w:del>
        </w:p>
        <w:p w14:paraId="65CA566C" w14:textId="5DDC401E" w:rsidR="004739B3" w:rsidDel="00F00CEC" w:rsidRDefault="004739B3">
          <w:pPr>
            <w:pStyle w:val="31"/>
            <w:tabs>
              <w:tab w:val="left" w:pos="1260"/>
              <w:tab w:val="right" w:leader="dot" w:pos="8494"/>
            </w:tabs>
            <w:rPr>
              <w:del w:id="425" w:author="松山 ファミリー" w:date="2023-02-08T02:20:00Z"/>
              <w:rFonts w:eastAsiaTheme="minorEastAsia"/>
              <w:iCs w:val="0"/>
              <w:noProof/>
              <w:sz w:val="21"/>
              <w:szCs w:val="24"/>
            </w:rPr>
          </w:pPr>
          <w:del w:id="426" w:author="松山 ファミリー" w:date="2023-02-08T02:20:00Z">
            <w:r w:rsidRPr="00F00CEC" w:rsidDel="00F00CEC">
              <w:rPr>
                <w:rStyle w:val="a9"/>
                <w:rFonts w:ascii="Times New Roman" w:eastAsia="ＭＳ 明朝" w:hAnsi="Times New Roman" w:cs="Times New Roman"/>
                <w:noProof/>
              </w:rPr>
              <w:delText>3-10-1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220906CP_cell0.2g_2_1</w:delText>
            </w:r>
            <w:r w:rsidRPr="00F00CEC" w:rsidDel="00F00CEC">
              <w:rPr>
                <w:rStyle w:val="a9"/>
                <w:rFonts w:ascii="Times New Roman" w:eastAsia="ＭＳ 明朝" w:hAnsi="Times New Roman" w:cs="Times New Roman"/>
                <w:noProof/>
              </w:rPr>
              <w:delText>回目</w:delText>
            </w:r>
            <w:r w:rsidDel="00F00CEC">
              <w:rPr>
                <w:noProof/>
                <w:webHidden/>
              </w:rPr>
              <w:tab/>
              <w:delText>25</w:delText>
            </w:r>
          </w:del>
        </w:p>
        <w:p w14:paraId="1E624BCC" w14:textId="7B5E90A2" w:rsidR="004739B3" w:rsidDel="00F00CEC" w:rsidRDefault="004739B3">
          <w:pPr>
            <w:pStyle w:val="31"/>
            <w:tabs>
              <w:tab w:val="left" w:pos="1260"/>
              <w:tab w:val="right" w:leader="dot" w:pos="8494"/>
            </w:tabs>
            <w:rPr>
              <w:del w:id="427" w:author="松山 ファミリー" w:date="2023-02-08T02:20:00Z"/>
              <w:rFonts w:eastAsiaTheme="minorEastAsia"/>
              <w:iCs w:val="0"/>
              <w:noProof/>
              <w:sz w:val="21"/>
              <w:szCs w:val="24"/>
            </w:rPr>
          </w:pPr>
          <w:del w:id="428" w:author="松山 ファミリー" w:date="2023-02-08T02:20:00Z">
            <w:r w:rsidRPr="00F00CEC" w:rsidDel="00F00CEC">
              <w:rPr>
                <w:rStyle w:val="a9"/>
                <w:rFonts w:ascii="Times New Roman" w:eastAsia="ＭＳ 明朝" w:hAnsi="Times New Roman" w:cs="Times New Roman"/>
                <w:noProof/>
              </w:rPr>
              <w:delText>3-10-2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220914CP_cell500μL</w:delText>
            </w:r>
            <w:r w:rsidDel="00F00CEC">
              <w:rPr>
                <w:noProof/>
                <w:webHidden/>
              </w:rPr>
              <w:tab/>
              <w:delText>25</w:delText>
            </w:r>
          </w:del>
        </w:p>
        <w:p w14:paraId="3C028D6D" w14:textId="4CA4E130" w:rsidR="004739B3" w:rsidDel="00F00CEC" w:rsidRDefault="004739B3">
          <w:pPr>
            <w:pStyle w:val="21"/>
            <w:tabs>
              <w:tab w:val="left" w:pos="840"/>
              <w:tab w:val="right" w:leader="dot" w:pos="8494"/>
            </w:tabs>
            <w:rPr>
              <w:del w:id="429" w:author="松山 ファミリー" w:date="2023-02-08T02:20:00Z"/>
              <w:rFonts w:eastAsiaTheme="minorEastAsia"/>
              <w:smallCaps w:val="0"/>
              <w:noProof/>
              <w:sz w:val="21"/>
              <w:szCs w:val="24"/>
            </w:rPr>
          </w:pPr>
          <w:del w:id="430" w:author="松山 ファミリー" w:date="2023-02-08T02:20:00Z">
            <w:r w:rsidRPr="00F00CEC" w:rsidDel="00F00CEC">
              <w:rPr>
                <w:rStyle w:val="a9"/>
                <w:rFonts w:ascii="Times New Roman" w:eastAsia="ＭＳ 明朝" w:hAnsi="Times New Roman" w:cs="Times New Roman"/>
                <w:noProof/>
              </w:rPr>
              <w:delText>3-11</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クロノアンペロメトリー</w:delText>
            </w:r>
            <w:r w:rsidRPr="00F00CEC" w:rsidDel="00F00CEC">
              <w:rPr>
                <w:rStyle w:val="a9"/>
                <w:rFonts w:ascii="Times New Roman" w:eastAsia="ＭＳ 明朝" w:hAnsi="Times New Roman" w:cs="Times New Roman"/>
                <w:noProof/>
              </w:rPr>
              <w:delText>(CA)</w:delText>
            </w:r>
            <w:r w:rsidRPr="00F00CEC" w:rsidDel="00F00CEC">
              <w:rPr>
                <w:rStyle w:val="a9"/>
                <w:rFonts w:ascii="Times New Roman" w:eastAsia="ＭＳ 明朝" w:hAnsi="Times New Roman" w:cs="Times New Roman"/>
                <w:noProof/>
              </w:rPr>
              <w:delText>測定</w:delText>
            </w:r>
            <w:r w:rsidDel="00F00CEC">
              <w:rPr>
                <w:noProof/>
                <w:webHidden/>
              </w:rPr>
              <w:tab/>
              <w:delText>25</w:delText>
            </w:r>
          </w:del>
        </w:p>
        <w:p w14:paraId="48F870E7" w14:textId="179BF25C" w:rsidR="004739B3" w:rsidDel="00F00CEC" w:rsidRDefault="004739B3">
          <w:pPr>
            <w:pStyle w:val="31"/>
            <w:tabs>
              <w:tab w:val="left" w:pos="1260"/>
              <w:tab w:val="right" w:leader="dot" w:pos="8494"/>
            </w:tabs>
            <w:rPr>
              <w:del w:id="431" w:author="松山 ファミリー" w:date="2023-02-08T02:20:00Z"/>
              <w:rFonts w:eastAsiaTheme="minorEastAsia"/>
              <w:iCs w:val="0"/>
              <w:noProof/>
              <w:sz w:val="21"/>
              <w:szCs w:val="24"/>
            </w:rPr>
          </w:pPr>
          <w:del w:id="432" w:author="松山 ファミリー" w:date="2023-02-08T02:20:00Z">
            <w:r w:rsidRPr="00F00CEC" w:rsidDel="00F00CEC">
              <w:rPr>
                <w:rStyle w:val="a9"/>
                <w:rFonts w:ascii="Times New Roman" w:eastAsia="ＭＳ 明朝" w:hAnsi="Times New Roman" w:cs="Times New Roman"/>
                <w:noProof/>
              </w:rPr>
              <w:delText>3-11-1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220415CP_cell0.02g  CA</w:delText>
            </w:r>
            <w:r w:rsidRPr="00F00CEC" w:rsidDel="00F00CEC">
              <w:rPr>
                <w:rStyle w:val="a9"/>
                <w:rFonts w:ascii="Times New Roman" w:eastAsia="ＭＳ 明朝" w:hAnsi="Times New Roman" w:cs="Times New Roman"/>
                <w:noProof/>
              </w:rPr>
              <w:delText>測定</w:delText>
            </w:r>
            <w:r w:rsidDel="00F00CEC">
              <w:rPr>
                <w:noProof/>
                <w:webHidden/>
              </w:rPr>
              <w:tab/>
              <w:delText>26</w:delText>
            </w:r>
          </w:del>
        </w:p>
        <w:p w14:paraId="7E1033BE" w14:textId="24CA55B7" w:rsidR="004739B3" w:rsidDel="00F00CEC" w:rsidRDefault="004739B3">
          <w:pPr>
            <w:pStyle w:val="31"/>
            <w:tabs>
              <w:tab w:val="left" w:pos="1260"/>
              <w:tab w:val="right" w:leader="dot" w:pos="8494"/>
            </w:tabs>
            <w:rPr>
              <w:del w:id="433" w:author="松山 ファミリー" w:date="2023-02-08T02:20:00Z"/>
              <w:rFonts w:eastAsiaTheme="minorEastAsia"/>
              <w:iCs w:val="0"/>
              <w:noProof/>
              <w:sz w:val="21"/>
              <w:szCs w:val="24"/>
            </w:rPr>
          </w:pPr>
          <w:del w:id="434" w:author="松山 ファミリー" w:date="2023-02-08T02:20:00Z">
            <w:r w:rsidRPr="00F00CEC" w:rsidDel="00F00CEC">
              <w:rPr>
                <w:rStyle w:val="a9"/>
                <w:rFonts w:ascii="Times New Roman" w:eastAsia="ＭＳ 明朝" w:hAnsi="Times New Roman" w:cs="Times New Roman"/>
                <w:noProof/>
              </w:rPr>
              <w:delText>3-11-2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220415CP_cell0.2g_1</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27</w:delText>
            </w:r>
          </w:del>
        </w:p>
        <w:p w14:paraId="4E9DFA75" w14:textId="39F9FF48" w:rsidR="004739B3" w:rsidDel="00F00CEC" w:rsidRDefault="004739B3">
          <w:pPr>
            <w:pStyle w:val="31"/>
            <w:tabs>
              <w:tab w:val="left" w:pos="1260"/>
              <w:tab w:val="right" w:leader="dot" w:pos="8494"/>
            </w:tabs>
            <w:rPr>
              <w:del w:id="435" w:author="松山 ファミリー" w:date="2023-02-08T02:20:00Z"/>
              <w:rFonts w:eastAsiaTheme="minorEastAsia"/>
              <w:iCs w:val="0"/>
              <w:noProof/>
              <w:sz w:val="21"/>
              <w:szCs w:val="24"/>
            </w:rPr>
          </w:pPr>
          <w:del w:id="436" w:author="松山 ファミリー" w:date="2023-02-08T02:20:00Z">
            <w:r w:rsidRPr="00F00CEC" w:rsidDel="00F00CEC">
              <w:rPr>
                <w:rStyle w:val="a9"/>
                <w:rFonts w:ascii="Times New Roman" w:eastAsia="ＭＳ 明朝" w:hAnsi="Times New Roman" w:cs="Times New Roman"/>
                <w:noProof/>
              </w:rPr>
              <w:delText>3-11-3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220415CP_cell0.2g_2</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28</w:delText>
            </w:r>
          </w:del>
        </w:p>
        <w:p w14:paraId="1D9E2CDA" w14:textId="118358D5" w:rsidR="004739B3" w:rsidDel="00F00CEC" w:rsidRDefault="004739B3">
          <w:pPr>
            <w:pStyle w:val="31"/>
            <w:tabs>
              <w:tab w:val="left" w:pos="1260"/>
              <w:tab w:val="right" w:leader="dot" w:pos="8494"/>
            </w:tabs>
            <w:rPr>
              <w:del w:id="437" w:author="松山 ファミリー" w:date="2023-02-08T02:20:00Z"/>
              <w:rFonts w:eastAsiaTheme="minorEastAsia"/>
              <w:iCs w:val="0"/>
              <w:noProof/>
              <w:sz w:val="21"/>
              <w:szCs w:val="24"/>
            </w:rPr>
          </w:pPr>
          <w:del w:id="438" w:author="松山 ファミリー" w:date="2023-02-08T02:20:00Z">
            <w:r w:rsidRPr="00F00CEC" w:rsidDel="00F00CEC">
              <w:rPr>
                <w:rStyle w:val="a9"/>
                <w:rFonts w:ascii="Times New Roman" w:eastAsia="ＭＳ 明朝" w:hAnsi="Times New Roman" w:cs="Times New Roman"/>
                <w:noProof/>
              </w:rPr>
              <w:delText>3-11-4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220415CP_cell0.2g_3</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29</w:delText>
            </w:r>
          </w:del>
        </w:p>
        <w:p w14:paraId="582B7292" w14:textId="1305EB31" w:rsidR="004739B3" w:rsidDel="00F00CEC" w:rsidRDefault="004739B3">
          <w:pPr>
            <w:pStyle w:val="31"/>
            <w:tabs>
              <w:tab w:val="left" w:pos="1260"/>
              <w:tab w:val="right" w:leader="dot" w:pos="8494"/>
            </w:tabs>
            <w:rPr>
              <w:del w:id="439" w:author="松山 ファミリー" w:date="2023-02-08T02:20:00Z"/>
              <w:rFonts w:eastAsiaTheme="minorEastAsia"/>
              <w:iCs w:val="0"/>
              <w:noProof/>
              <w:sz w:val="21"/>
              <w:szCs w:val="24"/>
            </w:rPr>
          </w:pPr>
          <w:del w:id="440" w:author="松山 ファミリー" w:date="2023-02-08T02:20:00Z">
            <w:r w:rsidRPr="00F00CEC" w:rsidDel="00F00CEC">
              <w:rPr>
                <w:rStyle w:val="a9"/>
                <w:rFonts w:ascii="Times New Roman" w:eastAsia="ＭＳ 明朝" w:hAnsi="Times New Roman" w:cs="Times New Roman"/>
                <w:noProof/>
              </w:rPr>
              <w:delText>3-11-5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220906CP_cell0.02g  CA</w:delText>
            </w:r>
            <w:r w:rsidRPr="00F00CEC" w:rsidDel="00F00CEC">
              <w:rPr>
                <w:rStyle w:val="a9"/>
                <w:rFonts w:ascii="Times New Roman" w:eastAsia="ＭＳ 明朝" w:hAnsi="Times New Roman" w:cs="Times New Roman"/>
                <w:noProof/>
              </w:rPr>
              <w:delText>測定</w:delText>
            </w:r>
            <w:r w:rsidDel="00F00CEC">
              <w:rPr>
                <w:noProof/>
                <w:webHidden/>
              </w:rPr>
              <w:tab/>
              <w:delText>30</w:delText>
            </w:r>
          </w:del>
        </w:p>
        <w:p w14:paraId="15D740E7" w14:textId="2E03C5B8" w:rsidR="004739B3" w:rsidDel="00F00CEC" w:rsidRDefault="004739B3">
          <w:pPr>
            <w:pStyle w:val="31"/>
            <w:tabs>
              <w:tab w:val="left" w:pos="1260"/>
              <w:tab w:val="right" w:leader="dot" w:pos="8494"/>
            </w:tabs>
            <w:rPr>
              <w:del w:id="441" w:author="松山 ファミリー" w:date="2023-02-08T02:20:00Z"/>
              <w:rFonts w:eastAsiaTheme="minorEastAsia"/>
              <w:iCs w:val="0"/>
              <w:noProof/>
              <w:sz w:val="21"/>
              <w:szCs w:val="24"/>
            </w:rPr>
          </w:pPr>
          <w:del w:id="442" w:author="松山 ファミリー" w:date="2023-02-08T02:20:00Z">
            <w:r w:rsidRPr="00F00CEC" w:rsidDel="00F00CEC">
              <w:rPr>
                <w:rStyle w:val="a9"/>
                <w:rFonts w:ascii="Times New Roman" w:eastAsia="ＭＳ 明朝" w:hAnsi="Times New Roman" w:cs="Times New Roman"/>
                <w:noProof/>
              </w:rPr>
              <w:delText>3-11-6</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220906CP_cell0.2g_1  CA</w:delText>
            </w:r>
            <w:r w:rsidRPr="00F00CEC" w:rsidDel="00F00CEC">
              <w:rPr>
                <w:rStyle w:val="a9"/>
                <w:rFonts w:ascii="Times New Roman" w:eastAsia="ＭＳ 明朝" w:hAnsi="Times New Roman" w:cs="Times New Roman"/>
                <w:noProof/>
              </w:rPr>
              <w:delText>測定</w:delText>
            </w:r>
            <w:r w:rsidDel="00F00CEC">
              <w:rPr>
                <w:noProof/>
                <w:webHidden/>
              </w:rPr>
              <w:tab/>
              <w:delText>31</w:delText>
            </w:r>
          </w:del>
        </w:p>
        <w:p w14:paraId="7DE1AD0A" w14:textId="3DFE25C1" w:rsidR="004739B3" w:rsidDel="00F00CEC" w:rsidRDefault="004739B3">
          <w:pPr>
            <w:pStyle w:val="31"/>
            <w:tabs>
              <w:tab w:val="left" w:pos="1260"/>
              <w:tab w:val="right" w:leader="dot" w:pos="8494"/>
            </w:tabs>
            <w:rPr>
              <w:del w:id="443" w:author="松山 ファミリー" w:date="2023-02-08T02:20:00Z"/>
              <w:rFonts w:eastAsiaTheme="minorEastAsia"/>
              <w:iCs w:val="0"/>
              <w:noProof/>
              <w:sz w:val="21"/>
              <w:szCs w:val="24"/>
            </w:rPr>
          </w:pPr>
          <w:del w:id="444" w:author="松山 ファミリー" w:date="2023-02-08T02:20:00Z">
            <w:r w:rsidRPr="00F00CEC" w:rsidDel="00F00CEC">
              <w:rPr>
                <w:rStyle w:val="a9"/>
                <w:rFonts w:ascii="Times New Roman" w:eastAsia="ＭＳ 明朝" w:hAnsi="Times New Roman" w:cs="Times New Roman"/>
                <w:noProof/>
              </w:rPr>
              <w:delText>3-11-7</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220906CP_cell0.2g_2_2</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32</w:delText>
            </w:r>
          </w:del>
        </w:p>
        <w:p w14:paraId="55B851A4" w14:textId="34119B49" w:rsidR="004739B3" w:rsidDel="00F00CEC" w:rsidRDefault="004739B3">
          <w:pPr>
            <w:pStyle w:val="31"/>
            <w:tabs>
              <w:tab w:val="left" w:pos="1260"/>
              <w:tab w:val="right" w:leader="dot" w:pos="8494"/>
            </w:tabs>
            <w:rPr>
              <w:del w:id="445" w:author="松山 ファミリー" w:date="2023-02-08T02:20:00Z"/>
              <w:rFonts w:eastAsiaTheme="minorEastAsia"/>
              <w:iCs w:val="0"/>
              <w:noProof/>
              <w:sz w:val="21"/>
              <w:szCs w:val="24"/>
            </w:rPr>
          </w:pPr>
          <w:del w:id="446" w:author="松山 ファミリー" w:date="2023-02-08T02:20:00Z">
            <w:r w:rsidRPr="00F00CEC" w:rsidDel="00F00CEC">
              <w:rPr>
                <w:rStyle w:val="a9"/>
                <w:rFonts w:ascii="Times New Roman" w:eastAsia="ＭＳ 明朝" w:hAnsi="Times New Roman" w:cs="Times New Roman"/>
                <w:noProof/>
              </w:rPr>
              <w:delText>3-11-8</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220906CP_cell0.2g_3  CA</w:delText>
            </w:r>
            <w:r w:rsidRPr="00F00CEC" w:rsidDel="00F00CEC">
              <w:rPr>
                <w:rStyle w:val="a9"/>
                <w:rFonts w:ascii="Times New Roman" w:eastAsia="ＭＳ 明朝" w:hAnsi="Times New Roman" w:cs="Times New Roman"/>
                <w:noProof/>
              </w:rPr>
              <w:delText>測定</w:delText>
            </w:r>
            <w:r w:rsidDel="00F00CEC">
              <w:rPr>
                <w:noProof/>
                <w:webHidden/>
              </w:rPr>
              <w:tab/>
              <w:delText>33</w:delText>
            </w:r>
          </w:del>
        </w:p>
        <w:p w14:paraId="1B20E7E8" w14:textId="21E73FD8" w:rsidR="004739B3" w:rsidDel="00F00CEC" w:rsidRDefault="004739B3">
          <w:pPr>
            <w:pStyle w:val="31"/>
            <w:tabs>
              <w:tab w:val="left" w:pos="1260"/>
              <w:tab w:val="right" w:leader="dot" w:pos="8494"/>
            </w:tabs>
            <w:rPr>
              <w:del w:id="447" w:author="松山 ファミリー" w:date="2023-02-08T02:20:00Z"/>
              <w:rFonts w:eastAsiaTheme="minorEastAsia"/>
              <w:iCs w:val="0"/>
              <w:noProof/>
              <w:sz w:val="21"/>
              <w:szCs w:val="24"/>
            </w:rPr>
          </w:pPr>
          <w:del w:id="448" w:author="松山 ファミリー" w:date="2023-02-08T02:20:00Z">
            <w:r w:rsidRPr="00F00CEC" w:rsidDel="00F00CEC">
              <w:rPr>
                <w:rStyle w:val="a9"/>
                <w:rFonts w:ascii="Times New Roman" w:eastAsia="ＭＳ 明朝" w:hAnsi="Times New Roman" w:cs="Times New Roman"/>
                <w:noProof/>
              </w:rPr>
              <w:delText>3-11-9</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220906CP_cell0.2g_4  CA</w:delText>
            </w:r>
            <w:r w:rsidRPr="00F00CEC" w:rsidDel="00F00CEC">
              <w:rPr>
                <w:rStyle w:val="a9"/>
                <w:rFonts w:ascii="Times New Roman" w:eastAsia="ＭＳ 明朝" w:hAnsi="Times New Roman" w:cs="Times New Roman"/>
                <w:noProof/>
              </w:rPr>
              <w:delText>測定</w:delText>
            </w:r>
            <w:r w:rsidDel="00F00CEC">
              <w:rPr>
                <w:noProof/>
                <w:webHidden/>
              </w:rPr>
              <w:tab/>
              <w:delText>34</w:delText>
            </w:r>
          </w:del>
        </w:p>
        <w:p w14:paraId="586D7543" w14:textId="35972271" w:rsidR="004739B3" w:rsidDel="00F00CEC" w:rsidRDefault="004739B3">
          <w:pPr>
            <w:pStyle w:val="31"/>
            <w:tabs>
              <w:tab w:val="left" w:pos="1260"/>
              <w:tab w:val="right" w:leader="dot" w:pos="8494"/>
            </w:tabs>
            <w:rPr>
              <w:del w:id="449" w:author="松山 ファミリー" w:date="2023-02-08T02:20:00Z"/>
              <w:rFonts w:eastAsiaTheme="minorEastAsia"/>
              <w:iCs w:val="0"/>
              <w:noProof/>
              <w:sz w:val="21"/>
              <w:szCs w:val="24"/>
            </w:rPr>
          </w:pPr>
          <w:del w:id="450" w:author="松山 ファミリー" w:date="2023-02-08T02:20:00Z">
            <w:r w:rsidRPr="00F00CEC" w:rsidDel="00F00CEC">
              <w:rPr>
                <w:rStyle w:val="a9"/>
                <w:rFonts w:ascii="Times New Roman" w:eastAsia="ＭＳ 明朝" w:hAnsi="Times New Roman" w:cs="Times New Roman"/>
                <w:noProof/>
              </w:rPr>
              <w:delText>3-11-10</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220906CP_cell0.8g  CA</w:delText>
            </w:r>
            <w:r w:rsidRPr="00F00CEC" w:rsidDel="00F00CEC">
              <w:rPr>
                <w:rStyle w:val="a9"/>
                <w:rFonts w:ascii="Times New Roman" w:eastAsia="ＭＳ 明朝" w:hAnsi="Times New Roman" w:cs="Times New Roman"/>
                <w:noProof/>
              </w:rPr>
              <w:delText>測定</w:delText>
            </w:r>
            <w:r w:rsidDel="00F00CEC">
              <w:rPr>
                <w:noProof/>
                <w:webHidden/>
              </w:rPr>
              <w:tab/>
              <w:delText>35</w:delText>
            </w:r>
          </w:del>
        </w:p>
        <w:p w14:paraId="7A387E34" w14:textId="4DDE4E40" w:rsidR="004739B3" w:rsidDel="00F00CEC" w:rsidRDefault="004739B3">
          <w:pPr>
            <w:pStyle w:val="21"/>
            <w:tabs>
              <w:tab w:val="left" w:pos="840"/>
              <w:tab w:val="right" w:leader="dot" w:pos="8494"/>
            </w:tabs>
            <w:rPr>
              <w:del w:id="451" w:author="松山 ファミリー" w:date="2023-02-08T02:20:00Z"/>
              <w:rFonts w:eastAsiaTheme="minorEastAsia"/>
              <w:smallCaps w:val="0"/>
              <w:noProof/>
              <w:sz w:val="21"/>
              <w:szCs w:val="24"/>
            </w:rPr>
          </w:pPr>
          <w:del w:id="452" w:author="松山 ファミリー" w:date="2023-02-08T02:20:00Z">
            <w:r w:rsidRPr="00F00CEC" w:rsidDel="00F00CEC">
              <w:rPr>
                <w:rStyle w:val="a9"/>
                <w:rFonts w:ascii="Times New Roman" w:eastAsia="ＭＳ 明朝" w:hAnsi="Times New Roman" w:cs="Times New Roman"/>
                <w:noProof/>
              </w:rPr>
              <w:delText>3-12</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電極の作製</w:delText>
            </w:r>
            <w:r w:rsidRPr="00F00CEC" w:rsidDel="00F00CEC">
              <w:rPr>
                <w:rStyle w:val="a9"/>
                <w:rFonts w:ascii="Times New Roman" w:eastAsia="ＭＳ 明朝" w:hAnsi="Times New Roman" w:cs="Times New Roman"/>
                <w:noProof/>
              </w:rPr>
              <w:delText>III (</w:delText>
            </w:r>
            <w:r w:rsidRPr="00F00CEC" w:rsidDel="00F00CEC">
              <w:rPr>
                <w:rStyle w:val="a9"/>
                <w:rFonts w:ascii="Times New Roman" w:eastAsia="ＭＳ 明朝" w:hAnsi="Times New Roman" w:cs="Times New Roman"/>
                <w:noProof/>
              </w:rPr>
              <w:delText>ケッチェンブラックとナフィオン</w:delText>
            </w:r>
            <w:r w:rsidRPr="00F00CEC" w:rsidDel="00F00CEC">
              <w:rPr>
                <w:rStyle w:val="a9"/>
                <w:rFonts w:ascii="Times New Roman" w:eastAsia="ＭＳ 明朝" w:hAnsi="Times New Roman" w:cs="Times New Roman"/>
                <w:noProof/>
              </w:rPr>
              <w:delText>)</w:delText>
            </w:r>
            <w:r w:rsidDel="00F00CEC">
              <w:rPr>
                <w:noProof/>
                <w:webHidden/>
              </w:rPr>
              <w:tab/>
              <w:delText>37</w:delText>
            </w:r>
          </w:del>
        </w:p>
        <w:p w14:paraId="644E7C30" w14:textId="70D30F4C" w:rsidR="004739B3" w:rsidDel="00F00CEC" w:rsidRDefault="004739B3">
          <w:pPr>
            <w:pStyle w:val="31"/>
            <w:tabs>
              <w:tab w:val="left" w:pos="1260"/>
              <w:tab w:val="right" w:leader="dot" w:pos="8494"/>
            </w:tabs>
            <w:rPr>
              <w:del w:id="453" w:author="松山 ファミリー" w:date="2023-02-08T02:20:00Z"/>
              <w:rFonts w:eastAsiaTheme="minorEastAsia"/>
              <w:iCs w:val="0"/>
              <w:noProof/>
              <w:sz w:val="21"/>
              <w:szCs w:val="24"/>
            </w:rPr>
          </w:pPr>
          <w:del w:id="454" w:author="松山 ファミリー" w:date="2023-02-08T02:20:00Z">
            <w:r w:rsidRPr="00F00CEC" w:rsidDel="00F00CEC">
              <w:rPr>
                <w:rStyle w:val="a9"/>
                <w:rFonts w:ascii="Times New Roman" w:eastAsia="ＭＳ 明朝" w:hAnsi="Times New Roman" w:cs="Times New Roman"/>
                <w:noProof/>
              </w:rPr>
              <w:delText>3-12-1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220906CP_naf5μL_1 &amp; 220906CP_ naf5μL_2</w:delText>
            </w:r>
            <w:r w:rsidDel="00F00CEC">
              <w:rPr>
                <w:noProof/>
                <w:webHidden/>
              </w:rPr>
              <w:tab/>
              <w:delText>37</w:delText>
            </w:r>
          </w:del>
        </w:p>
        <w:p w14:paraId="31FF1B79" w14:textId="0F9941D0" w:rsidR="004739B3" w:rsidDel="00F00CEC" w:rsidRDefault="004739B3">
          <w:pPr>
            <w:pStyle w:val="31"/>
            <w:tabs>
              <w:tab w:val="left" w:pos="1260"/>
              <w:tab w:val="right" w:leader="dot" w:pos="8494"/>
            </w:tabs>
            <w:rPr>
              <w:del w:id="455" w:author="松山 ファミリー" w:date="2023-02-08T02:20:00Z"/>
              <w:rFonts w:eastAsiaTheme="minorEastAsia"/>
              <w:iCs w:val="0"/>
              <w:noProof/>
              <w:sz w:val="21"/>
              <w:szCs w:val="24"/>
            </w:rPr>
          </w:pPr>
          <w:del w:id="456" w:author="松山 ファミリー" w:date="2023-02-08T02:20:00Z">
            <w:r w:rsidRPr="00F00CEC" w:rsidDel="00F00CEC">
              <w:rPr>
                <w:rStyle w:val="a9"/>
                <w:rFonts w:ascii="Times New Roman" w:eastAsia="ＭＳ 明朝" w:hAnsi="Times New Roman" w:cs="Times New Roman"/>
                <w:noProof/>
              </w:rPr>
              <w:delText>3-12-2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naf5μL_3</w:delText>
            </w:r>
            <w:r w:rsidDel="00F00CEC">
              <w:rPr>
                <w:noProof/>
                <w:webHidden/>
              </w:rPr>
              <w:tab/>
              <w:delText>37</w:delText>
            </w:r>
          </w:del>
        </w:p>
        <w:p w14:paraId="22CDC93A" w14:textId="2BF4B3AE" w:rsidR="004739B3" w:rsidDel="00F00CEC" w:rsidRDefault="004739B3">
          <w:pPr>
            <w:pStyle w:val="31"/>
            <w:tabs>
              <w:tab w:val="left" w:pos="1260"/>
              <w:tab w:val="right" w:leader="dot" w:pos="8494"/>
            </w:tabs>
            <w:rPr>
              <w:del w:id="457" w:author="松山 ファミリー" w:date="2023-02-08T02:20:00Z"/>
              <w:rFonts w:eastAsiaTheme="minorEastAsia"/>
              <w:iCs w:val="0"/>
              <w:noProof/>
              <w:sz w:val="21"/>
              <w:szCs w:val="24"/>
            </w:rPr>
          </w:pPr>
          <w:del w:id="458" w:author="松山 ファミリー" w:date="2023-02-08T02:20:00Z">
            <w:r w:rsidRPr="00F00CEC" w:rsidDel="00F00CEC">
              <w:rPr>
                <w:rStyle w:val="a9"/>
                <w:rFonts w:ascii="Times New Roman" w:eastAsia="ＭＳ 明朝" w:hAnsi="Times New Roman" w:cs="Times New Roman"/>
                <w:noProof/>
              </w:rPr>
              <w:delText>3-12-3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naf10μL_1</w:delText>
            </w:r>
            <w:r w:rsidDel="00F00CEC">
              <w:rPr>
                <w:noProof/>
                <w:webHidden/>
              </w:rPr>
              <w:tab/>
              <w:delText>37</w:delText>
            </w:r>
          </w:del>
        </w:p>
        <w:p w14:paraId="4BAD687F" w14:textId="5E163A11" w:rsidR="004739B3" w:rsidDel="00F00CEC" w:rsidRDefault="004739B3">
          <w:pPr>
            <w:pStyle w:val="31"/>
            <w:tabs>
              <w:tab w:val="left" w:pos="1260"/>
              <w:tab w:val="right" w:leader="dot" w:pos="8494"/>
            </w:tabs>
            <w:rPr>
              <w:del w:id="459" w:author="松山 ファミリー" w:date="2023-02-08T02:20:00Z"/>
              <w:rFonts w:eastAsiaTheme="minorEastAsia"/>
              <w:iCs w:val="0"/>
              <w:noProof/>
              <w:sz w:val="21"/>
              <w:szCs w:val="24"/>
            </w:rPr>
          </w:pPr>
          <w:del w:id="460" w:author="松山 ファミリー" w:date="2023-02-08T02:20:00Z">
            <w:r w:rsidRPr="00F00CEC" w:rsidDel="00F00CEC">
              <w:rPr>
                <w:rStyle w:val="a9"/>
                <w:rFonts w:ascii="Times New Roman" w:eastAsia="ＭＳ 明朝" w:hAnsi="Times New Roman" w:cs="Times New Roman"/>
                <w:noProof/>
              </w:rPr>
              <w:delText>3-12-4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naf10μL_2</w:delText>
            </w:r>
            <w:r w:rsidDel="00F00CEC">
              <w:rPr>
                <w:noProof/>
                <w:webHidden/>
              </w:rPr>
              <w:tab/>
              <w:delText>38</w:delText>
            </w:r>
          </w:del>
        </w:p>
        <w:p w14:paraId="568EB357" w14:textId="7B00FF6E" w:rsidR="004739B3" w:rsidDel="00F00CEC" w:rsidRDefault="004739B3">
          <w:pPr>
            <w:pStyle w:val="31"/>
            <w:tabs>
              <w:tab w:val="left" w:pos="1260"/>
              <w:tab w:val="right" w:leader="dot" w:pos="8494"/>
            </w:tabs>
            <w:rPr>
              <w:del w:id="461" w:author="松山 ファミリー" w:date="2023-02-08T02:20:00Z"/>
              <w:rFonts w:eastAsiaTheme="minorEastAsia"/>
              <w:iCs w:val="0"/>
              <w:noProof/>
              <w:sz w:val="21"/>
              <w:szCs w:val="24"/>
            </w:rPr>
          </w:pPr>
          <w:del w:id="462" w:author="松山 ファミリー" w:date="2023-02-08T02:20:00Z">
            <w:r w:rsidRPr="00F00CEC" w:rsidDel="00F00CEC">
              <w:rPr>
                <w:rStyle w:val="a9"/>
                <w:rFonts w:ascii="Times New Roman" w:eastAsia="ＭＳ 明朝" w:hAnsi="Times New Roman" w:cs="Times New Roman"/>
                <w:noProof/>
              </w:rPr>
              <w:delText>3-12-5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naf15μL</w:delText>
            </w:r>
            <w:r w:rsidDel="00F00CEC">
              <w:rPr>
                <w:noProof/>
                <w:webHidden/>
              </w:rPr>
              <w:tab/>
              <w:delText>38</w:delText>
            </w:r>
          </w:del>
        </w:p>
        <w:p w14:paraId="3B82FD54" w14:textId="64D145BE" w:rsidR="004739B3" w:rsidDel="00F00CEC" w:rsidRDefault="004739B3">
          <w:pPr>
            <w:pStyle w:val="31"/>
            <w:tabs>
              <w:tab w:val="left" w:pos="1260"/>
              <w:tab w:val="right" w:leader="dot" w:pos="8494"/>
            </w:tabs>
            <w:rPr>
              <w:del w:id="463" w:author="松山 ファミリー" w:date="2023-02-08T02:20:00Z"/>
              <w:rFonts w:eastAsiaTheme="minorEastAsia"/>
              <w:iCs w:val="0"/>
              <w:noProof/>
              <w:sz w:val="21"/>
              <w:szCs w:val="24"/>
            </w:rPr>
          </w:pPr>
          <w:del w:id="464" w:author="松山 ファミリー" w:date="2023-02-08T02:20:00Z">
            <w:r w:rsidRPr="00F00CEC" w:rsidDel="00F00CEC">
              <w:rPr>
                <w:rStyle w:val="a9"/>
                <w:rFonts w:ascii="Times New Roman" w:eastAsia="ＭＳ 明朝" w:hAnsi="Times New Roman" w:cs="Times New Roman"/>
                <w:noProof/>
              </w:rPr>
              <w:delText>3-12-6</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naf20μL</w:delText>
            </w:r>
            <w:r w:rsidDel="00F00CEC">
              <w:rPr>
                <w:noProof/>
                <w:webHidden/>
              </w:rPr>
              <w:tab/>
              <w:delText>38</w:delText>
            </w:r>
          </w:del>
        </w:p>
        <w:p w14:paraId="2B3D487F" w14:textId="61BB1A0F" w:rsidR="004739B3" w:rsidDel="00F00CEC" w:rsidRDefault="004739B3">
          <w:pPr>
            <w:pStyle w:val="21"/>
            <w:tabs>
              <w:tab w:val="left" w:pos="840"/>
              <w:tab w:val="right" w:leader="dot" w:pos="8494"/>
            </w:tabs>
            <w:rPr>
              <w:del w:id="465" w:author="松山 ファミリー" w:date="2023-02-08T02:20:00Z"/>
              <w:rFonts w:eastAsiaTheme="minorEastAsia"/>
              <w:smallCaps w:val="0"/>
              <w:noProof/>
              <w:sz w:val="21"/>
              <w:szCs w:val="24"/>
            </w:rPr>
          </w:pPr>
          <w:del w:id="466" w:author="松山 ファミリー" w:date="2023-02-08T02:20:00Z">
            <w:r w:rsidRPr="00F00CEC" w:rsidDel="00F00CEC">
              <w:rPr>
                <w:rStyle w:val="a9"/>
                <w:rFonts w:ascii="Times New Roman" w:eastAsia="ＭＳ 明朝" w:hAnsi="Times New Roman" w:cs="Times New Roman"/>
                <w:noProof/>
              </w:rPr>
              <w:delText>3-13</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サイクリックボルタンメトリー</w:delText>
            </w:r>
            <w:r w:rsidRPr="00F00CEC" w:rsidDel="00F00CEC">
              <w:rPr>
                <w:rStyle w:val="a9"/>
                <w:rFonts w:ascii="Times New Roman" w:eastAsia="ＭＳ 明朝" w:hAnsi="Times New Roman" w:cs="Times New Roman"/>
                <w:noProof/>
              </w:rPr>
              <w:delText>(CV)</w:delText>
            </w:r>
            <w:r w:rsidRPr="00F00CEC" w:rsidDel="00F00CEC">
              <w:rPr>
                <w:rStyle w:val="a9"/>
                <w:rFonts w:ascii="Times New Roman" w:eastAsia="ＭＳ 明朝" w:hAnsi="Times New Roman" w:cs="Times New Roman"/>
                <w:noProof/>
              </w:rPr>
              <w:delText>測定</w:delText>
            </w:r>
            <w:r w:rsidDel="00F00CEC">
              <w:rPr>
                <w:noProof/>
                <w:webHidden/>
              </w:rPr>
              <w:tab/>
              <w:delText>38</w:delText>
            </w:r>
          </w:del>
        </w:p>
        <w:p w14:paraId="691306D4" w14:textId="15FAC8B8" w:rsidR="004739B3" w:rsidDel="00F00CEC" w:rsidRDefault="004739B3">
          <w:pPr>
            <w:pStyle w:val="31"/>
            <w:tabs>
              <w:tab w:val="left" w:pos="1260"/>
              <w:tab w:val="right" w:leader="dot" w:pos="8494"/>
            </w:tabs>
            <w:rPr>
              <w:del w:id="467" w:author="松山 ファミリー" w:date="2023-02-08T02:20:00Z"/>
              <w:rFonts w:eastAsiaTheme="minorEastAsia"/>
              <w:iCs w:val="0"/>
              <w:noProof/>
              <w:sz w:val="21"/>
              <w:szCs w:val="24"/>
            </w:rPr>
          </w:pPr>
          <w:del w:id="468" w:author="松山 ファミリー" w:date="2023-02-08T02:20:00Z">
            <w:r w:rsidRPr="00F00CEC" w:rsidDel="00F00CEC">
              <w:rPr>
                <w:rStyle w:val="a9"/>
                <w:rFonts w:ascii="Times New Roman" w:eastAsia="ＭＳ 明朝" w:hAnsi="Times New Roman" w:cs="Times New Roman"/>
                <w:noProof/>
              </w:rPr>
              <w:delText>3-13-1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220906CP_naf5μL _1</w:delText>
            </w:r>
            <w:r w:rsidDel="00F00CEC">
              <w:rPr>
                <w:noProof/>
                <w:webHidden/>
              </w:rPr>
              <w:tab/>
              <w:delText>39</w:delText>
            </w:r>
          </w:del>
        </w:p>
        <w:p w14:paraId="19F9D2ED" w14:textId="6E791158" w:rsidR="004739B3" w:rsidDel="00F00CEC" w:rsidRDefault="004739B3">
          <w:pPr>
            <w:pStyle w:val="21"/>
            <w:tabs>
              <w:tab w:val="left" w:pos="840"/>
              <w:tab w:val="right" w:leader="dot" w:pos="8494"/>
            </w:tabs>
            <w:rPr>
              <w:del w:id="469" w:author="松山 ファミリー" w:date="2023-02-08T02:20:00Z"/>
              <w:rFonts w:eastAsiaTheme="minorEastAsia"/>
              <w:smallCaps w:val="0"/>
              <w:noProof/>
              <w:sz w:val="21"/>
              <w:szCs w:val="24"/>
            </w:rPr>
          </w:pPr>
          <w:del w:id="470" w:author="松山 ファミリー" w:date="2023-02-08T02:20:00Z">
            <w:r w:rsidRPr="00F00CEC" w:rsidDel="00F00CEC">
              <w:rPr>
                <w:rStyle w:val="a9"/>
                <w:rFonts w:ascii="Times New Roman" w:eastAsia="ＭＳ 明朝" w:hAnsi="Times New Roman" w:cs="Times New Roman"/>
                <w:noProof/>
              </w:rPr>
              <w:delText>3-14</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クロノアンペロメトリー</w:delText>
            </w:r>
            <w:r w:rsidRPr="00F00CEC" w:rsidDel="00F00CEC">
              <w:rPr>
                <w:rStyle w:val="a9"/>
                <w:rFonts w:ascii="Times New Roman" w:eastAsia="ＭＳ 明朝" w:hAnsi="Times New Roman" w:cs="Times New Roman"/>
                <w:noProof/>
              </w:rPr>
              <w:delText>(CA)</w:delText>
            </w:r>
            <w:r w:rsidRPr="00F00CEC" w:rsidDel="00F00CEC">
              <w:rPr>
                <w:rStyle w:val="a9"/>
                <w:rFonts w:ascii="Times New Roman" w:eastAsia="ＭＳ 明朝" w:hAnsi="Times New Roman" w:cs="Times New Roman"/>
                <w:noProof/>
              </w:rPr>
              <w:delText>測定</w:delText>
            </w:r>
            <w:r w:rsidDel="00F00CEC">
              <w:rPr>
                <w:noProof/>
                <w:webHidden/>
              </w:rPr>
              <w:tab/>
              <w:delText>39</w:delText>
            </w:r>
          </w:del>
        </w:p>
        <w:p w14:paraId="201D94C2" w14:textId="078C5A99" w:rsidR="004739B3" w:rsidDel="00F00CEC" w:rsidRDefault="004739B3">
          <w:pPr>
            <w:pStyle w:val="31"/>
            <w:tabs>
              <w:tab w:val="left" w:pos="1260"/>
              <w:tab w:val="right" w:leader="dot" w:pos="8494"/>
            </w:tabs>
            <w:rPr>
              <w:del w:id="471" w:author="松山 ファミリー" w:date="2023-02-08T02:20:00Z"/>
              <w:rFonts w:eastAsiaTheme="minorEastAsia"/>
              <w:iCs w:val="0"/>
              <w:noProof/>
              <w:sz w:val="21"/>
              <w:szCs w:val="24"/>
            </w:rPr>
          </w:pPr>
          <w:del w:id="472" w:author="松山 ファミリー" w:date="2023-02-08T02:20:00Z">
            <w:r w:rsidRPr="00F00CEC" w:rsidDel="00F00CEC">
              <w:rPr>
                <w:rStyle w:val="a9"/>
                <w:rFonts w:ascii="Times New Roman" w:eastAsia="ＭＳ 明朝" w:hAnsi="Times New Roman" w:cs="Times New Roman"/>
                <w:noProof/>
              </w:rPr>
              <w:delText>3-14-1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220906CP_naf5μL _2  CA</w:delText>
            </w:r>
            <w:r w:rsidRPr="00F00CEC" w:rsidDel="00F00CEC">
              <w:rPr>
                <w:rStyle w:val="a9"/>
                <w:rFonts w:ascii="Times New Roman" w:eastAsia="ＭＳ 明朝" w:hAnsi="Times New Roman" w:cs="Times New Roman"/>
                <w:noProof/>
              </w:rPr>
              <w:delText>測定</w:delText>
            </w:r>
            <w:r w:rsidDel="00F00CEC">
              <w:rPr>
                <w:noProof/>
                <w:webHidden/>
              </w:rPr>
              <w:tab/>
              <w:delText>40</w:delText>
            </w:r>
          </w:del>
        </w:p>
        <w:p w14:paraId="29E094F8" w14:textId="0B066167" w:rsidR="004739B3" w:rsidDel="00F00CEC" w:rsidRDefault="004739B3">
          <w:pPr>
            <w:pStyle w:val="31"/>
            <w:tabs>
              <w:tab w:val="left" w:pos="1260"/>
              <w:tab w:val="right" w:leader="dot" w:pos="8494"/>
            </w:tabs>
            <w:rPr>
              <w:del w:id="473" w:author="松山 ファミリー" w:date="2023-02-08T02:20:00Z"/>
              <w:rFonts w:eastAsiaTheme="minorEastAsia"/>
              <w:iCs w:val="0"/>
              <w:noProof/>
              <w:sz w:val="21"/>
              <w:szCs w:val="24"/>
            </w:rPr>
          </w:pPr>
          <w:del w:id="474" w:author="松山 ファミリー" w:date="2023-02-08T02:20:00Z">
            <w:r w:rsidRPr="00F00CEC" w:rsidDel="00F00CEC">
              <w:rPr>
                <w:rStyle w:val="a9"/>
                <w:rFonts w:ascii="Times New Roman" w:eastAsia="ＭＳ 明朝" w:hAnsi="Times New Roman" w:cs="Times New Roman"/>
                <w:noProof/>
              </w:rPr>
              <w:delText>3-14-2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220906CP_naf5μL _3  CA</w:delText>
            </w:r>
            <w:r w:rsidRPr="00F00CEC" w:rsidDel="00F00CEC">
              <w:rPr>
                <w:rStyle w:val="a9"/>
                <w:rFonts w:ascii="Times New Roman" w:eastAsia="ＭＳ 明朝" w:hAnsi="Times New Roman" w:cs="Times New Roman"/>
                <w:noProof/>
              </w:rPr>
              <w:delText>測定</w:delText>
            </w:r>
            <w:r w:rsidDel="00F00CEC">
              <w:rPr>
                <w:noProof/>
                <w:webHidden/>
              </w:rPr>
              <w:tab/>
              <w:delText>41</w:delText>
            </w:r>
          </w:del>
        </w:p>
        <w:p w14:paraId="27BFB44E" w14:textId="02CF05B5" w:rsidR="004739B3" w:rsidDel="00F00CEC" w:rsidRDefault="004739B3">
          <w:pPr>
            <w:pStyle w:val="31"/>
            <w:tabs>
              <w:tab w:val="left" w:pos="1260"/>
              <w:tab w:val="right" w:leader="dot" w:pos="8494"/>
            </w:tabs>
            <w:rPr>
              <w:del w:id="475" w:author="松山 ファミリー" w:date="2023-02-08T02:20:00Z"/>
              <w:rFonts w:eastAsiaTheme="minorEastAsia"/>
              <w:iCs w:val="0"/>
              <w:noProof/>
              <w:sz w:val="21"/>
              <w:szCs w:val="24"/>
            </w:rPr>
          </w:pPr>
          <w:del w:id="476" w:author="松山 ファミリー" w:date="2023-02-08T02:20:00Z">
            <w:r w:rsidRPr="00F00CEC" w:rsidDel="00F00CEC">
              <w:rPr>
                <w:rStyle w:val="a9"/>
                <w:rFonts w:ascii="Times New Roman" w:eastAsia="ＭＳ 明朝" w:hAnsi="Times New Roman" w:cs="Times New Roman"/>
                <w:noProof/>
              </w:rPr>
              <w:delText>3-14-3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 _1  CA</w:delText>
            </w:r>
            <w:r w:rsidRPr="00F00CEC" w:rsidDel="00F00CEC">
              <w:rPr>
                <w:rStyle w:val="a9"/>
                <w:rFonts w:ascii="Times New Roman" w:eastAsia="ＭＳ 明朝" w:hAnsi="Times New Roman" w:cs="Times New Roman"/>
                <w:noProof/>
              </w:rPr>
              <w:delText>測定</w:delText>
            </w:r>
            <w:r w:rsidDel="00F00CEC">
              <w:rPr>
                <w:noProof/>
                <w:webHidden/>
              </w:rPr>
              <w:tab/>
              <w:delText>42</w:delText>
            </w:r>
          </w:del>
        </w:p>
        <w:p w14:paraId="0074CF62" w14:textId="7F241453" w:rsidR="004739B3" w:rsidDel="00F00CEC" w:rsidRDefault="004739B3">
          <w:pPr>
            <w:pStyle w:val="31"/>
            <w:tabs>
              <w:tab w:val="left" w:pos="1260"/>
              <w:tab w:val="right" w:leader="dot" w:pos="8494"/>
            </w:tabs>
            <w:rPr>
              <w:del w:id="477" w:author="松山 ファミリー" w:date="2023-02-08T02:20:00Z"/>
              <w:rFonts w:eastAsiaTheme="minorEastAsia"/>
              <w:iCs w:val="0"/>
              <w:noProof/>
              <w:sz w:val="21"/>
              <w:szCs w:val="24"/>
            </w:rPr>
          </w:pPr>
          <w:del w:id="478" w:author="松山 ファミリー" w:date="2023-02-08T02:20:00Z">
            <w:r w:rsidRPr="00F00CEC" w:rsidDel="00F00CEC">
              <w:rPr>
                <w:rStyle w:val="a9"/>
                <w:rFonts w:ascii="Times New Roman" w:eastAsia="ＭＳ 明朝" w:hAnsi="Times New Roman" w:cs="Times New Roman"/>
                <w:noProof/>
              </w:rPr>
              <w:delText>3-14-4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 _2_1</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43</w:delText>
            </w:r>
          </w:del>
        </w:p>
        <w:p w14:paraId="1C449B2D" w14:textId="54138B8E" w:rsidR="004739B3" w:rsidDel="00F00CEC" w:rsidRDefault="004739B3">
          <w:pPr>
            <w:pStyle w:val="31"/>
            <w:tabs>
              <w:tab w:val="left" w:pos="1260"/>
              <w:tab w:val="right" w:leader="dot" w:pos="8494"/>
            </w:tabs>
            <w:rPr>
              <w:del w:id="479" w:author="松山 ファミリー" w:date="2023-02-08T02:20:00Z"/>
              <w:rFonts w:eastAsiaTheme="minorEastAsia"/>
              <w:iCs w:val="0"/>
              <w:noProof/>
              <w:sz w:val="21"/>
              <w:szCs w:val="24"/>
            </w:rPr>
          </w:pPr>
          <w:del w:id="480" w:author="松山 ファミリー" w:date="2023-02-08T02:20:00Z">
            <w:r w:rsidRPr="00F00CEC" w:rsidDel="00F00CEC">
              <w:rPr>
                <w:rStyle w:val="a9"/>
                <w:rFonts w:ascii="Times New Roman" w:eastAsia="ＭＳ 明朝" w:hAnsi="Times New Roman" w:cs="Times New Roman"/>
                <w:noProof/>
              </w:rPr>
              <w:delText>3-14-5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220906CP_naf10μL_2 _2</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44</w:delText>
            </w:r>
          </w:del>
        </w:p>
        <w:p w14:paraId="0F01C626" w14:textId="0F6E17DC" w:rsidR="004739B3" w:rsidDel="00F00CEC" w:rsidRDefault="004739B3">
          <w:pPr>
            <w:pStyle w:val="31"/>
            <w:tabs>
              <w:tab w:val="left" w:pos="1260"/>
              <w:tab w:val="right" w:leader="dot" w:pos="8494"/>
            </w:tabs>
            <w:rPr>
              <w:del w:id="481" w:author="松山 ファミリー" w:date="2023-02-08T02:20:00Z"/>
              <w:rFonts w:eastAsiaTheme="minorEastAsia"/>
              <w:iCs w:val="0"/>
              <w:noProof/>
              <w:sz w:val="21"/>
              <w:szCs w:val="24"/>
            </w:rPr>
          </w:pPr>
          <w:del w:id="482" w:author="松山 ファミリー" w:date="2023-02-08T02:20:00Z">
            <w:r w:rsidRPr="00F00CEC" w:rsidDel="00F00CEC">
              <w:rPr>
                <w:rStyle w:val="a9"/>
                <w:rFonts w:ascii="Times New Roman" w:eastAsia="ＭＳ 明朝" w:hAnsi="Times New Roman" w:cs="Times New Roman"/>
                <w:noProof/>
              </w:rPr>
              <w:delText>3-14-6</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220906CP_naf10μL_2 _3</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45</w:delText>
            </w:r>
          </w:del>
        </w:p>
        <w:p w14:paraId="521B52A5" w14:textId="619AD56F" w:rsidR="004739B3" w:rsidDel="00F00CEC" w:rsidRDefault="004739B3">
          <w:pPr>
            <w:pStyle w:val="31"/>
            <w:tabs>
              <w:tab w:val="left" w:pos="1260"/>
              <w:tab w:val="right" w:leader="dot" w:pos="8494"/>
            </w:tabs>
            <w:rPr>
              <w:del w:id="483" w:author="松山 ファミリー" w:date="2023-02-08T02:20:00Z"/>
              <w:rFonts w:eastAsiaTheme="minorEastAsia"/>
              <w:iCs w:val="0"/>
              <w:noProof/>
              <w:sz w:val="21"/>
              <w:szCs w:val="24"/>
            </w:rPr>
          </w:pPr>
          <w:del w:id="484" w:author="松山 ファミリー" w:date="2023-02-08T02:20:00Z">
            <w:r w:rsidRPr="00F00CEC" w:rsidDel="00F00CEC">
              <w:rPr>
                <w:rStyle w:val="a9"/>
                <w:rFonts w:ascii="Times New Roman" w:eastAsia="ＭＳ 明朝" w:hAnsi="Times New Roman" w:cs="Times New Roman"/>
                <w:noProof/>
              </w:rPr>
              <w:delText>3-14-7</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220906CP_naf15μL  CA</w:delText>
            </w:r>
            <w:r w:rsidRPr="00F00CEC" w:rsidDel="00F00CEC">
              <w:rPr>
                <w:rStyle w:val="a9"/>
                <w:rFonts w:ascii="Times New Roman" w:eastAsia="ＭＳ 明朝" w:hAnsi="Times New Roman" w:cs="Times New Roman"/>
                <w:noProof/>
              </w:rPr>
              <w:delText>測定</w:delText>
            </w:r>
            <w:r w:rsidDel="00F00CEC">
              <w:rPr>
                <w:noProof/>
                <w:webHidden/>
              </w:rPr>
              <w:tab/>
              <w:delText>46</w:delText>
            </w:r>
          </w:del>
        </w:p>
        <w:p w14:paraId="7D3E53ED" w14:textId="1014DC8D" w:rsidR="004739B3" w:rsidDel="00F00CEC" w:rsidRDefault="004739B3">
          <w:pPr>
            <w:pStyle w:val="31"/>
            <w:tabs>
              <w:tab w:val="left" w:pos="1260"/>
              <w:tab w:val="right" w:leader="dot" w:pos="8494"/>
            </w:tabs>
            <w:rPr>
              <w:del w:id="485" w:author="松山 ファミリー" w:date="2023-02-08T02:20:00Z"/>
              <w:rFonts w:eastAsiaTheme="minorEastAsia"/>
              <w:iCs w:val="0"/>
              <w:noProof/>
              <w:sz w:val="21"/>
              <w:szCs w:val="24"/>
            </w:rPr>
          </w:pPr>
          <w:del w:id="486" w:author="松山 ファミリー" w:date="2023-02-08T02:20:00Z">
            <w:r w:rsidRPr="00F00CEC" w:rsidDel="00F00CEC">
              <w:rPr>
                <w:rStyle w:val="a9"/>
                <w:rFonts w:ascii="Times New Roman" w:eastAsia="ＭＳ 明朝" w:hAnsi="Times New Roman" w:cs="Times New Roman"/>
                <w:noProof/>
              </w:rPr>
              <w:delText>3-14-8</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220906CP_naf20μL  CA</w:delText>
            </w:r>
            <w:r w:rsidRPr="00F00CEC" w:rsidDel="00F00CEC">
              <w:rPr>
                <w:rStyle w:val="a9"/>
                <w:rFonts w:ascii="Times New Roman" w:eastAsia="ＭＳ 明朝" w:hAnsi="Times New Roman" w:cs="Times New Roman"/>
                <w:noProof/>
              </w:rPr>
              <w:delText>測定</w:delText>
            </w:r>
            <w:r w:rsidDel="00F00CEC">
              <w:rPr>
                <w:noProof/>
                <w:webHidden/>
              </w:rPr>
              <w:tab/>
              <w:delText>47</w:delText>
            </w:r>
          </w:del>
        </w:p>
        <w:p w14:paraId="5B26944C" w14:textId="60D16F0C" w:rsidR="004739B3" w:rsidDel="00F00CEC" w:rsidRDefault="004739B3">
          <w:pPr>
            <w:pStyle w:val="13"/>
            <w:rPr>
              <w:del w:id="487" w:author="松山 ファミリー" w:date="2023-02-08T02:20:00Z"/>
              <w:rFonts w:eastAsiaTheme="minorEastAsia"/>
              <w:bCs w:val="0"/>
              <w:caps w:val="0"/>
              <w:noProof/>
              <w:sz w:val="21"/>
              <w:szCs w:val="24"/>
            </w:rPr>
          </w:pPr>
          <w:del w:id="488" w:author="松山 ファミリー" w:date="2023-02-08T02:20:00Z">
            <w:r w:rsidRPr="00F00CEC" w:rsidDel="00F00CEC">
              <w:rPr>
                <w:rStyle w:val="a9"/>
                <w:rFonts w:ascii="Times New Roman" w:eastAsia="ＭＳ 明朝" w:hAnsi="Times New Roman" w:cs="Times New Roman"/>
                <w:noProof/>
              </w:rPr>
              <w:delText>4</w:delText>
            </w:r>
            <w:r w:rsidDel="00F00CEC">
              <w:rPr>
                <w:rFonts w:eastAsiaTheme="minorEastAsia"/>
                <w:bCs w:val="0"/>
                <w:caps w:val="0"/>
                <w:noProof/>
                <w:sz w:val="21"/>
                <w:szCs w:val="24"/>
              </w:rPr>
              <w:tab/>
            </w:r>
            <w:r w:rsidRPr="00F00CEC" w:rsidDel="00F00CEC">
              <w:rPr>
                <w:rStyle w:val="a9"/>
                <w:rFonts w:ascii="Times New Roman" w:eastAsia="ＭＳ 明朝" w:hAnsi="Times New Roman" w:cs="Times New Roman"/>
                <w:noProof/>
              </w:rPr>
              <w:delText>結果・考察</w:delText>
            </w:r>
            <w:r w:rsidDel="00F00CEC">
              <w:rPr>
                <w:noProof/>
                <w:webHidden/>
              </w:rPr>
              <w:tab/>
              <w:delText>48</w:delText>
            </w:r>
          </w:del>
        </w:p>
        <w:p w14:paraId="72140258" w14:textId="639E6DF7" w:rsidR="004739B3" w:rsidDel="00F00CEC" w:rsidRDefault="004739B3">
          <w:pPr>
            <w:pStyle w:val="21"/>
            <w:tabs>
              <w:tab w:val="left" w:pos="840"/>
              <w:tab w:val="right" w:leader="dot" w:pos="8494"/>
            </w:tabs>
            <w:rPr>
              <w:del w:id="489" w:author="松山 ファミリー" w:date="2023-02-08T02:20:00Z"/>
              <w:rFonts w:eastAsiaTheme="minorEastAsia"/>
              <w:smallCaps w:val="0"/>
              <w:noProof/>
              <w:sz w:val="21"/>
              <w:szCs w:val="24"/>
            </w:rPr>
          </w:pPr>
          <w:del w:id="490" w:author="松山 ファミリー" w:date="2023-02-08T02:20:00Z">
            <w:r w:rsidRPr="00F00CEC" w:rsidDel="00F00CEC">
              <w:rPr>
                <w:rStyle w:val="a9"/>
                <w:rFonts w:ascii="Times New Roman" w:eastAsia="ＭＳ 明朝" w:hAnsi="Times New Roman" w:cs="Times New Roman"/>
                <w:noProof/>
              </w:rPr>
              <w:delText>4-1</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塩基性酢酸ニッケルの合成について</w:delText>
            </w:r>
            <w:r w:rsidDel="00F00CEC">
              <w:rPr>
                <w:noProof/>
                <w:webHidden/>
              </w:rPr>
              <w:tab/>
              <w:delText>48</w:delText>
            </w:r>
          </w:del>
        </w:p>
        <w:p w14:paraId="04AAE8E7" w14:textId="301A6F30" w:rsidR="004739B3" w:rsidDel="00F00CEC" w:rsidRDefault="004739B3">
          <w:pPr>
            <w:pStyle w:val="31"/>
            <w:tabs>
              <w:tab w:val="left" w:pos="1260"/>
              <w:tab w:val="right" w:leader="dot" w:pos="8494"/>
            </w:tabs>
            <w:rPr>
              <w:del w:id="491" w:author="松山 ファミリー" w:date="2023-02-08T02:20:00Z"/>
              <w:rFonts w:eastAsiaTheme="minorEastAsia"/>
              <w:iCs w:val="0"/>
              <w:noProof/>
              <w:sz w:val="21"/>
              <w:szCs w:val="24"/>
            </w:rPr>
          </w:pPr>
          <w:del w:id="492" w:author="松山 ファミリー" w:date="2023-02-08T02:20:00Z">
            <w:r w:rsidRPr="00F00CEC" w:rsidDel="00F00CEC">
              <w:rPr>
                <w:rStyle w:val="a9"/>
                <w:rFonts w:ascii="Times New Roman" w:eastAsia="ＭＳ 明朝" w:hAnsi="Times New Roman" w:cs="Times New Roman"/>
                <w:noProof/>
              </w:rPr>
              <w:delText>4-1-1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220415Ni_OH_OAc</w:delText>
            </w:r>
            <w:r w:rsidRPr="00F00CEC" w:rsidDel="00F00CEC">
              <w:rPr>
                <w:rStyle w:val="a9"/>
                <w:rFonts w:ascii="Times New Roman" w:eastAsia="ＭＳ 明朝" w:hAnsi="Times New Roman" w:cs="Times New Roman"/>
                <w:noProof/>
              </w:rPr>
              <w:delText>の</w:delText>
            </w:r>
            <w:r w:rsidRPr="00F00CEC" w:rsidDel="00F00CEC">
              <w:rPr>
                <w:rStyle w:val="a9"/>
                <w:rFonts w:ascii="Times New Roman" w:eastAsia="ＭＳ 明朝" w:hAnsi="Times New Roman" w:cs="Times New Roman"/>
                <w:noProof/>
              </w:rPr>
              <w:delText>XRD</w:delText>
            </w:r>
            <w:r w:rsidRPr="00F00CEC" w:rsidDel="00F00CEC">
              <w:rPr>
                <w:rStyle w:val="a9"/>
                <w:rFonts w:ascii="Times New Roman" w:eastAsia="ＭＳ 明朝" w:hAnsi="Times New Roman" w:cs="Times New Roman"/>
                <w:noProof/>
              </w:rPr>
              <w:delText>結果</w:delText>
            </w:r>
            <w:r w:rsidDel="00F00CEC">
              <w:rPr>
                <w:noProof/>
                <w:webHidden/>
              </w:rPr>
              <w:tab/>
              <w:delText>49</w:delText>
            </w:r>
          </w:del>
        </w:p>
        <w:p w14:paraId="2BB58E02" w14:textId="02EC8D1A" w:rsidR="004739B3" w:rsidDel="00F00CEC" w:rsidRDefault="004739B3">
          <w:pPr>
            <w:pStyle w:val="21"/>
            <w:tabs>
              <w:tab w:val="left" w:pos="840"/>
              <w:tab w:val="right" w:leader="dot" w:pos="8494"/>
            </w:tabs>
            <w:rPr>
              <w:del w:id="493" w:author="松山 ファミリー" w:date="2023-02-08T02:20:00Z"/>
              <w:rFonts w:eastAsiaTheme="minorEastAsia"/>
              <w:smallCaps w:val="0"/>
              <w:noProof/>
              <w:sz w:val="21"/>
              <w:szCs w:val="24"/>
            </w:rPr>
          </w:pPr>
          <w:del w:id="494" w:author="松山 ファミリー" w:date="2023-02-08T02:20:00Z">
            <w:r w:rsidRPr="00F00CEC" w:rsidDel="00F00CEC">
              <w:rPr>
                <w:rStyle w:val="a9"/>
                <w:rFonts w:ascii="Times New Roman" w:eastAsia="ＭＳ 明朝" w:hAnsi="Times New Roman" w:cs="Times New Roman"/>
                <w:noProof/>
              </w:rPr>
              <w:delText>4-2</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イオン交換について</w:delText>
            </w:r>
            <w:r w:rsidDel="00F00CEC">
              <w:rPr>
                <w:noProof/>
                <w:webHidden/>
              </w:rPr>
              <w:tab/>
              <w:delText>54</w:delText>
            </w:r>
          </w:del>
        </w:p>
        <w:p w14:paraId="6F159D05" w14:textId="4F2F347E" w:rsidR="004739B3" w:rsidDel="00F00CEC" w:rsidRDefault="004739B3">
          <w:pPr>
            <w:pStyle w:val="21"/>
            <w:tabs>
              <w:tab w:val="left" w:pos="840"/>
              <w:tab w:val="right" w:leader="dot" w:pos="8494"/>
            </w:tabs>
            <w:rPr>
              <w:del w:id="495" w:author="松山 ファミリー" w:date="2023-02-08T02:20:00Z"/>
              <w:rFonts w:eastAsiaTheme="minorEastAsia"/>
              <w:smallCaps w:val="0"/>
              <w:noProof/>
              <w:sz w:val="21"/>
              <w:szCs w:val="24"/>
            </w:rPr>
          </w:pPr>
          <w:del w:id="496" w:author="松山 ファミリー" w:date="2023-02-08T02:20:00Z">
            <w:r w:rsidRPr="00F00CEC" w:rsidDel="00F00CEC">
              <w:rPr>
                <w:rStyle w:val="a9"/>
                <w:rFonts w:ascii="Times New Roman" w:eastAsia="ＭＳ 明朝" w:hAnsi="Times New Roman" w:cs="Times New Roman"/>
                <w:noProof/>
              </w:rPr>
              <w:delText>4-3</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サイクリックボルタンメトリー</w:delText>
            </w:r>
            <w:r w:rsidRPr="00F00CEC" w:rsidDel="00F00CEC">
              <w:rPr>
                <w:rStyle w:val="a9"/>
                <w:rFonts w:ascii="Times New Roman" w:eastAsia="ＭＳ 明朝" w:hAnsi="Times New Roman" w:cs="Times New Roman"/>
                <w:noProof/>
              </w:rPr>
              <w:delText>(CV)</w:delText>
            </w:r>
            <w:r w:rsidRPr="00F00CEC" w:rsidDel="00F00CEC">
              <w:rPr>
                <w:rStyle w:val="a9"/>
                <w:rFonts w:ascii="Times New Roman" w:eastAsia="ＭＳ 明朝" w:hAnsi="Times New Roman" w:cs="Times New Roman"/>
                <w:noProof/>
              </w:rPr>
              <w:delText>測定について</w:delText>
            </w:r>
            <w:r w:rsidDel="00F00CEC">
              <w:rPr>
                <w:noProof/>
                <w:webHidden/>
              </w:rPr>
              <w:tab/>
              <w:delText>56</w:delText>
            </w:r>
          </w:del>
        </w:p>
        <w:p w14:paraId="2B35AECC" w14:textId="4392B91C" w:rsidR="004739B3" w:rsidDel="00F00CEC" w:rsidRDefault="004739B3">
          <w:pPr>
            <w:pStyle w:val="31"/>
            <w:tabs>
              <w:tab w:val="left" w:pos="1260"/>
              <w:tab w:val="right" w:leader="dot" w:pos="8494"/>
            </w:tabs>
            <w:rPr>
              <w:del w:id="497" w:author="松山 ファミリー" w:date="2023-02-08T02:20:00Z"/>
              <w:rFonts w:eastAsiaTheme="minorEastAsia"/>
              <w:iCs w:val="0"/>
              <w:noProof/>
              <w:sz w:val="21"/>
              <w:szCs w:val="24"/>
            </w:rPr>
          </w:pPr>
          <w:del w:id="498" w:author="松山 ファミリー" w:date="2023-02-08T02:20:00Z">
            <w:r w:rsidRPr="00F00CEC" w:rsidDel="00F00CEC">
              <w:rPr>
                <w:rStyle w:val="a9"/>
                <w:rFonts w:ascii="Times New Roman" w:eastAsia="ＭＳ 明朝" w:hAnsi="Times New Roman" w:cs="Times New Roman"/>
                <w:noProof/>
              </w:rPr>
              <w:delText>4-3-1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220415CP_para5μL</w:delText>
            </w:r>
            <w:r w:rsidDel="00F00CEC">
              <w:rPr>
                <w:noProof/>
                <w:webHidden/>
              </w:rPr>
              <w:tab/>
              <w:delText>56</w:delText>
            </w:r>
          </w:del>
        </w:p>
        <w:p w14:paraId="457F83D4" w14:textId="6E2A3ADB" w:rsidR="004739B3" w:rsidDel="00F00CEC" w:rsidRDefault="004739B3">
          <w:pPr>
            <w:pStyle w:val="31"/>
            <w:tabs>
              <w:tab w:val="left" w:pos="1260"/>
              <w:tab w:val="right" w:leader="dot" w:pos="8494"/>
            </w:tabs>
            <w:rPr>
              <w:del w:id="499" w:author="松山 ファミリー" w:date="2023-02-08T02:20:00Z"/>
              <w:rFonts w:eastAsiaTheme="minorEastAsia"/>
              <w:iCs w:val="0"/>
              <w:noProof/>
              <w:sz w:val="21"/>
              <w:szCs w:val="24"/>
            </w:rPr>
          </w:pPr>
          <w:del w:id="500" w:author="松山 ファミリー" w:date="2023-02-08T02:20:00Z">
            <w:r w:rsidRPr="00F00CEC" w:rsidDel="00F00CEC">
              <w:rPr>
                <w:rStyle w:val="a9"/>
                <w:rFonts w:ascii="Times New Roman" w:eastAsia="ＭＳ 明朝" w:hAnsi="Times New Roman" w:cs="Times New Roman"/>
                <w:noProof/>
              </w:rPr>
              <w:delText>4-3-2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220415Cast_1_1</w:delText>
            </w:r>
            <w:r w:rsidRPr="00F00CEC" w:rsidDel="00F00CEC">
              <w:rPr>
                <w:rStyle w:val="a9"/>
                <w:rFonts w:ascii="Times New Roman" w:eastAsia="ＭＳ 明朝" w:hAnsi="Times New Roman" w:cs="Times New Roman"/>
                <w:noProof/>
              </w:rPr>
              <w:delText>回目</w:delText>
            </w:r>
            <w:r w:rsidDel="00F00CEC">
              <w:rPr>
                <w:noProof/>
                <w:webHidden/>
              </w:rPr>
              <w:tab/>
              <w:delText>58</w:delText>
            </w:r>
          </w:del>
        </w:p>
        <w:p w14:paraId="47F12CF0" w14:textId="2C2A167F" w:rsidR="004739B3" w:rsidDel="00F00CEC" w:rsidRDefault="004739B3">
          <w:pPr>
            <w:pStyle w:val="31"/>
            <w:tabs>
              <w:tab w:val="left" w:pos="1260"/>
              <w:tab w:val="right" w:leader="dot" w:pos="8494"/>
            </w:tabs>
            <w:rPr>
              <w:del w:id="501" w:author="松山 ファミリー" w:date="2023-02-08T02:20:00Z"/>
              <w:rFonts w:eastAsiaTheme="minorEastAsia"/>
              <w:iCs w:val="0"/>
              <w:noProof/>
              <w:sz w:val="21"/>
              <w:szCs w:val="24"/>
            </w:rPr>
          </w:pPr>
          <w:del w:id="502" w:author="松山 ファミリー" w:date="2023-02-08T02:20:00Z">
            <w:r w:rsidRPr="00F00CEC" w:rsidDel="00F00CEC">
              <w:rPr>
                <w:rStyle w:val="a9"/>
                <w:rFonts w:ascii="Times New Roman" w:eastAsia="ＭＳ 明朝" w:hAnsi="Times New Roman" w:cs="Times New Roman"/>
                <w:noProof/>
              </w:rPr>
              <w:delText>4-3-3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220906CP_Cell0.2g_2_1</w:delText>
            </w:r>
            <w:r w:rsidRPr="00F00CEC" w:rsidDel="00F00CEC">
              <w:rPr>
                <w:rStyle w:val="a9"/>
                <w:rFonts w:ascii="Times New Roman" w:eastAsia="ＭＳ 明朝" w:hAnsi="Times New Roman" w:cs="Times New Roman"/>
                <w:noProof/>
              </w:rPr>
              <w:delText>回目</w:delText>
            </w:r>
            <w:r w:rsidDel="00F00CEC">
              <w:rPr>
                <w:noProof/>
                <w:webHidden/>
              </w:rPr>
              <w:tab/>
              <w:delText>60</w:delText>
            </w:r>
          </w:del>
        </w:p>
        <w:p w14:paraId="0A55D3A0" w14:textId="333AF4E1" w:rsidR="004739B3" w:rsidDel="00F00CEC" w:rsidRDefault="004739B3">
          <w:pPr>
            <w:pStyle w:val="31"/>
            <w:tabs>
              <w:tab w:val="left" w:pos="1260"/>
              <w:tab w:val="right" w:leader="dot" w:pos="8494"/>
            </w:tabs>
            <w:rPr>
              <w:del w:id="503" w:author="松山 ファミリー" w:date="2023-02-08T02:20:00Z"/>
              <w:rFonts w:eastAsiaTheme="minorEastAsia"/>
              <w:iCs w:val="0"/>
              <w:noProof/>
              <w:sz w:val="21"/>
              <w:szCs w:val="24"/>
            </w:rPr>
          </w:pPr>
          <w:del w:id="504" w:author="松山 ファミリー" w:date="2023-02-08T02:20:00Z">
            <w:r w:rsidRPr="00F00CEC" w:rsidDel="00F00CEC">
              <w:rPr>
                <w:rStyle w:val="a9"/>
                <w:rFonts w:ascii="Times New Roman" w:eastAsia="ＭＳ 明朝" w:hAnsi="Times New Roman" w:cs="Times New Roman"/>
                <w:noProof/>
              </w:rPr>
              <w:delText>4-3-4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220906CP_naf5μL_1</w:delText>
            </w:r>
            <w:r w:rsidDel="00F00CEC">
              <w:rPr>
                <w:noProof/>
                <w:webHidden/>
              </w:rPr>
              <w:tab/>
              <w:delText>62</w:delText>
            </w:r>
          </w:del>
        </w:p>
        <w:p w14:paraId="19A44BD6" w14:textId="01595C2C" w:rsidR="004739B3" w:rsidDel="00F00CEC" w:rsidRDefault="004739B3">
          <w:pPr>
            <w:pStyle w:val="31"/>
            <w:tabs>
              <w:tab w:val="left" w:pos="1260"/>
              <w:tab w:val="right" w:leader="dot" w:pos="8494"/>
            </w:tabs>
            <w:rPr>
              <w:del w:id="505" w:author="松山 ファミリー" w:date="2023-02-08T02:20:00Z"/>
              <w:rFonts w:eastAsiaTheme="minorEastAsia"/>
              <w:iCs w:val="0"/>
              <w:noProof/>
              <w:sz w:val="21"/>
              <w:szCs w:val="24"/>
            </w:rPr>
          </w:pPr>
          <w:del w:id="506" w:author="松山 ファミリー" w:date="2023-02-08T02:20:00Z">
            <w:r w:rsidRPr="00F00CEC" w:rsidDel="00F00CEC">
              <w:rPr>
                <w:rStyle w:val="a9"/>
                <w:rFonts w:ascii="Times New Roman" w:eastAsia="ＭＳ 明朝" w:hAnsi="Times New Roman" w:cs="Times New Roman"/>
                <w:noProof/>
              </w:rPr>
              <w:delText>4-3-5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220914CP_ cell500μL</w:delText>
            </w:r>
            <w:r w:rsidDel="00F00CEC">
              <w:rPr>
                <w:noProof/>
                <w:webHidden/>
              </w:rPr>
              <w:tab/>
              <w:delText>63</w:delText>
            </w:r>
          </w:del>
        </w:p>
        <w:p w14:paraId="4EFE18BF" w14:textId="53EB7ACD" w:rsidR="004739B3" w:rsidDel="00F00CEC" w:rsidRDefault="004739B3">
          <w:pPr>
            <w:pStyle w:val="21"/>
            <w:tabs>
              <w:tab w:val="left" w:pos="840"/>
              <w:tab w:val="right" w:leader="dot" w:pos="8494"/>
            </w:tabs>
            <w:rPr>
              <w:del w:id="507" w:author="松山 ファミリー" w:date="2023-02-08T02:20:00Z"/>
              <w:rFonts w:eastAsiaTheme="minorEastAsia"/>
              <w:smallCaps w:val="0"/>
              <w:noProof/>
              <w:sz w:val="21"/>
              <w:szCs w:val="24"/>
            </w:rPr>
          </w:pPr>
          <w:del w:id="508" w:author="松山 ファミリー" w:date="2023-02-08T02:20:00Z">
            <w:r w:rsidRPr="00F00CEC" w:rsidDel="00F00CEC">
              <w:rPr>
                <w:rStyle w:val="a9"/>
                <w:rFonts w:ascii="Times New Roman" w:eastAsia="ＭＳ 明朝" w:hAnsi="Times New Roman" w:cs="Times New Roman"/>
                <w:noProof/>
              </w:rPr>
              <w:delText>4-4</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クロノアンペロメトリー</w:delText>
            </w:r>
            <w:r w:rsidRPr="00F00CEC" w:rsidDel="00F00CEC">
              <w:rPr>
                <w:rStyle w:val="a9"/>
                <w:rFonts w:ascii="Times New Roman" w:eastAsia="ＭＳ 明朝" w:hAnsi="Times New Roman" w:cs="Times New Roman"/>
                <w:noProof/>
              </w:rPr>
              <w:delText>(CA)</w:delText>
            </w:r>
            <w:r w:rsidRPr="00F00CEC" w:rsidDel="00F00CEC">
              <w:rPr>
                <w:rStyle w:val="a9"/>
                <w:rFonts w:ascii="Times New Roman" w:eastAsia="ＭＳ 明朝" w:hAnsi="Times New Roman" w:cs="Times New Roman"/>
                <w:noProof/>
              </w:rPr>
              <w:delText>測定について</w:delText>
            </w:r>
            <w:r w:rsidDel="00F00CEC">
              <w:rPr>
                <w:noProof/>
                <w:webHidden/>
              </w:rPr>
              <w:tab/>
              <w:delText>64</w:delText>
            </w:r>
          </w:del>
        </w:p>
        <w:p w14:paraId="05084696" w14:textId="6EF8CF86" w:rsidR="004739B3" w:rsidDel="00F00CEC" w:rsidRDefault="004739B3">
          <w:pPr>
            <w:pStyle w:val="31"/>
            <w:tabs>
              <w:tab w:val="left" w:pos="1260"/>
              <w:tab w:val="right" w:leader="dot" w:pos="8494"/>
            </w:tabs>
            <w:rPr>
              <w:del w:id="509" w:author="松山 ファミリー" w:date="2023-02-08T02:20:00Z"/>
              <w:rFonts w:eastAsiaTheme="minorEastAsia"/>
              <w:iCs w:val="0"/>
              <w:noProof/>
              <w:sz w:val="21"/>
              <w:szCs w:val="24"/>
            </w:rPr>
          </w:pPr>
          <w:del w:id="510" w:author="松山 ファミリー" w:date="2023-02-08T02:20:00Z">
            <w:r w:rsidRPr="00F00CEC" w:rsidDel="00F00CEC">
              <w:rPr>
                <w:rStyle w:val="a9"/>
                <w:rFonts w:ascii="Times New Roman" w:eastAsia="ＭＳ 明朝" w:hAnsi="Times New Roman" w:cs="Times New Roman"/>
                <w:noProof/>
              </w:rPr>
              <w:delText>4-4-1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220415Cast_1_2</w:delText>
            </w:r>
            <w:r w:rsidRPr="00F00CEC" w:rsidDel="00F00CEC">
              <w:rPr>
                <w:rStyle w:val="a9"/>
                <w:rFonts w:ascii="Times New Roman" w:eastAsia="ＭＳ 明朝" w:hAnsi="Times New Roman" w:cs="Times New Roman"/>
                <w:noProof/>
              </w:rPr>
              <w:delText>回目</w:delText>
            </w:r>
            <w:r w:rsidDel="00F00CEC">
              <w:rPr>
                <w:noProof/>
                <w:webHidden/>
              </w:rPr>
              <w:tab/>
              <w:delText>64</w:delText>
            </w:r>
          </w:del>
        </w:p>
        <w:p w14:paraId="29888AE3" w14:textId="1590C542" w:rsidR="004739B3" w:rsidDel="00F00CEC" w:rsidRDefault="004739B3">
          <w:pPr>
            <w:pStyle w:val="31"/>
            <w:tabs>
              <w:tab w:val="left" w:pos="1260"/>
              <w:tab w:val="right" w:leader="dot" w:pos="8494"/>
            </w:tabs>
            <w:rPr>
              <w:del w:id="511" w:author="松山 ファミリー" w:date="2023-02-08T02:20:00Z"/>
              <w:rFonts w:eastAsiaTheme="minorEastAsia"/>
              <w:iCs w:val="0"/>
              <w:noProof/>
              <w:sz w:val="21"/>
              <w:szCs w:val="24"/>
            </w:rPr>
          </w:pPr>
          <w:del w:id="512" w:author="松山 ファミリー" w:date="2023-02-08T02:20:00Z">
            <w:r w:rsidRPr="00F00CEC" w:rsidDel="00F00CEC">
              <w:rPr>
                <w:rStyle w:val="a9"/>
                <w:rFonts w:ascii="Times New Roman" w:eastAsia="ＭＳ 明朝" w:hAnsi="Times New Roman" w:cs="Times New Roman"/>
                <w:noProof/>
              </w:rPr>
              <w:delText>4-4-2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220415Cast_2</w:delText>
            </w:r>
            <w:r w:rsidDel="00F00CEC">
              <w:rPr>
                <w:noProof/>
                <w:webHidden/>
              </w:rPr>
              <w:tab/>
              <w:delText>65</w:delText>
            </w:r>
          </w:del>
        </w:p>
        <w:p w14:paraId="7644E840" w14:textId="7159C8D7" w:rsidR="004739B3" w:rsidDel="00F00CEC" w:rsidRDefault="004739B3">
          <w:pPr>
            <w:pStyle w:val="31"/>
            <w:tabs>
              <w:tab w:val="left" w:pos="1260"/>
              <w:tab w:val="right" w:leader="dot" w:pos="8494"/>
            </w:tabs>
            <w:rPr>
              <w:del w:id="513" w:author="松山 ファミリー" w:date="2023-02-08T02:20:00Z"/>
              <w:rFonts w:eastAsiaTheme="minorEastAsia"/>
              <w:iCs w:val="0"/>
              <w:noProof/>
              <w:sz w:val="21"/>
              <w:szCs w:val="24"/>
            </w:rPr>
          </w:pPr>
          <w:del w:id="514" w:author="松山 ファミリー" w:date="2023-02-08T02:20:00Z">
            <w:r w:rsidRPr="00F00CEC" w:rsidDel="00F00CEC">
              <w:rPr>
                <w:rStyle w:val="a9"/>
                <w:rFonts w:ascii="Times New Roman" w:eastAsia="ＭＳ 明朝" w:hAnsi="Times New Roman" w:cs="Times New Roman"/>
                <w:noProof/>
              </w:rPr>
              <w:delText>4-4-3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220415CP_cell0.02g</w:delText>
            </w:r>
            <w:r w:rsidDel="00F00CEC">
              <w:rPr>
                <w:noProof/>
                <w:webHidden/>
              </w:rPr>
              <w:tab/>
              <w:delText>66</w:delText>
            </w:r>
          </w:del>
        </w:p>
        <w:p w14:paraId="4C8ECB85" w14:textId="7E477555" w:rsidR="004739B3" w:rsidDel="00F00CEC" w:rsidRDefault="004739B3">
          <w:pPr>
            <w:pStyle w:val="31"/>
            <w:tabs>
              <w:tab w:val="left" w:pos="1260"/>
              <w:tab w:val="right" w:leader="dot" w:pos="8494"/>
            </w:tabs>
            <w:rPr>
              <w:del w:id="515" w:author="松山 ファミリー" w:date="2023-02-08T02:20:00Z"/>
              <w:rFonts w:eastAsiaTheme="minorEastAsia"/>
              <w:iCs w:val="0"/>
              <w:noProof/>
              <w:sz w:val="21"/>
              <w:szCs w:val="24"/>
            </w:rPr>
          </w:pPr>
          <w:del w:id="516" w:author="松山 ファミリー" w:date="2023-02-08T02:20:00Z">
            <w:r w:rsidRPr="00F00CEC" w:rsidDel="00F00CEC">
              <w:rPr>
                <w:rStyle w:val="a9"/>
                <w:rFonts w:ascii="Times New Roman" w:eastAsia="ＭＳ 明朝" w:hAnsi="Times New Roman" w:cs="Times New Roman"/>
                <w:noProof/>
              </w:rPr>
              <w:delText>4-4-4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220415CP_cell0.2g_1</w:delText>
            </w:r>
            <w:r w:rsidRPr="00F00CEC" w:rsidDel="00F00CEC">
              <w:rPr>
                <w:rStyle w:val="a9"/>
                <w:rFonts w:ascii="Times New Roman" w:eastAsia="ＭＳ 明朝" w:hAnsi="Times New Roman" w:cs="Times New Roman"/>
                <w:noProof/>
              </w:rPr>
              <w:delText>回目</w:delText>
            </w:r>
            <w:r w:rsidDel="00F00CEC">
              <w:rPr>
                <w:noProof/>
                <w:webHidden/>
              </w:rPr>
              <w:tab/>
              <w:delText>67</w:delText>
            </w:r>
          </w:del>
        </w:p>
        <w:p w14:paraId="1D22994A" w14:textId="2365573B" w:rsidR="004739B3" w:rsidDel="00F00CEC" w:rsidRDefault="004739B3">
          <w:pPr>
            <w:pStyle w:val="31"/>
            <w:tabs>
              <w:tab w:val="left" w:pos="1260"/>
              <w:tab w:val="right" w:leader="dot" w:pos="8494"/>
            </w:tabs>
            <w:rPr>
              <w:del w:id="517" w:author="松山 ファミリー" w:date="2023-02-08T02:20:00Z"/>
              <w:rFonts w:eastAsiaTheme="minorEastAsia"/>
              <w:iCs w:val="0"/>
              <w:noProof/>
              <w:sz w:val="21"/>
              <w:szCs w:val="24"/>
            </w:rPr>
          </w:pPr>
          <w:del w:id="518" w:author="松山 ファミリー" w:date="2023-02-08T02:20:00Z">
            <w:r w:rsidRPr="00F00CEC" w:rsidDel="00F00CEC">
              <w:rPr>
                <w:rStyle w:val="a9"/>
                <w:rFonts w:ascii="Times New Roman" w:eastAsia="ＭＳ 明朝" w:hAnsi="Times New Roman" w:cs="Times New Roman"/>
                <w:noProof/>
              </w:rPr>
              <w:delText>4-4-5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220415CP_cell0.2g_2</w:delText>
            </w:r>
            <w:r w:rsidRPr="00F00CEC" w:rsidDel="00F00CEC">
              <w:rPr>
                <w:rStyle w:val="a9"/>
                <w:rFonts w:ascii="Times New Roman" w:eastAsia="ＭＳ 明朝" w:hAnsi="Times New Roman" w:cs="Times New Roman"/>
                <w:noProof/>
              </w:rPr>
              <w:delText>回目</w:delText>
            </w:r>
            <w:r w:rsidDel="00F00CEC">
              <w:rPr>
                <w:noProof/>
                <w:webHidden/>
              </w:rPr>
              <w:tab/>
              <w:delText>68</w:delText>
            </w:r>
          </w:del>
        </w:p>
        <w:p w14:paraId="535F7BE8" w14:textId="6CDF068C" w:rsidR="004739B3" w:rsidDel="00F00CEC" w:rsidRDefault="004739B3">
          <w:pPr>
            <w:pStyle w:val="31"/>
            <w:tabs>
              <w:tab w:val="left" w:pos="1260"/>
              <w:tab w:val="right" w:leader="dot" w:pos="8494"/>
            </w:tabs>
            <w:rPr>
              <w:del w:id="519" w:author="松山 ファミリー" w:date="2023-02-08T02:20:00Z"/>
              <w:rFonts w:eastAsiaTheme="minorEastAsia"/>
              <w:iCs w:val="0"/>
              <w:noProof/>
              <w:sz w:val="21"/>
              <w:szCs w:val="24"/>
            </w:rPr>
          </w:pPr>
          <w:del w:id="520" w:author="松山 ファミリー" w:date="2023-02-08T02:20:00Z">
            <w:r w:rsidRPr="00F00CEC" w:rsidDel="00F00CEC">
              <w:rPr>
                <w:rStyle w:val="a9"/>
                <w:rFonts w:ascii="Times New Roman" w:eastAsia="ＭＳ 明朝" w:hAnsi="Times New Roman" w:cs="Times New Roman"/>
                <w:noProof/>
              </w:rPr>
              <w:delText>4-4-6</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220415CP_cell0.2g_3</w:delText>
            </w:r>
            <w:r w:rsidRPr="00F00CEC" w:rsidDel="00F00CEC">
              <w:rPr>
                <w:rStyle w:val="a9"/>
                <w:rFonts w:ascii="Times New Roman" w:eastAsia="ＭＳ 明朝" w:hAnsi="Times New Roman" w:cs="Times New Roman"/>
                <w:noProof/>
              </w:rPr>
              <w:delText>回目</w:delText>
            </w:r>
            <w:r w:rsidDel="00F00CEC">
              <w:rPr>
                <w:noProof/>
                <w:webHidden/>
              </w:rPr>
              <w:tab/>
              <w:delText>69</w:delText>
            </w:r>
          </w:del>
        </w:p>
        <w:p w14:paraId="11214CD3" w14:textId="50DFFBFF" w:rsidR="004739B3" w:rsidDel="00F00CEC" w:rsidRDefault="004739B3">
          <w:pPr>
            <w:pStyle w:val="31"/>
            <w:tabs>
              <w:tab w:val="left" w:pos="1260"/>
              <w:tab w:val="right" w:leader="dot" w:pos="8494"/>
            </w:tabs>
            <w:rPr>
              <w:del w:id="521" w:author="松山 ファミリー" w:date="2023-02-08T02:20:00Z"/>
              <w:rFonts w:eastAsiaTheme="minorEastAsia"/>
              <w:iCs w:val="0"/>
              <w:noProof/>
              <w:sz w:val="21"/>
              <w:szCs w:val="24"/>
            </w:rPr>
          </w:pPr>
          <w:del w:id="522" w:author="松山 ファミリー" w:date="2023-02-08T02:20:00Z">
            <w:r w:rsidRPr="00F00CEC" w:rsidDel="00F00CEC">
              <w:rPr>
                <w:rStyle w:val="a9"/>
                <w:rFonts w:ascii="Times New Roman" w:eastAsia="ＭＳ 明朝" w:hAnsi="Times New Roman" w:cs="Times New Roman"/>
                <w:noProof/>
              </w:rPr>
              <w:delText>4-4-7</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220906CP_cell0.02g</w:delText>
            </w:r>
            <w:r w:rsidDel="00F00CEC">
              <w:rPr>
                <w:noProof/>
                <w:webHidden/>
              </w:rPr>
              <w:tab/>
              <w:delText>70</w:delText>
            </w:r>
          </w:del>
        </w:p>
        <w:p w14:paraId="458CF073" w14:textId="234CD67B" w:rsidR="004739B3" w:rsidDel="00F00CEC" w:rsidRDefault="004739B3">
          <w:pPr>
            <w:pStyle w:val="31"/>
            <w:tabs>
              <w:tab w:val="left" w:pos="1260"/>
              <w:tab w:val="right" w:leader="dot" w:pos="8494"/>
            </w:tabs>
            <w:rPr>
              <w:del w:id="523" w:author="松山 ファミリー" w:date="2023-02-08T02:20:00Z"/>
              <w:rFonts w:eastAsiaTheme="minorEastAsia"/>
              <w:iCs w:val="0"/>
              <w:noProof/>
              <w:sz w:val="21"/>
              <w:szCs w:val="24"/>
            </w:rPr>
          </w:pPr>
          <w:del w:id="524" w:author="松山 ファミリー" w:date="2023-02-08T02:20:00Z">
            <w:r w:rsidRPr="00F00CEC" w:rsidDel="00F00CEC">
              <w:rPr>
                <w:rStyle w:val="a9"/>
                <w:rFonts w:ascii="Times New Roman" w:eastAsia="ＭＳ 明朝" w:hAnsi="Times New Roman" w:cs="Times New Roman"/>
                <w:noProof/>
              </w:rPr>
              <w:delText>4-4-8</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220906CP_cell0.2g_1</w:delText>
            </w:r>
            <w:r w:rsidDel="00F00CEC">
              <w:rPr>
                <w:noProof/>
                <w:webHidden/>
              </w:rPr>
              <w:tab/>
              <w:delText>71</w:delText>
            </w:r>
          </w:del>
        </w:p>
        <w:p w14:paraId="4AF155A7" w14:textId="0115E7C5" w:rsidR="004739B3" w:rsidDel="00F00CEC" w:rsidRDefault="004739B3">
          <w:pPr>
            <w:pStyle w:val="31"/>
            <w:tabs>
              <w:tab w:val="left" w:pos="1260"/>
              <w:tab w:val="right" w:leader="dot" w:pos="8494"/>
            </w:tabs>
            <w:rPr>
              <w:del w:id="525" w:author="松山 ファミリー" w:date="2023-02-08T02:20:00Z"/>
              <w:rFonts w:eastAsiaTheme="minorEastAsia"/>
              <w:iCs w:val="0"/>
              <w:noProof/>
              <w:sz w:val="21"/>
              <w:szCs w:val="24"/>
            </w:rPr>
          </w:pPr>
          <w:del w:id="526" w:author="松山 ファミリー" w:date="2023-02-08T02:20:00Z">
            <w:r w:rsidRPr="00F00CEC" w:rsidDel="00F00CEC">
              <w:rPr>
                <w:rStyle w:val="a9"/>
                <w:rFonts w:ascii="Times New Roman" w:eastAsia="ＭＳ 明朝" w:hAnsi="Times New Roman" w:cs="Times New Roman"/>
                <w:noProof/>
              </w:rPr>
              <w:delText>4-4-9</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220906CP_cell0.2g_2_2</w:delText>
            </w:r>
            <w:r w:rsidRPr="00F00CEC" w:rsidDel="00F00CEC">
              <w:rPr>
                <w:rStyle w:val="a9"/>
                <w:rFonts w:ascii="Times New Roman" w:eastAsia="ＭＳ 明朝" w:hAnsi="Times New Roman" w:cs="Times New Roman"/>
                <w:noProof/>
              </w:rPr>
              <w:delText>回目</w:delText>
            </w:r>
            <w:r w:rsidDel="00F00CEC">
              <w:rPr>
                <w:noProof/>
                <w:webHidden/>
              </w:rPr>
              <w:tab/>
              <w:delText>72</w:delText>
            </w:r>
          </w:del>
        </w:p>
        <w:p w14:paraId="276FB465" w14:textId="7A118615" w:rsidR="004739B3" w:rsidDel="00F00CEC" w:rsidRDefault="004739B3">
          <w:pPr>
            <w:pStyle w:val="31"/>
            <w:tabs>
              <w:tab w:val="left" w:pos="1260"/>
              <w:tab w:val="right" w:leader="dot" w:pos="8494"/>
            </w:tabs>
            <w:rPr>
              <w:del w:id="527" w:author="松山 ファミリー" w:date="2023-02-08T02:20:00Z"/>
              <w:rFonts w:eastAsiaTheme="minorEastAsia"/>
              <w:iCs w:val="0"/>
              <w:noProof/>
              <w:sz w:val="21"/>
              <w:szCs w:val="24"/>
            </w:rPr>
          </w:pPr>
          <w:del w:id="528" w:author="松山 ファミリー" w:date="2023-02-08T02:20:00Z">
            <w:r w:rsidRPr="00F00CEC" w:rsidDel="00F00CEC">
              <w:rPr>
                <w:rStyle w:val="a9"/>
                <w:rFonts w:ascii="Times New Roman" w:eastAsia="ＭＳ 明朝" w:hAnsi="Times New Roman" w:cs="Times New Roman"/>
                <w:noProof/>
              </w:rPr>
              <w:delText>4-4-12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220906CP_cell0.8g</w:delText>
            </w:r>
            <w:r w:rsidDel="00F00CEC">
              <w:rPr>
                <w:noProof/>
                <w:webHidden/>
              </w:rPr>
              <w:tab/>
              <w:delText>75</w:delText>
            </w:r>
          </w:del>
        </w:p>
        <w:p w14:paraId="03686089" w14:textId="4EFE5CDD" w:rsidR="004739B3" w:rsidDel="00F00CEC" w:rsidRDefault="004739B3">
          <w:pPr>
            <w:pStyle w:val="31"/>
            <w:tabs>
              <w:tab w:val="left" w:pos="1260"/>
              <w:tab w:val="right" w:leader="dot" w:pos="8494"/>
            </w:tabs>
            <w:rPr>
              <w:del w:id="529" w:author="松山 ファミリー" w:date="2023-02-08T02:20:00Z"/>
              <w:rFonts w:eastAsiaTheme="minorEastAsia"/>
              <w:iCs w:val="0"/>
              <w:noProof/>
              <w:sz w:val="21"/>
              <w:szCs w:val="24"/>
            </w:rPr>
          </w:pPr>
          <w:del w:id="530" w:author="松山 ファミリー" w:date="2023-02-08T02:20:00Z">
            <w:r w:rsidRPr="00F00CEC" w:rsidDel="00F00CEC">
              <w:rPr>
                <w:rStyle w:val="a9"/>
                <w:rFonts w:ascii="Times New Roman" w:eastAsia="ＭＳ 明朝" w:hAnsi="Times New Roman" w:cs="Times New Roman"/>
                <w:noProof/>
              </w:rPr>
              <w:delText>4-4-13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220906CP_naf5μL_2</w:delText>
            </w:r>
            <w:r w:rsidDel="00F00CEC">
              <w:rPr>
                <w:noProof/>
                <w:webHidden/>
              </w:rPr>
              <w:tab/>
              <w:delText>76</w:delText>
            </w:r>
          </w:del>
        </w:p>
        <w:p w14:paraId="564C1314" w14:textId="18834506" w:rsidR="004739B3" w:rsidDel="00F00CEC" w:rsidRDefault="004739B3">
          <w:pPr>
            <w:pStyle w:val="31"/>
            <w:tabs>
              <w:tab w:val="left" w:pos="1260"/>
              <w:tab w:val="right" w:leader="dot" w:pos="8494"/>
            </w:tabs>
            <w:rPr>
              <w:del w:id="531" w:author="松山 ファミリー" w:date="2023-02-08T02:20:00Z"/>
              <w:rFonts w:eastAsiaTheme="minorEastAsia"/>
              <w:iCs w:val="0"/>
              <w:noProof/>
              <w:sz w:val="21"/>
              <w:szCs w:val="24"/>
            </w:rPr>
          </w:pPr>
          <w:del w:id="532" w:author="松山 ファミリー" w:date="2023-02-08T02:20:00Z">
            <w:r w:rsidRPr="00F00CEC" w:rsidDel="00F00CEC">
              <w:rPr>
                <w:rStyle w:val="a9"/>
                <w:rFonts w:ascii="Times New Roman" w:eastAsia="ＭＳ 明朝" w:hAnsi="Times New Roman" w:cs="Times New Roman"/>
                <w:noProof/>
              </w:rPr>
              <w:delText>4-4-15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220906CP_naf10μL_1</w:delText>
            </w:r>
            <w:r w:rsidDel="00F00CEC">
              <w:rPr>
                <w:noProof/>
                <w:webHidden/>
              </w:rPr>
              <w:tab/>
              <w:delText>78</w:delText>
            </w:r>
          </w:del>
        </w:p>
        <w:p w14:paraId="3F84BFA8" w14:textId="577F3A28" w:rsidR="004739B3" w:rsidDel="00F00CEC" w:rsidRDefault="004739B3">
          <w:pPr>
            <w:pStyle w:val="31"/>
            <w:tabs>
              <w:tab w:val="left" w:pos="1260"/>
              <w:tab w:val="right" w:leader="dot" w:pos="8494"/>
            </w:tabs>
            <w:rPr>
              <w:del w:id="533" w:author="松山 ファミリー" w:date="2023-02-08T02:20:00Z"/>
              <w:rFonts w:eastAsiaTheme="minorEastAsia"/>
              <w:iCs w:val="0"/>
              <w:noProof/>
              <w:sz w:val="21"/>
              <w:szCs w:val="24"/>
            </w:rPr>
          </w:pPr>
          <w:del w:id="534" w:author="松山 ファミリー" w:date="2023-02-08T02:20:00Z">
            <w:r w:rsidRPr="00F00CEC" w:rsidDel="00F00CEC">
              <w:rPr>
                <w:rStyle w:val="a9"/>
                <w:rFonts w:ascii="Times New Roman" w:eastAsia="ＭＳ 明朝" w:hAnsi="Times New Roman" w:cs="Times New Roman"/>
                <w:noProof/>
              </w:rPr>
              <w:delText>4-4-16</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220906CP_naf10μL_2_1</w:delText>
            </w:r>
            <w:r w:rsidRPr="00F00CEC" w:rsidDel="00F00CEC">
              <w:rPr>
                <w:rStyle w:val="a9"/>
                <w:rFonts w:ascii="Times New Roman" w:eastAsia="ＭＳ 明朝" w:hAnsi="Times New Roman" w:cs="Times New Roman"/>
                <w:noProof/>
              </w:rPr>
              <w:delText>回目</w:delText>
            </w:r>
            <w:r w:rsidDel="00F00CEC">
              <w:rPr>
                <w:noProof/>
                <w:webHidden/>
              </w:rPr>
              <w:tab/>
              <w:delText>79</w:delText>
            </w:r>
          </w:del>
        </w:p>
        <w:p w14:paraId="62B95E41" w14:textId="2DEDB554" w:rsidR="004739B3" w:rsidDel="00F00CEC" w:rsidRDefault="004739B3">
          <w:pPr>
            <w:pStyle w:val="31"/>
            <w:tabs>
              <w:tab w:val="left" w:pos="1260"/>
              <w:tab w:val="right" w:leader="dot" w:pos="8494"/>
            </w:tabs>
            <w:rPr>
              <w:del w:id="535" w:author="松山 ファミリー" w:date="2023-02-08T02:20:00Z"/>
              <w:rFonts w:eastAsiaTheme="minorEastAsia"/>
              <w:iCs w:val="0"/>
              <w:noProof/>
              <w:sz w:val="21"/>
              <w:szCs w:val="24"/>
            </w:rPr>
          </w:pPr>
          <w:del w:id="536" w:author="松山 ファミリー" w:date="2023-02-08T02:20:00Z">
            <w:r w:rsidRPr="00F00CEC" w:rsidDel="00F00CEC">
              <w:rPr>
                <w:rStyle w:val="a9"/>
                <w:rFonts w:ascii="Times New Roman" w:eastAsia="ＭＳ 明朝" w:hAnsi="Times New Roman" w:cs="Times New Roman"/>
                <w:noProof/>
              </w:rPr>
              <w:delText>4-4-17</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220906CP_naf10μL_2_2</w:delText>
            </w:r>
            <w:r w:rsidRPr="00F00CEC" w:rsidDel="00F00CEC">
              <w:rPr>
                <w:rStyle w:val="a9"/>
                <w:rFonts w:ascii="Times New Roman" w:eastAsia="ＭＳ 明朝" w:hAnsi="Times New Roman" w:cs="Times New Roman"/>
                <w:noProof/>
              </w:rPr>
              <w:delText>回目</w:delText>
            </w:r>
            <w:r w:rsidDel="00F00CEC">
              <w:rPr>
                <w:noProof/>
                <w:webHidden/>
              </w:rPr>
              <w:tab/>
              <w:delText>80</w:delText>
            </w:r>
          </w:del>
        </w:p>
        <w:p w14:paraId="7C61D5BA" w14:textId="0CED4250" w:rsidR="004739B3" w:rsidDel="00F00CEC" w:rsidRDefault="004739B3">
          <w:pPr>
            <w:pStyle w:val="31"/>
            <w:tabs>
              <w:tab w:val="left" w:pos="1260"/>
              <w:tab w:val="right" w:leader="dot" w:pos="8494"/>
            </w:tabs>
            <w:rPr>
              <w:del w:id="537" w:author="松山 ファミリー" w:date="2023-02-08T02:20:00Z"/>
              <w:rFonts w:eastAsiaTheme="minorEastAsia"/>
              <w:iCs w:val="0"/>
              <w:noProof/>
              <w:sz w:val="21"/>
              <w:szCs w:val="24"/>
            </w:rPr>
          </w:pPr>
          <w:del w:id="538" w:author="松山 ファミリー" w:date="2023-02-08T02:20:00Z">
            <w:r w:rsidRPr="00F00CEC" w:rsidDel="00F00CEC">
              <w:rPr>
                <w:rStyle w:val="a9"/>
                <w:rFonts w:ascii="Times New Roman" w:eastAsia="ＭＳ 明朝" w:hAnsi="Times New Roman" w:cs="Times New Roman"/>
                <w:noProof/>
              </w:rPr>
              <w:delText>4-4-18</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220906CP_naf10μL_2_3</w:delText>
            </w:r>
            <w:r w:rsidRPr="00F00CEC" w:rsidDel="00F00CEC">
              <w:rPr>
                <w:rStyle w:val="a9"/>
                <w:rFonts w:ascii="Times New Roman" w:eastAsia="ＭＳ 明朝" w:hAnsi="Times New Roman" w:cs="Times New Roman"/>
                <w:noProof/>
              </w:rPr>
              <w:delText>回目</w:delText>
            </w:r>
            <w:r w:rsidDel="00F00CEC">
              <w:rPr>
                <w:noProof/>
                <w:webHidden/>
              </w:rPr>
              <w:tab/>
              <w:delText>81</w:delText>
            </w:r>
          </w:del>
        </w:p>
        <w:p w14:paraId="505132E9" w14:textId="315B3239" w:rsidR="004739B3" w:rsidDel="00F00CEC" w:rsidRDefault="004739B3">
          <w:pPr>
            <w:pStyle w:val="31"/>
            <w:tabs>
              <w:tab w:val="left" w:pos="1260"/>
              <w:tab w:val="right" w:leader="dot" w:pos="8494"/>
            </w:tabs>
            <w:rPr>
              <w:del w:id="539" w:author="松山 ファミリー" w:date="2023-02-08T02:20:00Z"/>
              <w:rFonts w:eastAsiaTheme="minorEastAsia"/>
              <w:iCs w:val="0"/>
              <w:noProof/>
              <w:sz w:val="21"/>
              <w:szCs w:val="24"/>
            </w:rPr>
          </w:pPr>
          <w:del w:id="540" w:author="松山 ファミリー" w:date="2023-02-08T02:20:00Z">
            <w:r w:rsidRPr="00F00CEC" w:rsidDel="00F00CEC">
              <w:rPr>
                <w:rStyle w:val="a9"/>
                <w:rFonts w:ascii="Times New Roman" w:eastAsia="ＭＳ 明朝" w:hAnsi="Times New Roman" w:cs="Times New Roman"/>
                <w:noProof/>
              </w:rPr>
              <w:delText>4-4-19</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220906CP_naf15μL</w:delText>
            </w:r>
            <w:r w:rsidDel="00F00CEC">
              <w:rPr>
                <w:noProof/>
                <w:webHidden/>
              </w:rPr>
              <w:tab/>
              <w:delText>82</w:delText>
            </w:r>
          </w:del>
        </w:p>
        <w:p w14:paraId="561AF5AD" w14:textId="5A0889F6" w:rsidR="004739B3" w:rsidDel="00F00CEC" w:rsidRDefault="004739B3">
          <w:pPr>
            <w:pStyle w:val="31"/>
            <w:tabs>
              <w:tab w:val="left" w:pos="1260"/>
              <w:tab w:val="right" w:leader="dot" w:pos="8494"/>
            </w:tabs>
            <w:rPr>
              <w:del w:id="541" w:author="松山 ファミリー" w:date="2023-02-08T02:20:00Z"/>
              <w:rFonts w:eastAsiaTheme="minorEastAsia"/>
              <w:iCs w:val="0"/>
              <w:noProof/>
              <w:sz w:val="21"/>
              <w:szCs w:val="24"/>
            </w:rPr>
          </w:pPr>
          <w:del w:id="542" w:author="松山 ファミリー" w:date="2023-02-08T02:20:00Z">
            <w:r w:rsidRPr="00F00CEC" w:rsidDel="00F00CEC">
              <w:rPr>
                <w:rStyle w:val="a9"/>
                <w:rFonts w:ascii="Times New Roman" w:eastAsia="ＭＳ 明朝" w:hAnsi="Times New Roman" w:cs="Times New Roman"/>
                <w:noProof/>
              </w:rPr>
              <w:delText>4-4-20</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220906CP_naf20μL</w:delText>
            </w:r>
            <w:r w:rsidDel="00F00CEC">
              <w:rPr>
                <w:noProof/>
                <w:webHidden/>
              </w:rPr>
              <w:tab/>
              <w:delText>83</w:delText>
            </w:r>
          </w:del>
        </w:p>
        <w:p w14:paraId="634FD04D" w14:textId="507B01A9" w:rsidR="004739B3" w:rsidDel="00F00CEC" w:rsidRDefault="004739B3">
          <w:pPr>
            <w:pStyle w:val="13"/>
            <w:rPr>
              <w:del w:id="543" w:author="松山 ファミリー" w:date="2023-02-08T02:20:00Z"/>
              <w:rFonts w:eastAsiaTheme="minorEastAsia"/>
              <w:bCs w:val="0"/>
              <w:caps w:val="0"/>
              <w:noProof/>
              <w:sz w:val="21"/>
              <w:szCs w:val="24"/>
            </w:rPr>
          </w:pPr>
          <w:del w:id="544" w:author="松山 ファミリー" w:date="2023-02-08T02:20:00Z">
            <w:r w:rsidRPr="00F00CEC" w:rsidDel="00F00CEC">
              <w:rPr>
                <w:rStyle w:val="a9"/>
                <w:rFonts w:ascii="Times New Roman" w:eastAsia="ＭＳ 明朝" w:hAnsi="Times New Roman" w:cs="Times New Roman"/>
                <w:noProof/>
              </w:rPr>
              <w:delText>5</w:delText>
            </w:r>
            <w:r w:rsidDel="00F00CEC">
              <w:rPr>
                <w:rFonts w:eastAsiaTheme="minorEastAsia"/>
                <w:bCs w:val="0"/>
                <w:caps w:val="0"/>
                <w:noProof/>
                <w:sz w:val="21"/>
                <w:szCs w:val="24"/>
              </w:rPr>
              <w:tab/>
            </w:r>
            <w:r w:rsidRPr="00F00CEC" w:rsidDel="00F00CEC">
              <w:rPr>
                <w:rStyle w:val="a9"/>
                <w:rFonts w:ascii="Times New Roman" w:eastAsia="ＭＳ 明朝" w:hAnsi="Times New Roman" w:cs="Times New Roman"/>
                <w:noProof/>
              </w:rPr>
              <w:delText>結言</w:delText>
            </w:r>
            <w:r w:rsidDel="00F00CEC">
              <w:rPr>
                <w:noProof/>
                <w:webHidden/>
              </w:rPr>
              <w:tab/>
              <w:delText>86</w:delText>
            </w:r>
          </w:del>
        </w:p>
        <w:p w14:paraId="07F70DBE" w14:textId="36C58A51" w:rsidR="004739B3" w:rsidDel="00F00CEC" w:rsidRDefault="004739B3">
          <w:pPr>
            <w:pStyle w:val="13"/>
            <w:rPr>
              <w:del w:id="545" w:author="松山 ファミリー" w:date="2023-02-08T02:20:00Z"/>
              <w:rFonts w:eastAsiaTheme="minorEastAsia"/>
              <w:bCs w:val="0"/>
              <w:caps w:val="0"/>
              <w:noProof/>
              <w:sz w:val="21"/>
              <w:szCs w:val="24"/>
            </w:rPr>
          </w:pPr>
          <w:del w:id="546" w:author="松山 ファミリー" w:date="2023-02-08T02:20:00Z">
            <w:r w:rsidRPr="00F00CEC" w:rsidDel="00F00CEC">
              <w:rPr>
                <w:rStyle w:val="a9"/>
                <w:rFonts w:ascii="Times New Roman" w:eastAsia="ＭＳ 明朝" w:hAnsi="Times New Roman" w:cs="Times New Roman"/>
                <w:noProof/>
              </w:rPr>
              <w:delText>6</w:delText>
            </w:r>
            <w:r w:rsidDel="00F00CEC">
              <w:rPr>
                <w:rFonts w:eastAsiaTheme="minorEastAsia"/>
                <w:bCs w:val="0"/>
                <w:caps w:val="0"/>
                <w:noProof/>
                <w:sz w:val="21"/>
                <w:szCs w:val="24"/>
              </w:rPr>
              <w:tab/>
            </w:r>
            <w:r w:rsidRPr="00F00CEC" w:rsidDel="00F00CEC">
              <w:rPr>
                <w:rStyle w:val="a9"/>
                <w:rFonts w:ascii="Times New Roman" w:eastAsia="ＭＳ 明朝" w:hAnsi="Times New Roman" w:cs="Times New Roman"/>
                <w:noProof/>
              </w:rPr>
              <w:delText>謝辞</w:delText>
            </w:r>
            <w:r w:rsidDel="00F00CEC">
              <w:rPr>
                <w:noProof/>
                <w:webHidden/>
              </w:rPr>
              <w:tab/>
              <w:delText>86</w:delText>
            </w:r>
          </w:del>
        </w:p>
        <w:p w14:paraId="2BD6D77D" w14:textId="42B95D94" w:rsidR="004739B3" w:rsidDel="00F00CEC" w:rsidRDefault="004739B3">
          <w:pPr>
            <w:pStyle w:val="13"/>
            <w:rPr>
              <w:del w:id="547" w:author="松山 ファミリー" w:date="2023-02-08T02:20:00Z"/>
              <w:rFonts w:eastAsiaTheme="minorEastAsia"/>
              <w:bCs w:val="0"/>
              <w:caps w:val="0"/>
              <w:noProof/>
              <w:sz w:val="21"/>
              <w:szCs w:val="24"/>
            </w:rPr>
          </w:pPr>
          <w:del w:id="548" w:author="松山 ファミリー" w:date="2023-02-08T02:20:00Z">
            <w:r w:rsidRPr="00F00CEC" w:rsidDel="00F00CEC">
              <w:rPr>
                <w:rStyle w:val="a9"/>
                <w:rFonts w:ascii="Times New Roman" w:eastAsia="ＭＳ 明朝" w:hAnsi="Times New Roman" w:cs="Times New Roman"/>
                <w:noProof/>
              </w:rPr>
              <w:delText>7</w:delText>
            </w:r>
            <w:r w:rsidDel="00F00CEC">
              <w:rPr>
                <w:rFonts w:eastAsiaTheme="minorEastAsia"/>
                <w:bCs w:val="0"/>
                <w:caps w:val="0"/>
                <w:noProof/>
                <w:sz w:val="21"/>
                <w:szCs w:val="24"/>
              </w:rPr>
              <w:tab/>
            </w:r>
            <w:r w:rsidRPr="00F00CEC" w:rsidDel="00F00CEC">
              <w:rPr>
                <w:rStyle w:val="a9"/>
                <w:rFonts w:ascii="Times New Roman" w:eastAsia="ＭＳ 明朝" w:hAnsi="Times New Roman" w:cs="Times New Roman"/>
                <w:noProof/>
              </w:rPr>
              <w:delText>参考文献</w:delText>
            </w:r>
            <w:r w:rsidDel="00F00CEC">
              <w:rPr>
                <w:noProof/>
                <w:webHidden/>
              </w:rPr>
              <w:tab/>
              <w:delText>87</w:delText>
            </w:r>
          </w:del>
        </w:p>
        <w:p w14:paraId="0344180B" w14:textId="78AEF405" w:rsidR="001D55E1" w:rsidRPr="0048090B" w:rsidRDefault="00F015D3" w:rsidP="00B54022">
          <w:pPr>
            <w:rPr>
              <w:rFonts w:ascii="Times New Roman" w:eastAsia="ＭＳ 明朝" w:hAnsi="Times New Roman" w:cs="Times New Roman"/>
              <w:szCs w:val="21"/>
            </w:rPr>
          </w:pPr>
          <w:r w:rsidRPr="0048090B">
            <w:rPr>
              <w:rFonts w:ascii="Times New Roman" w:eastAsia="ＭＳ 明朝" w:hAnsi="Times New Roman" w:cs="Times New Roman"/>
              <w:caps/>
              <w:szCs w:val="21"/>
            </w:rPr>
            <w:fldChar w:fldCharType="end"/>
          </w:r>
        </w:p>
      </w:sdtContent>
    </w:sdt>
    <w:p w14:paraId="1729577A" w14:textId="77777777" w:rsidR="001D55E1" w:rsidRPr="0048090B" w:rsidRDefault="001D55E1" w:rsidP="00DF798A">
      <w:pPr>
        <w:jc w:val="left"/>
        <w:rPr>
          <w:rFonts w:ascii="Times New Roman" w:eastAsia="ＭＳ 明朝" w:hAnsi="Times New Roman" w:cs="Times New Roman"/>
          <w:szCs w:val="21"/>
        </w:rPr>
        <w:sectPr w:rsidR="001D55E1" w:rsidRPr="0048090B" w:rsidSect="001D55E1">
          <w:pgSz w:w="11906" w:h="16838"/>
          <w:pgMar w:top="1985" w:right="1701" w:bottom="1701" w:left="1701" w:header="851" w:footer="992" w:gutter="0"/>
          <w:cols w:space="425"/>
          <w:docGrid w:type="lines" w:linePitch="360"/>
        </w:sectPr>
      </w:pPr>
    </w:p>
    <w:p w14:paraId="18B8B0E5" w14:textId="18CA1ECB" w:rsidR="00FE18B3" w:rsidRPr="0048090B" w:rsidRDefault="00854F27" w:rsidP="002555E7">
      <w:pPr>
        <w:pStyle w:val="a4"/>
        <w:numPr>
          <w:ilvl w:val="0"/>
          <w:numId w:val="62"/>
        </w:numPr>
        <w:ind w:leftChars="0"/>
        <w:jc w:val="left"/>
        <w:outlineLvl w:val="0"/>
        <w:rPr>
          <w:rFonts w:ascii="Times New Roman" w:eastAsia="ＭＳ 明朝" w:hAnsi="Times New Roman" w:cs="Times New Roman"/>
          <w:szCs w:val="21"/>
        </w:rPr>
      </w:pPr>
      <w:bookmarkStart w:id="549" w:name="_Toc124154835"/>
      <w:bookmarkStart w:id="550" w:name="_Toc126715501"/>
      <w:r w:rsidRPr="0048090B">
        <w:rPr>
          <w:rFonts w:ascii="Times New Roman" w:eastAsia="ＭＳ 明朝" w:hAnsi="Times New Roman" w:cs="Times New Roman"/>
          <w:szCs w:val="21"/>
        </w:rPr>
        <w:lastRenderedPageBreak/>
        <w:t>緒言</w:t>
      </w:r>
      <w:bookmarkEnd w:id="549"/>
      <w:bookmarkEnd w:id="550"/>
    </w:p>
    <w:p w14:paraId="12418EC3" w14:textId="38EE6A82" w:rsidR="00761F00" w:rsidRPr="0048090B" w:rsidRDefault="00527BC9" w:rsidP="00500D5F">
      <w:pPr>
        <w:rPr>
          <w:rFonts w:ascii="Times New Roman" w:eastAsia="ＭＳ 明朝" w:hAnsi="Times New Roman" w:cs="Times New Roman"/>
          <w:szCs w:val="21"/>
        </w:rPr>
      </w:pPr>
      <w:r w:rsidRPr="0048090B">
        <w:rPr>
          <w:rFonts w:ascii="Times New Roman" w:eastAsia="ＭＳ 明朝" w:hAnsi="Times New Roman" w:cs="Times New Roman"/>
          <w:szCs w:val="21"/>
        </w:rPr>
        <w:t>グルコースの定量分析は</w:t>
      </w:r>
      <w:r w:rsidR="007D48A7" w:rsidRPr="0048090B">
        <w:rPr>
          <w:rFonts w:ascii="Times New Roman" w:eastAsia="ＭＳ 明朝" w:hAnsi="Times New Roman" w:cs="Times New Roman"/>
          <w:szCs w:val="21"/>
        </w:rPr>
        <w:t>食品加工、臨床診断、環境モニタリングなど</w:t>
      </w:r>
      <w:r w:rsidRPr="0048090B">
        <w:rPr>
          <w:rFonts w:ascii="Times New Roman" w:eastAsia="ＭＳ 明朝" w:hAnsi="Times New Roman" w:cs="Times New Roman"/>
          <w:szCs w:val="21"/>
        </w:rPr>
        <w:t>多くの分野で利用されて</w:t>
      </w:r>
      <w:r w:rsidR="000422B1" w:rsidRPr="0048090B">
        <w:rPr>
          <w:rFonts w:ascii="Times New Roman" w:eastAsia="ＭＳ 明朝" w:hAnsi="Times New Roman" w:cs="Times New Roman"/>
          <w:szCs w:val="21"/>
        </w:rPr>
        <w:t>いる。</w:t>
      </w:r>
      <w:r w:rsidR="001E0482" w:rsidRPr="0048090B">
        <w:rPr>
          <w:rFonts w:ascii="Times New Roman" w:eastAsia="ＭＳ 明朝" w:hAnsi="Times New Roman" w:cs="Times New Roman"/>
          <w:szCs w:val="21"/>
        </w:rPr>
        <w:t>酵素を用い</w:t>
      </w:r>
      <w:r w:rsidR="000422B1" w:rsidRPr="0048090B">
        <w:rPr>
          <w:rFonts w:ascii="Times New Roman" w:eastAsia="ＭＳ 明朝" w:hAnsi="Times New Roman" w:cs="Times New Roman"/>
          <w:szCs w:val="21"/>
        </w:rPr>
        <w:t>てグルコースを測定する</w:t>
      </w:r>
      <w:r w:rsidR="001E0482" w:rsidRPr="0048090B">
        <w:rPr>
          <w:rFonts w:ascii="Times New Roman" w:eastAsia="ＭＳ 明朝" w:hAnsi="Times New Roman" w:cs="Times New Roman"/>
          <w:szCs w:val="21"/>
        </w:rPr>
        <w:t>手法</w:t>
      </w:r>
      <w:r w:rsidR="000422B1" w:rsidRPr="0048090B">
        <w:rPr>
          <w:rFonts w:ascii="Times New Roman" w:eastAsia="ＭＳ 明朝" w:hAnsi="Times New Roman" w:cs="Times New Roman"/>
          <w:szCs w:val="21"/>
        </w:rPr>
        <w:t>では</w:t>
      </w:r>
      <w:r w:rsidR="001E0482" w:rsidRPr="0048090B">
        <w:rPr>
          <w:rFonts w:ascii="Times New Roman" w:eastAsia="ＭＳ 明朝" w:hAnsi="Times New Roman" w:cs="Times New Roman"/>
          <w:szCs w:val="21"/>
        </w:rPr>
        <w:t>高い感度と選択性をもたらすが、複雑な固定化手順、高価、化学的に不安定という欠点がある。</w:t>
      </w:r>
      <w:r w:rsidR="006A4FC3" w:rsidRPr="0048090B">
        <w:rPr>
          <w:rFonts w:ascii="Times New Roman" w:eastAsia="ＭＳ 明朝" w:hAnsi="Times New Roman" w:cs="Times New Roman"/>
          <w:szCs w:val="21"/>
        </w:rPr>
        <w:t>したがって、高い安定性、選択性、感度を有する</w:t>
      </w:r>
      <w:r w:rsidR="00205714" w:rsidRPr="0048090B">
        <w:rPr>
          <w:rFonts w:ascii="Times New Roman" w:eastAsia="ＭＳ 明朝" w:hAnsi="Times New Roman" w:cs="Times New Roman"/>
          <w:szCs w:val="21"/>
        </w:rPr>
        <w:t>酵素</w:t>
      </w:r>
      <w:r w:rsidRPr="0048090B">
        <w:rPr>
          <w:rFonts w:ascii="Times New Roman" w:eastAsia="ＭＳ 明朝" w:hAnsi="Times New Roman" w:cs="Times New Roman"/>
          <w:szCs w:val="21"/>
        </w:rPr>
        <w:t>を用いない非酵素型グルコース酸化触媒の開発が期待されている。ナノ構造を持たせたニッケル化合物では既にグルコースを酸化するいくつかの例が報告されており、高い電極触媒活性を有する</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。本研究室では、以前の研究よりニッケル層状水酸化物を</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ブタノール中で層剥離してナノシートを得ており</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、この構造が</w:t>
      </w:r>
      <w:r w:rsidR="00A85325" w:rsidRPr="0048090B">
        <w:rPr>
          <w:rFonts w:ascii="Times New Roman" w:eastAsia="ＭＳ 明朝" w:hAnsi="Times New Roman" w:cs="Times New Roman"/>
          <w:szCs w:val="21"/>
        </w:rPr>
        <w:t>表面積の拡大により</w:t>
      </w:r>
      <w:r w:rsidRPr="0048090B">
        <w:rPr>
          <w:rFonts w:ascii="Times New Roman" w:eastAsia="ＭＳ 明朝" w:hAnsi="Times New Roman" w:cs="Times New Roman"/>
          <w:szCs w:val="21"/>
        </w:rPr>
        <w:t>グルコース酸化の触媒に有用であると考えた。そこで本研究ではニッケル水酸化物ナノシート固定電極を作成し、電気化学的なグルコース酸化を検討した。</w:t>
      </w:r>
    </w:p>
    <w:p w14:paraId="24EED484" w14:textId="780E82C3" w:rsidR="00262F2A" w:rsidRPr="0048090B" w:rsidRDefault="00262F2A" w:rsidP="00BB5374">
      <w:pPr>
        <w:jc w:val="left"/>
        <w:rPr>
          <w:rFonts w:ascii="Times New Roman" w:eastAsia="ＭＳ 明朝" w:hAnsi="Times New Roman" w:cs="Times New Roman" w:hint="eastAsia"/>
          <w:szCs w:val="21"/>
        </w:rPr>
      </w:pPr>
    </w:p>
    <w:p w14:paraId="3E0D581F" w14:textId="563BA944" w:rsidR="007C661B" w:rsidRPr="0048090B" w:rsidRDefault="00122631" w:rsidP="00F87523">
      <w:pPr>
        <w:pStyle w:val="a4"/>
        <w:numPr>
          <w:ilvl w:val="0"/>
          <w:numId w:val="62"/>
        </w:numPr>
        <w:ind w:leftChars="0"/>
        <w:jc w:val="left"/>
        <w:outlineLvl w:val="0"/>
        <w:rPr>
          <w:rFonts w:ascii="Times New Roman" w:eastAsia="ＭＳ 明朝" w:hAnsi="Times New Roman" w:cs="Times New Roman"/>
          <w:szCs w:val="21"/>
        </w:rPr>
      </w:pPr>
      <w:bookmarkStart w:id="551" w:name="_Toc124154836"/>
      <w:bookmarkStart w:id="552" w:name="_Toc126715502"/>
      <w:r w:rsidRPr="0048090B">
        <w:rPr>
          <w:rFonts w:ascii="Times New Roman" w:eastAsia="ＭＳ 明朝" w:hAnsi="Times New Roman" w:cs="Times New Roman"/>
          <w:szCs w:val="21"/>
        </w:rPr>
        <w:t>使用試薬・装置</w:t>
      </w:r>
      <w:bookmarkEnd w:id="551"/>
      <w:bookmarkEnd w:id="552"/>
    </w:p>
    <w:p w14:paraId="3369AAA9" w14:textId="77777777" w:rsidR="00122631" w:rsidRPr="0048090B" w:rsidRDefault="00A251CF" w:rsidP="00BB5374">
      <w:pPr>
        <w:pStyle w:val="a4"/>
        <w:numPr>
          <w:ilvl w:val="1"/>
          <w:numId w:val="62"/>
        </w:numPr>
        <w:ind w:leftChars="0"/>
        <w:jc w:val="left"/>
        <w:outlineLvl w:val="1"/>
        <w:rPr>
          <w:rFonts w:ascii="Times New Roman" w:eastAsia="ＭＳ 明朝" w:hAnsi="Times New Roman" w:cs="Times New Roman"/>
          <w:szCs w:val="21"/>
        </w:rPr>
      </w:pPr>
      <w:bookmarkStart w:id="553" w:name="_Toc124154837"/>
      <w:bookmarkStart w:id="554" w:name="_Toc126715503"/>
      <w:r w:rsidRPr="0048090B">
        <w:rPr>
          <w:rFonts w:ascii="Times New Roman" w:eastAsia="ＭＳ 明朝" w:hAnsi="Times New Roman" w:cs="Times New Roman"/>
          <w:szCs w:val="21"/>
        </w:rPr>
        <w:t>使用試薬</w:t>
      </w:r>
      <w:bookmarkEnd w:id="553"/>
      <w:bookmarkEnd w:id="554"/>
    </w:p>
    <w:tbl>
      <w:tblPr>
        <w:tblStyle w:val="a5"/>
        <w:tblW w:w="0" w:type="auto"/>
        <w:tblLook w:val="04A0" w:firstRow="1" w:lastRow="0" w:firstColumn="1" w:lastColumn="0" w:noHBand="0" w:noVBand="1"/>
      </w:tblPr>
      <w:tblGrid>
        <w:gridCol w:w="2317"/>
        <w:gridCol w:w="2498"/>
        <w:gridCol w:w="850"/>
        <w:gridCol w:w="851"/>
        <w:gridCol w:w="1978"/>
      </w:tblGrid>
      <w:tr w:rsidR="009F5C9E" w:rsidRPr="0048090B" w14:paraId="05944D00" w14:textId="77777777" w:rsidTr="00751AA7">
        <w:tc>
          <w:tcPr>
            <w:tcW w:w="2317" w:type="dxa"/>
          </w:tcPr>
          <w:p w14:paraId="7C8B5F7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試薬名</w:t>
            </w:r>
          </w:p>
        </w:tc>
        <w:tc>
          <w:tcPr>
            <w:tcW w:w="2498" w:type="dxa"/>
          </w:tcPr>
          <w:p w14:paraId="09D9AD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示性式</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分子量</w:t>
            </w:r>
            <w:r w:rsidRPr="0048090B">
              <w:rPr>
                <w:rFonts w:ascii="Times New Roman" w:eastAsia="ＭＳ 明朝" w:hAnsi="Times New Roman" w:cs="Times New Roman"/>
                <w:sz w:val="21"/>
                <w:szCs w:val="21"/>
              </w:rPr>
              <w:t>)</w:t>
            </w:r>
          </w:p>
        </w:tc>
        <w:tc>
          <w:tcPr>
            <w:tcW w:w="850" w:type="dxa"/>
          </w:tcPr>
          <w:p w14:paraId="7ED453B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純度</w:t>
            </w:r>
          </w:p>
        </w:tc>
        <w:tc>
          <w:tcPr>
            <w:tcW w:w="851" w:type="dxa"/>
          </w:tcPr>
          <w:p w14:paraId="329C3CD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級</w:t>
            </w:r>
          </w:p>
        </w:tc>
        <w:tc>
          <w:tcPr>
            <w:tcW w:w="1978" w:type="dxa"/>
          </w:tcPr>
          <w:p w14:paraId="2ED6E82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会社名</w:t>
            </w:r>
          </w:p>
        </w:tc>
      </w:tr>
      <w:tr w:rsidR="009F5C9E" w:rsidRPr="0048090B" w14:paraId="16EC9E21" w14:textId="77777777" w:rsidTr="00751AA7">
        <w:tc>
          <w:tcPr>
            <w:tcW w:w="2317" w:type="dxa"/>
          </w:tcPr>
          <w:p w14:paraId="7DFCEF98" w14:textId="77777777" w:rsidR="00E33A26"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酢酸ニッケル</w:t>
            </w:r>
            <w:r w:rsidR="00EE16C9" w:rsidRPr="0048090B">
              <w:rPr>
                <w:rFonts w:ascii="Times New Roman" w:eastAsia="ＭＳ 明朝" w:hAnsi="Times New Roman" w:cs="Times New Roman"/>
                <w:sz w:val="21"/>
                <w:szCs w:val="21"/>
              </w:rPr>
              <w:t>(II)</w:t>
            </w:r>
          </w:p>
          <w:p w14:paraId="255ABB04" w14:textId="579B5AF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四水和物</w:t>
            </w:r>
          </w:p>
        </w:tc>
        <w:tc>
          <w:tcPr>
            <w:tcW w:w="2498" w:type="dxa"/>
          </w:tcPr>
          <w:p w14:paraId="2609E583" w14:textId="376EF7C6"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Ni</w:t>
            </w:r>
            <w:r w:rsidR="008F1F24" w:rsidRPr="0048090B">
              <w:rPr>
                <w:rFonts w:ascii="Times New Roman" w:eastAsia="ＭＳ 明朝" w:hAnsi="Times New Roman" w:cs="Times New Roman"/>
                <w:sz w:val="21"/>
                <w:szCs w:val="21"/>
              </w:rPr>
              <w:t>(CH</w:t>
            </w:r>
            <w:r w:rsidR="008F1F24" w:rsidRPr="0048090B">
              <w:rPr>
                <w:rFonts w:ascii="Times New Roman" w:eastAsia="ＭＳ 明朝" w:hAnsi="Times New Roman" w:cs="Times New Roman"/>
                <w:sz w:val="21"/>
                <w:szCs w:val="21"/>
                <w:vertAlign w:val="subscript"/>
              </w:rPr>
              <w:t>3</w:t>
            </w:r>
            <w:r w:rsidR="008F1F24" w:rsidRPr="0048090B">
              <w:rPr>
                <w:rFonts w:ascii="Times New Roman" w:eastAsia="ＭＳ 明朝" w:hAnsi="Times New Roman" w:cs="Times New Roman"/>
                <w:sz w:val="21"/>
                <w:szCs w:val="21"/>
              </w:rPr>
              <w:t>COO)</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w:t>
            </w:r>
            <w:r w:rsidR="008F1F24" w:rsidRPr="0048090B">
              <w:rPr>
                <w:rFonts w:ascii="Times New Roman" w:eastAsia="ＭＳ 明朝" w:hAnsi="Times New Roman" w:cs="Times New Roman"/>
                <w:sz w:val="21"/>
                <w:szCs w:val="21"/>
              </w:rPr>
              <w:t>4H</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O</w:t>
            </w:r>
          </w:p>
          <w:p w14:paraId="24C53CE8" w14:textId="21861C22" w:rsidR="008F1F24" w:rsidRPr="0048090B" w:rsidRDefault="008F1F24"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4E64F7" w:rsidRPr="0048090B">
              <w:rPr>
                <w:rFonts w:ascii="Times New Roman" w:eastAsia="ＭＳ 明朝" w:hAnsi="Times New Roman" w:cs="Times New Roman"/>
                <w:sz w:val="21"/>
                <w:szCs w:val="21"/>
              </w:rPr>
              <w:t>FW:</w:t>
            </w:r>
            <w:r w:rsidR="008551FB" w:rsidRPr="0048090B">
              <w:rPr>
                <w:rFonts w:ascii="Times New Roman" w:eastAsia="ＭＳ 明朝" w:hAnsi="Times New Roman" w:cs="Times New Roman"/>
                <w:sz w:val="21"/>
                <w:szCs w:val="21"/>
              </w:rPr>
              <w:t>248.84</w:t>
            </w:r>
            <w:r w:rsidRPr="0048090B">
              <w:rPr>
                <w:rFonts w:ascii="Times New Roman" w:eastAsia="ＭＳ 明朝" w:hAnsi="Times New Roman" w:cs="Times New Roman"/>
                <w:sz w:val="21"/>
                <w:szCs w:val="21"/>
              </w:rPr>
              <w:t>)</w:t>
            </w:r>
          </w:p>
        </w:tc>
        <w:tc>
          <w:tcPr>
            <w:tcW w:w="850" w:type="dxa"/>
          </w:tcPr>
          <w:p w14:paraId="3DBE4974" w14:textId="4D59BECE"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4814B152" w14:textId="0129BF59" w:rsidR="009F5C9E" w:rsidRPr="0048090B" w:rsidRDefault="007B51D6"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鹿特級</w:t>
            </w:r>
          </w:p>
        </w:tc>
        <w:tc>
          <w:tcPr>
            <w:tcW w:w="1978" w:type="dxa"/>
          </w:tcPr>
          <w:p w14:paraId="5CE369E2"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1B61EDC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21710881" w14:textId="77777777" w:rsidTr="00751AA7">
        <w:tc>
          <w:tcPr>
            <w:tcW w:w="2317" w:type="dxa"/>
          </w:tcPr>
          <w:p w14:paraId="0E7B048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エタノール</w:t>
            </w:r>
          </w:p>
        </w:tc>
        <w:tc>
          <w:tcPr>
            <w:tcW w:w="2498" w:type="dxa"/>
          </w:tcPr>
          <w:p w14:paraId="6CA0D3B8" w14:textId="77777777" w:rsidR="009F5C9E" w:rsidRPr="0048090B" w:rsidRDefault="00FC5E29"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5</w:t>
            </w:r>
            <w:r w:rsidRPr="0048090B">
              <w:rPr>
                <w:rFonts w:ascii="Times New Roman" w:eastAsia="ＭＳ 明朝" w:hAnsi="Times New Roman" w:cs="Times New Roman"/>
                <w:sz w:val="21"/>
                <w:szCs w:val="21"/>
              </w:rPr>
              <w:t>OH</w:t>
            </w:r>
          </w:p>
          <w:p w14:paraId="206851EF" w14:textId="43BBFC2D" w:rsidR="009F5C9E" w:rsidRPr="0048090B" w:rsidRDefault="009A0130"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46.07)</w:t>
            </w:r>
          </w:p>
        </w:tc>
        <w:tc>
          <w:tcPr>
            <w:tcW w:w="850" w:type="dxa"/>
          </w:tcPr>
          <w:p w14:paraId="5D1BF079" w14:textId="606A2359"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99.5%</w:t>
            </w:r>
          </w:p>
        </w:tc>
        <w:tc>
          <w:tcPr>
            <w:tcW w:w="851" w:type="dxa"/>
          </w:tcPr>
          <w:p w14:paraId="13E54A12" w14:textId="338ED9F2"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91709F0" w14:textId="77777777" w:rsidR="00F514CD"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6CA7DF" w14:textId="43E51A86"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589EE003" w14:textId="77777777" w:rsidTr="00751AA7">
        <w:tc>
          <w:tcPr>
            <w:tcW w:w="2317" w:type="dxa"/>
          </w:tcPr>
          <w:p w14:paraId="2E64A98E" w14:textId="77777777" w:rsidR="008C48A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ドデシルベンゼン</w:t>
            </w:r>
          </w:p>
          <w:p w14:paraId="08600553" w14:textId="1069300A"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スルホン酸ナトリウム</w:t>
            </w:r>
            <w:r w:rsidR="0074213F" w:rsidRPr="0048090B">
              <w:rPr>
                <w:rFonts w:ascii="Times New Roman" w:eastAsia="ＭＳ 明朝" w:hAnsi="Times New Roman" w:cs="Times New Roman"/>
                <w:sz w:val="21"/>
                <w:szCs w:val="21"/>
              </w:rPr>
              <w:t>(DBS-Na)</w:t>
            </w:r>
          </w:p>
        </w:tc>
        <w:tc>
          <w:tcPr>
            <w:tcW w:w="2498" w:type="dxa"/>
          </w:tcPr>
          <w:p w14:paraId="66B8E71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25</w:t>
            </w: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4</w:t>
            </w:r>
            <w:r w:rsidRPr="0048090B">
              <w:rPr>
                <w:rFonts w:ascii="Times New Roman" w:eastAsia="ＭＳ 明朝" w:hAnsi="Times New Roman" w:cs="Times New Roman"/>
                <w:sz w:val="21"/>
                <w:szCs w:val="21"/>
              </w:rPr>
              <w:t>SO</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Na</w:t>
            </w:r>
          </w:p>
          <w:p w14:paraId="5E854D91" w14:textId="10B8E8EF"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348.48)</w:t>
            </w:r>
          </w:p>
        </w:tc>
        <w:tc>
          <w:tcPr>
            <w:tcW w:w="850" w:type="dxa"/>
          </w:tcPr>
          <w:p w14:paraId="3AFD9E1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90%</w:t>
            </w:r>
          </w:p>
        </w:tc>
        <w:tc>
          <w:tcPr>
            <w:tcW w:w="851" w:type="dxa"/>
          </w:tcPr>
          <w:p w14:paraId="2EA6160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w:t>
            </w: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級</w:t>
            </w:r>
          </w:p>
        </w:tc>
        <w:tc>
          <w:tcPr>
            <w:tcW w:w="1978" w:type="dxa"/>
          </w:tcPr>
          <w:p w14:paraId="34A8875A"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05D5BF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8BA3178" w14:textId="77777777" w:rsidTr="00751AA7">
        <w:tc>
          <w:tcPr>
            <w:tcW w:w="2317" w:type="dxa"/>
          </w:tcPr>
          <w:p w14:paraId="6204AA8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ブタノール</w:t>
            </w:r>
          </w:p>
        </w:tc>
        <w:tc>
          <w:tcPr>
            <w:tcW w:w="2498" w:type="dxa"/>
          </w:tcPr>
          <w:p w14:paraId="680EFC4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OH</w:t>
            </w:r>
          </w:p>
          <w:p w14:paraId="21F0CD3E" w14:textId="307938D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7B51D6"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74.12)</w:t>
            </w:r>
          </w:p>
        </w:tc>
        <w:tc>
          <w:tcPr>
            <w:tcW w:w="850" w:type="dxa"/>
          </w:tcPr>
          <w:p w14:paraId="2DFE85C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w:t>
            </w:r>
          </w:p>
        </w:tc>
        <w:tc>
          <w:tcPr>
            <w:tcW w:w="851" w:type="dxa"/>
          </w:tcPr>
          <w:p w14:paraId="185E533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75AA785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7D7468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E7DF0AB" w14:textId="77777777" w:rsidTr="00751AA7">
        <w:tc>
          <w:tcPr>
            <w:tcW w:w="2317" w:type="dxa"/>
          </w:tcPr>
          <w:p w14:paraId="6A087C7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ケッチェンブラック</w:t>
            </w:r>
          </w:p>
        </w:tc>
        <w:tc>
          <w:tcPr>
            <w:tcW w:w="2498" w:type="dxa"/>
          </w:tcPr>
          <w:p w14:paraId="629AEF9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CE5527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349948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4631DB0E" w14:textId="77777777" w:rsidR="00751AA7"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ライオンケミカル</w:t>
            </w:r>
          </w:p>
          <w:p w14:paraId="12923813" w14:textId="3ED32B53" w:rsidR="009F5C9E"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3489FD4" w14:textId="77777777" w:rsidTr="00751AA7">
        <w:tc>
          <w:tcPr>
            <w:tcW w:w="2317" w:type="dxa"/>
          </w:tcPr>
          <w:p w14:paraId="108699B4"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流動パラフィン</w:t>
            </w:r>
          </w:p>
        </w:tc>
        <w:tc>
          <w:tcPr>
            <w:tcW w:w="2498" w:type="dxa"/>
          </w:tcPr>
          <w:p w14:paraId="16C3501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5DE4DAB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2FA8C168" w14:textId="111D6834"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477BC5DD" w14:textId="77777777" w:rsidR="00751AA7"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B5D3F0D" w14:textId="5ABAB342"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ED7735" w:rsidRPr="0048090B" w14:paraId="71994773" w14:textId="77777777" w:rsidTr="00751AA7">
        <w:tc>
          <w:tcPr>
            <w:tcW w:w="2317" w:type="dxa"/>
          </w:tcPr>
          <w:p w14:paraId="60232FA6" w14:textId="03C81FD4" w:rsidR="00ED7735" w:rsidRPr="0048090B" w:rsidRDefault="00ED7735"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ナフィオン</w:t>
            </w:r>
          </w:p>
        </w:tc>
        <w:tc>
          <w:tcPr>
            <w:tcW w:w="2498" w:type="dxa"/>
          </w:tcPr>
          <w:p w14:paraId="40E7CFB1"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181791B8"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5B3E0035"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749ACC37" w14:textId="5319CD8E" w:rsidR="00ED7735" w:rsidRPr="0048090B" w:rsidRDefault="003232B1"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S</w:t>
            </w:r>
            <w:r w:rsidR="0038069B" w:rsidRPr="0048090B">
              <w:rPr>
                <w:rStyle w:val="eop"/>
                <w:rFonts w:ascii="Times New Roman" w:eastAsia="ＭＳ 明朝" w:hAnsi="Times New Roman" w:cs="Times New Roman"/>
                <w:sz w:val="21"/>
                <w:szCs w:val="21"/>
              </w:rPr>
              <w:t>igma</w:t>
            </w:r>
            <w:r w:rsidRPr="0048090B">
              <w:rPr>
                <w:rStyle w:val="eop"/>
                <w:rFonts w:ascii="Times New Roman" w:eastAsia="ＭＳ 明朝" w:hAnsi="Times New Roman" w:cs="Times New Roman"/>
                <w:sz w:val="21"/>
                <w:szCs w:val="21"/>
              </w:rPr>
              <w:t>-</w:t>
            </w:r>
            <w:r w:rsidR="0038069B" w:rsidRPr="0048090B">
              <w:rPr>
                <w:rStyle w:val="eop"/>
                <w:rFonts w:ascii="Times New Roman" w:eastAsia="ＭＳ 明朝" w:hAnsi="Times New Roman" w:cs="Times New Roman"/>
                <w:sz w:val="21"/>
                <w:szCs w:val="21"/>
              </w:rPr>
              <w:t>Ald</w:t>
            </w:r>
            <w:r w:rsidR="0080003D" w:rsidRPr="0048090B">
              <w:rPr>
                <w:rStyle w:val="eop"/>
                <w:rFonts w:ascii="Times New Roman" w:eastAsia="ＭＳ 明朝" w:hAnsi="Times New Roman" w:cs="Times New Roman"/>
                <w:sz w:val="21"/>
                <w:szCs w:val="21"/>
              </w:rPr>
              <w:t>rich</w:t>
            </w:r>
            <w:r w:rsidR="0040182B" w:rsidRPr="0048090B">
              <w:rPr>
                <w:rStyle w:val="eop"/>
                <w:rFonts w:ascii="Times New Roman" w:eastAsia="ＭＳ 明朝" w:hAnsi="Times New Roman" w:cs="Times New Roman"/>
                <w:sz w:val="21"/>
                <w:szCs w:val="21"/>
              </w:rPr>
              <w:t>社</w:t>
            </w:r>
          </w:p>
        </w:tc>
      </w:tr>
      <w:tr w:rsidR="00FA5347" w:rsidRPr="0048090B" w14:paraId="0E0047BA" w14:textId="77777777" w:rsidTr="00751AA7">
        <w:tc>
          <w:tcPr>
            <w:tcW w:w="2317" w:type="dxa"/>
          </w:tcPr>
          <w:p w14:paraId="03EB1C8C"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セルロース</w:t>
            </w:r>
          </w:p>
          <w:p w14:paraId="5FD3009E" w14:textId="494F57E1"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ナノファイバー</w:t>
            </w:r>
          </w:p>
        </w:tc>
        <w:tc>
          <w:tcPr>
            <w:tcW w:w="2498" w:type="dxa"/>
          </w:tcPr>
          <w:p w14:paraId="3CCB9D6B"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A62DA8D"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6D673467"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2B5243D0"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p>
        </w:tc>
      </w:tr>
      <w:tr w:rsidR="009F5C9E" w:rsidRPr="0048090B" w14:paraId="7FBE2C70" w14:textId="77777777" w:rsidTr="00751AA7">
        <w:tc>
          <w:tcPr>
            <w:tcW w:w="2317" w:type="dxa"/>
          </w:tcPr>
          <w:p w14:paraId="042854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水酸化ナトリウム</w:t>
            </w:r>
          </w:p>
        </w:tc>
        <w:tc>
          <w:tcPr>
            <w:tcW w:w="2498" w:type="dxa"/>
          </w:tcPr>
          <w:p w14:paraId="1A30D7E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NaOH</w:t>
            </w:r>
          </w:p>
          <w:p w14:paraId="5ED75ED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(40.00)</w:t>
            </w:r>
          </w:p>
        </w:tc>
        <w:tc>
          <w:tcPr>
            <w:tcW w:w="850" w:type="dxa"/>
          </w:tcPr>
          <w:p w14:paraId="075DE7C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97%</w:t>
            </w:r>
          </w:p>
        </w:tc>
        <w:tc>
          <w:tcPr>
            <w:tcW w:w="851" w:type="dxa"/>
          </w:tcPr>
          <w:p w14:paraId="38915A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B5B8CD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2382A5E"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7F03F80" w14:textId="77777777" w:rsidTr="00751AA7">
        <w:tc>
          <w:tcPr>
            <w:tcW w:w="2317" w:type="dxa"/>
          </w:tcPr>
          <w:p w14:paraId="3DBBD227" w14:textId="586AD12C"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D</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グルコース</w:t>
            </w:r>
          </w:p>
        </w:tc>
        <w:tc>
          <w:tcPr>
            <w:tcW w:w="2498" w:type="dxa"/>
          </w:tcPr>
          <w:p w14:paraId="6979F99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vertAlign w:val="subscript"/>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O</w:t>
            </w:r>
            <w:r w:rsidRPr="0048090B">
              <w:rPr>
                <w:rFonts w:ascii="Times New Roman" w:eastAsia="ＭＳ 明朝" w:hAnsi="Times New Roman" w:cs="Times New Roman"/>
                <w:sz w:val="21"/>
                <w:szCs w:val="21"/>
                <w:vertAlign w:val="subscript"/>
              </w:rPr>
              <w:t>6</w:t>
            </w:r>
          </w:p>
          <w:p w14:paraId="0769AE8A" w14:textId="3BA6E94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180.16)</w:t>
            </w:r>
          </w:p>
        </w:tc>
        <w:tc>
          <w:tcPr>
            <w:tcW w:w="850" w:type="dxa"/>
          </w:tcPr>
          <w:p w14:paraId="7C59A7F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168CB12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2E74EE8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EF5DD9"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bl>
    <w:p w14:paraId="16C0DA09" w14:textId="77777777" w:rsidR="009F5C9E" w:rsidRPr="0048090B" w:rsidRDefault="009F5C9E"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F793826" w14:textId="50F13832"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555" w:name="_Toc126715504"/>
      <w:r w:rsidRPr="0048090B">
        <w:rPr>
          <w:rFonts w:ascii="Times New Roman" w:eastAsia="ＭＳ 明朝" w:hAnsi="Times New Roman" w:cs="Times New Roman"/>
          <w:sz w:val="21"/>
          <w:szCs w:val="21"/>
        </w:rPr>
        <w:t>使用装置</w:t>
      </w:r>
      <w:bookmarkEnd w:id="555"/>
    </w:p>
    <w:p w14:paraId="686C0270"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lastRenderedPageBreak/>
        <w:t>ミリ</w:t>
      </w:r>
      <w:r w:rsidRPr="0048090B">
        <w:rPr>
          <w:rFonts w:ascii="Times New Roman" w:eastAsia="ＭＳ 明朝" w:hAnsi="Times New Roman" w:cs="Times New Roman"/>
          <w:sz w:val="21"/>
          <w:szCs w:val="21"/>
        </w:rPr>
        <w:t>Q</w:t>
      </w:r>
      <w:r w:rsidRPr="0048090B">
        <w:rPr>
          <w:rFonts w:ascii="Times New Roman" w:eastAsia="ＭＳ 明朝" w:hAnsi="Times New Roman" w:cs="Times New Roman"/>
          <w:sz w:val="21"/>
          <w:szCs w:val="21"/>
        </w:rPr>
        <w:t>水</w:t>
      </w:r>
    </w:p>
    <w:p w14:paraId="12A66D9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日本ミリポア株式会社製の超純水製造装置</w:t>
      </w:r>
      <w:r w:rsidRPr="0048090B">
        <w:rPr>
          <w:rFonts w:ascii="Times New Roman" w:eastAsia="ＭＳ 明朝" w:hAnsi="Times New Roman" w:cs="Times New Roman"/>
          <w:sz w:val="21"/>
          <w:szCs w:val="21"/>
        </w:rPr>
        <w:t xml:space="preserve"> Direct-Q UV </w:t>
      </w:r>
      <w:r w:rsidRPr="0048090B">
        <w:rPr>
          <w:rFonts w:ascii="Times New Roman" w:eastAsia="ＭＳ 明朝" w:hAnsi="Times New Roman" w:cs="Times New Roman"/>
          <w:sz w:val="21"/>
          <w:szCs w:val="21"/>
        </w:rPr>
        <w:t>より得られたものを使用。</w:t>
      </w:r>
    </w:p>
    <w:p w14:paraId="15C7DB3B"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オイルバス</w:t>
      </w:r>
    </w:p>
    <w:p w14:paraId="2F322CF1"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アズワン株式会社製のオイルバススターラー</w:t>
      </w:r>
      <w:r w:rsidRPr="0048090B">
        <w:rPr>
          <w:rFonts w:ascii="Times New Roman" w:eastAsia="ＭＳ 明朝" w:hAnsi="Times New Roman" w:cs="Times New Roman"/>
          <w:sz w:val="21"/>
          <w:szCs w:val="21"/>
        </w:rPr>
        <w:t xml:space="preserve"> OBS-200AN</w:t>
      </w:r>
      <w:r w:rsidRPr="0048090B">
        <w:rPr>
          <w:rFonts w:ascii="Times New Roman" w:eastAsia="ＭＳ 明朝" w:hAnsi="Times New Roman" w:cs="Times New Roman"/>
          <w:sz w:val="21"/>
          <w:szCs w:val="21"/>
        </w:rPr>
        <w:t>を使用。</w:t>
      </w:r>
    </w:p>
    <w:p w14:paraId="32F2F078"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超音波洗浄機</w:t>
      </w:r>
    </w:p>
    <w:p w14:paraId="6DDDE4A5" w14:textId="5F00BFF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株式会社エヌエヌディ</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製の卓上型超音波洗浄機</w:t>
      </w:r>
      <w:r w:rsidRPr="0048090B">
        <w:rPr>
          <w:rFonts w:ascii="Times New Roman" w:eastAsia="ＭＳ 明朝" w:hAnsi="Times New Roman" w:cs="Times New Roman"/>
          <w:sz w:val="21"/>
          <w:szCs w:val="21"/>
        </w:rPr>
        <w:t xml:space="preserve"> US-103</w:t>
      </w:r>
      <w:r w:rsidRPr="0048090B">
        <w:rPr>
          <w:rFonts w:ascii="Times New Roman" w:eastAsia="ＭＳ 明朝" w:hAnsi="Times New Roman" w:cs="Times New Roman"/>
          <w:sz w:val="21"/>
          <w:szCs w:val="21"/>
        </w:rPr>
        <w:t>を使用。</w:t>
      </w:r>
    </w:p>
    <w:p w14:paraId="7499700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遠心分離機</w:t>
      </w:r>
    </w:p>
    <w:p w14:paraId="3D6B672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久保田商事株式会社製のテーブルトップ遠心機</w:t>
      </w:r>
      <w:r w:rsidRPr="0048090B">
        <w:rPr>
          <w:rFonts w:ascii="Times New Roman" w:eastAsia="ＭＳ 明朝" w:hAnsi="Times New Roman" w:cs="Times New Roman"/>
          <w:sz w:val="21"/>
          <w:szCs w:val="21"/>
        </w:rPr>
        <w:t>5400</w:t>
      </w:r>
      <w:r w:rsidRPr="0048090B">
        <w:rPr>
          <w:rFonts w:ascii="Times New Roman" w:eastAsia="ＭＳ 明朝" w:hAnsi="Times New Roman" w:cs="Times New Roman"/>
          <w:sz w:val="21"/>
          <w:szCs w:val="21"/>
        </w:rPr>
        <w:t>を使用。</w:t>
      </w:r>
    </w:p>
    <w:p w14:paraId="5C6210D2"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エバポレーター</w:t>
      </w:r>
    </w:p>
    <w:p w14:paraId="392C4293"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 xml:space="preserve">EYELA </w:t>
      </w:r>
      <w:r w:rsidRPr="0048090B">
        <w:rPr>
          <w:rFonts w:ascii="Times New Roman" w:eastAsia="ＭＳ 明朝" w:hAnsi="Times New Roman" w:cs="Times New Roman"/>
          <w:sz w:val="21"/>
          <w:szCs w:val="21"/>
        </w:rPr>
        <w:t>東京理化器械株式会社製のロータリーエバポレーター</w:t>
      </w:r>
      <w:r w:rsidRPr="0048090B">
        <w:rPr>
          <w:rFonts w:ascii="Times New Roman" w:eastAsia="ＭＳ 明朝" w:hAnsi="Times New Roman" w:cs="Times New Roman"/>
          <w:sz w:val="21"/>
          <w:szCs w:val="21"/>
        </w:rPr>
        <w:t xml:space="preserve"> N-1000-S</w:t>
      </w:r>
      <w:r w:rsidRPr="0048090B">
        <w:rPr>
          <w:rFonts w:ascii="Times New Roman" w:eastAsia="ＭＳ 明朝" w:hAnsi="Times New Roman" w:cs="Times New Roman"/>
          <w:sz w:val="21"/>
          <w:szCs w:val="21"/>
        </w:rPr>
        <w:t>を使用。</w:t>
      </w:r>
    </w:p>
    <w:p w14:paraId="7202C5A9"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ダイヤフラムポンプ</w:t>
      </w:r>
    </w:p>
    <w:p w14:paraId="6F65D070"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アルバック製のダイヤフラム型ドライ真空ポンプ</w:t>
      </w:r>
      <w:r w:rsidRPr="0048090B">
        <w:rPr>
          <w:rFonts w:ascii="Times New Roman" w:eastAsia="ＭＳ 明朝" w:hAnsi="Times New Roman" w:cs="Times New Roman"/>
          <w:sz w:val="21"/>
          <w:szCs w:val="21"/>
        </w:rPr>
        <w:t xml:space="preserve"> DTC-41</w:t>
      </w:r>
      <w:r w:rsidRPr="0048090B">
        <w:rPr>
          <w:rFonts w:ascii="Times New Roman" w:eastAsia="ＭＳ 明朝" w:hAnsi="Times New Roman" w:cs="Times New Roman"/>
          <w:sz w:val="21"/>
          <w:szCs w:val="21"/>
        </w:rPr>
        <w:t>を使用。</w:t>
      </w:r>
    </w:p>
    <w:p w14:paraId="31C9793B" w14:textId="67A9F84B" w:rsidR="009F5C9E" w:rsidRPr="0048090B" w:rsidRDefault="00262F2A"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オイルポンプ</w:t>
      </w:r>
    </w:p>
    <w:p w14:paraId="7EA7323B" w14:textId="6A1DBE0D" w:rsidR="00262F2A" w:rsidRPr="0048090B" w:rsidRDefault="00262F2A"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p w14:paraId="4AAC7D29" w14:textId="77777777" w:rsidR="00262F2A" w:rsidRPr="0048090B" w:rsidRDefault="00262F2A"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93CA7B3" w14:textId="6F8D4A58"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556" w:name="_Toc126715505"/>
      <w:r w:rsidRPr="0048090B">
        <w:rPr>
          <w:rFonts w:ascii="Times New Roman" w:eastAsia="ＭＳ 明朝" w:hAnsi="Times New Roman" w:cs="Times New Roman"/>
          <w:sz w:val="21"/>
          <w:szCs w:val="21"/>
        </w:rPr>
        <w:t>測定装置</w:t>
      </w:r>
      <w:bookmarkEnd w:id="556"/>
    </w:p>
    <w:p w14:paraId="46FA3AA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粉末</w:t>
      </w:r>
      <w:r w:rsidRPr="0048090B">
        <w:rPr>
          <w:rFonts w:ascii="Times New Roman" w:eastAsia="ＭＳ 明朝" w:hAnsi="Times New Roman" w:cs="Times New Roman"/>
          <w:sz w:val="21"/>
          <w:szCs w:val="21"/>
        </w:rPr>
        <w:t>X</w:t>
      </w:r>
      <w:r w:rsidRPr="0048090B">
        <w:rPr>
          <w:rFonts w:ascii="Times New Roman" w:eastAsia="ＭＳ 明朝" w:hAnsi="Times New Roman" w:cs="Times New Roman"/>
          <w:sz w:val="21"/>
          <w:szCs w:val="21"/>
        </w:rPr>
        <w:t>線回折</w:t>
      </w:r>
      <w:r w:rsidRPr="0048090B">
        <w:rPr>
          <w:rFonts w:ascii="Times New Roman" w:eastAsia="ＭＳ 明朝" w:hAnsi="Times New Roman" w:cs="Times New Roman"/>
          <w:sz w:val="21"/>
          <w:szCs w:val="21"/>
        </w:rPr>
        <w:t>(XRD)</w:t>
      </w:r>
    </w:p>
    <w:p w14:paraId="2B08697E" w14:textId="7D6B3AC9" w:rsidR="003F6017"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株式会社リガク製の</w:t>
      </w:r>
      <w:r w:rsidRPr="0048090B">
        <w:rPr>
          <w:rFonts w:ascii="Times New Roman" w:eastAsia="ＭＳ 明朝" w:hAnsi="Times New Roman" w:cs="Times New Roman"/>
          <w:sz w:val="21"/>
          <w:szCs w:val="21"/>
        </w:rPr>
        <w:t>SmartLab X-RAY DIFFRACTO METER</w:t>
      </w:r>
      <w:r w:rsidRPr="0048090B">
        <w:rPr>
          <w:rFonts w:ascii="Times New Roman" w:eastAsia="ＭＳ 明朝" w:hAnsi="Times New Roman" w:cs="Times New Roman"/>
          <w:sz w:val="21"/>
          <w:szCs w:val="21"/>
        </w:rPr>
        <w:t>を使用</w:t>
      </w:r>
    </w:p>
    <w:p w14:paraId="489F1ED2" w14:textId="6D789871" w:rsidR="009F5C9E" w:rsidRPr="0048090B" w:rsidRDefault="003F6017"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電気化学測定</w:t>
      </w:r>
    </w:p>
    <w:p w14:paraId="46DF8266" w14:textId="03437CE0" w:rsidR="003F6017" w:rsidRPr="0048090B" w:rsidRDefault="00766A82"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bookmarkStart w:id="557" w:name="OLE_LINK5"/>
      <w:bookmarkStart w:id="558" w:name="OLE_LINK6"/>
      <w:r w:rsidRPr="0048090B">
        <w:rPr>
          <w:rFonts w:ascii="Times New Roman" w:eastAsia="ＭＳ 明朝" w:hAnsi="Times New Roman" w:cs="Times New Roman"/>
          <w:sz w:val="21"/>
          <w:szCs w:val="21"/>
        </w:rPr>
        <w:t>ビー・エー・エス株式会社</w:t>
      </w:r>
      <w:bookmarkEnd w:id="557"/>
      <w:bookmarkEnd w:id="558"/>
      <w:r w:rsidRPr="0048090B">
        <w:rPr>
          <w:rFonts w:ascii="Times New Roman" w:eastAsia="ＭＳ 明朝" w:hAnsi="Times New Roman" w:cs="Times New Roman"/>
          <w:sz w:val="21"/>
          <w:szCs w:val="21"/>
        </w:rPr>
        <w:t>のモデル</w:t>
      </w:r>
      <w:r w:rsidRPr="0048090B">
        <w:rPr>
          <w:rFonts w:ascii="Times New Roman" w:eastAsia="ＭＳ 明朝" w:hAnsi="Times New Roman" w:cs="Times New Roman"/>
          <w:sz w:val="21"/>
          <w:szCs w:val="21"/>
        </w:rPr>
        <w:t>2323</w:t>
      </w:r>
      <w:r w:rsidR="009862A3" w:rsidRPr="0048090B">
        <w:rPr>
          <w:rFonts w:ascii="Times New Roman" w:eastAsia="ＭＳ 明朝" w:hAnsi="Times New Roman" w:cs="Times New Roman"/>
          <w:sz w:val="21"/>
          <w:szCs w:val="21"/>
        </w:rPr>
        <w:t>バイポテンショスタットを使用。</w:t>
      </w:r>
    </w:p>
    <w:p w14:paraId="29A3E539" w14:textId="4D90C8A5" w:rsidR="009862A3" w:rsidRPr="0048090B" w:rsidRDefault="0050355C"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作用</w:t>
      </w:r>
      <w:r w:rsidR="009862A3" w:rsidRPr="0048090B">
        <w:rPr>
          <w:rFonts w:ascii="Times New Roman" w:eastAsia="ＭＳ 明朝" w:hAnsi="Times New Roman" w:cs="Times New Roman"/>
          <w:sz w:val="21"/>
          <w:szCs w:val="21"/>
        </w:rPr>
        <w:t>極にはビー・エー・エス株式会社の</w:t>
      </w:r>
      <w:r w:rsidR="00063A0E" w:rsidRPr="0048090B">
        <w:rPr>
          <w:rFonts w:ascii="Times New Roman" w:eastAsia="ＭＳ 明朝" w:hAnsi="Times New Roman" w:cs="Times New Roman"/>
          <w:sz w:val="21"/>
          <w:szCs w:val="21"/>
        </w:rPr>
        <w:t>グラッシーカーボン電極もしくは</w:t>
      </w:r>
      <w:r w:rsidR="009862A3" w:rsidRPr="0048090B">
        <w:rPr>
          <w:rFonts w:ascii="Times New Roman" w:eastAsia="ＭＳ 明朝" w:hAnsi="Times New Roman" w:cs="Times New Roman"/>
          <w:sz w:val="21"/>
          <w:szCs w:val="21"/>
        </w:rPr>
        <w:t>カーボンペースト電極</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φ 1.6 mm</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を使用</w:t>
      </w:r>
      <w:r w:rsidR="00295585" w:rsidRPr="0048090B">
        <w:rPr>
          <w:rFonts w:ascii="Times New Roman" w:eastAsia="ＭＳ 明朝" w:hAnsi="Times New Roman" w:cs="Times New Roman"/>
          <w:sz w:val="21"/>
          <w:szCs w:val="21"/>
        </w:rPr>
        <w:t>。</w:t>
      </w:r>
    </w:p>
    <w:p w14:paraId="1D60EB88" w14:textId="2D101E76" w:rsidR="0050355C"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参照極にはビー・エー・エス株式会社の飽和</w:t>
      </w:r>
      <w:r w:rsidRPr="0048090B">
        <w:rPr>
          <w:rFonts w:ascii="Times New Roman" w:eastAsia="ＭＳ 明朝" w:hAnsi="Times New Roman" w:cs="Times New Roman"/>
          <w:sz w:val="21"/>
          <w:szCs w:val="21"/>
        </w:rPr>
        <w:t>KCl</w:t>
      </w:r>
      <w:r w:rsidRPr="0048090B">
        <w:rPr>
          <w:rFonts w:ascii="Times New Roman" w:eastAsia="ＭＳ 明朝" w:hAnsi="Times New Roman" w:cs="Times New Roman"/>
          <w:sz w:val="21"/>
          <w:szCs w:val="21"/>
        </w:rPr>
        <w:t>銀塩化銀参照電極を使用。</w:t>
      </w:r>
    </w:p>
    <w:p w14:paraId="734D51BB" w14:textId="0D0D7056" w:rsidR="00A251CF"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対極には白金線を使用。</w:t>
      </w:r>
    </w:p>
    <w:p w14:paraId="633B8557" w14:textId="37FC0200" w:rsidR="00B92E45" w:rsidRPr="0048090B" w:rsidRDefault="00E15103" w:rsidP="008C48AB">
      <w:pPr>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444FD9A1" w14:textId="4776C4BB" w:rsidR="00B92E45" w:rsidRPr="0048090B" w:rsidRDefault="00BD4A04" w:rsidP="003F08CA">
      <w:pPr>
        <w:pStyle w:val="a4"/>
        <w:numPr>
          <w:ilvl w:val="0"/>
          <w:numId w:val="62"/>
        </w:numPr>
        <w:ind w:leftChars="0"/>
        <w:outlineLvl w:val="0"/>
        <w:rPr>
          <w:rFonts w:ascii="Times New Roman" w:eastAsia="ＭＳ 明朝" w:hAnsi="Times New Roman" w:cs="Times New Roman"/>
          <w:szCs w:val="21"/>
        </w:rPr>
      </w:pPr>
      <w:bookmarkStart w:id="559" w:name="_Toc126715506"/>
      <w:r w:rsidRPr="0048090B">
        <w:rPr>
          <w:rFonts w:ascii="Times New Roman" w:eastAsia="ＭＳ 明朝" w:hAnsi="Times New Roman" w:cs="Times New Roman"/>
          <w:szCs w:val="21"/>
        </w:rPr>
        <w:lastRenderedPageBreak/>
        <w:t>実験操作</w:t>
      </w:r>
      <w:bookmarkEnd w:id="559"/>
    </w:p>
    <w:p w14:paraId="019C0421" w14:textId="4763256B" w:rsidR="00BD4A04" w:rsidRPr="0048090B" w:rsidRDefault="00BD4A04" w:rsidP="003F08CA">
      <w:pPr>
        <w:pStyle w:val="a4"/>
        <w:numPr>
          <w:ilvl w:val="1"/>
          <w:numId w:val="62"/>
        </w:numPr>
        <w:ind w:leftChars="0"/>
        <w:outlineLvl w:val="1"/>
        <w:rPr>
          <w:rFonts w:ascii="Times New Roman" w:eastAsia="ＭＳ 明朝" w:hAnsi="Times New Roman" w:cs="Times New Roman"/>
          <w:szCs w:val="21"/>
        </w:rPr>
      </w:pPr>
      <w:bookmarkStart w:id="560" w:name="_Toc126715507"/>
      <w:r w:rsidRPr="0048090B">
        <w:rPr>
          <w:rFonts w:ascii="Times New Roman" w:eastAsia="ＭＳ 明朝" w:hAnsi="Times New Roman" w:cs="Times New Roman"/>
          <w:szCs w:val="21"/>
        </w:rPr>
        <w:t>塩基性酢酸ニッケルの合成</w:t>
      </w:r>
      <w:bookmarkEnd w:id="560"/>
    </w:p>
    <w:p w14:paraId="3474F2D4" w14:textId="1BC9783C" w:rsidR="0084002D" w:rsidRPr="0048090B" w:rsidRDefault="007967A9" w:rsidP="003F08CA">
      <w:pPr>
        <w:rPr>
          <w:rStyle w:val="normaltextrun"/>
          <w:rFonts w:ascii="Times New Roman" w:eastAsia="ＭＳ 明朝" w:hAnsi="Times New Roman" w:cs="Times New Roman"/>
          <w:szCs w:val="21"/>
        </w:rPr>
      </w:pPr>
      <w:r w:rsidRPr="0048090B">
        <w:rPr>
          <w:rFonts w:ascii="Times New Roman" w:eastAsia="ＭＳ 明朝" w:hAnsi="Times New Roman" w:cs="Times New Roman"/>
          <w:szCs w:val="21"/>
        </w:rPr>
        <w:t>既に当研究室で成された方法</w:t>
      </w:r>
      <w:r w:rsidRPr="0048090B">
        <w:rPr>
          <w:rFonts w:ascii="Times New Roman" w:eastAsia="ＭＳ 明朝" w:hAnsi="Times New Roman" w:cs="Times New Roman"/>
          <w:szCs w:val="21"/>
          <w:vertAlign w:val="superscript"/>
        </w:rPr>
        <w:t>[3</w:t>
      </w:r>
      <w:r w:rsidR="00EC5FA8" w:rsidRPr="0048090B">
        <w:rPr>
          <w:rFonts w:ascii="Times New Roman" w:eastAsia="ＭＳ 明朝" w:hAnsi="Times New Roman" w:cs="Times New Roman"/>
          <w:szCs w:val="21"/>
          <w:vertAlign w:val="superscript"/>
        </w:rPr>
        <w:t>]</w:t>
      </w:r>
      <w:r w:rsidR="00D133AA" w:rsidRPr="0048090B">
        <w:rPr>
          <w:rFonts w:ascii="Times New Roman" w:eastAsia="ＭＳ 明朝" w:hAnsi="Times New Roman" w:cs="Times New Roman"/>
          <w:szCs w:val="21"/>
        </w:rPr>
        <w:t>を参考にして</w:t>
      </w:r>
      <w:r w:rsidR="00801E00">
        <w:rPr>
          <w:rFonts w:ascii="Times New Roman" w:eastAsia="ＭＳ 明朝" w:hAnsi="Times New Roman" w:cs="Times New Roman" w:hint="eastAsia"/>
          <w:szCs w:val="21"/>
        </w:rPr>
        <w:t>、</w:t>
      </w:r>
      <w:r w:rsidR="00FC5C2F" w:rsidRPr="0048090B">
        <w:rPr>
          <w:rFonts w:ascii="Times New Roman" w:eastAsia="ＭＳ 明朝" w:hAnsi="Times New Roman" w:cs="Times New Roman"/>
          <w:szCs w:val="21"/>
        </w:rPr>
        <w:t>酢酸ニッケル四水和物</w:t>
      </w:r>
      <w:r w:rsidR="00C36AF5" w:rsidRPr="0048090B">
        <w:rPr>
          <w:rFonts w:ascii="Times New Roman" w:eastAsia="ＭＳ 明朝" w:hAnsi="Times New Roman" w:cs="Times New Roman"/>
          <w:szCs w:val="21"/>
        </w:rPr>
        <w:t>の加熱によって塩基性酢酸</w:t>
      </w:r>
      <w:r w:rsidR="00BC5F55" w:rsidRPr="0048090B">
        <w:rPr>
          <w:rStyle w:val="normaltextrun"/>
          <w:rFonts w:ascii="Times New Roman" w:eastAsia="ＭＳ 明朝" w:hAnsi="Times New Roman" w:cs="Times New Roman"/>
          <w:szCs w:val="21"/>
        </w:rPr>
        <w:t>を合成した</w:t>
      </w:r>
      <w:r w:rsidR="0084002D" w:rsidRPr="0048090B">
        <w:rPr>
          <w:rStyle w:val="normaltextrun"/>
          <w:rFonts w:ascii="Times New Roman" w:eastAsia="ＭＳ 明朝" w:hAnsi="Times New Roman" w:cs="Times New Roman"/>
          <w:szCs w:val="21"/>
        </w:rPr>
        <w:t>。</w:t>
      </w:r>
    </w:p>
    <w:p w14:paraId="40803D3A" w14:textId="23F66DAD" w:rsidR="00801E00" w:rsidRPr="0048090B" w:rsidRDefault="00262F2A" w:rsidP="003F08CA">
      <w:pPr>
        <w:rPr>
          <w:rFonts w:ascii="Times New Roman" w:eastAsia="ＭＳ 明朝" w:hAnsi="Times New Roman" w:cs="Times New Roman" w:hint="eastAsia"/>
          <w:szCs w:val="21"/>
        </w:rPr>
      </w:pPr>
      <w:r w:rsidRPr="0048090B">
        <w:rPr>
          <w:rFonts w:ascii="Times New Roman" w:eastAsia="ＭＳ 明朝" w:hAnsi="Times New Roman" w:cs="Times New Roman"/>
          <w:szCs w:val="21"/>
        </w:rPr>
        <w:t>塩基性酢酸ニッケルの合成における反応は</w:t>
      </w:r>
    </w:p>
    <w:p w14:paraId="4EC0870A" w14:textId="0BADF8E6" w:rsidR="00801E00" w:rsidRPr="0048090B" w:rsidRDefault="00A079CC" w:rsidP="001121D6">
      <w:pPr>
        <w:pStyle w:val="paragraph"/>
        <w:spacing w:before="0" w:beforeAutospacing="0" w:after="0" w:afterAutospacing="0"/>
        <w:jc w:val="center"/>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2</w:t>
      </w:r>
      <w:r w:rsidR="00A408E2" w:rsidRPr="0048090B">
        <w:rPr>
          <w:rFonts w:ascii="Times New Roman" w:eastAsia="ＭＳ 明朝" w:hAnsi="Times New Roman" w:cs="Times New Roman"/>
          <w:sz w:val="21"/>
          <w:szCs w:val="21"/>
        </w:rPr>
        <w:t>Ni</w:t>
      </w:r>
      <w:r w:rsidR="00DB45DD" w:rsidRPr="0048090B">
        <w:rPr>
          <w:rFonts w:ascii="Times New Roman" w:eastAsia="ＭＳ 明朝" w:hAnsi="Times New Roman" w:cs="Times New Roman"/>
          <w:sz w:val="21"/>
          <w:szCs w:val="21"/>
        </w:rPr>
        <w:t>(CH</w:t>
      </w:r>
      <w:r w:rsidR="00DB45DD" w:rsidRPr="0048090B">
        <w:rPr>
          <w:rFonts w:ascii="Times New Roman" w:eastAsia="ＭＳ 明朝" w:hAnsi="Times New Roman" w:cs="Times New Roman"/>
          <w:sz w:val="21"/>
          <w:szCs w:val="21"/>
          <w:vertAlign w:val="subscript"/>
        </w:rPr>
        <w:t>3</w:t>
      </w:r>
      <w:r w:rsidR="00DB45DD" w:rsidRPr="0048090B">
        <w:rPr>
          <w:rFonts w:ascii="Times New Roman" w:eastAsia="ＭＳ 明朝" w:hAnsi="Times New Roman" w:cs="Times New Roman"/>
          <w:sz w:val="21"/>
          <w:szCs w:val="21"/>
        </w:rPr>
        <w:t>COO)</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w:t>
      </w:r>
      <w:r w:rsidR="00DB45DD" w:rsidRPr="0048090B">
        <w:rPr>
          <w:rFonts w:ascii="Times New Roman" w:eastAsia="ＭＳ 明朝" w:hAnsi="Times New Roman" w:cs="Times New Roman"/>
          <w:sz w:val="21"/>
          <w:szCs w:val="21"/>
        </w:rPr>
        <w:t>4H</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O</w:t>
      </w:r>
      <w:r w:rsidR="00801E00">
        <w:rPr>
          <w:rStyle w:val="normaltextrun"/>
          <w:rFonts w:ascii="Times New Roman" w:eastAsia="ＭＳ 明朝" w:hAnsi="Times New Roman" w:cs="Times New Roman"/>
          <w:sz w:val="21"/>
          <w:szCs w:val="21"/>
        </w:rPr>
        <w:t xml:space="preserve"> </w:t>
      </w:r>
      <m:oMath>
        <m:acc>
          <m:accPr>
            <m:chr m:val="⃗"/>
            <m:ctrlPr>
              <w:rPr>
                <w:rStyle w:val="normaltextrun"/>
                <w:rFonts w:ascii="Cambria Math" w:eastAsia="ＭＳ 明朝" w:hAnsi="Cambria Math" w:cs="Times New Roman"/>
                <w:i/>
                <w:sz w:val="21"/>
                <w:szCs w:val="21"/>
              </w:rPr>
            </m:ctrlPr>
          </m:accPr>
          <m:e>
            <m:r>
              <w:rPr>
                <w:rStyle w:val="normaltextrun"/>
                <w:rFonts w:ascii="Cambria Math" w:eastAsia="ＭＳ 明朝" w:hAnsi="Cambria Math" w:cs="Times New Roman"/>
                <w:sz w:val="21"/>
                <w:szCs w:val="21"/>
              </w:rPr>
              <m:t xml:space="preserve">  EtOH  </m:t>
            </m:r>
          </m:e>
        </m:acc>
      </m:oMath>
      <w:r w:rsidR="009526D2" w:rsidRPr="0048090B">
        <w:rPr>
          <w:rStyle w:val="normaltextrun"/>
          <w:rFonts w:ascii="Times New Roman" w:eastAsia="ＭＳ 明朝" w:hAnsi="Times New Roman" w:cs="Times New Roman"/>
          <w:sz w:val="21"/>
          <w:szCs w:val="21"/>
        </w:rPr>
        <w:t xml:space="preserve"> </w:t>
      </w:r>
      <w:r w:rsidR="001F1FD1" w:rsidRPr="0048090B">
        <w:rPr>
          <w:rStyle w:val="normaltextrun"/>
          <w:rFonts w:ascii="Times New Roman" w:eastAsia="ＭＳ 明朝" w:hAnsi="Times New Roman" w:cs="Times New Roman"/>
          <w:sz w:val="21"/>
          <w:szCs w:val="21"/>
        </w:rPr>
        <w:t xml:space="preserve"> </w:t>
      </w:r>
      <w:r w:rsidR="00162BF8" w:rsidRPr="0048090B">
        <w:rPr>
          <w:rStyle w:val="normaltextrun"/>
          <w:rFonts w:ascii="Times New Roman" w:eastAsia="ＭＳ 明朝" w:hAnsi="Times New Roman" w:cs="Times New Roman"/>
          <w:sz w:val="21"/>
          <w:szCs w:val="21"/>
        </w:rPr>
        <w:t>Ni</w:t>
      </w:r>
      <w:r w:rsidR="00F91536"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(OH)</w:t>
      </w:r>
      <w:r w:rsidR="00162BF8" w:rsidRPr="0048090B">
        <w:rPr>
          <w:rStyle w:val="normaltextrun"/>
          <w:rFonts w:ascii="Times New Roman" w:eastAsia="ＭＳ 明朝" w:hAnsi="Times New Roman" w:cs="Times New Roman"/>
          <w:sz w:val="21"/>
          <w:szCs w:val="21"/>
          <w:vertAlign w:val="subscript"/>
        </w:rPr>
        <w:t>3</w:t>
      </w:r>
      <w:r w:rsidR="00162BF8" w:rsidRPr="0048090B">
        <w:rPr>
          <w:rStyle w:val="normaltextrun"/>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CH</w:t>
      </w:r>
      <w:r w:rsidR="00A408E2" w:rsidRPr="0048090B">
        <w:rPr>
          <w:rFonts w:ascii="Times New Roman" w:eastAsia="ＭＳ 明朝" w:hAnsi="Times New Roman" w:cs="Times New Roman"/>
          <w:sz w:val="21"/>
          <w:szCs w:val="21"/>
          <w:vertAlign w:val="subscript"/>
        </w:rPr>
        <w:t>3</w:t>
      </w:r>
      <w:r w:rsidR="00A408E2" w:rsidRPr="0048090B">
        <w:rPr>
          <w:rFonts w:ascii="Times New Roman" w:eastAsia="ＭＳ 明朝" w:hAnsi="Times New Roman" w:cs="Times New Roman"/>
          <w:sz w:val="21"/>
          <w:szCs w:val="21"/>
        </w:rPr>
        <w:t>COO</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H</w:t>
      </w:r>
      <w:r w:rsidR="00162BF8"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w:t>
      </w:r>
      <w:r w:rsidR="0029768C" w:rsidRPr="0048090B">
        <w:rPr>
          <w:rStyle w:val="normaltextrun"/>
          <w:rFonts w:ascii="Times New Roman" w:eastAsia="ＭＳ 明朝" w:hAnsi="Times New Roman" w:cs="Times New Roman"/>
          <w:sz w:val="21"/>
          <w:szCs w:val="21"/>
        </w:rPr>
        <w:t xml:space="preserve"> + 3</w:t>
      </w:r>
      <w:r w:rsidR="0029768C" w:rsidRPr="0048090B">
        <w:rPr>
          <w:rFonts w:ascii="Times New Roman" w:eastAsia="ＭＳ 明朝" w:hAnsi="Times New Roman" w:cs="Times New Roman"/>
          <w:sz w:val="21"/>
          <w:szCs w:val="21"/>
        </w:rPr>
        <w:t>CH</w:t>
      </w:r>
      <w:r w:rsidR="0029768C" w:rsidRPr="0048090B">
        <w:rPr>
          <w:rFonts w:ascii="Times New Roman" w:eastAsia="ＭＳ 明朝" w:hAnsi="Times New Roman" w:cs="Times New Roman"/>
          <w:sz w:val="21"/>
          <w:szCs w:val="21"/>
          <w:vertAlign w:val="subscript"/>
        </w:rPr>
        <w:t>3</w:t>
      </w:r>
      <w:r w:rsidR="0029768C" w:rsidRPr="0048090B">
        <w:rPr>
          <w:rFonts w:ascii="Times New Roman" w:eastAsia="ＭＳ 明朝" w:hAnsi="Times New Roman" w:cs="Times New Roman"/>
          <w:sz w:val="21"/>
          <w:szCs w:val="21"/>
        </w:rPr>
        <w:t>COOH</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式</w:t>
      </w:r>
      <w:r w:rsidRPr="0048090B">
        <w:rPr>
          <w:rFonts w:ascii="Times New Roman" w:eastAsia="ＭＳ 明朝" w:hAnsi="Times New Roman" w:cs="Times New Roman"/>
          <w:sz w:val="21"/>
          <w:szCs w:val="21"/>
        </w:rPr>
        <w:t>1)</w:t>
      </w:r>
    </w:p>
    <w:p w14:paraId="6EC0ABB9" w14:textId="5B249A5A" w:rsidR="007F2F5E" w:rsidRPr="0048090B" w:rsidRDefault="007F2F5E" w:rsidP="001121D6">
      <w:pPr>
        <w:rPr>
          <w:rFonts w:ascii="Times New Roman" w:eastAsia="ＭＳ 明朝" w:hAnsi="Times New Roman" w:cs="Times New Roman"/>
          <w:szCs w:val="21"/>
        </w:rPr>
      </w:pPr>
      <w:r w:rsidRPr="0048090B">
        <w:rPr>
          <w:rFonts w:ascii="Times New Roman" w:eastAsia="ＭＳ 明朝" w:hAnsi="Times New Roman" w:cs="Times New Roman"/>
          <w:szCs w:val="21"/>
        </w:rPr>
        <w:t>酢酸ニッケル四水和物の式量</w:t>
      </w:r>
      <w:r w:rsidR="008B4988"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248.84</w:t>
      </w:r>
      <w:r w:rsidR="008B4988" w:rsidRPr="0048090B">
        <w:rPr>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Ni</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(OH)</w:t>
      </w:r>
      <w:r w:rsidR="008B4988" w:rsidRPr="0048090B">
        <w:rPr>
          <w:rStyle w:val="normaltextrun"/>
          <w:rFonts w:ascii="Times New Roman" w:eastAsia="ＭＳ 明朝" w:hAnsi="Times New Roman" w:cs="Times New Roman"/>
          <w:szCs w:val="21"/>
          <w:vertAlign w:val="subscript"/>
        </w:rPr>
        <w:t>3</w:t>
      </w:r>
      <w:r w:rsidR="008B4988" w:rsidRPr="0048090B">
        <w:rPr>
          <w:rStyle w:val="normaltextrun"/>
          <w:rFonts w:ascii="Times New Roman" w:eastAsia="ＭＳ 明朝" w:hAnsi="Times New Roman" w:cs="Times New Roman"/>
          <w:szCs w:val="21"/>
        </w:rPr>
        <w:t>(</w:t>
      </w:r>
      <w:r w:rsidR="008B4988" w:rsidRPr="0048090B">
        <w:rPr>
          <w:rFonts w:ascii="Times New Roman" w:eastAsia="ＭＳ 明朝" w:hAnsi="Times New Roman" w:cs="Times New Roman"/>
          <w:szCs w:val="21"/>
        </w:rPr>
        <w:t>CH</w:t>
      </w:r>
      <w:r w:rsidR="008B4988" w:rsidRPr="0048090B">
        <w:rPr>
          <w:rFonts w:ascii="Times New Roman" w:eastAsia="ＭＳ 明朝" w:hAnsi="Times New Roman" w:cs="Times New Roman"/>
          <w:szCs w:val="21"/>
          <w:vertAlign w:val="subscript"/>
        </w:rPr>
        <w:t>3</w:t>
      </w:r>
      <w:r w:rsidR="008B4988" w:rsidRPr="0048090B">
        <w:rPr>
          <w:rFonts w:ascii="Times New Roman" w:eastAsia="ＭＳ 明朝" w:hAnsi="Times New Roman" w:cs="Times New Roman"/>
          <w:szCs w:val="21"/>
        </w:rPr>
        <w:t>COO</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H</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w:t>
      </w:r>
      <w:r w:rsidR="008B4988" w:rsidRPr="0048090B">
        <w:rPr>
          <w:rStyle w:val="normaltextrun"/>
          <w:rFonts w:ascii="Times New Roman" w:eastAsia="ＭＳ 明朝" w:hAnsi="Times New Roman" w:cs="Times New Roman"/>
          <w:szCs w:val="21"/>
        </w:rPr>
        <w:t>の式量：</w:t>
      </w:r>
      <w:r w:rsidR="000E681F" w:rsidRPr="0048090B">
        <w:rPr>
          <w:rStyle w:val="normaltextrun"/>
          <w:rFonts w:ascii="Times New Roman" w:eastAsia="ＭＳ 明朝" w:hAnsi="Times New Roman" w:cs="Times New Roman"/>
          <w:szCs w:val="21"/>
        </w:rPr>
        <w:t>245.47</w:t>
      </w:r>
    </w:p>
    <w:p w14:paraId="1FF26795" w14:textId="798497CE" w:rsidR="00262F2A"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r w:rsidR="007F2F5E" w:rsidRPr="0048090B">
        <w:rPr>
          <w:rFonts w:ascii="Times New Roman" w:eastAsia="ＭＳ 明朝" w:hAnsi="Times New Roman" w:cs="Times New Roman"/>
          <w:szCs w:val="21"/>
        </w:rPr>
        <w:t>。</w:t>
      </w:r>
    </w:p>
    <w:p w14:paraId="12E873D6" w14:textId="77777777" w:rsidR="002E2657" w:rsidRDefault="002E2657" w:rsidP="002E2657">
      <w:pPr>
        <w:widowControl/>
        <w:rPr>
          <w:rStyle w:val="normaltextrun"/>
          <w:rFonts w:ascii="Times New Roman" w:eastAsia="ＭＳ 明朝" w:hAnsi="Times New Roman" w:cs="Times New Roman"/>
          <w:szCs w:val="21"/>
        </w:rPr>
      </w:pPr>
    </w:p>
    <w:p w14:paraId="12B07252" w14:textId="42F02C83"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161E6146" w14:textId="52EB4918" w:rsidR="002E2657" w:rsidRPr="0048090B" w:rsidRDefault="002E2657" w:rsidP="002E2657">
      <w:pPr>
        <w:widowControl/>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w:t>
      </w:r>
      <w:r w:rsidR="00D408BC">
        <w:rPr>
          <w:rStyle w:val="normaltextrun"/>
          <w:rFonts w:ascii="Times New Roman" w:eastAsia="ＭＳ 明朝" w:hAnsi="Times New Roman" w:cs="Times New Roman" w:hint="eastAsia"/>
          <w:szCs w:val="21"/>
        </w:rPr>
        <w:t>の式は</w:t>
      </w:r>
    </w:p>
    <w:p w14:paraId="268677B9" w14:textId="3C80F458" w:rsidR="002E2657" w:rsidRPr="0048090B" w:rsidRDefault="00757650" w:rsidP="002E2657">
      <w:pPr>
        <w:widowControl/>
        <w:rPr>
          <w:rStyle w:val="normaltextrun"/>
          <w:rFonts w:ascii="Times New Roman" w:eastAsia="ＭＳ 明朝" w:hAnsi="Times New Roman" w:cs="Times New Roman" w:hint="eastAsia"/>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m:t>
          </m:r>
          <m:r>
            <w:del w:id="561" w:author="松山 ファミリー" w:date="2023-02-07T21:01:00Z">
              <w:rPr>
                <w:rStyle w:val="normaltextrun"/>
                <w:rFonts w:ascii="Cambria Math" w:eastAsia="ＭＳ 明朝" w:hAnsi="Cambria Math" w:cs="Times New Roman"/>
                <w:szCs w:val="21"/>
              </w:rPr>
              <m:t xml:space="preserve"> </m:t>
            </w:del>
          </m:r>
          <m:r>
            <w:del w:id="562" w:author="松山 ファミリー" w:date="2023-02-07T21:01:00Z">
              <m:rPr>
                <m:sty m:val="p"/>
              </m:rPr>
              <w:rPr>
                <w:rStyle w:val="normaltextrun"/>
                <w:rFonts w:ascii="Cambria Math" w:eastAsia="ＭＳ 明朝" w:hAnsi="Cambria Math" w:cs="Times New Roman"/>
                <w:szCs w:val="21"/>
              </w:rPr>
              <m:t>(</m:t>
            </w:del>
          </m:r>
          <m:r>
            <w:del w:id="563" w:author="松山 ファミリー" w:date="2023-02-07T21:01:00Z">
              <m:rPr>
                <m:sty m:val="p"/>
              </m:rPr>
              <w:rPr>
                <w:rStyle w:val="normaltextrun"/>
                <w:rFonts w:ascii="Cambria Math" w:eastAsia="ＭＳ 明朝" w:hAnsi="Cambria Math" w:cs="Times New Roman"/>
                <w:szCs w:val="21"/>
              </w:rPr>
              <m:t>式</m:t>
            </w:del>
          </m:r>
          <m:r>
            <w:del w:id="564" w:author="松山 ファミリー" w:date="2023-02-07T21:01:00Z">
              <m:rPr>
                <m:sty m:val="p"/>
              </m:rPr>
              <w:rPr>
                <w:rStyle w:val="normaltextrun"/>
                <w:rFonts w:ascii="Cambria Math" w:eastAsia="ＭＳ 明朝" w:hAnsi="Cambria Math" w:cs="Times New Roman"/>
                <w:szCs w:val="21"/>
              </w:rPr>
              <m:t>2</m:t>
            </w:del>
          </m:r>
          <m:r>
            <w:del w:id="565" w:author="松山 ファミリー" w:date="2023-02-07T21:01:00Z">
              <m:rPr>
                <m:sty m:val="p"/>
              </m:rPr>
              <w:rPr>
                <w:rStyle w:val="normaltextrun"/>
                <w:rFonts w:ascii="Cambria Math" w:eastAsia="ＭＳ 明朝" w:hAnsi="Cambria Math" w:cs="Times New Roman"/>
                <w:szCs w:val="21"/>
              </w:rPr>
              <m:t>)</m:t>
            </w:del>
          </m:r>
        </m:oMath>
      </m:oMathPara>
    </w:p>
    <w:p w14:paraId="2D0E7AC6" w14:textId="07CF6C94" w:rsidR="00C21C9A"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7F3AE89C" w14:textId="119B87F2" w:rsidR="00D408BC"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5195CC1C" w14:textId="03EC09AB" w:rsidR="007412B9" w:rsidRDefault="00A67E76"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1EB8605" w14:textId="77777777" w:rsidR="00A67E76" w:rsidRDefault="00A67E76" w:rsidP="003F08CA">
      <w:pPr>
        <w:rPr>
          <w:rFonts w:ascii="Times New Roman" w:eastAsia="ＭＳ 明朝" w:hAnsi="Times New Roman" w:cs="Times New Roman"/>
          <w:szCs w:val="21"/>
        </w:rPr>
      </w:pPr>
    </w:p>
    <w:p w14:paraId="4172CBDD" w14:textId="77777777" w:rsidR="00390BE4" w:rsidRPr="0048090B" w:rsidRDefault="00390BE4" w:rsidP="00390BE4">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p w14:paraId="6C03BBB1" w14:textId="0481DC01" w:rsidR="00390BE4" w:rsidRPr="0048090B" w:rsidRDefault="00D55C31" w:rsidP="00390BE4">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α</m:t>
          </m:r>
          <m:r>
            <w:rPr>
              <w:rStyle w:val="normaltextrun"/>
              <w:rFonts w:ascii="Cambria Math" w:eastAsia="ＭＳ 明朝" w:hAnsi="Cambria Math" w:cs="Times New Roman"/>
              <w:szCs w:val="21"/>
            </w:rPr>
            <m:t xml:space="preserve">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m:t>
          </m:r>
          <m:r>
            <w:rPr>
              <w:rStyle w:val="normaltextrun"/>
              <w:rFonts w:ascii="Cambria Math" w:eastAsia="ＭＳ 明朝" w:hAnsi="Cambria Math" w:cs="Times New Roman"/>
              <w:szCs w:val="21"/>
            </w:rPr>
            <m:t>0</m:t>
          </m:r>
          <m:r>
            <w:del w:id="566" w:author="松山 ファミリー" w:date="2023-02-07T21:01:00Z">
              <w:rPr>
                <w:rStyle w:val="normaltextrun"/>
                <w:rFonts w:ascii="Cambria Math" w:eastAsia="ＭＳ 明朝" w:hAnsi="Cambria Math" w:cs="Times New Roman"/>
                <w:szCs w:val="21"/>
              </w:rPr>
              <m:t xml:space="preserve"> </m:t>
            </w:del>
          </m:r>
          <m:r>
            <w:del w:id="567" w:author="松山 ファミリー" w:date="2023-02-07T21:01:00Z">
              <m:rPr>
                <m:sty m:val="p"/>
              </m:rPr>
              <w:rPr>
                <w:rStyle w:val="normaltextrun"/>
                <w:rFonts w:ascii="Cambria Math" w:eastAsia="ＭＳ 明朝" w:hAnsi="Cambria Math" w:cs="Times New Roman"/>
                <w:szCs w:val="21"/>
              </w:rPr>
              <m:t>(</m:t>
            </w:del>
          </m:r>
          <m:r>
            <w:del w:id="568" w:author="松山 ファミリー" w:date="2023-02-07T21:01:00Z">
              <m:rPr>
                <m:sty m:val="p"/>
              </m:rPr>
              <w:rPr>
                <w:rStyle w:val="normaltextrun"/>
                <w:rFonts w:ascii="Cambria Math" w:eastAsia="ＭＳ 明朝" w:hAnsi="Cambria Math" w:cs="Times New Roman"/>
                <w:szCs w:val="21"/>
              </w:rPr>
              <m:t>式</m:t>
            </w:del>
          </m:r>
          <m:r>
            <w:del w:id="569" w:author="松山 ファミリー" w:date="2023-02-07T21:01:00Z">
              <m:rPr>
                <m:sty m:val="p"/>
              </m:rPr>
              <w:rPr>
                <w:rStyle w:val="normaltextrun"/>
                <w:rFonts w:ascii="Cambria Math" w:eastAsia="ＭＳ 明朝" w:hAnsi="Cambria Math" w:cs="Times New Roman"/>
                <w:szCs w:val="21"/>
              </w:rPr>
              <m:t>3</m:t>
            </w:del>
          </m:r>
          <m:r>
            <w:del w:id="570" w:author="松山 ファミリー" w:date="2023-02-07T21:01:00Z">
              <m:rPr>
                <m:sty m:val="p"/>
              </m:rPr>
              <w:rPr>
                <w:rStyle w:val="normaltextrun"/>
                <w:rFonts w:ascii="Cambria Math" w:eastAsia="ＭＳ 明朝" w:hAnsi="Cambria Math" w:cs="Times New Roman"/>
                <w:szCs w:val="21"/>
              </w:rPr>
              <m:t>)</m:t>
            </w:del>
          </m:r>
        </m:oMath>
      </m:oMathPara>
    </w:p>
    <w:p w14:paraId="66447068" w14:textId="3340CE90" w:rsidR="00390BE4"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584E1B74" w14:textId="5AC6C0FA" w:rsidR="00D55C31"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sidR="00B60A43">
        <w:rPr>
          <w:rStyle w:val="normaltextrun"/>
          <w:rFonts w:ascii="Times New Roman" w:eastAsia="ＭＳ 明朝" w:hAnsi="Times New Roman" w:cs="Times New Roman" w:hint="eastAsia"/>
          <w:szCs w:val="21"/>
        </w:rPr>
        <w:t>生成物の収量</w:t>
      </w:r>
      <w:r w:rsidR="00B60A43">
        <w:rPr>
          <w:rStyle w:val="normaltextrun"/>
          <w:rFonts w:ascii="Times New Roman" w:eastAsia="ＭＳ 明朝" w:hAnsi="Times New Roman" w:cs="Times New Roman"/>
          <w:szCs w:val="21"/>
        </w:rPr>
        <w:t>(g)</w:t>
      </w:r>
    </w:p>
    <w:p w14:paraId="3578FC4F" w14:textId="474E1423" w:rsidR="00B60A43" w:rsidRPr="0048090B" w:rsidRDefault="00B60A43"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Pr>
          <w:rStyle w:val="normaltextrun"/>
          <w:rFonts w:ascii="Times New Roman" w:eastAsia="ＭＳ 明朝" w:hAnsi="Times New Roman" w:cs="Times New Roman" w:hint="eastAsia"/>
          <w:szCs w:val="21"/>
        </w:rPr>
        <w:t>酢酸ニッケル四水和物の</w:t>
      </w:r>
      <w:r w:rsidR="000648C1">
        <w:rPr>
          <w:rStyle w:val="normaltextrun"/>
          <w:rFonts w:ascii="Times New Roman" w:eastAsia="ＭＳ 明朝" w:hAnsi="Times New Roman" w:cs="Times New Roman" w:hint="eastAsia"/>
          <w:szCs w:val="21"/>
        </w:rPr>
        <w:t>量</w:t>
      </w:r>
      <w:r w:rsidR="000648C1">
        <w:rPr>
          <w:rStyle w:val="normaltextrun"/>
          <w:rFonts w:ascii="Times New Roman" w:eastAsia="ＭＳ 明朝" w:hAnsi="Times New Roman" w:cs="Times New Roman"/>
          <w:szCs w:val="21"/>
        </w:rPr>
        <w:t>(g)</w:t>
      </w:r>
    </w:p>
    <w:p w14:paraId="05B38468" w14:textId="6D4B64BA" w:rsidR="00390BE4" w:rsidRDefault="000648C1" w:rsidP="003F08CA">
      <w:pPr>
        <w:rPr>
          <w:rFonts w:ascii="Times New Roman" w:eastAsia="ＭＳ 明朝" w:hAnsi="Times New Roman" w:cs="Times New Roman" w:hint="eastAsia"/>
          <w:szCs w:val="21"/>
        </w:rPr>
      </w:pPr>
      <w:r>
        <w:rPr>
          <w:rFonts w:ascii="Times New Roman" w:eastAsia="ＭＳ 明朝" w:hAnsi="Times New Roman" w:cs="Times New Roman" w:hint="eastAsia"/>
          <w:szCs w:val="21"/>
        </w:rPr>
        <w:t>となる。</w:t>
      </w:r>
    </w:p>
    <w:p w14:paraId="13016860" w14:textId="77777777" w:rsidR="00390BE4" w:rsidRPr="0048090B" w:rsidRDefault="00390BE4" w:rsidP="003F08CA">
      <w:pPr>
        <w:rPr>
          <w:rFonts w:ascii="Times New Roman" w:eastAsia="ＭＳ 明朝" w:hAnsi="Times New Roman" w:cs="Times New Roman" w:hint="eastAsia"/>
          <w:szCs w:val="21"/>
        </w:rPr>
      </w:pPr>
    </w:p>
    <w:p w14:paraId="0D252121" w14:textId="48D42583" w:rsidR="00640093" w:rsidRPr="0048090B" w:rsidRDefault="006F1597" w:rsidP="003F08CA">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00640093" w:rsidRPr="0048090B">
        <w:rPr>
          <w:rFonts w:ascii="Times New Roman" w:eastAsia="ＭＳ 明朝" w:hAnsi="Times New Roman" w:cs="Times New Roman"/>
          <w:szCs w:val="21"/>
        </w:rPr>
        <w:t>薄緑色の結晶が得られ、</w:t>
      </w:r>
      <w:r w:rsidR="00640093" w:rsidRPr="0048090B">
        <w:rPr>
          <w:rFonts w:ascii="Times New Roman" w:eastAsia="ＭＳ 明朝" w:hAnsi="Times New Roman" w:cs="Times New Roman"/>
          <w:szCs w:val="21"/>
        </w:rPr>
        <w:t>XRD</w:t>
      </w:r>
      <w:r w:rsidR="00640093" w:rsidRPr="0048090B">
        <w:rPr>
          <w:rFonts w:ascii="Times New Roman" w:eastAsia="ＭＳ 明朝" w:hAnsi="Times New Roman" w:cs="Times New Roman"/>
          <w:szCs w:val="21"/>
        </w:rPr>
        <w:t>測定により塩基性酢酸ニッケル</w:t>
      </w:r>
      <w:r>
        <w:rPr>
          <w:rFonts w:ascii="Times New Roman" w:eastAsia="ＭＳ 明朝" w:hAnsi="Times New Roman" w:cs="Times New Roman" w:hint="eastAsia"/>
          <w:szCs w:val="21"/>
        </w:rPr>
        <w:t>の</w:t>
      </w:r>
      <w:r w:rsidR="00640093" w:rsidRPr="0048090B">
        <w:rPr>
          <w:rFonts w:ascii="Times New Roman" w:eastAsia="ＭＳ 明朝" w:hAnsi="Times New Roman" w:cs="Times New Roman"/>
          <w:szCs w:val="21"/>
        </w:rPr>
        <w:t>同定</w:t>
      </w:r>
      <w:r>
        <w:rPr>
          <w:rFonts w:ascii="Times New Roman" w:eastAsia="ＭＳ 明朝" w:hAnsi="Times New Roman" w:cs="Times New Roman" w:hint="eastAsia"/>
          <w:szCs w:val="21"/>
        </w:rPr>
        <w:t>を行なった</w:t>
      </w:r>
      <w:r w:rsidR="00640093" w:rsidRPr="0048090B">
        <w:rPr>
          <w:rFonts w:ascii="Times New Roman" w:eastAsia="ＭＳ 明朝" w:hAnsi="Times New Roman" w:cs="Times New Roman"/>
          <w:szCs w:val="21"/>
        </w:rPr>
        <w:t>。</w:t>
      </w:r>
    </w:p>
    <w:p w14:paraId="51A574EB" w14:textId="6221603E" w:rsidR="00640093" w:rsidRPr="0048090B" w:rsidRDefault="00640093"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6F771DED" w14:textId="027FD901"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652F5271" w14:textId="77777777" w:rsidR="006F1597"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33AC41ED" w14:textId="6B7E3E77"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42FCE332" w14:textId="12B120DF" w:rsidR="00640093"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495304A6" w14:textId="0D89B27F" w:rsidR="006F1597" w:rsidRPr="0048090B" w:rsidRDefault="004B68E3" w:rsidP="006F1597">
      <w:pPr>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05DE6C54" w14:textId="38E26880" w:rsidR="004036AF" w:rsidRPr="0048090B" w:rsidRDefault="004036AF" w:rsidP="003F08CA">
      <w:pPr>
        <w:pStyle w:val="a4"/>
        <w:widowControl/>
        <w:numPr>
          <w:ilvl w:val="2"/>
          <w:numId w:val="62"/>
        </w:numPr>
        <w:ind w:leftChars="0"/>
        <w:outlineLvl w:val="2"/>
        <w:rPr>
          <w:rStyle w:val="normaltextrun"/>
          <w:rFonts w:ascii="Times New Roman" w:eastAsia="ＭＳ 明朝" w:hAnsi="Times New Roman" w:cs="Times New Roman"/>
          <w:color w:val="000000"/>
          <w:kern w:val="0"/>
          <w:szCs w:val="21"/>
          <w:shd w:val="clear" w:color="auto" w:fill="FFFFFF"/>
        </w:rPr>
      </w:pPr>
      <w:bookmarkStart w:id="571" w:name="_Toc126715508"/>
      <w:r w:rsidRPr="0048090B">
        <w:rPr>
          <w:rStyle w:val="normaltextrun"/>
          <w:rFonts w:ascii="Times New Roman" w:eastAsia="ＭＳ 明朝" w:hAnsi="Times New Roman" w:cs="Times New Roman"/>
          <w:color w:val="000000"/>
          <w:kern w:val="0"/>
          <w:szCs w:val="21"/>
          <w:shd w:val="clear" w:color="auto" w:fill="FFFFFF"/>
        </w:rPr>
        <w:lastRenderedPageBreak/>
        <w:t>22041</w:t>
      </w:r>
      <w:r w:rsidR="001D1AF9" w:rsidRPr="0048090B">
        <w:rPr>
          <w:rStyle w:val="normaltextrun"/>
          <w:rFonts w:ascii="Times New Roman" w:eastAsia="ＭＳ 明朝" w:hAnsi="Times New Roman" w:cs="Times New Roman"/>
          <w:color w:val="000000"/>
          <w:kern w:val="0"/>
          <w:szCs w:val="21"/>
          <w:shd w:val="clear" w:color="auto" w:fill="FFFFFF"/>
        </w:rPr>
        <w:t>5</w:t>
      </w:r>
      <w:r w:rsidR="009F035F" w:rsidRPr="0048090B">
        <w:rPr>
          <w:rStyle w:val="normaltextrun"/>
          <w:rFonts w:ascii="Times New Roman" w:eastAsia="ＭＳ 明朝" w:hAnsi="Times New Roman" w:cs="Times New Roman"/>
          <w:color w:val="000000"/>
          <w:kern w:val="0"/>
          <w:szCs w:val="21"/>
          <w:shd w:val="clear" w:color="auto" w:fill="FFFFFF"/>
        </w:rPr>
        <w:t>Ni_OH_OAc</w:t>
      </w:r>
      <w:bookmarkEnd w:id="571"/>
    </w:p>
    <w:p w14:paraId="40EE8DC9" w14:textId="5987F96F"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1.2465 </w:t>
      </w:r>
      <w:r w:rsidR="00603ACA" w:rsidRPr="0048090B">
        <w:rPr>
          <w:rStyle w:val="normaltextrun"/>
          <w:rFonts w:ascii="Times New Roman" w:eastAsia="ＭＳ 明朝" w:hAnsi="Times New Roman" w:cs="Times New Roman"/>
          <w:szCs w:val="21"/>
        </w:rPr>
        <w:t>g</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1AC2257F" w14:textId="493AB5A6"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数秒放置した後、イオン交換水を約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25254BEF" w14:textId="7C5B641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110℃</w:t>
      </w:r>
      <w:r w:rsidRPr="0048090B">
        <w:rPr>
          <w:rStyle w:val="normaltextrun"/>
          <w:rFonts w:ascii="Times New Roman" w:eastAsia="ＭＳ 明朝" w:hAnsi="Times New Roman" w:cs="Times New Roman"/>
          <w:szCs w:val="21"/>
        </w:rPr>
        <w:t>のシリコンオイルに水を流した冷却感を取り付け</w:t>
      </w:r>
      <w:r w:rsidR="00424A41"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加熱還流を開始した。</w:t>
      </w:r>
    </w:p>
    <w:p w14:paraId="22DEDEA7" w14:textId="00943165"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一晩経過した</w:t>
      </w:r>
      <w:r w:rsidR="00424A41" w:rsidRPr="0048090B">
        <w:rPr>
          <w:rStyle w:val="normaltextrun"/>
          <w:rFonts w:ascii="Times New Roman" w:eastAsia="ＭＳ 明朝" w:hAnsi="Times New Roman" w:cs="Times New Roman"/>
          <w:szCs w:val="21"/>
        </w:rPr>
        <w:t>後に</w:t>
      </w:r>
      <w:r w:rsidRPr="0048090B">
        <w:rPr>
          <w:rStyle w:val="normaltextrun"/>
          <w:rFonts w:ascii="Times New Roman" w:eastAsia="ＭＳ 明朝" w:hAnsi="Times New Roman" w:cs="Times New Roman"/>
          <w:szCs w:val="21"/>
        </w:rPr>
        <w:t>還流させていた混合物の加熱をやめ、シリコンオイルから離し</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時間ほど冷ました。</w:t>
      </w:r>
    </w:p>
    <w:p w14:paraId="5B106370" w14:textId="751BE65F" w:rsidR="004036AF" w:rsidRPr="0048090B" w:rsidRDefault="002E0122"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004036AF" w:rsidRPr="0048090B">
        <w:rPr>
          <w:rStyle w:val="normaltextrun"/>
          <w:rFonts w:ascii="Times New Roman" w:eastAsia="ＭＳ 明朝" w:hAnsi="Times New Roman" w:cs="Times New Roman"/>
          <w:szCs w:val="21"/>
        </w:rPr>
        <w:t>を遠沈管に入れ</w:t>
      </w:r>
      <w:r w:rsidR="004036AF" w:rsidRPr="0048090B">
        <w:rPr>
          <w:rStyle w:val="normaltextrun"/>
          <w:rFonts w:ascii="Times New Roman" w:eastAsia="ＭＳ 明朝" w:hAnsi="Times New Roman" w:cs="Times New Roman"/>
          <w:szCs w:val="21"/>
        </w:rPr>
        <w:t>4000 rpm</w:t>
      </w:r>
      <w:r w:rsidR="004036AF" w:rsidRPr="0048090B">
        <w:rPr>
          <w:rStyle w:val="normaltextrun"/>
          <w:rFonts w:ascii="Times New Roman" w:eastAsia="ＭＳ 明朝" w:hAnsi="Times New Roman" w:cs="Times New Roman"/>
          <w:szCs w:val="21"/>
        </w:rPr>
        <w:t>で</w:t>
      </w:r>
      <w:r w:rsidR="004036AF" w:rsidRPr="0048090B">
        <w:rPr>
          <w:rStyle w:val="normaltextrun"/>
          <w:rFonts w:ascii="Times New Roman" w:eastAsia="ＭＳ 明朝" w:hAnsi="Times New Roman" w:cs="Times New Roman"/>
          <w:szCs w:val="21"/>
        </w:rPr>
        <w:t>20</w:t>
      </w:r>
      <w:r w:rsidR="004036AF"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004036AF" w:rsidRPr="0048090B">
        <w:rPr>
          <w:rStyle w:val="normaltextrun"/>
          <w:rFonts w:ascii="Times New Roman" w:eastAsia="ＭＳ 明朝" w:hAnsi="Times New Roman" w:cs="Times New Roman"/>
          <w:szCs w:val="21"/>
        </w:rPr>
        <w:t>2</w:t>
      </w:r>
      <w:r w:rsidR="004036AF" w:rsidRPr="0048090B">
        <w:rPr>
          <w:rStyle w:val="normaltextrun"/>
          <w:rFonts w:ascii="Times New Roman" w:eastAsia="ＭＳ 明朝" w:hAnsi="Times New Roman" w:cs="Times New Roman"/>
          <w:szCs w:val="21"/>
        </w:rPr>
        <w:t>回行なった。</w:t>
      </w:r>
    </w:p>
    <w:p w14:paraId="1EC3B76D" w14:textId="14288BD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w:t>
      </w:r>
      <w:r w:rsidR="002E0122" w:rsidRPr="0048090B">
        <w:rPr>
          <w:rStyle w:val="normaltextrun"/>
          <w:rFonts w:ascii="Times New Roman" w:eastAsia="ＭＳ 明朝" w:hAnsi="Times New Roman" w:cs="Times New Roman"/>
          <w:szCs w:val="21"/>
        </w:rPr>
        <w:t>を行い</w:t>
      </w:r>
      <w:r w:rsidRPr="0048090B">
        <w:rPr>
          <w:rStyle w:val="normaltextrun"/>
          <w:rFonts w:ascii="Times New Roman" w:eastAsia="ＭＳ 明朝" w:hAnsi="Times New Roman" w:cs="Times New Roman"/>
          <w:szCs w:val="21"/>
        </w:rPr>
        <w:t>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55608E1D" w14:textId="4F0C6ABD" w:rsidR="004036AF" w:rsidRPr="004B68E3"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196DFA"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w:t>
      </w:r>
      <w:r w:rsidRPr="004B68E3">
        <w:rPr>
          <w:rStyle w:val="normaltextrun"/>
          <w:rFonts w:ascii="Times New Roman" w:eastAsia="ＭＳ 明朝" w:hAnsi="Times New Roman" w:cs="Times New Roman"/>
          <w:szCs w:val="21"/>
        </w:rPr>
        <w:t>せた。</w:t>
      </w:r>
      <w:r w:rsidR="00196DFA" w:rsidRPr="004B68E3">
        <w:rPr>
          <w:rStyle w:val="normaltextrun"/>
          <w:rFonts w:ascii="Times New Roman" w:eastAsia="ＭＳ 明朝" w:hAnsi="Times New Roman" w:cs="Times New Roman"/>
          <w:szCs w:val="21"/>
        </w:rPr>
        <w:t>収量は</w:t>
      </w:r>
      <w:r w:rsidR="00196DFA" w:rsidRPr="004B68E3">
        <w:rPr>
          <w:rStyle w:val="normaltextrun"/>
          <w:rFonts w:ascii="Times New Roman" w:eastAsia="ＭＳ 明朝" w:hAnsi="Times New Roman" w:cs="Times New Roman"/>
          <w:szCs w:val="21"/>
        </w:rPr>
        <w:t>0.4293 g</w:t>
      </w:r>
      <w:r w:rsidR="00196DFA" w:rsidRPr="004B68E3">
        <w:rPr>
          <w:rStyle w:val="normaltextrun"/>
          <w:rFonts w:ascii="Times New Roman" w:eastAsia="ＭＳ 明朝" w:hAnsi="Times New Roman" w:cs="Times New Roman"/>
          <w:szCs w:val="21"/>
        </w:rPr>
        <w:t>であった。</w:t>
      </w:r>
    </w:p>
    <w:p w14:paraId="0BD995E8" w14:textId="582F43A8" w:rsidR="00787185" w:rsidRPr="004B68E3" w:rsidRDefault="00787185" w:rsidP="00787185">
      <w:pPr>
        <w:pStyle w:val="a4"/>
        <w:numPr>
          <w:ilvl w:val="0"/>
          <w:numId w:val="6"/>
        </w:numPr>
        <w:ind w:leftChars="0"/>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この結晶の</w:t>
      </w:r>
      <w:r w:rsidRPr="004B68E3">
        <w:rPr>
          <w:rStyle w:val="normaltextrun"/>
          <w:rFonts w:ascii="Times New Roman" w:eastAsia="ＭＳ 明朝" w:hAnsi="Times New Roman" w:cs="Times New Roman"/>
          <w:szCs w:val="21"/>
        </w:rPr>
        <w:t>XRD</w:t>
      </w:r>
      <w:r w:rsidRPr="004B68E3">
        <w:rPr>
          <w:rStyle w:val="normaltextrun"/>
          <w:rFonts w:ascii="Times New Roman" w:eastAsia="ＭＳ 明朝" w:hAnsi="Times New Roman" w:cs="Times New Roman"/>
          <w:szCs w:val="21"/>
        </w:rPr>
        <w:t>測定を行なった。</w:t>
      </w:r>
    </w:p>
    <w:p w14:paraId="21B1DC77" w14:textId="3BA87D8D" w:rsidR="006B4C73" w:rsidRPr="004B68E3" w:rsidRDefault="005E41D9"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収量は</w:t>
      </w:r>
      <w:r w:rsidR="004C329B"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1.7488</m:t>
        </m:r>
        <m:r>
          <w:rPr>
            <w:rStyle w:val="normaltextrun"/>
            <w:rFonts w:ascii="Cambria Math" w:eastAsia="ＭＳ 明朝" w:hAnsi="Cambria Math" w:cs="Times New Roman"/>
            <w:szCs w:val="21"/>
          </w:rPr>
          <m:t xml:space="preserve"> mmol</m:t>
        </m:r>
      </m:oMath>
    </w:p>
    <w:p w14:paraId="70147AAF" w14:textId="4A6AF19D" w:rsidR="003A5394" w:rsidRPr="004B68E3" w:rsidRDefault="00253C75"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収率は</w:t>
      </w:r>
      <w:r w:rsidR="00223354"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69.83</m:t>
        </m:r>
        <m:r>
          <w:rPr>
            <w:rStyle w:val="normaltextrun"/>
            <w:rFonts w:ascii="Cambria Math" w:eastAsia="ＭＳ 明朝" w:hAnsi="Cambria Math" w:cs="Times New Roman"/>
            <w:szCs w:val="21"/>
          </w:rPr>
          <m:t xml:space="preserve"> %</m:t>
        </m:r>
      </m:oMath>
    </w:p>
    <w:p w14:paraId="2A13C2C4" w14:textId="651A15BC" w:rsidR="00C11351" w:rsidRPr="004B68E3" w:rsidRDefault="00C11351" w:rsidP="00C11351">
      <w:pPr>
        <w:widowControl/>
        <w:ind w:leftChars="200" w:left="420"/>
        <w:rPr>
          <w:rStyle w:val="normaltextrun"/>
          <w:rFonts w:ascii="Times New Roman" w:eastAsia="ＭＳ 明朝" w:hAnsi="Times New Roman" w:cs="Times New Roman"/>
          <w:iCs/>
          <w:szCs w:val="21"/>
        </w:rPr>
      </w:pPr>
      <w:r w:rsidRPr="004B68E3">
        <w:rPr>
          <w:rStyle w:val="normaltextrun"/>
          <w:rFonts w:ascii="Times New Roman" w:eastAsia="ＭＳ 明朝" w:hAnsi="Times New Roman" w:cs="Times New Roman"/>
          <w:iCs/>
          <w:szCs w:val="21"/>
        </w:rPr>
        <w:t>であった。</w:t>
      </w:r>
    </w:p>
    <w:p w14:paraId="4BD48AFB" w14:textId="77777777" w:rsidR="00C11351" w:rsidRPr="0048090B" w:rsidRDefault="00C11351" w:rsidP="003F08CA">
      <w:pPr>
        <w:rPr>
          <w:rStyle w:val="normaltextrun"/>
          <w:rFonts w:ascii="Times New Roman" w:eastAsia="ＭＳ 明朝" w:hAnsi="Times New Roman" w:cs="Times New Roman" w:hint="eastAsia"/>
          <w:szCs w:val="21"/>
        </w:rPr>
      </w:pPr>
    </w:p>
    <w:p w14:paraId="1C1547A7" w14:textId="26231239" w:rsidR="00952772" w:rsidRPr="0048090B" w:rsidRDefault="007C41A4" w:rsidP="003F08CA">
      <w:pPr>
        <w:pStyle w:val="a4"/>
        <w:numPr>
          <w:ilvl w:val="2"/>
          <w:numId w:val="62"/>
        </w:numPr>
        <w:ind w:leftChars="0"/>
        <w:outlineLvl w:val="2"/>
        <w:rPr>
          <w:rStyle w:val="normaltextrun"/>
          <w:rFonts w:ascii="Times New Roman" w:eastAsia="ＭＳ 明朝" w:hAnsi="Times New Roman" w:cs="Times New Roman"/>
          <w:szCs w:val="21"/>
        </w:rPr>
      </w:pPr>
      <w:bookmarkStart w:id="572" w:name="_Toc126715509"/>
      <w:r w:rsidRPr="0048090B">
        <w:rPr>
          <w:rStyle w:val="normaltextrun"/>
          <w:rFonts w:ascii="Times New Roman" w:eastAsia="ＭＳ 明朝" w:hAnsi="Times New Roman" w:cs="Times New Roman"/>
          <w:szCs w:val="21"/>
        </w:rPr>
        <w:t>220906Ni_OH_OAc</w:t>
      </w:r>
      <w:bookmarkEnd w:id="572"/>
    </w:p>
    <w:p w14:paraId="03A473E5"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 1.2519 g (5.031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56FED0E9" w14:textId="18F8325C"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DD54F0" w:rsidRPr="0048090B">
        <w:rPr>
          <w:rStyle w:val="normaltextrun"/>
          <w:rFonts w:ascii="Times New Roman" w:eastAsia="ＭＳ 明朝" w:hAnsi="Times New Roman" w:cs="Times New Roman"/>
          <w:szCs w:val="21"/>
        </w:rPr>
        <w:t>30</w:t>
      </w:r>
      <w:r w:rsidRPr="0048090B">
        <w:rPr>
          <w:rStyle w:val="normaltextrun"/>
          <w:rFonts w:ascii="Times New Roman" w:eastAsia="ＭＳ 明朝" w:hAnsi="Times New Roman" w:cs="Times New Roman"/>
          <w:szCs w:val="21"/>
        </w:rPr>
        <w:t>分ほど放置した後、ミリ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08A167BE"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113 ℃</w:t>
      </w:r>
      <w:r w:rsidRPr="0048090B">
        <w:rPr>
          <w:rStyle w:val="normaltextrun"/>
          <w:rFonts w:ascii="Times New Roman" w:eastAsia="ＭＳ 明朝" w:hAnsi="Times New Roman" w:cs="Times New Roman"/>
          <w:szCs w:val="21"/>
        </w:rPr>
        <w:t>のシリコンオイルに水を流した冷却管を取り付け、攪拌子を入れた</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をいれて加熱還流を開始した。</w:t>
      </w:r>
    </w:p>
    <w:p w14:paraId="3315A97C" w14:textId="3A361AC4" w:rsidR="007C41A4" w:rsidRPr="0048090B" w:rsidRDefault="00042B03"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時間</w:t>
      </w:r>
      <w:r w:rsidR="007C41A4" w:rsidRPr="0048090B">
        <w:rPr>
          <w:rStyle w:val="normaltextrun"/>
          <w:rFonts w:ascii="Times New Roman" w:eastAsia="ＭＳ 明朝" w:hAnsi="Times New Roman" w:cs="Times New Roman"/>
          <w:szCs w:val="21"/>
        </w:rPr>
        <w:t>経過したのち、還流させていた混合物の加熱をやめ、シリコンオイルから離し</w:t>
      </w:r>
      <w:r w:rsidR="007C41A4" w:rsidRPr="0048090B">
        <w:rPr>
          <w:rStyle w:val="normaltextrun"/>
          <w:rFonts w:ascii="Times New Roman" w:eastAsia="ＭＳ 明朝" w:hAnsi="Times New Roman" w:cs="Times New Roman"/>
          <w:szCs w:val="21"/>
        </w:rPr>
        <w:t>1</w:t>
      </w:r>
      <w:r w:rsidR="007C41A4" w:rsidRPr="0048090B">
        <w:rPr>
          <w:rStyle w:val="normaltextrun"/>
          <w:rFonts w:ascii="Times New Roman" w:eastAsia="ＭＳ 明朝" w:hAnsi="Times New Roman" w:cs="Times New Roman"/>
          <w:szCs w:val="21"/>
        </w:rPr>
        <w:t>時間ほど冷ました。</w:t>
      </w:r>
    </w:p>
    <w:p w14:paraId="6113BC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4D2546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2A0061C4"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BB366C1" w14:textId="44B83AED" w:rsidR="007C41A4"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遠沈管の沈殿物を乾燥させるために濾紙を折り畳み、遠沈管を上下逆さに置き</w:t>
      </w:r>
      <w:r w:rsidR="007A4154" w:rsidRPr="0048090B">
        <w:rPr>
          <w:rStyle w:val="normaltextrun"/>
          <w:rFonts w:ascii="Times New Roman" w:eastAsia="ＭＳ 明朝" w:hAnsi="Times New Roman" w:cs="Times New Roman"/>
          <w:szCs w:val="21"/>
        </w:rPr>
        <w:t>5</w:t>
      </w:r>
      <w:r w:rsidR="007A4154" w:rsidRPr="0048090B">
        <w:rPr>
          <w:rStyle w:val="normaltextrun"/>
          <w:rFonts w:ascii="Times New Roman" w:eastAsia="ＭＳ 明朝" w:hAnsi="Times New Roman" w:cs="Times New Roman"/>
          <w:szCs w:val="21"/>
        </w:rPr>
        <w:t>日間</w:t>
      </w:r>
      <w:r w:rsidRPr="0048090B">
        <w:rPr>
          <w:rStyle w:val="normaltextrun"/>
          <w:rFonts w:ascii="Times New Roman" w:eastAsia="ＭＳ 明朝" w:hAnsi="Times New Roman" w:cs="Times New Roman"/>
          <w:szCs w:val="21"/>
        </w:rPr>
        <w:t>乾燥させた。</w:t>
      </w:r>
      <w:r w:rsidR="00D41BB7" w:rsidRPr="0048090B">
        <w:rPr>
          <w:rStyle w:val="normaltextrun"/>
          <w:rFonts w:ascii="Times New Roman" w:eastAsia="ＭＳ 明朝" w:hAnsi="Times New Roman" w:cs="Times New Roman"/>
          <w:szCs w:val="21"/>
        </w:rPr>
        <w:t>収量は</w:t>
      </w:r>
      <w:r w:rsidR="00D41BB7" w:rsidRPr="0048090B">
        <w:rPr>
          <w:rStyle w:val="normaltextrun"/>
          <w:rFonts w:ascii="Times New Roman" w:eastAsia="ＭＳ 明朝" w:hAnsi="Times New Roman" w:cs="Times New Roman"/>
          <w:szCs w:val="21"/>
        </w:rPr>
        <w:t>0.3727 g</w:t>
      </w:r>
      <w:r w:rsidR="00D41BB7" w:rsidRPr="0048090B">
        <w:rPr>
          <w:rStyle w:val="normaltextrun"/>
          <w:rFonts w:ascii="Times New Roman" w:eastAsia="ＭＳ 明朝" w:hAnsi="Times New Roman" w:cs="Times New Roman"/>
          <w:szCs w:val="21"/>
        </w:rPr>
        <w:t>であった。</w:t>
      </w:r>
    </w:p>
    <w:p w14:paraId="37AD157F" w14:textId="77777777" w:rsidR="00B569F9" w:rsidRPr="0048090B" w:rsidRDefault="00B569F9" w:rsidP="00B569F9">
      <w:pPr>
        <w:pStyle w:val="a4"/>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14940899" w14:textId="2B998356" w:rsidR="003447C2" w:rsidRPr="0048090B" w:rsidRDefault="003447C2" w:rsidP="00B569F9">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1.5183</m:t>
        </m:r>
        <m:r>
          <w:rPr>
            <w:rStyle w:val="normaltextrun"/>
            <w:rFonts w:ascii="Cambria Math" w:eastAsia="ＭＳ 明朝" w:hAnsi="Cambria Math" w:cs="Times New Roman"/>
            <w:szCs w:val="21"/>
          </w:rPr>
          <m:t xml:space="preserve"> mmol</m:t>
        </m:r>
      </m:oMath>
    </w:p>
    <w:p w14:paraId="019B1A6E" w14:textId="26CBD8BE" w:rsidR="00D41BB7" w:rsidRPr="00B569F9"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1.2519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60.36</m:t>
        </m:r>
        <m:r>
          <w:rPr>
            <w:rStyle w:val="normaltextrun"/>
            <w:rFonts w:ascii="Cambria Math" w:eastAsia="ＭＳ 明朝" w:hAnsi="Cambria Math" w:cs="Times New Roman"/>
            <w:szCs w:val="21"/>
          </w:rPr>
          <m:t xml:space="preserve"> %</m:t>
        </m:r>
      </m:oMath>
    </w:p>
    <w:p w14:paraId="7D9189D6" w14:textId="17B9129C" w:rsidR="003A5394" w:rsidRPr="0048090B" w:rsidRDefault="00D41BB7" w:rsidP="00B569F9">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4E939AB2" w14:textId="77777777" w:rsidR="003A5394" w:rsidRPr="0048090B" w:rsidRDefault="003A5394" w:rsidP="003F08CA">
      <w:pPr>
        <w:rPr>
          <w:rStyle w:val="normaltextrun"/>
          <w:rFonts w:ascii="Times New Roman" w:eastAsia="ＭＳ 明朝" w:hAnsi="Times New Roman" w:cs="Times New Roman"/>
          <w:szCs w:val="21"/>
        </w:rPr>
      </w:pPr>
    </w:p>
    <w:p w14:paraId="089DFEC2" w14:textId="4D2F41D8" w:rsidR="001008C8" w:rsidRPr="0048090B" w:rsidRDefault="001326C7" w:rsidP="003F08CA">
      <w:pPr>
        <w:pStyle w:val="a4"/>
        <w:numPr>
          <w:ilvl w:val="2"/>
          <w:numId w:val="62"/>
        </w:numPr>
        <w:ind w:leftChars="0"/>
        <w:outlineLvl w:val="2"/>
        <w:rPr>
          <w:rStyle w:val="normaltextrun"/>
          <w:rFonts w:ascii="Times New Roman" w:eastAsia="ＭＳ 明朝" w:hAnsi="Times New Roman" w:cs="Times New Roman"/>
          <w:szCs w:val="21"/>
        </w:rPr>
      </w:pPr>
      <w:bookmarkStart w:id="573" w:name="_Toc126715510"/>
      <w:r w:rsidRPr="0048090B">
        <w:rPr>
          <w:rStyle w:val="normaltextrun"/>
          <w:rFonts w:ascii="Times New Roman" w:eastAsia="ＭＳ 明朝" w:hAnsi="Times New Roman" w:cs="Times New Roman"/>
          <w:szCs w:val="21"/>
        </w:rPr>
        <w:t>220914Ni_OH_OAc</w:t>
      </w:r>
      <w:bookmarkEnd w:id="573"/>
    </w:p>
    <w:p w14:paraId="61DC5FC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1.2415 g (4.989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5E534BE7" w14:textId="65B7B24E"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C93CB5D"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113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CED7E96" w14:textId="60EAE366" w:rsidR="008C1029" w:rsidRPr="0048090B" w:rsidRDefault="00042B03"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24</w:t>
      </w:r>
      <w:r w:rsidRPr="0048090B">
        <w:rPr>
          <w:rStyle w:val="normaltextrun"/>
          <w:rFonts w:ascii="Times New Roman" w:eastAsia="ＭＳ 明朝" w:hAnsi="Times New Roman" w:cs="Times New Roman"/>
          <w:color w:val="000000" w:themeColor="text1"/>
          <w:szCs w:val="21"/>
        </w:rPr>
        <w:t>時間</w:t>
      </w:r>
      <w:r w:rsidR="008C1029"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8C1029" w:rsidRPr="0048090B">
        <w:rPr>
          <w:rStyle w:val="normaltextrun"/>
          <w:rFonts w:ascii="Times New Roman" w:eastAsia="ＭＳ 明朝" w:hAnsi="Times New Roman" w:cs="Times New Roman"/>
          <w:color w:val="000000" w:themeColor="text1"/>
          <w:szCs w:val="21"/>
        </w:rPr>
        <w:t>1</w:t>
      </w:r>
      <w:r w:rsidR="008C1029" w:rsidRPr="0048090B">
        <w:rPr>
          <w:rStyle w:val="normaltextrun"/>
          <w:rFonts w:ascii="Times New Roman" w:eastAsia="ＭＳ 明朝" w:hAnsi="Times New Roman" w:cs="Times New Roman"/>
          <w:color w:val="000000" w:themeColor="text1"/>
          <w:szCs w:val="21"/>
        </w:rPr>
        <w:t>時間ほど冷ました。</w:t>
      </w:r>
    </w:p>
    <w:p w14:paraId="0E1E0521"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30B7852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7BEB8F"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A35C2A8" w14:textId="1EA5067A" w:rsidR="006C29E0" w:rsidRPr="00D570D0"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遠沈管の沈殿物を乾燥させるために濾紙を折り畳み、遠沈管を上下逆さに置き</w:t>
      </w:r>
      <w:r w:rsidR="007A4154" w:rsidRPr="0048090B">
        <w:rPr>
          <w:rStyle w:val="normaltextrun"/>
          <w:rFonts w:ascii="Times New Roman" w:eastAsia="ＭＳ 明朝" w:hAnsi="Times New Roman" w:cs="Times New Roman"/>
          <w:color w:val="000000" w:themeColor="text1"/>
          <w:szCs w:val="21"/>
        </w:rPr>
        <w:t>5</w:t>
      </w:r>
      <w:r w:rsidR="007A4154" w:rsidRPr="0048090B">
        <w:rPr>
          <w:rStyle w:val="normaltextrun"/>
          <w:rFonts w:ascii="Times New Roman" w:eastAsia="ＭＳ 明朝" w:hAnsi="Times New Roman" w:cs="Times New Roman"/>
          <w:color w:val="000000" w:themeColor="text1"/>
          <w:szCs w:val="21"/>
        </w:rPr>
        <w:t>日間</w:t>
      </w:r>
      <w:r w:rsidRPr="0048090B">
        <w:rPr>
          <w:rStyle w:val="normaltextrun"/>
          <w:rFonts w:ascii="Times New Roman" w:eastAsia="ＭＳ 明朝" w:hAnsi="Times New Roman" w:cs="Times New Roman"/>
          <w:color w:val="000000" w:themeColor="text1"/>
          <w:szCs w:val="21"/>
        </w:rPr>
        <w:t>乾燥させた。</w:t>
      </w:r>
      <w:r w:rsidR="006C29E0" w:rsidRPr="0048090B">
        <w:rPr>
          <w:rStyle w:val="normaltextrun"/>
          <w:rFonts w:ascii="Times New Roman" w:eastAsia="ＭＳ 明朝" w:hAnsi="Times New Roman" w:cs="Times New Roman"/>
          <w:szCs w:val="21"/>
        </w:rPr>
        <w:t>収量は</w:t>
      </w:r>
      <w:r w:rsidR="006C29E0" w:rsidRPr="0048090B">
        <w:rPr>
          <w:rStyle w:val="normaltextrun"/>
          <w:rFonts w:ascii="Times New Roman" w:eastAsia="ＭＳ 明朝" w:hAnsi="Times New Roman" w:cs="Times New Roman"/>
          <w:color w:val="000000" w:themeColor="text1"/>
          <w:szCs w:val="21"/>
        </w:rPr>
        <w:t>0.3390 g</w:t>
      </w:r>
      <w:r w:rsidR="006C29E0" w:rsidRPr="0048090B">
        <w:rPr>
          <w:rStyle w:val="normaltextrun"/>
          <w:rFonts w:ascii="Times New Roman" w:eastAsia="ＭＳ 明朝" w:hAnsi="Times New Roman" w:cs="Times New Roman"/>
          <w:szCs w:val="21"/>
        </w:rPr>
        <w:t>であった。</w:t>
      </w:r>
    </w:p>
    <w:p w14:paraId="196BEBD7" w14:textId="05191842" w:rsidR="00D570D0" w:rsidRPr="00D570D0" w:rsidRDefault="00D570D0" w:rsidP="00D570D0">
      <w:pPr>
        <w:pStyle w:val="a4"/>
        <w:numPr>
          <w:ilvl w:val="0"/>
          <w:numId w:val="8"/>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8128A84" w14:textId="5422B36A" w:rsidR="00E14ADF" w:rsidRPr="0048090B" w:rsidRDefault="00E14ADF" w:rsidP="00D570D0">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1.3810</m:t>
        </m:r>
        <m:r>
          <w:rPr>
            <w:rStyle w:val="normaltextrun"/>
            <w:rFonts w:ascii="Cambria Math" w:eastAsia="ＭＳ 明朝" w:hAnsi="Cambria Math" w:cs="Times New Roman"/>
            <w:szCs w:val="21"/>
          </w:rPr>
          <m:t xml:space="preserve"> mmol</m:t>
        </m:r>
      </m:oMath>
    </w:p>
    <w:p w14:paraId="2997FAEE" w14:textId="7CE4E2B3" w:rsidR="006C29E0" w:rsidRPr="00D828A5"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1.2415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55.36</m:t>
        </m:r>
        <m:r>
          <w:rPr>
            <w:rStyle w:val="normaltextrun"/>
            <w:rFonts w:ascii="Cambria Math" w:eastAsia="ＭＳ 明朝" w:hAnsi="Cambria Math" w:cs="Times New Roman"/>
            <w:szCs w:val="21"/>
          </w:rPr>
          <m:t xml:space="preserve"> %</m:t>
        </m:r>
      </m:oMath>
    </w:p>
    <w:p w14:paraId="46823A5A" w14:textId="01BEF652" w:rsidR="006C29E0" w:rsidRPr="0048090B" w:rsidRDefault="006C29E0" w:rsidP="00D570D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1E1A5C25" w14:textId="77777777" w:rsidR="006C29E0" w:rsidRPr="0048090B" w:rsidRDefault="006C29E0" w:rsidP="003F08CA">
      <w:pPr>
        <w:rPr>
          <w:rStyle w:val="normaltextrun"/>
          <w:rFonts w:ascii="Times New Roman" w:eastAsia="ＭＳ 明朝" w:hAnsi="Times New Roman" w:cs="Times New Roman"/>
          <w:color w:val="000000" w:themeColor="text1"/>
          <w:szCs w:val="21"/>
        </w:rPr>
      </w:pPr>
    </w:p>
    <w:p w14:paraId="01911B8B" w14:textId="31B7C10A" w:rsidR="004875E0" w:rsidRPr="0048090B" w:rsidRDefault="004875E0" w:rsidP="003F08CA">
      <w:pPr>
        <w:pStyle w:val="a4"/>
        <w:numPr>
          <w:ilvl w:val="2"/>
          <w:numId w:val="62"/>
        </w:numPr>
        <w:ind w:leftChars="0"/>
        <w:outlineLvl w:val="2"/>
        <w:rPr>
          <w:rStyle w:val="normaltextrun"/>
          <w:rFonts w:ascii="Times New Roman" w:eastAsia="ＭＳ 明朝" w:hAnsi="Times New Roman" w:cs="Times New Roman"/>
          <w:color w:val="000000" w:themeColor="text1"/>
          <w:szCs w:val="21"/>
        </w:rPr>
      </w:pPr>
      <w:bookmarkStart w:id="574" w:name="_Toc126715511"/>
      <w:r w:rsidRPr="0048090B">
        <w:rPr>
          <w:rStyle w:val="normaltextrun"/>
          <w:rFonts w:ascii="Times New Roman" w:eastAsia="ＭＳ 明朝" w:hAnsi="Times New Roman" w:cs="Times New Roman"/>
          <w:szCs w:val="21"/>
        </w:rPr>
        <w:t>221003Ni_OH_OAc</w:t>
      </w:r>
      <w:bookmarkEnd w:id="574"/>
    </w:p>
    <w:p w14:paraId="6775772C"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1.2459 g (5.007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2069CBEC" w14:textId="063309FD"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B11D46" w:rsidRPr="0048090B">
        <w:rPr>
          <w:rStyle w:val="normaltextrun"/>
          <w:rFonts w:ascii="Times New Roman" w:eastAsia="ＭＳ 明朝" w:hAnsi="Times New Roman" w:cs="Times New Roman"/>
          <w:szCs w:val="21"/>
        </w:rPr>
        <w:t>1</w:t>
      </w:r>
      <w:r w:rsidR="00B11D46" w:rsidRPr="0048090B">
        <w:rPr>
          <w:rStyle w:val="normaltextrun"/>
          <w:rFonts w:ascii="Times New Roman" w:eastAsia="ＭＳ 明朝" w:hAnsi="Times New Roman" w:cs="Times New Roman"/>
          <w:szCs w:val="21"/>
        </w:rPr>
        <w:t>時間</w:t>
      </w:r>
      <w:r w:rsidRPr="0048090B">
        <w:rPr>
          <w:rStyle w:val="normaltextrun"/>
          <w:rFonts w:ascii="Times New Roman" w:eastAsia="ＭＳ 明朝" w:hAnsi="Times New Roman" w:cs="Times New Roman"/>
          <w:szCs w:val="21"/>
        </w:rPr>
        <w:t>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15C0D6A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130 ℃</w:t>
      </w:r>
      <w:r w:rsidRPr="0048090B">
        <w:rPr>
          <w:rStyle w:val="normaltextrun"/>
          <w:rFonts w:ascii="Times New Roman" w:eastAsia="ＭＳ 明朝" w:hAnsi="Times New Roman" w:cs="Times New Roman"/>
          <w:szCs w:val="21"/>
        </w:rPr>
        <w:t>のシリコンオイルに水を流した冷却管を取り付け、攪拌子を入れて加熱還流を開始した。</w:t>
      </w:r>
    </w:p>
    <w:p w14:paraId="21F7AE2B" w14:textId="2E68DE43" w:rsidR="004875E0" w:rsidRPr="0048090B" w:rsidRDefault="00DF0726"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18</w:t>
      </w:r>
      <w:r w:rsidRPr="0048090B">
        <w:rPr>
          <w:rStyle w:val="normaltextrun"/>
          <w:rFonts w:ascii="Times New Roman" w:eastAsia="ＭＳ 明朝" w:hAnsi="Times New Roman" w:cs="Times New Roman"/>
          <w:szCs w:val="21"/>
        </w:rPr>
        <w:t>時間</w:t>
      </w:r>
      <w:r w:rsidR="004875E0" w:rsidRPr="0048090B">
        <w:rPr>
          <w:rStyle w:val="normaltextrun"/>
          <w:rFonts w:ascii="Times New Roman" w:eastAsia="ＭＳ 明朝" w:hAnsi="Times New Roman" w:cs="Times New Roman"/>
          <w:szCs w:val="21"/>
        </w:rPr>
        <w:t>経過したのち、還流させていた混合物の加熱をやめ、シリコンオイルから離し</w:t>
      </w:r>
      <w:r w:rsidR="004875E0" w:rsidRPr="0048090B">
        <w:rPr>
          <w:rStyle w:val="normaltextrun"/>
          <w:rFonts w:ascii="Times New Roman" w:eastAsia="ＭＳ 明朝" w:hAnsi="Times New Roman" w:cs="Times New Roman"/>
          <w:szCs w:val="21"/>
        </w:rPr>
        <w:t>1</w:t>
      </w:r>
      <w:r w:rsidR="004875E0" w:rsidRPr="0048090B">
        <w:rPr>
          <w:rStyle w:val="normaltextrun"/>
          <w:rFonts w:ascii="Times New Roman" w:eastAsia="ＭＳ 明朝" w:hAnsi="Times New Roman" w:cs="Times New Roman"/>
          <w:szCs w:val="21"/>
        </w:rPr>
        <w:t>時間ほど冷ました。</w:t>
      </w:r>
    </w:p>
    <w:p w14:paraId="35E177DF"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25C06E1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24C5E84"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1293EC65" w14:textId="69054712" w:rsidR="00973C5D" w:rsidRPr="00EB62E0" w:rsidRDefault="004875E0" w:rsidP="003F08CA">
      <w:pPr>
        <w:pStyle w:val="a4"/>
        <w:widowControl/>
        <w:numPr>
          <w:ilvl w:val="0"/>
          <w:numId w:val="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w:t>
      </w:r>
      <w:r w:rsidR="00FE2B33" w:rsidRPr="0048090B">
        <w:rPr>
          <w:rStyle w:val="normaltextrun"/>
          <w:rFonts w:ascii="Times New Roman" w:eastAsia="ＭＳ 明朝" w:hAnsi="Times New Roman" w:cs="Times New Roman"/>
          <w:szCs w:val="21"/>
        </w:rPr>
        <w:t>デシケータに入れ、一晩減圧</w:t>
      </w:r>
      <w:r w:rsidRPr="0048090B">
        <w:rPr>
          <w:rStyle w:val="normaltextrun"/>
          <w:rFonts w:ascii="Times New Roman" w:eastAsia="ＭＳ 明朝" w:hAnsi="Times New Roman" w:cs="Times New Roman"/>
          <w:szCs w:val="21"/>
        </w:rPr>
        <w:t>乾燥させた。</w:t>
      </w:r>
      <w:r w:rsidR="00973C5D" w:rsidRPr="0048090B">
        <w:rPr>
          <w:rStyle w:val="normaltextrun"/>
          <w:rFonts w:ascii="Times New Roman" w:eastAsia="ＭＳ 明朝" w:hAnsi="Times New Roman" w:cs="Times New Roman"/>
          <w:szCs w:val="21"/>
        </w:rPr>
        <w:t>収量は</w:t>
      </w:r>
      <w:r w:rsidR="00973C5D" w:rsidRPr="0048090B">
        <w:rPr>
          <w:rStyle w:val="normaltextrun"/>
          <w:rFonts w:ascii="Times New Roman" w:eastAsia="ＭＳ 明朝" w:hAnsi="Times New Roman" w:cs="Times New Roman"/>
          <w:szCs w:val="21"/>
        </w:rPr>
        <w:t>0.5572</w:t>
      </w:r>
      <w:r w:rsidR="00973C5D" w:rsidRPr="0048090B">
        <w:rPr>
          <w:rStyle w:val="normaltextrun"/>
          <w:rFonts w:ascii="Times New Roman" w:eastAsia="ＭＳ 明朝" w:hAnsi="Times New Roman" w:cs="Times New Roman"/>
          <w:color w:val="FF0000"/>
          <w:szCs w:val="21"/>
        </w:rPr>
        <w:t xml:space="preserve"> </w:t>
      </w:r>
      <w:r w:rsidR="00973C5D" w:rsidRPr="0048090B">
        <w:rPr>
          <w:rStyle w:val="normaltextrun"/>
          <w:rFonts w:ascii="Times New Roman" w:eastAsia="ＭＳ 明朝" w:hAnsi="Times New Roman" w:cs="Times New Roman"/>
          <w:szCs w:val="21"/>
        </w:rPr>
        <w:t>g</w:t>
      </w:r>
      <w:r w:rsidR="00973C5D" w:rsidRPr="0048090B">
        <w:rPr>
          <w:rStyle w:val="normaltextrun"/>
          <w:rFonts w:ascii="Times New Roman" w:eastAsia="ＭＳ 明朝" w:hAnsi="Times New Roman" w:cs="Times New Roman"/>
          <w:szCs w:val="21"/>
        </w:rPr>
        <w:t>であった。</w:t>
      </w:r>
    </w:p>
    <w:p w14:paraId="37E47C8B" w14:textId="7F4BB7A4" w:rsidR="00EB62E0" w:rsidRPr="00EB62E0" w:rsidRDefault="00EB62E0" w:rsidP="00EB62E0">
      <w:pPr>
        <w:pStyle w:val="a4"/>
        <w:numPr>
          <w:ilvl w:val="0"/>
          <w:numId w:val="9"/>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94B05F3" w14:textId="08160472" w:rsidR="00CC2335" w:rsidRPr="0048090B" w:rsidRDefault="00CC2335" w:rsidP="00EB62E0">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EB62E0">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2.2699</m:t>
        </m:r>
        <m:r>
          <w:rPr>
            <w:rStyle w:val="normaltextrun"/>
            <w:rFonts w:ascii="Cambria Math" w:eastAsia="ＭＳ 明朝" w:hAnsi="Cambria Math" w:cs="Times New Roman"/>
            <w:szCs w:val="21"/>
          </w:rPr>
          <m:t xml:space="preserve"> mmol</m:t>
        </m:r>
      </m:oMath>
    </w:p>
    <w:p w14:paraId="188DC524" w14:textId="5DA6FA2D" w:rsidR="00973C5D" w:rsidRPr="00EB62E0"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EB62E0">
        <w:rPr>
          <w:rStyle w:val="normaltextrun"/>
          <w:rFonts w:ascii="Times New Roman" w:eastAsia="ＭＳ 明朝" w:hAnsi="Times New Roman" w:cs="Times New Roman" w:hint="eastAsia"/>
          <w:szCs w:val="21"/>
        </w:rPr>
        <w:t xml:space="preserve"> </w:t>
      </w:r>
      <w:commentRangeStart w:id="575"/>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90.6</m:t>
        </m:r>
        <w:commentRangeEnd w:id="575"/>
        <m:r>
          <w:rPr>
            <w:rStyle w:val="normaltextrun"/>
            <w:rFonts w:ascii="Cambria Math" w:eastAsia="ＭＳ 明朝" w:hAnsi="Cambria Math" w:cs="Times New Roman"/>
            <w:szCs w:val="21"/>
          </w:rPr>
          <m:t>0</m:t>
        </m:r>
        <m:r>
          <m:rPr>
            <m:sty m:val="p"/>
          </m:rPr>
          <w:rPr>
            <w:rStyle w:val="ad"/>
            <w:rFonts w:ascii="Cambria Math" w:eastAsia="ＭＳ 明朝" w:hAnsi="Cambria Math" w:cs="Times New Roman"/>
            <w:sz w:val="21"/>
            <w:szCs w:val="21"/>
          </w:rPr>
          <w:commentReference w:id="575"/>
        </m:r>
        <m:r>
          <w:rPr>
            <w:rStyle w:val="normaltextrun"/>
            <w:rFonts w:ascii="Cambria Math" w:eastAsia="ＭＳ 明朝" w:hAnsi="Cambria Math" w:cs="Times New Roman"/>
            <w:szCs w:val="21"/>
          </w:rPr>
          <m:t xml:space="preserve"> %</m:t>
        </m:r>
      </m:oMath>
    </w:p>
    <w:p w14:paraId="371BB96D" w14:textId="11F45785" w:rsidR="00973C5D" w:rsidRDefault="00973C5D" w:rsidP="00EB62E0">
      <w:pPr>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であった</w:t>
      </w:r>
      <w:r w:rsidR="00EB62E0">
        <w:rPr>
          <w:rStyle w:val="normaltextrun"/>
          <w:rFonts w:ascii="Times New Roman" w:eastAsia="ＭＳ 明朝" w:hAnsi="Times New Roman" w:cs="Times New Roman" w:hint="eastAsia"/>
          <w:szCs w:val="21"/>
        </w:rPr>
        <w:t>。</w:t>
      </w:r>
    </w:p>
    <w:p w14:paraId="31368193" w14:textId="77777777" w:rsidR="00EB62E0" w:rsidRPr="00EB62E0" w:rsidRDefault="00EB62E0" w:rsidP="00EB62E0">
      <w:pPr>
        <w:rPr>
          <w:rFonts w:ascii="Times New Roman" w:eastAsia="ＭＳ 明朝" w:hAnsi="Times New Roman" w:cs="Times New Roman" w:hint="eastAsia"/>
          <w:szCs w:val="21"/>
        </w:rPr>
      </w:pPr>
    </w:p>
    <w:p w14:paraId="22FC216E" w14:textId="72777974" w:rsidR="00033617" w:rsidRPr="0048090B" w:rsidRDefault="00033617" w:rsidP="003F08CA">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576" w:name="_Toc126715512"/>
      <w:r w:rsidRPr="0048090B">
        <w:rPr>
          <w:rFonts w:ascii="Times New Roman" w:eastAsia="ＭＳ 明朝" w:hAnsi="Times New Roman" w:cs="Times New Roman"/>
          <w:color w:val="000000" w:themeColor="text1"/>
          <w:szCs w:val="21"/>
        </w:rPr>
        <w:t>221006Ni_OH_O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576"/>
    </w:p>
    <w:p w14:paraId="28161771"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酢酸ニッケ</w:t>
      </w:r>
      <w:r w:rsidRPr="0048090B">
        <w:rPr>
          <w:rStyle w:val="normaltextrun"/>
          <w:rFonts w:ascii="Times New Roman" w:eastAsia="ＭＳ 明朝" w:hAnsi="Times New Roman" w:cs="Times New Roman"/>
          <w:color w:val="000000" w:themeColor="text1"/>
          <w:szCs w:val="21"/>
        </w:rPr>
        <w:t>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1.2476 g (5.014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728E1714" w14:textId="2F46A10C"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5018409E"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117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D73CC08" w14:textId="1A0F9D5C" w:rsidR="00033617" w:rsidRPr="0048090B" w:rsidRDefault="00DF0726"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12</w:t>
      </w:r>
      <w:r w:rsidRPr="0048090B">
        <w:rPr>
          <w:rStyle w:val="normaltextrun"/>
          <w:rFonts w:ascii="Times New Roman" w:eastAsia="ＭＳ 明朝" w:hAnsi="Times New Roman" w:cs="Times New Roman"/>
          <w:color w:val="000000" w:themeColor="text1"/>
          <w:szCs w:val="21"/>
        </w:rPr>
        <w:t>時間</w:t>
      </w:r>
      <w:r w:rsidR="00033617"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033617" w:rsidRPr="0048090B">
        <w:rPr>
          <w:rStyle w:val="normaltextrun"/>
          <w:rFonts w:ascii="Times New Roman" w:eastAsia="ＭＳ 明朝" w:hAnsi="Times New Roman" w:cs="Times New Roman"/>
          <w:color w:val="000000" w:themeColor="text1"/>
          <w:szCs w:val="21"/>
        </w:rPr>
        <w:t>1</w:t>
      </w:r>
      <w:r w:rsidR="00033617" w:rsidRPr="0048090B">
        <w:rPr>
          <w:rStyle w:val="normaltextrun"/>
          <w:rFonts w:ascii="Times New Roman" w:eastAsia="ＭＳ 明朝" w:hAnsi="Times New Roman" w:cs="Times New Roman"/>
          <w:color w:val="000000" w:themeColor="text1"/>
          <w:szCs w:val="21"/>
        </w:rPr>
        <w:t>時間ほど冷ました。</w:t>
      </w:r>
    </w:p>
    <w:p w14:paraId="6E67388D"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08F17DC6"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372D4D8"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09197C" w14:textId="312D7978" w:rsidR="008A077A" w:rsidRPr="00AB35F7" w:rsidRDefault="00FE2B33"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A077A" w:rsidRPr="0048090B">
        <w:rPr>
          <w:rStyle w:val="normaltextrun"/>
          <w:rFonts w:ascii="Times New Roman" w:eastAsia="ＭＳ 明朝" w:hAnsi="Times New Roman" w:cs="Times New Roman"/>
          <w:szCs w:val="21"/>
        </w:rPr>
        <w:t>収量は</w:t>
      </w:r>
      <w:r w:rsidR="001C5C21" w:rsidRPr="0048090B">
        <w:rPr>
          <w:rStyle w:val="normaltextrun"/>
          <w:rFonts w:ascii="Times New Roman" w:eastAsia="ＭＳ 明朝" w:hAnsi="Times New Roman" w:cs="Times New Roman"/>
          <w:color w:val="000000" w:themeColor="text1"/>
          <w:szCs w:val="21"/>
        </w:rPr>
        <w:t>0.4025 g</w:t>
      </w:r>
      <w:r w:rsidR="008A077A" w:rsidRPr="0048090B">
        <w:rPr>
          <w:rStyle w:val="normaltextrun"/>
          <w:rFonts w:ascii="Times New Roman" w:eastAsia="ＭＳ 明朝" w:hAnsi="Times New Roman" w:cs="Times New Roman"/>
          <w:szCs w:val="21"/>
        </w:rPr>
        <w:t>であった。</w:t>
      </w:r>
    </w:p>
    <w:p w14:paraId="4403AE0D" w14:textId="4D2F204A" w:rsidR="00AB35F7" w:rsidRPr="00AB35F7" w:rsidRDefault="00AB35F7" w:rsidP="00AB35F7">
      <w:pPr>
        <w:pStyle w:val="a4"/>
        <w:numPr>
          <w:ilvl w:val="0"/>
          <w:numId w:val="10"/>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52700D0" w14:textId="4CCE5748" w:rsidR="004E4AFC" w:rsidRPr="0048090B" w:rsidRDefault="004E4AFC" w:rsidP="00AB35F7">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lastRenderedPageBreak/>
        <w:t>収量は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1.6397</m:t>
        </m:r>
        <m:r>
          <w:rPr>
            <w:rStyle w:val="normaltextrun"/>
            <w:rFonts w:ascii="Cambria Math" w:eastAsia="ＭＳ 明朝" w:hAnsi="Cambria Math" w:cs="Times New Roman"/>
            <w:szCs w:val="21"/>
          </w:rPr>
          <m:t xml:space="preserve"> mmol</m:t>
        </m:r>
      </m:oMath>
    </w:p>
    <w:p w14:paraId="5A397309" w14:textId="25132784" w:rsidR="008A077A" w:rsidRPr="00AB35F7"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1.2476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65.40</m:t>
        </m:r>
        <m:r>
          <w:rPr>
            <w:rStyle w:val="normaltextrun"/>
            <w:rFonts w:ascii="Cambria Math" w:eastAsia="ＭＳ 明朝" w:hAnsi="Cambria Math" w:cs="Times New Roman"/>
            <w:szCs w:val="21"/>
          </w:rPr>
          <m:t xml:space="preserve"> %</m:t>
        </m:r>
      </m:oMath>
    </w:p>
    <w:p w14:paraId="4128A806" w14:textId="09622016" w:rsidR="006B570B" w:rsidRPr="00AB35F7" w:rsidRDefault="008A077A" w:rsidP="00AB35F7">
      <w:pPr>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であった。</w:t>
      </w:r>
    </w:p>
    <w:p w14:paraId="0259152F" w14:textId="308CAB02" w:rsidR="006D6BF1" w:rsidRPr="0048090B" w:rsidRDefault="006D6BF1" w:rsidP="003F08CA">
      <w:pPr>
        <w:widowControl/>
        <w:rPr>
          <w:rStyle w:val="normaltextrun"/>
          <w:rFonts w:ascii="Times New Roman" w:eastAsia="ＭＳ 明朝" w:hAnsi="Times New Roman" w:cs="Times New Roman"/>
          <w:color w:val="000000" w:themeColor="text1"/>
          <w:szCs w:val="21"/>
        </w:rPr>
      </w:pPr>
    </w:p>
    <w:p w14:paraId="605EC5CE" w14:textId="74859C11" w:rsidR="004733AF" w:rsidRPr="0048090B" w:rsidRDefault="004733AF"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577" w:name="_Toc126715513"/>
      <w:r w:rsidRPr="0048090B">
        <w:rPr>
          <w:rFonts w:ascii="Times New Roman" w:eastAsia="ＭＳ 明朝" w:hAnsi="Times New Roman" w:cs="Times New Roman"/>
          <w:color w:val="000000" w:themeColor="text1"/>
          <w:szCs w:val="21"/>
        </w:rPr>
        <w:t>221128Ni_OH_O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577"/>
    </w:p>
    <w:p w14:paraId="772FD2D5"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1.2447 g (5.002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00B83D9A" w14:textId="07199E7E"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71FF91D"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125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0A4A1E7" w14:textId="6F1528E3" w:rsidR="004733AF" w:rsidRPr="0048090B" w:rsidRDefault="00760222"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16</w:t>
      </w:r>
      <w:r w:rsidRPr="0048090B">
        <w:rPr>
          <w:rStyle w:val="normaltextrun"/>
          <w:rFonts w:ascii="Times New Roman" w:eastAsia="ＭＳ 明朝" w:hAnsi="Times New Roman" w:cs="Times New Roman"/>
          <w:color w:val="000000" w:themeColor="text1"/>
          <w:szCs w:val="21"/>
        </w:rPr>
        <w:t>時間</w:t>
      </w:r>
      <w:r w:rsidR="004733AF"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4733AF" w:rsidRPr="0048090B">
        <w:rPr>
          <w:rStyle w:val="normaltextrun"/>
          <w:rFonts w:ascii="Times New Roman" w:eastAsia="ＭＳ 明朝" w:hAnsi="Times New Roman" w:cs="Times New Roman"/>
          <w:color w:val="000000" w:themeColor="text1"/>
          <w:szCs w:val="21"/>
        </w:rPr>
        <w:t>1</w:t>
      </w:r>
      <w:r w:rsidR="004733AF" w:rsidRPr="0048090B">
        <w:rPr>
          <w:rStyle w:val="normaltextrun"/>
          <w:rFonts w:ascii="Times New Roman" w:eastAsia="ＭＳ 明朝" w:hAnsi="Times New Roman" w:cs="Times New Roman"/>
          <w:color w:val="000000" w:themeColor="text1"/>
          <w:szCs w:val="21"/>
        </w:rPr>
        <w:t>時間ほど冷ました。</w:t>
      </w:r>
    </w:p>
    <w:p w14:paraId="26E41474"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F1717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799EAF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73716D1" w14:textId="5F37E878" w:rsidR="00760222" w:rsidRPr="00655B96" w:rsidRDefault="00EF5F64" w:rsidP="003F08CA">
      <w:pPr>
        <w:pStyle w:val="a4"/>
        <w:widowControl/>
        <w:numPr>
          <w:ilvl w:val="0"/>
          <w:numId w:val="11"/>
        </w:numPr>
        <w:ind w:leftChars="0"/>
        <w:rPr>
          <w:ins w:id="578" w:author="松山 ファミリー" w:date="2023-02-07T20:50:00Z"/>
          <w:rStyle w:val="normaltextrun"/>
          <w:rFonts w:ascii="Times New Roman" w:eastAsia="ＭＳ 明朝" w:hAnsi="Times New Roman" w:cs="Times New Roman"/>
          <w:color w:val="000000" w:themeColor="text1"/>
          <w:szCs w:val="21"/>
          <w:rPrChange w:id="579" w:author="松山 ファミリー" w:date="2023-02-07T20:50:00Z">
            <w:rPr>
              <w:ins w:id="580" w:author="松山 ファミリー" w:date="2023-02-07T20:50: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60222" w:rsidRPr="0048090B">
        <w:rPr>
          <w:rStyle w:val="normaltextrun"/>
          <w:rFonts w:ascii="Times New Roman" w:eastAsia="ＭＳ 明朝" w:hAnsi="Times New Roman" w:cs="Times New Roman"/>
          <w:szCs w:val="21"/>
        </w:rPr>
        <w:t>収量は</w:t>
      </w:r>
      <w:r w:rsidR="00760222" w:rsidRPr="0048090B">
        <w:rPr>
          <w:rStyle w:val="normaltextrun"/>
          <w:rFonts w:ascii="Times New Roman" w:eastAsia="ＭＳ 明朝" w:hAnsi="Times New Roman" w:cs="Times New Roman"/>
          <w:color w:val="000000" w:themeColor="text1"/>
          <w:szCs w:val="21"/>
        </w:rPr>
        <w:t>0.</w:t>
      </w:r>
      <w:r w:rsidR="00C407D2" w:rsidRPr="0048090B">
        <w:rPr>
          <w:rStyle w:val="normaltextrun"/>
          <w:rFonts w:ascii="Times New Roman" w:eastAsia="ＭＳ 明朝" w:hAnsi="Times New Roman" w:cs="Times New Roman"/>
          <w:color w:val="000000" w:themeColor="text1"/>
          <w:szCs w:val="21"/>
        </w:rPr>
        <w:t>5505</w:t>
      </w:r>
      <w:r w:rsidR="00760222" w:rsidRPr="0048090B">
        <w:rPr>
          <w:rStyle w:val="normaltextrun"/>
          <w:rFonts w:ascii="Times New Roman" w:eastAsia="ＭＳ 明朝" w:hAnsi="Times New Roman" w:cs="Times New Roman"/>
          <w:color w:val="000000" w:themeColor="text1"/>
          <w:szCs w:val="21"/>
        </w:rPr>
        <w:t xml:space="preserve"> g</w:t>
      </w:r>
      <w:r w:rsidR="00760222" w:rsidRPr="0048090B">
        <w:rPr>
          <w:rStyle w:val="normaltextrun"/>
          <w:rFonts w:ascii="Times New Roman" w:eastAsia="ＭＳ 明朝" w:hAnsi="Times New Roman" w:cs="Times New Roman"/>
          <w:szCs w:val="21"/>
        </w:rPr>
        <w:t>であった。</w:t>
      </w:r>
    </w:p>
    <w:p w14:paraId="5F1B9744" w14:textId="2CB1603F" w:rsidR="00655B96" w:rsidRPr="00655B96" w:rsidRDefault="00655B96" w:rsidP="00655B96">
      <w:pPr>
        <w:pStyle w:val="a4"/>
        <w:numPr>
          <w:ilvl w:val="0"/>
          <w:numId w:val="11"/>
        </w:numPr>
        <w:ind w:leftChars="0"/>
        <w:rPr>
          <w:rStyle w:val="normaltextrun"/>
          <w:rFonts w:ascii="Times New Roman" w:eastAsia="ＭＳ 明朝" w:hAnsi="Times New Roman" w:cs="Times New Roman" w:hint="eastAsia"/>
          <w:szCs w:val="21"/>
          <w:rPrChange w:id="581" w:author="松山 ファミリー" w:date="2023-02-07T20:50:00Z">
            <w:rPr>
              <w:rStyle w:val="normaltextrun"/>
              <w:rFonts w:ascii="Times New Roman" w:eastAsia="ＭＳ 明朝" w:hAnsi="Times New Roman" w:cs="Times New Roman" w:hint="eastAsia"/>
              <w:color w:val="000000" w:themeColor="text1"/>
              <w:szCs w:val="21"/>
            </w:rPr>
          </w:rPrChange>
        </w:rPr>
        <w:pPrChange w:id="582" w:author="松山 ファミリー" w:date="2023-02-07T20:50:00Z">
          <w:pPr>
            <w:pStyle w:val="a4"/>
            <w:widowControl/>
            <w:numPr>
              <w:numId w:val="11"/>
            </w:numPr>
            <w:ind w:leftChars="0" w:left="420" w:hanging="420"/>
          </w:pPr>
        </w:pPrChange>
      </w:pPr>
      <w:ins w:id="583" w:author="松山 ファミリー" w:date="2023-02-07T20:50: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3773122A" w14:textId="77777777" w:rsidR="00760222" w:rsidRPr="0048090B" w:rsidDel="00655B96" w:rsidRDefault="00760222" w:rsidP="002D7059">
      <w:pPr>
        <w:widowControl/>
        <w:ind w:leftChars="100" w:left="210" w:rightChars="100" w:right="210"/>
        <w:rPr>
          <w:del w:id="584" w:author="松山 ファミリー" w:date="2023-02-07T20:49:00Z"/>
          <w:rStyle w:val="normaltextrun"/>
          <w:rFonts w:ascii="Times New Roman" w:eastAsia="ＭＳ 明朝" w:hAnsi="Times New Roman" w:cs="Times New Roman" w:hint="eastAsia"/>
          <w:szCs w:val="21"/>
        </w:rPr>
        <w:pPrChange w:id="585" w:author="松山 ファミリー" w:date="2023-02-07T20:51:00Z">
          <w:pPr>
            <w:widowControl/>
          </w:pPr>
        </w:pPrChange>
      </w:pPr>
      <w:del w:id="586" w:author="松山 ファミリー" w:date="2023-02-07T20:49:00Z">
        <w:r w:rsidRPr="0048090B" w:rsidDel="00655B96">
          <w:rPr>
            <w:rStyle w:val="normaltextrun"/>
            <w:rFonts w:ascii="Times New Roman" w:eastAsia="ＭＳ 明朝" w:hAnsi="Times New Roman" w:cs="Times New Roman"/>
            <w:szCs w:val="21"/>
          </w:rPr>
          <w:delText>生成物が全て</w:delText>
        </w:r>
        <w:r w:rsidRPr="0048090B" w:rsidDel="00655B96">
          <w:rPr>
            <w:rStyle w:val="normaltextrun"/>
            <w:rFonts w:ascii="Times New Roman" w:eastAsia="ＭＳ 明朝" w:hAnsi="Times New Roman" w:cs="Times New Roman"/>
            <w:szCs w:val="21"/>
          </w:rPr>
          <w:delText>Ni</w:delText>
        </w:r>
        <w:r w:rsidRPr="0048090B" w:rsidDel="00655B96">
          <w:rPr>
            <w:rStyle w:val="normaltextrun"/>
            <w:rFonts w:ascii="Times New Roman" w:eastAsia="ＭＳ 明朝" w:hAnsi="Times New Roman" w:cs="Times New Roman"/>
            <w:szCs w:val="21"/>
            <w:vertAlign w:val="subscript"/>
          </w:rPr>
          <w:delText>2</w:delText>
        </w:r>
        <w:r w:rsidRPr="0048090B" w:rsidDel="00655B96">
          <w:rPr>
            <w:rStyle w:val="normaltextrun"/>
            <w:rFonts w:ascii="Times New Roman" w:eastAsia="ＭＳ 明朝" w:hAnsi="Times New Roman" w:cs="Times New Roman"/>
            <w:szCs w:val="21"/>
          </w:rPr>
          <w:delText>(OH)</w:delText>
        </w:r>
        <w:r w:rsidRPr="0048090B" w:rsidDel="00655B96">
          <w:rPr>
            <w:rStyle w:val="normaltextrun"/>
            <w:rFonts w:ascii="Times New Roman" w:eastAsia="ＭＳ 明朝" w:hAnsi="Times New Roman" w:cs="Times New Roman"/>
            <w:szCs w:val="21"/>
            <w:vertAlign w:val="subscript"/>
          </w:rPr>
          <w:delText>3</w:delText>
        </w:r>
        <w:r w:rsidRPr="0048090B" w:rsidDel="00655B96">
          <w:rPr>
            <w:rStyle w:val="normaltextrun"/>
            <w:rFonts w:ascii="Times New Roman" w:eastAsia="ＭＳ 明朝" w:hAnsi="Times New Roman" w:cs="Times New Roman"/>
            <w:szCs w:val="21"/>
          </w:rPr>
          <w:delText>(</w:delText>
        </w:r>
        <w:r w:rsidRPr="0048090B" w:rsidDel="00655B96">
          <w:rPr>
            <w:rFonts w:ascii="Times New Roman" w:eastAsia="ＭＳ 明朝" w:hAnsi="Times New Roman" w:cs="Times New Roman"/>
            <w:szCs w:val="21"/>
          </w:rPr>
          <w:delText>CH</w:delText>
        </w:r>
        <w:r w:rsidRPr="0048090B" w:rsidDel="00655B96">
          <w:rPr>
            <w:rFonts w:ascii="Times New Roman" w:eastAsia="ＭＳ 明朝" w:hAnsi="Times New Roman" w:cs="Times New Roman"/>
            <w:szCs w:val="21"/>
            <w:vertAlign w:val="subscript"/>
          </w:rPr>
          <w:delText>3</w:delText>
        </w:r>
        <w:r w:rsidRPr="0048090B" w:rsidDel="00655B96">
          <w:rPr>
            <w:rFonts w:ascii="Times New Roman" w:eastAsia="ＭＳ 明朝" w:hAnsi="Times New Roman" w:cs="Times New Roman"/>
            <w:szCs w:val="21"/>
          </w:rPr>
          <w:delText>COO</w:delText>
        </w:r>
        <w:r w:rsidRPr="0048090B" w:rsidDel="00655B96">
          <w:rPr>
            <w:rStyle w:val="normaltextrun"/>
            <w:rFonts w:ascii="Times New Roman" w:eastAsia="ＭＳ 明朝" w:hAnsi="Times New Roman" w:cs="Times New Roman"/>
            <w:szCs w:val="21"/>
          </w:rPr>
          <w:delText>)</w:delText>
        </w:r>
        <w:r w:rsidRPr="0048090B" w:rsidDel="00655B96">
          <w:rPr>
            <w:rStyle w:val="normaltextrun"/>
            <w:rFonts w:ascii="Times New Roman" w:eastAsia="ＭＳ 明朝" w:hAnsi="Times New Roman" w:cs="Times New Roman"/>
            <w:szCs w:val="21"/>
          </w:rPr>
          <w:delText>・</w:delText>
        </w:r>
        <w:r w:rsidRPr="0048090B" w:rsidDel="00655B96">
          <w:rPr>
            <w:rStyle w:val="normaltextrun"/>
            <w:rFonts w:ascii="Times New Roman" w:eastAsia="ＭＳ 明朝" w:hAnsi="Times New Roman" w:cs="Times New Roman"/>
            <w:szCs w:val="21"/>
          </w:rPr>
          <w:delText>H</w:delText>
        </w:r>
        <w:r w:rsidRPr="0048090B" w:rsidDel="00655B96">
          <w:rPr>
            <w:rStyle w:val="normaltextrun"/>
            <w:rFonts w:ascii="Times New Roman" w:eastAsia="ＭＳ 明朝" w:hAnsi="Times New Roman" w:cs="Times New Roman"/>
            <w:szCs w:val="21"/>
            <w:vertAlign w:val="subscript"/>
          </w:rPr>
          <w:delText>2</w:delText>
        </w:r>
        <w:r w:rsidRPr="0048090B" w:rsidDel="00655B96">
          <w:rPr>
            <w:rStyle w:val="normaltextrun"/>
            <w:rFonts w:ascii="Times New Roman" w:eastAsia="ＭＳ 明朝" w:hAnsi="Times New Roman" w:cs="Times New Roman"/>
            <w:szCs w:val="21"/>
          </w:rPr>
          <w:delText>O</w:delText>
        </w:r>
        <w:r w:rsidRPr="0048090B" w:rsidDel="00655B96">
          <w:rPr>
            <w:rStyle w:val="normaltextrun"/>
            <w:rFonts w:ascii="Times New Roman" w:eastAsia="ＭＳ 明朝" w:hAnsi="Times New Roman" w:cs="Times New Roman"/>
            <w:szCs w:val="21"/>
          </w:rPr>
          <w:delText>であると仮定すると</w:delText>
        </w:r>
      </w:del>
    </w:p>
    <w:p w14:paraId="63103416" w14:textId="659803C7" w:rsidR="00A51455" w:rsidRPr="002D7059" w:rsidDel="00655B96" w:rsidRDefault="00A51455" w:rsidP="002D7059">
      <w:pPr>
        <w:widowControl/>
        <w:ind w:leftChars="100" w:left="210" w:rightChars="100" w:right="210"/>
        <w:rPr>
          <w:del w:id="587" w:author="松山 ファミリー" w:date="2023-02-07T20:50:00Z"/>
          <w:rStyle w:val="normaltextrun"/>
          <w:rFonts w:ascii="Cambria Math" w:eastAsia="ＭＳ 明朝" w:hAnsi="Cambria Math" w:cs="Times New Roman"/>
          <w:i/>
          <w:szCs w:val="21"/>
          <w:rPrChange w:id="588" w:author="松山 ファミリー" w:date="2023-02-07T20:50:00Z">
            <w:rPr>
              <w:del w:id="589" w:author="松山 ファミリー" w:date="2023-02-07T20:50:00Z"/>
              <w:rStyle w:val="normaltextrun"/>
              <w:rFonts w:ascii="Times New Roman" w:eastAsia="ＭＳ 明朝" w:hAnsi="Times New Roman" w:cs="Times New Roman"/>
              <w:szCs w:val="21"/>
            </w:rPr>
          </w:rPrChange>
        </w:rPr>
        <w:pPrChange w:id="590" w:author="松山 ファミリー" w:date="2023-02-07T20:51:00Z">
          <w:pPr>
            <w:widowControl/>
          </w:pPr>
        </w:pPrChange>
      </w:pPr>
      <w:r w:rsidRPr="0048090B">
        <w:rPr>
          <w:rStyle w:val="normaltextrun"/>
          <w:rFonts w:ascii="Times New Roman" w:eastAsia="ＭＳ 明朝" w:hAnsi="Times New Roman" w:cs="Times New Roman"/>
          <w:szCs w:val="21"/>
        </w:rPr>
        <w:t>収量は</w:t>
      </w:r>
      <m:oMath>
        <m:r>
          <w:ins w:id="591" w:author="松山 ファミリー" w:date="2023-02-07T20:50:00Z">
            <w:rPr>
              <w:rStyle w:val="normaltextrun"/>
              <w:rFonts w:ascii="Cambria Math" w:eastAsia="ＭＳ 明朝" w:hAnsi="Cambria Math" w:cs="Times New Roman" w:hint="eastAsia"/>
              <w:szCs w:val="21"/>
            </w:rPr>
            <m:t xml:space="preserve"> </m:t>
          </w:ins>
        </m:r>
      </m:oMath>
    </w:p>
    <w:p w14:paraId="7FAB0F39" w14:textId="53BA03F2" w:rsidR="00A51455" w:rsidRPr="0048090B" w:rsidDel="002D7059" w:rsidRDefault="00000000" w:rsidP="002D7059">
      <w:pPr>
        <w:widowControl/>
        <w:ind w:leftChars="100" w:left="210" w:rightChars="100" w:right="210"/>
        <w:rPr>
          <w:del w:id="592" w:author="松山 ファミリー" w:date="2023-02-07T20:50:00Z"/>
          <w:rStyle w:val="normaltextrun"/>
          <w:rFonts w:ascii="Times New Roman" w:eastAsia="ＭＳ 明朝" w:hAnsi="Times New Roman" w:cs="Times New Roman"/>
          <w:szCs w:val="21"/>
        </w:rPr>
        <w:pPrChange w:id="593" w:author="松山 ファミリー" w:date="2023-02-07T20:51:00Z">
          <w:pPr>
            <w:widowControl/>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2.2426</m:t>
          </m:r>
          <m:r>
            <w:ins w:id="594" w:author="松山 ファミリー" w:date="2023-02-07T20:50:00Z">
              <w:rPr>
                <w:rStyle w:val="normaltextrun"/>
                <w:rFonts w:ascii="Cambria Math" w:eastAsia="ＭＳ 明朝" w:hAnsi="Cambria Math" w:cs="Times New Roman"/>
                <w:szCs w:val="21"/>
              </w:rPr>
              <m:t xml:space="preserve"> mmol</m:t>
            </w:ins>
          </m:r>
        </m:oMath>
      </m:oMathPara>
    </w:p>
    <w:p w14:paraId="6073F8BD" w14:textId="4833EB7A" w:rsidR="00A51455" w:rsidRPr="0048090B" w:rsidRDefault="00A51455" w:rsidP="002D7059">
      <w:pPr>
        <w:widowControl/>
        <w:ind w:leftChars="200" w:left="420"/>
        <w:rPr>
          <w:rStyle w:val="normaltextrun"/>
          <w:rFonts w:ascii="Times New Roman" w:eastAsia="ＭＳ 明朝" w:hAnsi="Times New Roman" w:cs="Times New Roman"/>
          <w:szCs w:val="21"/>
        </w:rPr>
        <w:pPrChange w:id="595" w:author="松山 ファミリー" w:date="2023-02-07T20:51:00Z">
          <w:pPr>
            <w:widowControl/>
          </w:pPr>
        </w:pPrChange>
      </w:pPr>
      <w:del w:id="596" w:author="松山 ファミリー" w:date="2023-02-07T20:50:00Z">
        <w:r w:rsidRPr="0048090B" w:rsidDel="002D7059">
          <w:rPr>
            <w:rStyle w:val="normaltextrun"/>
            <w:rFonts w:ascii="Times New Roman" w:eastAsia="ＭＳ 明朝" w:hAnsi="Times New Roman" w:cs="Times New Roman"/>
            <w:szCs w:val="21"/>
          </w:rPr>
          <w:delText>より、</w:delText>
        </w:r>
        <w:r w:rsidR="0013192F" w:rsidRPr="0048090B" w:rsidDel="002D7059">
          <w:rPr>
            <w:rStyle w:val="normaltextrun"/>
            <w:rFonts w:ascii="Times New Roman" w:eastAsia="ＭＳ 明朝" w:hAnsi="Times New Roman" w:cs="Times New Roman"/>
            <w:szCs w:val="21"/>
          </w:rPr>
          <w:delText>2</w:delText>
        </w:r>
        <w:r w:rsidRPr="0048090B" w:rsidDel="002D7059">
          <w:rPr>
            <w:rStyle w:val="normaltextrun"/>
            <w:rFonts w:ascii="Times New Roman" w:eastAsia="ＭＳ 明朝" w:hAnsi="Times New Roman" w:cs="Times New Roman"/>
            <w:szCs w:val="21"/>
          </w:rPr>
          <w:delText>.</w:delText>
        </w:r>
        <w:r w:rsidR="0013192F" w:rsidRPr="0048090B" w:rsidDel="002D7059">
          <w:rPr>
            <w:rStyle w:val="normaltextrun"/>
            <w:rFonts w:ascii="Times New Roman" w:eastAsia="ＭＳ 明朝" w:hAnsi="Times New Roman" w:cs="Times New Roman"/>
            <w:szCs w:val="21"/>
          </w:rPr>
          <w:delText>243</w:delText>
        </w:r>
        <w:r w:rsidRPr="0048090B" w:rsidDel="002D7059">
          <w:rPr>
            <w:rStyle w:val="normaltextrun"/>
            <w:rFonts w:ascii="Times New Roman" w:eastAsia="ＭＳ 明朝" w:hAnsi="Times New Roman" w:cs="Times New Roman"/>
            <w:szCs w:val="21"/>
          </w:rPr>
          <w:delText xml:space="preserve"> mmol</w:delText>
        </w:r>
      </w:del>
    </w:p>
    <w:p w14:paraId="548C9E9D" w14:textId="79D02428" w:rsidR="00760222" w:rsidRPr="0048090B" w:rsidDel="002D7059" w:rsidRDefault="00A51455" w:rsidP="002D7059">
      <w:pPr>
        <w:widowControl/>
        <w:ind w:leftChars="100" w:left="210" w:rightChars="100" w:right="210"/>
        <w:rPr>
          <w:del w:id="597" w:author="松山 ファミリー" w:date="2023-02-07T20:50:00Z"/>
          <w:rStyle w:val="normaltextrun"/>
          <w:rFonts w:ascii="Times New Roman" w:eastAsia="ＭＳ 明朝" w:hAnsi="Times New Roman" w:cs="Times New Roman" w:hint="eastAsia"/>
          <w:szCs w:val="21"/>
        </w:rPr>
        <w:pPrChange w:id="598" w:author="松山 ファミリー" w:date="2023-02-07T20:51:00Z">
          <w:pPr>
            <w:widowControl/>
          </w:pPr>
        </w:pPrChange>
      </w:pPr>
      <w:r w:rsidRPr="0048090B">
        <w:rPr>
          <w:rStyle w:val="normaltextrun"/>
          <w:rFonts w:ascii="Times New Roman" w:eastAsia="ＭＳ 明朝" w:hAnsi="Times New Roman" w:cs="Times New Roman"/>
          <w:szCs w:val="21"/>
        </w:rPr>
        <w:t>収率は</w:t>
      </w:r>
      <w:del w:id="599" w:author="松山 ファミリー" w:date="2023-02-07T20:50:00Z">
        <w:r w:rsidRPr="0048090B" w:rsidDel="002D7059">
          <w:rPr>
            <w:rStyle w:val="normaltextrun"/>
            <w:rFonts w:ascii="Times New Roman" w:eastAsia="ＭＳ 明朝" w:hAnsi="Times New Roman" w:cs="Times New Roman"/>
            <w:szCs w:val="21"/>
          </w:rPr>
          <w:delText>式</w:delText>
        </w:r>
        <w:r w:rsidRPr="0048090B" w:rsidDel="002D7059">
          <w:rPr>
            <w:rStyle w:val="normaltextrun"/>
            <w:rFonts w:ascii="Times New Roman" w:eastAsia="ＭＳ 明朝" w:hAnsi="Times New Roman" w:cs="Times New Roman"/>
            <w:szCs w:val="21"/>
          </w:rPr>
          <w:delText>1</w:delText>
        </w:r>
        <w:r w:rsidRPr="0048090B" w:rsidDel="002D7059">
          <w:rPr>
            <w:rStyle w:val="normaltextrun"/>
            <w:rFonts w:ascii="Times New Roman" w:eastAsia="ＭＳ 明朝" w:hAnsi="Times New Roman" w:cs="Times New Roman"/>
            <w:szCs w:val="21"/>
          </w:rPr>
          <w:delText>より、</w:delText>
        </w:r>
      </w:del>
      <m:oMath>
        <m:r>
          <w:ins w:id="600" w:author="松山 ファミリー" w:date="2023-02-07T20:50:00Z">
            <w:rPr>
              <w:rStyle w:val="normaltextrun"/>
              <w:rFonts w:ascii="Cambria Math" w:eastAsia="ＭＳ 明朝" w:hAnsi="Cambria Math" w:cs="Times New Roman"/>
              <w:szCs w:val="21"/>
            </w:rPr>
            <m:t xml:space="preserve"> </m:t>
          </w:ins>
        </m:r>
      </m:oMath>
    </w:p>
    <w:p w14:paraId="31ADC035" w14:textId="419631BC" w:rsidR="00760222" w:rsidRPr="002D7059" w:rsidRDefault="00000000" w:rsidP="002D7059">
      <w:pPr>
        <w:widowControl/>
        <w:ind w:leftChars="200" w:left="420"/>
        <w:rPr>
          <w:rStyle w:val="normaltextrun"/>
          <w:rFonts w:ascii="Times New Roman" w:eastAsia="ＭＳ 明朝" w:hAnsi="Times New Roman" w:cs="Times New Roman"/>
          <w:i/>
          <w:szCs w:val="21"/>
        </w:rPr>
        <w:pPrChange w:id="601" w:author="松山 ファミリー" w:date="2023-02-07T20:51: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1.2447</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89.6</m:t>
          </m:r>
          <m:r>
            <w:ins w:id="602" w:author="松山 ファミリー" w:date="2023-02-07T20:50:00Z">
              <w:rPr>
                <w:rStyle w:val="normaltextrun"/>
                <w:rFonts w:ascii="Cambria Math" w:eastAsia="ＭＳ 明朝" w:hAnsi="Cambria Math" w:cs="Times New Roman"/>
                <w:szCs w:val="21"/>
              </w:rPr>
              <m:t>7 %</m:t>
            </w:ins>
          </m:r>
          <m:r>
            <w:del w:id="603" w:author="松山 ファミリー" w:date="2023-02-07T20:50:00Z">
              <w:rPr>
                <w:rStyle w:val="normaltextrun"/>
                <w:rFonts w:ascii="Cambria Math" w:eastAsia="ＭＳ 明朝" w:hAnsi="Cambria Math" w:cs="Times New Roman"/>
                <w:szCs w:val="21"/>
              </w:rPr>
              <m:t>69</m:t>
            </w:del>
          </m:r>
        </m:oMath>
      </m:oMathPara>
    </w:p>
    <w:p w14:paraId="76D71928" w14:textId="6912688E" w:rsidR="004733AF" w:rsidRPr="0048090B" w:rsidDel="002D7059" w:rsidRDefault="00760222" w:rsidP="002D7059">
      <w:pPr>
        <w:widowControl/>
        <w:ind w:leftChars="200" w:left="420"/>
        <w:rPr>
          <w:del w:id="604" w:author="松山 ファミリー" w:date="2023-02-07T20:51:00Z"/>
          <w:rStyle w:val="normaltextrun"/>
          <w:rFonts w:ascii="Times New Roman" w:eastAsia="ＭＳ 明朝" w:hAnsi="Times New Roman" w:cs="Times New Roman"/>
          <w:szCs w:val="21"/>
        </w:rPr>
        <w:pPrChange w:id="605" w:author="松山 ファミリー" w:date="2023-02-07T20:51:00Z">
          <w:pPr>
            <w:widowControl/>
          </w:pPr>
        </w:pPrChange>
      </w:pPr>
      <w:del w:id="606" w:author="松山 ファミリー" w:date="2023-02-07T20:51:00Z">
        <w:r w:rsidRPr="0048090B" w:rsidDel="002D7059">
          <w:rPr>
            <w:rStyle w:val="normaltextrun"/>
            <w:rFonts w:ascii="Times New Roman" w:eastAsia="ＭＳ 明朝" w:hAnsi="Times New Roman" w:cs="Times New Roman"/>
            <w:szCs w:val="21"/>
          </w:rPr>
          <w:delText>収率は</w:delText>
        </w:r>
      </w:del>
      <w:del w:id="607" w:author="松山 ファミリー" w:date="2023-02-07T20:50:00Z">
        <w:r w:rsidR="00E72193" w:rsidRPr="0048090B" w:rsidDel="002D7059">
          <w:rPr>
            <w:rStyle w:val="normaltextrun"/>
            <w:rFonts w:ascii="Times New Roman" w:eastAsia="ＭＳ 明朝" w:hAnsi="Times New Roman" w:cs="Times New Roman"/>
            <w:color w:val="000000" w:themeColor="text1"/>
            <w:szCs w:val="21"/>
          </w:rPr>
          <w:delText>89.7</w:delText>
        </w:r>
        <w:r w:rsidRPr="0048090B" w:rsidDel="002D7059">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729FDE0" w14:textId="77777777" w:rsidR="006B570B" w:rsidRPr="002D7059" w:rsidRDefault="006B570B" w:rsidP="002D7059">
      <w:pPr>
        <w:widowControl/>
        <w:ind w:leftChars="200" w:left="420"/>
        <w:rPr>
          <w:rStyle w:val="normaltextrun"/>
          <w:rFonts w:ascii="Times New Roman" w:eastAsia="ＭＳ 明朝" w:hAnsi="Times New Roman" w:cs="Times New Roman"/>
          <w:szCs w:val="21"/>
        </w:rPr>
        <w:pPrChange w:id="608" w:author="松山 ファミリー" w:date="2023-02-07T20:51:00Z">
          <w:pPr>
            <w:pStyle w:val="a4"/>
            <w:numPr>
              <w:numId w:val="11"/>
            </w:numPr>
            <w:ind w:leftChars="0" w:left="420" w:hanging="420"/>
          </w:pPr>
        </w:pPrChange>
      </w:pPr>
      <w:del w:id="609" w:author="松山 ファミリー" w:date="2023-02-07T20:51:00Z">
        <w:r w:rsidRPr="002D7059" w:rsidDel="002D7059">
          <w:rPr>
            <w:rStyle w:val="normaltextrun"/>
            <w:rFonts w:ascii="Times New Roman" w:eastAsia="ＭＳ 明朝" w:hAnsi="Times New Roman" w:cs="Times New Roman"/>
            <w:szCs w:val="21"/>
          </w:rPr>
          <w:delText>この結晶の</w:delText>
        </w:r>
        <w:r w:rsidRPr="002D7059" w:rsidDel="002D7059">
          <w:rPr>
            <w:rStyle w:val="normaltextrun"/>
            <w:rFonts w:ascii="Times New Roman" w:eastAsia="ＭＳ 明朝" w:hAnsi="Times New Roman" w:cs="Times New Roman"/>
            <w:szCs w:val="21"/>
          </w:rPr>
          <w:delText>XRD</w:delText>
        </w:r>
        <w:r w:rsidRPr="002D7059" w:rsidDel="002D7059">
          <w:rPr>
            <w:rStyle w:val="normaltextrun"/>
            <w:rFonts w:ascii="Times New Roman" w:eastAsia="ＭＳ 明朝" w:hAnsi="Times New Roman" w:cs="Times New Roman"/>
            <w:szCs w:val="21"/>
          </w:rPr>
          <w:delText>測定を行なった。</w:delText>
        </w:r>
      </w:del>
    </w:p>
    <w:p w14:paraId="7F851236" w14:textId="77777777" w:rsidR="00744E70" w:rsidRPr="0048090B" w:rsidRDefault="00744E70" w:rsidP="003F08CA">
      <w:pPr>
        <w:widowControl/>
        <w:rPr>
          <w:rStyle w:val="normaltextrun"/>
          <w:rFonts w:ascii="Times New Roman" w:eastAsia="ＭＳ 明朝" w:hAnsi="Times New Roman" w:cs="Times New Roman"/>
          <w:szCs w:val="21"/>
        </w:rPr>
      </w:pPr>
    </w:p>
    <w:p w14:paraId="6A018DDD" w14:textId="60B3F3F5" w:rsidR="00E72193" w:rsidRPr="0048090B" w:rsidRDefault="00E72193"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610" w:name="_Toc126715514"/>
      <w:r w:rsidRPr="0048090B">
        <w:rPr>
          <w:rFonts w:ascii="Times New Roman" w:eastAsia="ＭＳ 明朝" w:hAnsi="Times New Roman" w:cs="Times New Roman"/>
          <w:color w:val="000000" w:themeColor="text1"/>
          <w:szCs w:val="21"/>
        </w:rPr>
        <w:t>221</w:t>
      </w:r>
      <w:r w:rsidR="00730A4B" w:rsidRPr="0048090B">
        <w:rPr>
          <w:rFonts w:ascii="Times New Roman" w:eastAsia="ＭＳ 明朝" w:hAnsi="Times New Roman" w:cs="Times New Roman"/>
          <w:color w:val="000000" w:themeColor="text1"/>
          <w:szCs w:val="21"/>
        </w:rPr>
        <w:t>219</w:t>
      </w:r>
      <w:r w:rsidRPr="0048090B">
        <w:rPr>
          <w:rFonts w:ascii="Times New Roman" w:eastAsia="ＭＳ 明朝" w:hAnsi="Times New Roman" w:cs="Times New Roman"/>
          <w:color w:val="000000" w:themeColor="text1"/>
          <w:szCs w:val="21"/>
        </w:rPr>
        <w:t>Ni_OH_OAc</w:t>
      </w:r>
      <w:bookmarkEnd w:id="610"/>
    </w:p>
    <w:p w14:paraId="58AC44E7" w14:textId="070C71D8"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w:t>
      </w:r>
      <w:r w:rsidR="00730A4B" w:rsidRPr="0048090B">
        <w:rPr>
          <w:rStyle w:val="normaltextrun"/>
          <w:rFonts w:ascii="Times New Roman" w:eastAsia="ＭＳ 明朝" w:hAnsi="Times New Roman" w:cs="Times New Roman"/>
          <w:color w:val="000000" w:themeColor="text1"/>
          <w:szCs w:val="21"/>
        </w:rPr>
        <w:t>1.2456</w:t>
      </w:r>
      <w:r w:rsidRPr="0048090B">
        <w:rPr>
          <w:rStyle w:val="normaltextrun"/>
          <w:rFonts w:ascii="Times New Roman" w:eastAsia="ＭＳ 明朝" w:hAnsi="Times New Roman" w:cs="Times New Roman"/>
          <w:color w:val="000000" w:themeColor="text1"/>
          <w:szCs w:val="21"/>
        </w:rPr>
        <w:t xml:space="preserve"> g (5.00</w:t>
      </w:r>
      <w:r w:rsidR="00730A4B" w:rsidRPr="0048090B">
        <w:rPr>
          <w:rStyle w:val="normaltextrun"/>
          <w:rFonts w:ascii="Times New Roman" w:eastAsia="ＭＳ 明朝" w:hAnsi="Times New Roman" w:cs="Times New Roman"/>
          <w:color w:val="000000" w:themeColor="text1"/>
          <w:szCs w:val="21"/>
        </w:rPr>
        <w:t>6</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14C8F223" w14:textId="67A13E44"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w:t>
      </w:r>
      <w:r w:rsidRPr="0048090B">
        <w:rPr>
          <w:rStyle w:val="normaltextrun"/>
          <w:rFonts w:ascii="Times New Roman" w:eastAsia="ＭＳ 明朝" w:hAnsi="Times New Roman" w:cs="Times New Roman"/>
          <w:color w:val="000000" w:themeColor="text1"/>
          <w:szCs w:val="21"/>
        </w:rPr>
        <w:t>1</w:t>
      </w:r>
      <w:r w:rsidR="00730A4B"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88784FE" w14:textId="4114F64F" w:rsidR="00DE5EC8" w:rsidRPr="0048090B" w:rsidRDefault="00DE5EC8"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加熱開始</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時間後にミリ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7BFDE6C1" w14:textId="418122D6"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00730A4B"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568A633D"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0DEF02"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2F96DD05"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9A9D29F" w14:textId="0AD50700" w:rsidR="00E72193" w:rsidRPr="00394328" w:rsidRDefault="00AB21D7" w:rsidP="003F08CA">
      <w:pPr>
        <w:pStyle w:val="a4"/>
        <w:widowControl/>
        <w:numPr>
          <w:ilvl w:val="0"/>
          <w:numId w:val="12"/>
        </w:numPr>
        <w:ind w:leftChars="0"/>
        <w:rPr>
          <w:ins w:id="611" w:author="松山 ファミリー" w:date="2023-02-07T20:51:00Z"/>
          <w:rStyle w:val="normaltextrun"/>
          <w:rFonts w:ascii="Times New Roman" w:eastAsia="ＭＳ 明朝" w:hAnsi="Times New Roman" w:cs="Times New Roman"/>
          <w:color w:val="000000" w:themeColor="text1"/>
          <w:szCs w:val="21"/>
          <w:rPrChange w:id="612" w:author="松山 ファミリー" w:date="2023-02-07T20:51:00Z">
            <w:rPr>
              <w:ins w:id="613" w:author="松山 ファミリー" w:date="2023-02-07T20:51: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E72193" w:rsidRPr="0048090B">
        <w:rPr>
          <w:rStyle w:val="normaltextrun"/>
          <w:rFonts w:ascii="Times New Roman" w:eastAsia="ＭＳ 明朝" w:hAnsi="Times New Roman" w:cs="Times New Roman"/>
          <w:color w:val="000000" w:themeColor="text1"/>
          <w:szCs w:val="21"/>
        </w:rPr>
        <w:t>。</w:t>
      </w:r>
      <w:r w:rsidR="00E72193" w:rsidRPr="0048090B">
        <w:rPr>
          <w:rStyle w:val="normaltextrun"/>
          <w:rFonts w:ascii="Times New Roman" w:eastAsia="ＭＳ 明朝" w:hAnsi="Times New Roman" w:cs="Times New Roman"/>
          <w:szCs w:val="21"/>
        </w:rPr>
        <w:t>収量は</w:t>
      </w:r>
      <w:r w:rsidR="00E72193" w:rsidRPr="0048090B">
        <w:rPr>
          <w:rStyle w:val="normaltextrun"/>
          <w:rFonts w:ascii="Times New Roman" w:eastAsia="ＭＳ 明朝" w:hAnsi="Times New Roman" w:cs="Times New Roman"/>
          <w:color w:val="000000" w:themeColor="text1"/>
          <w:szCs w:val="21"/>
        </w:rPr>
        <w:t>0.</w:t>
      </w:r>
      <w:r w:rsidR="00730A4B" w:rsidRPr="0048090B">
        <w:rPr>
          <w:rStyle w:val="normaltextrun"/>
          <w:rFonts w:ascii="Times New Roman" w:eastAsia="ＭＳ 明朝" w:hAnsi="Times New Roman" w:cs="Times New Roman"/>
          <w:color w:val="000000" w:themeColor="text1"/>
          <w:szCs w:val="21"/>
        </w:rPr>
        <w:t>6592</w:t>
      </w:r>
      <w:r w:rsidR="00E72193" w:rsidRPr="0048090B">
        <w:rPr>
          <w:rStyle w:val="normaltextrun"/>
          <w:rFonts w:ascii="Times New Roman" w:eastAsia="ＭＳ 明朝" w:hAnsi="Times New Roman" w:cs="Times New Roman"/>
          <w:color w:val="000000" w:themeColor="text1"/>
          <w:szCs w:val="21"/>
        </w:rPr>
        <w:t xml:space="preserve"> g</w:t>
      </w:r>
      <w:r w:rsidR="00E72193" w:rsidRPr="0048090B">
        <w:rPr>
          <w:rStyle w:val="normaltextrun"/>
          <w:rFonts w:ascii="Times New Roman" w:eastAsia="ＭＳ 明朝" w:hAnsi="Times New Roman" w:cs="Times New Roman"/>
          <w:szCs w:val="21"/>
        </w:rPr>
        <w:t>であった。</w:t>
      </w:r>
    </w:p>
    <w:p w14:paraId="6C966CED" w14:textId="77777777" w:rsidR="00394328" w:rsidRPr="0048090B" w:rsidRDefault="00394328" w:rsidP="00394328">
      <w:pPr>
        <w:pStyle w:val="a4"/>
        <w:numPr>
          <w:ilvl w:val="0"/>
          <w:numId w:val="12"/>
        </w:numPr>
        <w:ind w:leftChars="0"/>
        <w:rPr>
          <w:ins w:id="614" w:author="松山 ファミリー" w:date="2023-02-07T20:51:00Z"/>
          <w:rStyle w:val="normaltextrun"/>
          <w:rFonts w:ascii="Times New Roman" w:eastAsia="ＭＳ 明朝" w:hAnsi="Times New Roman" w:cs="Times New Roman"/>
          <w:szCs w:val="21"/>
        </w:rPr>
      </w:pPr>
      <w:ins w:id="615" w:author="松山 ファミリー" w:date="2023-02-07T20:51: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77A04367" w14:textId="77777777" w:rsidR="00394328" w:rsidRPr="00394328" w:rsidDel="00394328" w:rsidRDefault="00394328" w:rsidP="00394328">
      <w:pPr>
        <w:widowControl/>
        <w:ind w:leftChars="100" w:left="210" w:rightChars="100" w:right="210"/>
        <w:rPr>
          <w:del w:id="616" w:author="松山 ファミリー" w:date="2023-02-07T20:51:00Z"/>
          <w:rStyle w:val="normaltextrun"/>
          <w:rFonts w:ascii="Times New Roman" w:eastAsia="ＭＳ 明朝" w:hAnsi="Times New Roman" w:cs="Times New Roman" w:hint="eastAsia"/>
          <w:color w:val="000000" w:themeColor="text1"/>
          <w:szCs w:val="21"/>
        </w:rPr>
        <w:pPrChange w:id="617" w:author="松山 ファミリー" w:date="2023-02-07T20:52:00Z">
          <w:pPr>
            <w:pStyle w:val="a4"/>
            <w:widowControl/>
            <w:numPr>
              <w:numId w:val="12"/>
            </w:numPr>
            <w:ind w:leftChars="0" w:left="420" w:hanging="420"/>
          </w:pPr>
        </w:pPrChange>
      </w:pPr>
    </w:p>
    <w:p w14:paraId="1301F462" w14:textId="77777777" w:rsidR="00E72193" w:rsidRPr="0048090B" w:rsidDel="00394328" w:rsidRDefault="00E72193" w:rsidP="00394328">
      <w:pPr>
        <w:widowControl/>
        <w:ind w:leftChars="100" w:left="210" w:rightChars="100" w:right="210"/>
        <w:rPr>
          <w:del w:id="618" w:author="松山 ファミリー" w:date="2023-02-07T20:51:00Z"/>
          <w:rStyle w:val="normaltextrun"/>
          <w:rFonts w:ascii="Times New Roman" w:eastAsia="ＭＳ 明朝" w:hAnsi="Times New Roman" w:cs="Times New Roman" w:hint="eastAsia"/>
          <w:szCs w:val="21"/>
        </w:rPr>
        <w:pPrChange w:id="619" w:author="松山 ファミリー" w:date="2023-02-07T20:52:00Z">
          <w:pPr>
            <w:widowControl/>
          </w:pPr>
        </w:pPrChange>
      </w:pPr>
      <w:del w:id="620" w:author="松山 ファミリー" w:date="2023-02-07T20:51:00Z">
        <w:r w:rsidRPr="0048090B" w:rsidDel="00394328">
          <w:rPr>
            <w:rStyle w:val="normaltextrun"/>
            <w:rFonts w:ascii="Times New Roman" w:eastAsia="ＭＳ 明朝" w:hAnsi="Times New Roman" w:cs="Times New Roman"/>
            <w:szCs w:val="21"/>
          </w:rPr>
          <w:delText>生成物が全て</w:delText>
        </w:r>
        <w:r w:rsidRPr="0048090B" w:rsidDel="00394328">
          <w:rPr>
            <w:rStyle w:val="normaltextrun"/>
            <w:rFonts w:ascii="Times New Roman" w:eastAsia="ＭＳ 明朝" w:hAnsi="Times New Roman" w:cs="Times New Roman"/>
            <w:szCs w:val="21"/>
          </w:rPr>
          <w:delText>Ni</w:delText>
        </w:r>
        <w:r w:rsidRPr="0048090B" w:rsidDel="00394328">
          <w:rPr>
            <w:rStyle w:val="normaltextrun"/>
            <w:rFonts w:ascii="Times New Roman" w:eastAsia="ＭＳ 明朝" w:hAnsi="Times New Roman" w:cs="Times New Roman"/>
            <w:szCs w:val="21"/>
            <w:vertAlign w:val="subscript"/>
          </w:rPr>
          <w:delText>2</w:delText>
        </w:r>
        <w:r w:rsidRPr="0048090B" w:rsidDel="00394328">
          <w:rPr>
            <w:rStyle w:val="normaltextrun"/>
            <w:rFonts w:ascii="Times New Roman" w:eastAsia="ＭＳ 明朝" w:hAnsi="Times New Roman" w:cs="Times New Roman"/>
            <w:szCs w:val="21"/>
          </w:rPr>
          <w:delText>(OH)</w:delText>
        </w:r>
        <w:r w:rsidRPr="0048090B" w:rsidDel="00394328">
          <w:rPr>
            <w:rStyle w:val="normaltextrun"/>
            <w:rFonts w:ascii="Times New Roman" w:eastAsia="ＭＳ 明朝" w:hAnsi="Times New Roman" w:cs="Times New Roman"/>
            <w:szCs w:val="21"/>
            <w:vertAlign w:val="subscript"/>
          </w:rPr>
          <w:delText>3</w:delText>
        </w:r>
        <w:r w:rsidRPr="0048090B" w:rsidDel="00394328">
          <w:rPr>
            <w:rStyle w:val="normaltextrun"/>
            <w:rFonts w:ascii="Times New Roman" w:eastAsia="ＭＳ 明朝" w:hAnsi="Times New Roman" w:cs="Times New Roman"/>
            <w:szCs w:val="21"/>
          </w:rPr>
          <w:delText>(</w:delText>
        </w:r>
        <w:r w:rsidRPr="0048090B" w:rsidDel="00394328">
          <w:rPr>
            <w:rFonts w:ascii="Times New Roman" w:eastAsia="ＭＳ 明朝" w:hAnsi="Times New Roman" w:cs="Times New Roman"/>
            <w:szCs w:val="21"/>
          </w:rPr>
          <w:delText>CH</w:delText>
        </w:r>
        <w:r w:rsidRPr="0048090B" w:rsidDel="00394328">
          <w:rPr>
            <w:rFonts w:ascii="Times New Roman" w:eastAsia="ＭＳ 明朝" w:hAnsi="Times New Roman" w:cs="Times New Roman"/>
            <w:szCs w:val="21"/>
            <w:vertAlign w:val="subscript"/>
          </w:rPr>
          <w:delText>3</w:delText>
        </w:r>
        <w:r w:rsidRPr="0048090B" w:rsidDel="00394328">
          <w:rPr>
            <w:rFonts w:ascii="Times New Roman" w:eastAsia="ＭＳ 明朝" w:hAnsi="Times New Roman" w:cs="Times New Roman"/>
            <w:szCs w:val="21"/>
          </w:rPr>
          <w:delText>COO</w:delText>
        </w:r>
        <w:r w:rsidRPr="0048090B" w:rsidDel="00394328">
          <w:rPr>
            <w:rStyle w:val="normaltextrun"/>
            <w:rFonts w:ascii="Times New Roman" w:eastAsia="ＭＳ 明朝" w:hAnsi="Times New Roman" w:cs="Times New Roman"/>
            <w:szCs w:val="21"/>
          </w:rPr>
          <w:delText>)</w:delText>
        </w:r>
        <w:r w:rsidRPr="0048090B" w:rsidDel="00394328">
          <w:rPr>
            <w:rStyle w:val="normaltextrun"/>
            <w:rFonts w:ascii="Times New Roman" w:eastAsia="ＭＳ 明朝" w:hAnsi="Times New Roman" w:cs="Times New Roman"/>
            <w:szCs w:val="21"/>
          </w:rPr>
          <w:delText>・</w:delText>
        </w:r>
        <w:r w:rsidRPr="0048090B" w:rsidDel="00394328">
          <w:rPr>
            <w:rStyle w:val="normaltextrun"/>
            <w:rFonts w:ascii="Times New Roman" w:eastAsia="ＭＳ 明朝" w:hAnsi="Times New Roman" w:cs="Times New Roman"/>
            <w:szCs w:val="21"/>
          </w:rPr>
          <w:delText>H</w:delText>
        </w:r>
        <w:r w:rsidRPr="0048090B" w:rsidDel="00394328">
          <w:rPr>
            <w:rStyle w:val="normaltextrun"/>
            <w:rFonts w:ascii="Times New Roman" w:eastAsia="ＭＳ 明朝" w:hAnsi="Times New Roman" w:cs="Times New Roman"/>
            <w:szCs w:val="21"/>
            <w:vertAlign w:val="subscript"/>
          </w:rPr>
          <w:delText>2</w:delText>
        </w:r>
        <w:r w:rsidRPr="0048090B" w:rsidDel="00394328">
          <w:rPr>
            <w:rStyle w:val="normaltextrun"/>
            <w:rFonts w:ascii="Times New Roman" w:eastAsia="ＭＳ 明朝" w:hAnsi="Times New Roman" w:cs="Times New Roman"/>
            <w:szCs w:val="21"/>
          </w:rPr>
          <w:delText>O</w:delText>
        </w:r>
        <w:r w:rsidRPr="0048090B" w:rsidDel="00394328">
          <w:rPr>
            <w:rStyle w:val="normaltextrun"/>
            <w:rFonts w:ascii="Times New Roman" w:eastAsia="ＭＳ 明朝" w:hAnsi="Times New Roman" w:cs="Times New Roman"/>
            <w:szCs w:val="21"/>
          </w:rPr>
          <w:delText>であると仮定すると</w:delText>
        </w:r>
      </w:del>
    </w:p>
    <w:p w14:paraId="52083EAA" w14:textId="4626BC50" w:rsidR="00593F77" w:rsidRPr="0048090B" w:rsidDel="00394328" w:rsidRDefault="00593F77" w:rsidP="00394328">
      <w:pPr>
        <w:widowControl/>
        <w:ind w:leftChars="100" w:left="210" w:rightChars="100" w:right="210"/>
        <w:rPr>
          <w:del w:id="621" w:author="松山 ファミリー" w:date="2023-02-07T20:51:00Z"/>
          <w:rStyle w:val="normaltextrun"/>
          <w:rFonts w:ascii="Times New Roman" w:eastAsia="ＭＳ 明朝" w:hAnsi="Times New Roman" w:cs="Times New Roman"/>
          <w:szCs w:val="21"/>
        </w:rPr>
        <w:pPrChange w:id="622" w:author="松山 ファミリー" w:date="2023-02-07T20:52:00Z">
          <w:pPr>
            <w:widowControl/>
          </w:pPr>
        </w:pPrChange>
      </w:pPr>
      <w:r w:rsidRPr="0048090B">
        <w:rPr>
          <w:rStyle w:val="normaltextrun"/>
          <w:rFonts w:ascii="Times New Roman" w:eastAsia="ＭＳ 明朝" w:hAnsi="Times New Roman" w:cs="Times New Roman"/>
          <w:szCs w:val="21"/>
        </w:rPr>
        <w:t>収量は</w:t>
      </w:r>
      <m:oMath>
        <m:r>
          <w:ins w:id="623" w:author="松山 ファミリー" w:date="2023-02-07T20:51:00Z">
            <w:rPr>
              <w:rStyle w:val="normaltextrun"/>
              <w:rFonts w:ascii="Cambria Math" w:eastAsia="ＭＳ 明朝" w:hAnsi="Cambria Math" w:cs="Times New Roman"/>
              <w:szCs w:val="21"/>
            </w:rPr>
            <m:t xml:space="preserve"> </m:t>
          </w:ins>
        </m:r>
      </m:oMath>
    </w:p>
    <w:p w14:paraId="2158D720" w14:textId="528228FD" w:rsidR="00593F77" w:rsidRPr="0048090B" w:rsidDel="00394328" w:rsidRDefault="00000000" w:rsidP="00394328">
      <w:pPr>
        <w:widowControl/>
        <w:ind w:leftChars="100" w:left="210" w:rightChars="100" w:right="210"/>
        <w:rPr>
          <w:del w:id="624" w:author="松山 ファミリー" w:date="2023-02-07T20:52:00Z"/>
          <w:rStyle w:val="normaltextrun"/>
          <w:rFonts w:ascii="Times New Roman" w:eastAsia="ＭＳ 明朝" w:hAnsi="Times New Roman" w:cs="Times New Roman"/>
          <w:szCs w:val="21"/>
        </w:rPr>
        <w:pPrChange w:id="625" w:author="松山 ファミリー" w:date="2023-02-07T20:52:00Z">
          <w:pPr>
            <w:widowControl/>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2.6854</m:t>
          </m:r>
          <m:r>
            <w:ins w:id="626" w:author="松山 ファミリー" w:date="2023-02-07T20:51:00Z">
              <w:rPr>
                <w:rStyle w:val="normaltextrun"/>
                <w:rFonts w:ascii="Cambria Math" w:eastAsia="ＭＳ 明朝" w:hAnsi="Cambria Math" w:cs="Times New Roman"/>
                <w:szCs w:val="21"/>
              </w:rPr>
              <m:t xml:space="preserve"> mmol</m:t>
            </w:ins>
          </m:r>
        </m:oMath>
      </m:oMathPara>
    </w:p>
    <w:p w14:paraId="6841B885" w14:textId="1FF97603" w:rsidR="00593F77" w:rsidRPr="0048090B" w:rsidRDefault="00593F77" w:rsidP="00394328">
      <w:pPr>
        <w:widowControl/>
        <w:ind w:leftChars="200" w:left="420"/>
        <w:rPr>
          <w:rStyle w:val="normaltextrun"/>
          <w:rFonts w:ascii="Times New Roman" w:eastAsia="ＭＳ 明朝" w:hAnsi="Times New Roman" w:cs="Times New Roman"/>
          <w:szCs w:val="21"/>
        </w:rPr>
        <w:pPrChange w:id="627" w:author="松山 ファミリー" w:date="2023-02-07T20:52:00Z">
          <w:pPr>
            <w:widowControl/>
          </w:pPr>
        </w:pPrChange>
      </w:pPr>
      <w:del w:id="628" w:author="松山 ファミリー" w:date="2023-02-07T20:52:00Z">
        <w:r w:rsidRPr="0048090B" w:rsidDel="00394328">
          <w:rPr>
            <w:rStyle w:val="normaltextrun"/>
            <w:rFonts w:ascii="Times New Roman" w:eastAsia="ＭＳ 明朝" w:hAnsi="Times New Roman" w:cs="Times New Roman"/>
            <w:szCs w:val="21"/>
          </w:rPr>
          <w:delText>より、</w:delText>
        </w:r>
        <w:r w:rsidR="009040D7" w:rsidRPr="0048090B" w:rsidDel="00394328">
          <w:rPr>
            <w:rStyle w:val="normaltextrun"/>
            <w:rFonts w:ascii="Times New Roman" w:eastAsia="ＭＳ 明朝" w:hAnsi="Times New Roman" w:cs="Times New Roman"/>
            <w:szCs w:val="21"/>
          </w:rPr>
          <w:delText>2.68</w:delText>
        </w:r>
        <w:r w:rsidR="00ED1F36" w:rsidRPr="0048090B" w:rsidDel="00394328">
          <w:rPr>
            <w:rStyle w:val="normaltextrun"/>
            <w:rFonts w:ascii="Times New Roman" w:eastAsia="ＭＳ 明朝" w:hAnsi="Times New Roman" w:cs="Times New Roman"/>
            <w:szCs w:val="21"/>
          </w:rPr>
          <w:delText>6</w:delText>
        </w:r>
        <w:r w:rsidRPr="0048090B" w:rsidDel="00394328">
          <w:rPr>
            <w:rStyle w:val="normaltextrun"/>
            <w:rFonts w:ascii="Times New Roman" w:eastAsia="ＭＳ 明朝" w:hAnsi="Times New Roman" w:cs="Times New Roman"/>
            <w:szCs w:val="21"/>
          </w:rPr>
          <w:delText xml:space="preserve"> m</w:delText>
        </w:r>
      </w:del>
      <w:del w:id="629" w:author="松山 ファミリー" w:date="2023-02-07T20:51:00Z">
        <w:r w:rsidRPr="0048090B" w:rsidDel="00394328">
          <w:rPr>
            <w:rStyle w:val="normaltextrun"/>
            <w:rFonts w:ascii="Times New Roman" w:eastAsia="ＭＳ 明朝" w:hAnsi="Times New Roman" w:cs="Times New Roman"/>
            <w:szCs w:val="21"/>
          </w:rPr>
          <w:delText>mol</w:delText>
        </w:r>
      </w:del>
    </w:p>
    <w:p w14:paraId="4D09062D" w14:textId="2FB8C2E5" w:rsidR="00E72193" w:rsidRPr="0048090B" w:rsidDel="00394328" w:rsidRDefault="00593F77" w:rsidP="00394328">
      <w:pPr>
        <w:widowControl/>
        <w:ind w:leftChars="100" w:left="210" w:rightChars="100" w:right="210"/>
        <w:rPr>
          <w:del w:id="630" w:author="松山 ファミリー" w:date="2023-02-07T20:52:00Z"/>
          <w:rStyle w:val="normaltextrun"/>
          <w:rFonts w:ascii="Times New Roman" w:eastAsia="ＭＳ 明朝" w:hAnsi="Times New Roman" w:cs="Times New Roman" w:hint="eastAsia"/>
          <w:szCs w:val="21"/>
        </w:rPr>
        <w:pPrChange w:id="631" w:author="松山 ファミリー" w:date="2023-02-07T20:52:00Z">
          <w:pPr>
            <w:widowControl/>
          </w:pPr>
        </w:pPrChange>
      </w:pPr>
      <w:r w:rsidRPr="0048090B">
        <w:rPr>
          <w:rStyle w:val="normaltextrun"/>
          <w:rFonts w:ascii="Times New Roman" w:eastAsia="ＭＳ 明朝" w:hAnsi="Times New Roman" w:cs="Times New Roman"/>
          <w:szCs w:val="21"/>
        </w:rPr>
        <w:t>収率は</w:t>
      </w:r>
      <w:del w:id="632" w:author="松山 ファミリー" w:date="2023-02-07T20:52:00Z">
        <w:r w:rsidRPr="0048090B" w:rsidDel="00394328">
          <w:rPr>
            <w:rStyle w:val="normaltextrun"/>
            <w:rFonts w:ascii="Times New Roman" w:eastAsia="ＭＳ 明朝" w:hAnsi="Times New Roman" w:cs="Times New Roman"/>
            <w:szCs w:val="21"/>
          </w:rPr>
          <w:delText>式</w:delText>
        </w:r>
        <w:r w:rsidRPr="0048090B" w:rsidDel="00394328">
          <w:rPr>
            <w:rStyle w:val="normaltextrun"/>
            <w:rFonts w:ascii="Times New Roman" w:eastAsia="ＭＳ 明朝" w:hAnsi="Times New Roman" w:cs="Times New Roman"/>
            <w:szCs w:val="21"/>
          </w:rPr>
          <w:delText>1</w:delText>
        </w:r>
        <w:r w:rsidRPr="0048090B" w:rsidDel="00394328">
          <w:rPr>
            <w:rStyle w:val="normaltextrun"/>
            <w:rFonts w:ascii="Times New Roman" w:eastAsia="ＭＳ 明朝" w:hAnsi="Times New Roman" w:cs="Times New Roman"/>
            <w:szCs w:val="21"/>
          </w:rPr>
          <w:delText>より、</w:delText>
        </w:r>
      </w:del>
      <m:oMath>
        <m:r>
          <w:ins w:id="633" w:author="松山 ファミリー" w:date="2023-02-07T20:52:00Z">
            <w:rPr>
              <w:rStyle w:val="normaltextrun"/>
              <w:rFonts w:ascii="Cambria Math" w:eastAsia="ＭＳ 明朝" w:hAnsi="Cambria Math" w:cs="Times New Roman"/>
              <w:szCs w:val="21"/>
            </w:rPr>
            <m:t xml:space="preserve"> </m:t>
          </w:ins>
        </m:r>
      </m:oMath>
    </w:p>
    <w:p w14:paraId="6E3EDD7D" w14:textId="420339FC" w:rsidR="00E72193" w:rsidRPr="00394328" w:rsidRDefault="00000000" w:rsidP="00394328">
      <w:pPr>
        <w:widowControl/>
        <w:ind w:leftChars="200" w:left="420"/>
        <w:rPr>
          <w:rStyle w:val="normaltextrun"/>
          <w:rFonts w:ascii="Times New Roman" w:eastAsia="ＭＳ 明朝" w:hAnsi="Times New Roman" w:cs="Times New Roman"/>
          <w:i/>
          <w:szCs w:val="21"/>
        </w:rPr>
        <w:pPrChange w:id="634" w:author="松山 ファミリー" w:date="2023-02-07T20:52: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1.2456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107.29</m:t>
          </m:r>
          <m:r>
            <w:ins w:id="635" w:author="松山 ファミリー" w:date="2023-02-07T20:52:00Z">
              <w:rPr>
                <w:rStyle w:val="normaltextrun"/>
                <w:rFonts w:ascii="Cambria Math" w:eastAsia="ＭＳ 明朝" w:hAnsi="Cambria Math" w:cs="Times New Roman"/>
                <w:szCs w:val="21"/>
              </w:rPr>
              <m:t xml:space="preserve"> %</m:t>
            </w:ins>
          </m:r>
        </m:oMath>
      </m:oMathPara>
    </w:p>
    <w:p w14:paraId="7D4617C0" w14:textId="3E9174E5" w:rsidR="00E72193" w:rsidRPr="0048090B" w:rsidDel="00394328" w:rsidRDefault="00E72193" w:rsidP="00394328">
      <w:pPr>
        <w:widowControl/>
        <w:ind w:leftChars="200" w:left="420"/>
        <w:rPr>
          <w:del w:id="636" w:author="松山 ファミリー" w:date="2023-02-07T20:52:00Z"/>
          <w:rStyle w:val="normaltextrun"/>
          <w:rFonts w:ascii="Times New Roman" w:eastAsia="ＭＳ 明朝" w:hAnsi="Times New Roman" w:cs="Times New Roman"/>
          <w:color w:val="000000" w:themeColor="text1"/>
          <w:szCs w:val="21"/>
        </w:rPr>
        <w:pPrChange w:id="637" w:author="松山 ファミリー" w:date="2023-02-07T20:52:00Z">
          <w:pPr>
            <w:widowControl/>
          </w:pPr>
        </w:pPrChange>
      </w:pPr>
      <w:del w:id="638" w:author="松山 ファミリー" w:date="2023-02-07T20:52:00Z">
        <w:r w:rsidRPr="0048090B" w:rsidDel="00394328">
          <w:rPr>
            <w:rStyle w:val="normaltextrun"/>
            <w:rFonts w:ascii="Times New Roman" w:eastAsia="ＭＳ 明朝" w:hAnsi="Times New Roman" w:cs="Times New Roman"/>
            <w:szCs w:val="21"/>
          </w:rPr>
          <w:delText>収率は</w:delText>
        </w:r>
        <w:r w:rsidR="00744E70" w:rsidRPr="0048090B" w:rsidDel="00394328">
          <w:rPr>
            <w:rStyle w:val="normaltextrun"/>
            <w:rFonts w:ascii="Times New Roman" w:eastAsia="ＭＳ 明朝" w:hAnsi="Times New Roman" w:cs="Times New Roman"/>
            <w:color w:val="000000" w:themeColor="text1"/>
            <w:szCs w:val="21"/>
          </w:rPr>
          <w:delText>107.3</w:delText>
        </w:r>
        <w:r w:rsidRPr="0048090B" w:rsidDel="00394328">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EEEB8AF" w14:textId="6A2C411E" w:rsidR="004733AF" w:rsidRPr="0048090B" w:rsidRDefault="006B570B" w:rsidP="00394328">
      <w:pPr>
        <w:widowControl/>
        <w:ind w:leftChars="200" w:left="420"/>
        <w:rPr>
          <w:rStyle w:val="normaltextrun"/>
          <w:rFonts w:ascii="Times New Roman" w:eastAsia="ＭＳ 明朝" w:hAnsi="Times New Roman" w:cs="Times New Roman"/>
          <w:szCs w:val="21"/>
        </w:rPr>
        <w:pPrChange w:id="639" w:author="松山 ファミリー" w:date="2023-02-07T20:52:00Z">
          <w:pPr>
            <w:pStyle w:val="a4"/>
            <w:numPr>
              <w:numId w:val="12"/>
            </w:numPr>
            <w:ind w:leftChars="0" w:left="420" w:hanging="420"/>
          </w:pPr>
        </w:pPrChange>
      </w:pPr>
      <w:del w:id="640" w:author="松山 ファミリー" w:date="2023-02-07T20:52:00Z">
        <w:r w:rsidRPr="0048090B" w:rsidDel="00394328">
          <w:rPr>
            <w:rStyle w:val="normaltextrun"/>
            <w:rFonts w:ascii="Times New Roman" w:eastAsia="ＭＳ 明朝" w:hAnsi="Times New Roman" w:cs="Times New Roman"/>
            <w:szCs w:val="21"/>
          </w:rPr>
          <w:delText>この結晶の</w:delText>
        </w:r>
        <w:r w:rsidRPr="0048090B" w:rsidDel="00394328">
          <w:rPr>
            <w:rStyle w:val="normaltextrun"/>
            <w:rFonts w:ascii="Times New Roman" w:eastAsia="ＭＳ 明朝" w:hAnsi="Times New Roman" w:cs="Times New Roman"/>
            <w:szCs w:val="21"/>
          </w:rPr>
          <w:delText>XRD</w:delText>
        </w:r>
        <w:r w:rsidRPr="0048090B" w:rsidDel="00394328">
          <w:rPr>
            <w:rStyle w:val="normaltextrun"/>
            <w:rFonts w:ascii="Times New Roman" w:eastAsia="ＭＳ 明朝" w:hAnsi="Times New Roman" w:cs="Times New Roman"/>
            <w:szCs w:val="21"/>
          </w:rPr>
          <w:delText>測定を行なった。</w:delText>
        </w:r>
      </w:del>
    </w:p>
    <w:p w14:paraId="740E5A58" w14:textId="77777777" w:rsidR="00E72193" w:rsidRPr="0048090B" w:rsidRDefault="00E72193" w:rsidP="003F08CA">
      <w:pPr>
        <w:widowControl/>
        <w:rPr>
          <w:rStyle w:val="normaltextrun"/>
          <w:rFonts w:ascii="Times New Roman" w:eastAsia="ＭＳ 明朝" w:hAnsi="Times New Roman" w:cs="Times New Roman"/>
          <w:color w:val="000000" w:themeColor="text1"/>
          <w:szCs w:val="21"/>
        </w:rPr>
      </w:pPr>
    </w:p>
    <w:p w14:paraId="0E6E2C31" w14:textId="00933DB3" w:rsidR="00744E70" w:rsidRPr="0048090B" w:rsidRDefault="00744E70"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641" w:name="_Toc126715515"/>
      <w:r w:rsidRPr="0048090B">
        <w:rPr>
          <w:rFonts w:ascii="Times New Roman" w:eastAsia="ＭＳ 明朝" w:hAnsi="Times New Roman" w:cs="Times New Roman"/>
          <w:color w:val="000000" w:themeColor="text1"/>
          <w:szCs w:val="21"/>
        </w:rPr>
        <w:t>221222Ni_OH_OAc</w:t>
      </w:r>
      <w:bookmarkEnd w:id="641"/>
    </w:p>
    <w:p w14:paraId="33A21F68" w14:textId="392DD0C0"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w:t>
      </w:r>
      <w:r w:rsidR="009D2C25" w:rsidRPr="0048090B">
        <w:rPr>
          <w:rStyle w:val="normaltextrun"/>
          <w:rFonts w:ascii="Times New Roman" w:eastAsia="ＭＳ 明朝" w:hAnsi="Times New Roman" w:cs="Times New Roman"/>
          <w:color w:val="000000" w:themeColor="text1"/>
          <w:szCs w:val="21"/>
        </w:rPr>
        <w:t>2251</w:t>
      </w:r>
      <w:r w:rsidRPr="0048090B">
        <w:rPr>
          <w:rStyle w:val="normaltextrun"/>
          <w:rFonts w:ascii="Times New Roman" w:eastAsia="ＭＳ 明朝" w:hAnsi="Times New Roman" w:cs="Times New Roman"/>
          <w:color w:val="000000" w:themeColor="text1"/>
          <w:szCs w:val="21"/>
        </w:rPr>
        <w:t xml:space="preserve"> g (</w:t>
      </w:r>
      <w:r w:rsidR="009D2C25" w:rsidRPr="0048090B">
        <w:rPr>
          <w:rStyle w:val="normaltextrun"/>
          <w:rFonts w:ascii="Times New Roman" w:eastAsia="ＭＳ 明朝" w:hAnsi="Times New Roman" w:cs="Times New Roman"/>
          <w:color w:val="000000" w:themeColor="text1"/>
          <w:szCs w:val="21"/>
        </w:rPr>
        <w:t>4.923</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D9B96D2" w14:textId="79C48B7A"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04F5DF6B" w14:textId="73C2B76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788B95A" w14:textId="46AB310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033B955B"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FDD6781"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D8701F"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9521ED8" w14:textId="29EB8585" w:rsidR="00744E70" w:rsidRPr="00AF29AD" w:rsidRDefault="00EA1BCA" w:rsidP="003F08CA">
      <w:pPr>
        <w:pStyle w:val="a4"/>
        <w:widowControl/>
        <w:numPr>
          <w:ilvl w:val="0"/>
          <w:numId w:val="13"/>
        </w:numPr>
        <w:ind w:leftChars="0"/>
        <w:rPr>
          <w:ins w:id="642" w:author="松山 ファミリー" w:date="2023-02-07T20:52:00Z"/>
          <w:rStyle w:val="normaltextrun"/>
          <w:rFonts w:ascii="Times New Roman" w:eastAsia="ＭＳ 明朝" w:hAnsi="Times New Roman" w:cs="Times New Roman"/>
          <w:color w:val="000000" w:themeColor="text1"/>
          <w:szCs w:val="21"/>
          <w:rPrChange w:id="643" w:author="松山 ファミリー" w:date="2023-02-07T20:52:00Z">
            <w:rPr>
              <w:ins w:id="644" w:author="松山 ファミリー" w:date="2023-02-07T20:52: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44E70" w:rsidRPr="0048090B">
        <w:rPr>
          <w:rStyle w:val="normaltextrun"/>
          <w:rFonts w:ascii="Times New Roman" w:eastAsia="ＭＳ 明朝" w:hAnsi="Times New Roman" w:cs="Times New Roman"/>
          <w:szCs w:val="21"/>
        </w:rPr>
        <w:t>収量は</w:t>
      </w:r>
      <w:r w:rsidR="00744E70" w:rsidRPr="0048090B">
        <w:rPr>
          <w:rStyle w:val="normaltextrun"/>
          <w:rFonts w:ascii="Times New Roman" w:eastAsia="ＭＳ 明朝" w:hAnsi="Times New Roman" w:cs="Times New Roman"/>
          <w:color w:val="000000" w:themeColor="text1"/>
          <w:szCs w:val="21"/>
        </w:rPr>
        <w:t>0.</w:t>
      </w:r>
      <w:r w:rsidR="009D2C25" w:rsidRPr="0048090B">
        <w:rPr>
          <w:rStyle w:val="normaltextrun"/>
          <w:rFonts w:ascii="Times New Roman" w:eastAsia="ＭＳ 明朝" w:hAnsi="Times New Roman" w:cs="Times New Roman"/>
          <w:color w:val="000000" w:themeColor="text1"/>
          <w:szCs w:val="21"/>
        </w:rPr>
        <w:t>2651</w:t>
      </w:r>
      <w:r w:rsidR="00744E70" w:rsidRPr="0048090B">
        <w:rPr>
          <w:rStyle w:val="normaltextrun"/>
          <w:rFonts w:ascii="Times New Roman" w:eastAsia="ＭＳ 明朝" w:hAnsi="Times New Roman" w:cs="Times New Roman"/>
          <w:color w:val="000000" w:themeColor="text1"/>
          <w:szCs w:val="21"/>
        </w:rPr>
        <w:t xml:space="preserve"> g</w:t>
      </w:r>
      <w:r w:rsidR="00744E70" w:rsidRPr="0048090B">
        <w:rPr>
          <w:rStyle w:val="normaltextrun"/>
          <w:rFonts w:ascii="Times New Roman" w:eastAsia="ＭＳ 明朝" w:hAnsi="Times New Roman" w:cs="Times New Roman"/>
          <w:szCs w:val="21"/>
        </w:rPr>
        <w:t>であった。</w:t>
      </w:r>
    </w:p>
    <w:p w14:paraId="284B6A73" w14:textId="7F3F5B4A" w:rsidR="00AF29AD" w:rsidRPr="0048090B" w:rsidDel="00AF29AD" w:rsidRDefault="00AF29AD" w:rsidP="003F08CA">
      <w:pPr>
        <w:pStyle w:val="a4"/>
        <w:widowControl/>
        <w:numPr>
          <w:ilvl w:val="0"/>
          <w:numId w:val="13"/>
        </w:numPr>
        <w:ind w:leftChars="0"/>
        <w:rPr>
          <w:del w:id="645" w:author="松山 ファミリー" w:date="2023-02-07T20:53:00Z"/>
          <w:rStyle w:val="normaltextrun"/>
          <w:rFonts w:ascii="Times New Roman" w:eastAsia="ＭＳ 明朝" w:hAnsi="Times New Roman" w:cs="Times New Roman"/>
          <w:color w:val="000000" w:themeColor="text1"/>
          <w:szCs w:val="21"/>
        </w:rPr>
      </w:pPr>
      <w:ins w:id="646" w:author="松山 ファミリー" w:date="2023-02-07T20:52: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2E76062F" w14:textId="5CB61A83" w:rsidR="00744E70" w:rsidRPr="00AF29AD" w:rsidRDefault="00744E70" w:rsidP="003F08CA">
      <w:pPr>
        <w:pStyle w:val="a4"/>
        <w:widowControl/>
        <w:numPr>
          <w:ilvl w:val="0"/>
          <w:numId w:val="13"/>
        </w:numPr>
        <w:ind w:leftChars="0"/>
        <w:rPr>
          <w:rStyle w:val="normaltextrun"/>
          <w:rFonts w:ascii="Times New Roman" w:eastAsia="ＭＳ 明朝" w:hAnsi="Times New Roman" w:cs="Times New Roman"/>
          <w:szCs w:val="21"/>
        </w:rPr>
        <w:pPrChange w:id="647" w:author="松山 ファミリー" w:date="2023-02-07T20:53:00Z">
          <w:pPr>
            <w:widowControl/>
          </w:pPr>
        </w:pPrChange>
      </w:pPr>
      <w:del w:id="648" w:author="松山 ファミリー" w:date="2023-02-07T20:53:00Z">
        <w:r w:rsidRPr="00AF29AD" w:rsidDel="00AF29AD">
          <w:rPr>
            <w:rStyle w:val="normaltextrun"/>
            <w:rFonts w:ascii="Times New Roman" w:eastAsia="ＭＳ 明朝" w:hAnsi="Times New Roman" w:cs="Times New Roman"/>
            <w:szCs w:val="21"/>
          </w:rPr>
          <w:delText>生成物が全て</w:delText>
        </w:r>
        <w:r w:rsidRPr="00AF29AD" w:rsidDel="00AF29AD">
          <w:rPr>
            <w:rStyle w:val="normaltextrun"/>
            <w:rFonts w:ascii="Times New Roman" w:eastAsia="ＭＳ 明朝" w:hAnsi="Times New Roman" w:cs="Times New Roman"/>
            <w:szCs w:val="21"/>
          </w:rPr>
          <w:delText>Ni</w:delText>
        </w:r>
        <w:r w:rsidRPr="00AF29AD" w:rsidDel="00AF29AD">
          <w:rPr>
            <w:rStyle w:val="normaltextrun"/>
            <w:rFonts w:ascii="Times New Roman" w:eastAsia="ＭＳ 明朝" w:hAnsi="Times New Roman" w:cs="Times New Roman"/>
            <w:szCs w:val="21"/>
            <w:vertAlign w:val="subscript"/>
          </w:rPr>
          <w:delText>2</w:delText>
        </w:r>
        <w:r w:rsidRPr="00AF29AD" w:rsidDel="00AF29AD">
          <w:rPr>
            <w:rStyle w:val="normaltextrun"/>
            <w:rFonts w:ascii="Times New Roman" w:eastAsia="ＭＳ 明朝" w:hAnsi="Times New Roman" w:cs="Times New Roman"/>
            <w:szCs w:val="21"/>
          </w:rPr>
          <w:delText>(OH)</w:delText>
        </w:r>
        <w:r w:rsidRPr="00AF29AD" w:rsidDel="00AF29AD">
          <w:rPr>
            <w:rStyle w:val="normaltextrun"/>
            <w:rFonts w:ascii="Times New Roman" w:eastAsia="ＭＳ 明朝" w:hAnsi="Times New Roman" w:cs="Times New Roman"/>
            <w:szCs w:val="21"/>
            <w:vertAlign w:val="subscript"/>
          </w:rPr>
          <w:delText>3</w:delText>
        </w:r>
        <w:r w:rsidRPr="00AF29AD" w:rsidDel="00AF29AD">
          <w:rPr>
            <w:rStyle w:val="normaltextrun"/>
            <w:rFonts w:ascii="Times New Roman" w:eastAsia="ＭＳ 明朝" w:hAnsi="Times New Roman" w:cs="Times New Roman"/>
            <w:szCs w:val="21"/>
          </w:rPr>
          <w:delText>(</w:delText>
        </w:r>
        <w:r w:rsidRPr="00AF29AD" w:rsidDel="00AF29AD">
          <w:rPr>
            <w:rFonts w:ascii="Times New Roman" w:eastAsia="ＭＳ 明朝" w:hAnsi="Times New Roman" w:cs="Times New Roman"/>
            <w:szCs w:val="21"/>
            <w:rPrChange w:id="649" w:author="松山 ファミリー" w:date="2023-02-07T20:53:00Z">
              <w:rPr/>
            </w:rPrChange>
          </w:rPr>
          <w:delText>CH</w:delText>
        </w:r>
        <w:r w:rsidRPr="00AF29AD" w:rsidDel="00AF29AD">
          <w:rPr>
            <w:rFonts w:ascii="Times New Roman" w:eastAsia="ＭＳ 明朝" w:hAnsi="Times New Roman" w:cs="Times New Roman"/>
            <w:szCs w:val="21"/>
            <w:vertAlign w:val="subscript"/>
            <w:rPrChange w:id="650" w:author="松山 ファミリー" w:date="2023-02-07T20:53:00Z">
              <w:rPr>
                <w:vertAlign w:val="subscript"/>
              </w:rPr>
            </w:rPrChange>
          </w:rPr>
          <w:delText>3</w:delText>
        </w:r>
        <w:r w:rsidRPr="00AF29AD" w:rsidDel="00AF29AD">
          <w:rPr>
            <w:rFonts w:ascii="Times New Roman" w:eastAsia="ＭＳ 明朝" w:hAnsi="Times New Roman" w:cs="Times New Roman"/>
            <w:szCs w:val="21"/>
            <w:rPrChange w:id="651" w:author="松山 ファミリー" w:date="2023-02-07T20:53:00Z">
              <w:rPr/>
            </w:rPrChange>
          </w:rPr>
          <w:delText>COO</w:delText>
        </w:r>
        <w:r w:rsidRPr="00AF29AD" w:rsidDel="00AF29AD">
          <w:rPr>
            <w:rStyle w:val="normaltextrun"/>
            <w:rFonts w:ascii="Times New Roman" w:eastAsia="ＭＳ 明朝" w:hAnsi="Times New Roman" w:cs="Times New Roman"/>
            <w:szCs w:val="21"/>
          </w:rPr>
          <w:delText>)</w:delText>
        </w:r>
        <w:r w:rsidRPr="00AF29AD" w:rsidDel="00AF29AD">
          <w:rPr>
            <w:rStyle w:val="normaltextrun"/>
            <w:rFonts w:ascii="Times New Roman" w:eastAsia="ＭＳ 明朝" w:hAnsi="Times New Roman" w:cs="Times New Roman"/>
            <w:szCs w:val="21"/>
          </w:rPr>
          <w:delText>・</w:delText>
        </w:r>
        <w:r w:rsidRPr="00AF29AD" w:rsidDel="00AF29AD">
          <w:rPr>
            <w:rStyle w:val="normaltextrun"/>
            <w:rFonts w:ascii="Times New Roman" w:eastAsia="ＭＳ 明朝" w:hAnsi="Times New Roman" w:cs="Times New Roman"/>
            <w:szCs w:val="21"/>
          </w:rPr>
          <w:delText>H</w:delText>
        </w:r>
        <w:r w:rsidRPr="00AF29AD" w:rsidDel="00AF29AD">
          <w:rPr>
            <w:rStyle w:val="normaltextrun"/>
            <w:rFonts w:ascii="Times New Roman" w:eastAsia="ＭＳ 明朝" w:hAnsi="Times New Roman" w:cs="Times New Roman"/>
            <w:szCs w:val="21"/>
            <w:vertAlign w:val="subscript"/>
          </w:rPr>
          <w:delText>2</w:delText>
        </w:r>
        <w:r w:rsidRPr="00AF29AD" w:rsidDel="00AF29AD">
          <w:rPr>
            <w:rStyle w:val="normaltextrun"/>
            <w:rFonts w:ascii="Times New Roman" w:eastAsia="ＭＳ 明朝" w:hAnsi="Times New Roman" w:cs="Times New Roman"/>
            <w:szCs w:val="21"/>
          </w:rPr>
          <w:delText>O</w:delText>
        </w:r>
        <w:r w:rsidRPr="00AF29AD" w:rsidDel="00AF29AD">
          <w:rPr>
            <w:rStyle w:val="normaltextrun"/>
            <w:rFonts w:ascii="Times New Roman" w:eastAsia="ＭＳ 明朝" w:hAnsi="Times New Roman" w:cs="Times New Roman"/>
            <w:szCs w:val="21"/>
          </w:rPr>
          <w:delText>であると仮定すると</w:delText>
        </w:r>
      </w:del>
    </w:p>
    <w:p w14:paraId="6940F3FD" w14:textId="466D5E3F" w:rsidR="00A23582" w:rsidRPr="0048090B" w:rsidDel="00AF29AD" w:rsidRDefault="00A23582" w:rsidP="00AF29AD">
      <w:pPr>
        <w:widowControl/>
        <w:ind w:leftChars="100" w:left="210" w:rightChars="100" w:right="210"/>
        <w:rPr>
          <w:del w:id="652" w:author="松山 ファミリー" w:date="2023-02-07T20:53:00Z"/>
          <w:rStyle w:val="normaltextrun"/>
          <w:rFonts w:ascii="Times New Roman" w:eastAsia="ＭＳ 明朝" w:hAnsi="Times New Roman" w:cs="Times New Roman"/>
          <w:szCs w:val="21"/>
        </w:rPr>
        <w:pPrChange w:id="653" w:author="松山 ファミリー" w:date="2023-02-07T20:53:00Z">
          <w:pPr>
            <w:widowControl/>
          </w:pPr>
        </w:pPrChange>
      </w:pPr>
      <w:r w:rsidRPr="0048090B">
        <w:rPr>
          <w:rStyle w:val="normaltextrun"/>
          <w:rFonts w:ascii="Times New Roman" w:eastAsia="ＭＳ 明朝" w:hAnsi="Times New Roman" w:cs="Times New Roman"/>
          <w:szCs w:val="21"/>
        </w:rPr>
        <w:t>収量は</w:t>
      </w:r>
      <m:oMath>
        <m:r>
          <w:ins w:id="654" w:author="松山 ファミリー" w:date="2023-02-07T20:53:00Z">
            <w:rPr>
              <w:rStyle w:val="normaltextrun"/>
              <w:rFonts w:ascii="Cambria Math" w:eastAsia="ＭＳ 明朝" w:hAnsi="Cambria Math" w:cs="Times New Roman"/>
              <w:szCs w:val="21"/>
            </w:rPr>
            <m:t xml:space="preserve"> </m:t>
          </w:ins>
        </m:r>
      </m:oMath>
    </w:p>
    <w:p w14:paraId="7BDD15FC" w14:textId="4DDE9786" w:rsidR="00A23582" w:rsidRPr="0048090B" w:rsidDel="00AF29AD" w:rsidRDefault="00000000" w:rsidP="00AF29AD">
      <w:pPr>
        <w:widowControl/>
        <w:ind w:leftChars="100" w:left="210" w:rightChars="100" w:right="210"/>
        <w:rPr>
          <w:del w:id="655" w:author="松山 ファミリー" w:date="2023-02-07T20:53:00Z"/>
          <w:rStyle w:val="normaltextrun"/>
          <w:rFonts w:ascii="Times New Roman" w:eastAsia="ＭＳ 明朝" w:hAnsi="Times New Roman" w:cs="Times New Roman"/>
          <w:szCs w:val="21"/>
        </w:rPr>
        <w:pPrChange w:id="656" w:author="松山 ファミリー" w:date="2023-02-07T20:53:00Z">
          <w:pPr>
            <w:widowControl/>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1.0799</m:t>
          </m:r>
          <m:r>
            <w:ins w:id="657" w:author="松山 ファミリー" w:date="2023-02-07T20:53:00Z">
              <w:rPr>
                <w:rStyle w:val="normaltextrun"/>
                <w:rFonts w:ascii="Cambria Math" w:eastAsia="ＭＳ 明朝" w:hAnsi="Cambria Math" w:cs="Times New Roman"/>
                <w:szCs w:val="21"/>
              </w:rPr>
              <m:t xml:space="preserve"> mmol</m:t>
            </w:ins>
          </m:r>
        </m:oMath>
      </m:oMathPara>
    </w:p>
    <w:p w14:paraId="6BA16605" w14:textId="0933B570" w:rsidR="00A23582" w:rsidRPr="0048090B" w:rsidRDefault="00A23582" w:rsidP="00AF29AD">
      <w:pPr>
        <w:widowControl/>
        <w:ind w:leftChars="200" w:left="420"/>
        <w:rPr>
          <w:rStyle w:val="normaltextrun"/>
          <w:rFonts w:ascii="Times New Roman" w:eastAsia="ＭＳ 明朝" w:hAnsi="Times New Roman" w:cs="Times New Roman"/>
          <w:szCs w:val="21"/>
        </w:rPr>
        <w:pPrChange w:id="658" w:author="松山 ファミリー" w:date="2023-02-07T20:53:00Z">
          <w:pPr>
            <w:widowControl/>
          </w:pPr>
        </w:pPrChange>
      </w:pPr>
      <w:del w:id="659" w:author="松山 ファミリー" w:date="2023-02-07T20:53:00Z">
        <w:r w:rsidRPr="0048090B" w:rsidDel="00AF29AD">
          <w:rPr>
            <w:rStyle w:val="normaltextrun"/>
            <w:rFonts w:ascii="Times New Roman" w:eastAsia="ＭＳ 明朝" w:hAnsi="Times New Roman" w:cs="Times New Roman"/>
            <w:szCs w:val="21"/>
          </w:rPr>
          <w:delText>より、</w:delText>
        </w:r>
        <w:r w:rsidRPr="0048090B" w:rsidDel="00AF29AD">
          <w:rPr>
            <w:rStyle w:val="normaltextrun"/>
            <w:rFonts w:ascii="Times New Roman" w:eastAsia="ＭＳ 明朝" w:hAnsi="Times New Roman" w:cs="Times New Roman"/>
            <w:szCs w:val="21"/>
          </w:rPr>
          <w:delText>1.</w:delText>
        </w:r>
        <w:r w:rsidR="00796218" w:rsidRPr="0048090B" w:rsidDel="00AF29AD">
          <w:rPr>
            <w:rStyle w:val="normaltextrun"/>
            <w:rFonts w:ascii="Times New Roman" w:eastAsia="ＭＳ 明朝" w:hAnsi="Times New Roman" w:cs="Times New Roman"/>
            <w:szCs w:val="21"/>
          </w:rPr>
          <w:delText>080</w:delText>
        </w:r>
        <w:r w:rsidRPr="0048090B" w:rsidDel="00AF29AD">
          <w:rPr>
            <w:rStyle w:val="normaltextrun"/>
            <w:rFonts w:ascii="Times New Roman" w:eastAsia="ＭＳ 明朝" w:hAnsi="Times New Roman" w:cs="Times New Roman"/>
            <w:szCs w:val="21"/>
          </w:rPr>
          <w:delText xml:space="preserve"> mmol</w:delText>
        </w:r>
      </w:del>
    </w:p>
    <w:p w14:paraId="00D7F805" w14:textId="17160509" w:rsidR="00744E70" w:rsidRPr="0048090B" w:rsidDel="00AF29AD" w:rsidRDefault="00A23582" w:rsidP="00AF29AD">
      <w:pPr>
        <w:widowControl/>
        <w:ind w:leftChars="100" w:left="210" w:rightChars="100" w:right="210"/>
        <w:rPr>
          <w:del w:id="660" w:author="松山 ファミリー" w:date="2023-02-07T20:53:00Z"/>
          <w:rStyle w:val="normaltextrun"/>
          <w:rFonts w:ascii="Times New Roman" w:eastAsia="ＭＳ 明朝" w:hAnsi="Times New Roman" w:cs="Times New Roman" w:hint="eastAsia"/>
          <w:szCs w:val="21"/>
        </w:rPr>
        <w:pPrChange w:id="661" w:author="松山 ファミリー" w:date="2023-02-07T20:53:00Z">
          <w:pPr>
            <w:widowControl/>
          </w:pPr>
        </w:pPrChange>
      </w:pPr>
      <w:r w:rsidRPr="0048090B">
        <w:rPr>
          <w:rStyle w:val="normaltextrun"/>
          <w:rFonts w:ascii="Times New Roman" w:eastAsia="ＭＳ 明朝" w:hAnsi="Times New Roman" w:cs="Times New Roman"/>
          <w:szCs w:val="21"/>
        </w:rPr>
        <w:t>収率は</w:t>
      </w:r>
      <w:del w:id="662" w:author="松山 ファミリー" w:date="2023-02-07T20:53:00Z">
        <w:r w:rsidRPr="0048090B" w:rsidDel="00AF29AD">
          <w:rPr>
            <w:rStyle w:val="normaltextrun"/>
            <w:rFonts w:ascii="Times New Roman" w:eastAsia="ＭＳ 明朝" w:hAnsi="Times New Roman" w:cs="Times New Roman"/>
            <w:szCs w:val="21"/>
          </w:rPr>
          <w:delText>式</w:delText>
        </w:r>
        <w:r w:rsidRPr="0048090B" w:rsidDel="00AF29AD">
          <w:rPr>
            <w:rStyle w:val="normaltextrun"/>
            <w:rFonts w:ascii="Times New Roman" w:eastAsia="ＭＳ 明朝" w:hAnsi="Times New Roman" w:cs="Times New Roman"/>
            <w:szCs w:val="21"/>
          </w:rPr>
          <w:delText>1</w:delText>
        </w:r>
        <w:r w:rsidRPr="0048090B" w:rsidDel="00AF29AD">
          <w:rPr>
            <w:rStyle w:val="normaltextrun"/>
            <w:rFonts w:ascii="Times New Roman" w:eastAsia="ＭＳ 明朝" w:hAnsi="Times New Roman" w:cs="Times New Roman"/>
            <w:szCs w:val="21"/>
          </w:rPr>
          <w:delText>より、</w:delText>
        </w:r>
      </w:del>
      <m:oMath>
        <m:r>
          <w:ins w:id="663" w:author="松山 ファミリー" w:date="2023-02-07T20:53:00Z">
            <w:rPr>
              <w:rStyle w:val="normaltextrun"/>
              <w:rFonts w:ascii="Cambria Math" w:eastAsia="ＭＳ 明朝" w:hAnsi="Cambria Math" w:cs="Times New Roman"/>
              <w:szCs w:val="21"/>
            </w:rPr>
            <m:t xml:space="preserve"> </m:t>
          </w:ins>
        </m:r>
      </m:oMath>
    </w:p>
    <w:p w14:paraId="78527B1B" w14:textId="2D6ECBE4" w:rsidR="00744E70" w:rsidRPr="00AF29AD" w:rsidRDefault="00000000" w:rsidP="00AF29AD">
      <w:pPr>
        <w:widowControl/>
        <w:ind w:leftChars="200" w:left="420"/>
        <w:rPr>
          <w:rStyle w:val="normaltextrun"/>
          <w:rFonts w:ascii="Times New Roman" w:eastAsia="ＭＳ 明朝" w:hAnsi="Times New Roman" w:cs="Times New Roman"/>
          <w:i/>
          <w:szCs w:val="21"/>
        </w:rPr>
        <w:pPrChange w:id="664" w:author="松山 ファミリー" w:date="2023-02-07T20:53: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1.2251</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43.87</m:t>
          </m:r>
          <m:r>
            <w:ins w:id="665" w:author="松山 ファミリー" w:date="2023-02-07T20:53:00Z">
              <w:rPr>
                <w:rStyle w:val="normaltextrun"/>
                <w:rFonts w:ascii="Cambria Math" w:eastAsia="ＭＳ 明朝" w:hAnsi="Cambria Math" w:cs="Times New Roman"/>
                <w:szCs w:val="21"/>
              </w:rPr>
              <m:t xml:space="preserve"> %</m:t>
            </w:ins>
          </m:r>
          <m:r>
            <w:del w:id="666" w:author="松山 ファミリー" w:date="2023-02-07T20:53:00Z">
              <w:rPr>
                <w:rStyle w:val="normaltextrun"/>
                <w:rFonts w:ascii="Cambria Math" w:eastAsia="ＭＳ 明朝" w:hAnsi="Cambria Math" w:cs="Times New Roman"/>
                <w:szCs w:val="21"/>
              </w:rPr>
              <m:t>2</m:t>
            </w:del>
          </m:r>
        </m:oMath>
      </m:oMathPara>
    </w:p>
    <w:p w14:paraId="5F104684" w14:textId="4B738C5E" w:rsidR="00744E70" w:rsidRPr="0048090B" w:rsidDel="00AF29AD" w:rsidRDefault="00744E70" w:rsidP="00AF29AD">
      <w:pPr>
        <w:widowControl/>
        <w:ind w:leftChars="200" w:left="420"/>
        <w:rPr>
          <w:del w:id="667" w:author="松山 ファミリー" w:date="2023-02-07T20:53:00Z"/>
          <w:rStyle w:val="normaltextrun"/>
          <w:rFonts w:ascii="Times New Roman" w:eastAsia="ＭＳ 明朝" w:hAnsi="Times New Roman" w:cs="Times New Roman"/>
          <w:color w:val="000000" w:themeColor="text1"/>
          <w:szCs w:val="21"/>
        </w:rPr>
        <w:pPrChange w:id="668" w:author="松山 ファミリー" w:date="2023-02-07T20:53:00Z">
          <w:pPr>
            <w:widowControl/>
          </w:pPr>
        </w:pPrChange>
      </w:pPr>
      <w:del w:id="669" w:author="松山 ファミリー" w:date="2023-02-07T20:53:00Z">
        <w:r w:rsidRPr="0048090B" w:rsidDel="00AF29AD">
          <w:rPr>
            <w:rStyle w:val="normaltextrun"/>
            <w:rFonts w:ascii="Times New Roman" w:eastAsia="ＭＳ 明朝" w:hAnsi="Times New Roman" w:cs="Times New Roman"/>
            <w:szCs w:val="21"/>
          </w:rPr>
          <w:delText>収率は</w:delText>
        </w:r>
        <w:r w:rsidR="00846039" w:rsidRPr="0048090B" w:rsidDel="00AF29AD">
          <w:rPr>
            <w:rStyle w:val="normaltextrun"/>
            <w:rFonts w:ascii="Times New Roman" w:eastAsia="ＭＳ 明朝" w:hAnsi="Times New Roman" w:cs="Times New Roman"/>
            <w:color w:val="000000" w:themeColor="text1"/>
            <w:szCs w:val="21"/>
          </w:rPr>
          <w:delText>43.87</w:delText>
        </w:r>
        <w:r w:rsidRPr="0048090B" w:rsidDel="00AF29AD">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30A7AF30" w14:textId="63E937C7" w:rsidR="00E72193" w:rsidRPr="00AF29AD" w:rsidRDefault="00DC6DAE" w:rsidP="00AF29AD">
      <w:pPr>
        <w:widowControl/>
        <w:ind w:leftChars="200" w:left="420"/>
        <w:rPr>
          <w:rStyle w:val="normaltextrun"/>
          <w:rFonts w:ascii="Times New Roman" w:eastAsia="ＭＳ 明朝" w:hAnsi="Times New Roman" w:cs="Times New Roman"/>
          <w:szCs w:val="21"/>
        </w:rPr>
        <w:pPrChange w:id="670" w:author="松山 ファミリー" w:date="2023-02-07T20:53:00Z">
          <w:pPr>
            <w:pStyle w:val="a4"/>
            <w:numPr>
              <w:numId w:val="13"/>
            </w:numPr>
            <w:ind w:leftChars="0" w:left="420" w:hanging="420"/>
          </w:pPr>
        </w:pPrChange>
      </w:pPr>
      <w:del w:id="671" w:author="松山 ファミリー" w:date="2023-02-07T20:53:00Z">
        <w:r w:rsidRPr="00AF29AD" w:rsidDel="00AF29AD">
          <w:rPr>
            <w:rStyle w:val="normaltextrun"/>
            <w:rFonts w:ascii="Times New Roman" w:eastAsia="ＭＳ 明朝" w:hAnsi="Times New Roman" w:cs="Times New Roman"/>
            <w:szCs w:val="21"/>
          </w:rPr>
          <w:delText>この結晶の</w:delText>
        </w:r>
        <w:r w:rsidRPr="00AF29AD" w:rsidDel="00AF29AD">
          <w:rPr>
            <w:rStyle w:val="normaltextrun"/>
            <w:rFonts w:ascii="Times New Roman" w:eastAsia="ＭＳ 明朝" w:hAnsi="Times New Roman" w:cs="Times New Roman"/>
            <w:szCs w:val="21"/>
          </w:rPr>
          <w:delText>XRD</w:delText>
        </w:r>
        <w:r w:rsidRPr="00AF29AD" w:rsidDel="00AF29AD">
          <w:rPr>
            <w:rStyle w:val="normaltextrun"/>
            <w:rFonts w:ascii="Times New Roman" w:eastAsia="ＭＳ 明朝" w:hAnsi="Times New Roman" w:cs="Times New Roman"/>
            <w:szCs w:val="21"/>
          </w:rPr>
          <w:delText>測定を行なった。</w:delText>
        </w:r>
      </w:del>
    </w:p>
    <w:p w14:paraId="72C143A2" w14:textId="77777777" w:rsidR="00846039" w:rsidRPr="0048090B" w:rsidRDefault="00846039" w:rsidP="003F08CA">
      <w:pPr>
        <w:widowControl/>
        <w:rPr>
          <w:rStyle w:val="normaltextrun"/>
          <w:rFonts w:ascii="Times New Roman" w:eastAsia="ＭＳ 明朝" w:hAnsi="Times New Roman" w:cs="Times New Roman"/>
          <w:color w:val="000000" w:themeColor="text1"/>
          <w:szCs w:val="21"/>
        </w:rPr>
      </w:pPr>
    </w:p>
    <w:p w14:paraId="2177B33C" w14:textId="021FFD7A" w:rsidR="00846039" w:rsidRPr="0048090B" w:rsidRDefault="00846039"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672" w:name="_Toc126715516"/>
      <w:r w:rsidRPr="0048090B">
        <w:rPr>
          <w:rFonts w:ascii="Times New Roman" w:eastAsia="ＭＳ 明朝" w:hAnsi="Times New Roman" w:cs="Times New Roman"/>
          <w:color w:val="000000" w:themeColor="text1"/>
          <w:szCs w:val="21"/>
        </w:rPr>
        <w:t>230109Ni_OH_OAc</w:t>
      </w:r>
      <w:bookmarkEnd w:id="672"/>
    </w:p>
    <w:p w14:paraId="0823DB1E" w14:textId="5374942C"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w:t>
      </w:r>
      <w:r w:rsidR="000938C1" w:rsidRPr="0048090B">
        <w:rPr>
          <w:rStyle w:val="normaltextrun"/>
          <w:rFonts w:ascii="Times New Roman" w:eastAsia="ＭＳ 明朝" w:hAnsi="Times New Roman" w:cs="Times New Roman"/>
          <w:color w:val="000000" w:themeColor="text1"/>
          <w:szCs w:val="21"/>
        </w:rPr>
        <w:t>243</w:t>
      </w:r>
      <w:r w:rsidRPr="0048090B">
        <w:rPr>
          <w:rStyle w:val="normaltextrun"/>
          <w:rFonts w:ascii="Times New Roman" w:eastAsia="ＭＳ 明朝" w:hAnsi="Times New Roman" w:cs="Times New Roman"/>
          <w:color w:val="000000" w:themeColor="text1"/>
          <w:szCs w:val="21"/>
        </w:rPr>
        <w:t xml:space="preserve"> g (</w:t>
      </w:r>
      <w:r w:rsidR="000938C1" w:rsidRPr="0048090B">
        <w:rPr>
          <w:rStyle w:val="normaltextrun"/>
          <w:rFonts w:ascii="Times New Roman" w:eastAsia="ＭＳ 明朝" w:hAnsi="Times New Roman" w:cs="Times New Roman"/>
          <w:color w:val="000000" w:themeColor="text1"/>
          <w:szCs w:val="21"/>
        </w:rPr>
        <w:t>4.92</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299CAF7"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攪拌子をいれ攪拌機で数分ほど放置した後、ミリ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410C40FE" w14:textId="6F2D79E6"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E263342" w14:textId="29A5710A"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9</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6A891C6D"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29147D4E"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217EEE8"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34FE64" w14:textId="7A8E0BA1" w:rsidR="00846039" w:rsidRPr="00AF29AD" w:rsidRDefault="00EA1BCA" w:rsidP="003F08CA">
      <w:pPr>
        <w:pStyle w:val="a4"/>
        <w:widowControl/>
        <w:numPr>
          <w:ilvl w:val="0"/>
          <w:numId w:val="14"/>
        </w:numPr>
        <w:ind w:leftChars="0"/>
        <w:rPr>
          <w:ins w:id="673" w:author="松山 ファミリー" w:date="2023-02-07T20:52:00Z"/>
          <w:rStyle w:val="normaltextrun"/>
          <w:rFonts w:ascii="Times New Roman" w:eastAsia="ＭＳ 明朝" w:hAnsi="Times New Roman" w:cs="Times New Roman"/>
          <w:color w:val="000000" w:themeColor="text1"/>
          <w:szCs w:val="21"/>
          <w:rPrChange w:id="674" w:author="松山 ファミリー" w:date="2023-02-07T20:52:00Z">
            <w:rPr>
              <w:ins w:id="675" w:author="松山 ファミリー" w:date="2023-02-07T20:52: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46039" w:rsidRPr="0048090B">
        <w:rPr>
          <w:rStyle w:val="normaltextrun"/>
          <w:rFonts w:ascii="Times New Roman" w:eastAsia="ＭＳ 明朝" w:hAnsi="Times New Roman" w:cs="Times New Roman"/>
          <w:szCs w:val="21"/>
        </w:rPr>
        <w:t>収量は</w:t>
      </w:r>
      <w:r w:rsidR="00846039" w:rsidRPr="0048090B">
        <w:rPr>
          <w:rStyle w:val="normaltextrun"/>
          <w:rFonts w:ascii="Times New Roman" w:eastAsia="ＭＳ 明朝" w:hAnsi="Times New Roman" w:cs="Times New Roman"/>
          <w:color w:val="000000" w:themeColor="text1"/>
          <w:szCs w:val="21"/>
        </w:rPr>
        <w:t>0.</w:t>
      </w:r>
      <w:r w:rsidR="00B60D4D" w:rsidRPr="0048090B">
        <w:rPr>
          <w:rStyle w:val="normaltextrun"/>
          <w:rFonts w:ascii="Times New Roman" w:eastAsia="ＭＳ 明朝" w:hAnsi="Times New Roman" w:cs="Times New Roman"/>
          <w:color w:val="000000" w:themeColor="text1"/>
          <w:szCs w:val="21"/>
        </w:rPr>
        <w:t>3139</w:t>
      </w:r>
      <w:r w:rsidR="00846039" w:rsidRPr="0048090B">
        <w:rPr>
          <w:rStyle w:val="normaltextrun"/>
          <w:rFonts w:ascii="Times New Roman" w:eastAsia="ＭＳ 明朝" w:hAnsi="Times New Roman" w:cs="Times New Roman"/>
          <w:color w:val="000000" w:themeColor="text1"/>
          <w:szCs w:val="21"/>
        </w:rPr>
        <w:t xml:space="preserve"> g</w:t>
      </w:r>
      <w:r w:rsidR="00846039" w:rsidRPr="0048090B">
        <w:rPr>
          <w:rStyle w:val="normaltextrun"/>
          <w:rFonts w:ascii="Times New Roman" w:eastAsia="ＭＳ 明朝" w:hAnsi="Times New Roman" w:cs="Times New Roman"/>
          <w:szCs w:val="21"/>
        </w:rPr>
        <w:t>であった。</w:t>
      </w:r>
    </w:p>
    <w:p w14:paraId="308B7908" w14:textId="70A5FEEC" w:rsidR="00AF29AD" w:rsidRPr="0048090B" w:rsidRDefault="00AF29AD"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ins w:id="676" w:author="松山 ファミリー" w:date="2023-02-07T20:52: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7B10206F" w14:textId="77777777" w:rsidR="00846039" w:rsidRPr="0048090B" w:rsidDel="0081480C" w:rsidRDefault="00846039" w:rsidP="003F08CA">
      <w:pPr>
        <w:widowControl/>
        <w:rPr>
          <w:del w:id="677" w:author="松山 ファミリー" w:date="2023-02-07T20:54:00Z"/>
          <w:rStyle w:val="normaltextrun"/>
          <w:rFonts w:ascii="Times New Roman" w:eastAsia="ＭＳ 明朝" w:hAnsi="Times New Roman" w:cs="Times New Roman" w:hint="eastAsia"/>
          <w:szCs w:val="21"/>
        </w:rPr>
      </w:pPr>
      <w:del w:id="678" w:author="松山 ファミリー" w:date="2023-02-07T20:54:00Z">
        <w:r w:rsidRPr="0048090B" w:rsidDel="0081480C">
          <w:rPr>
            <w:rStyle w:val="normaltextrun"/>
            <w:rFonts w:ascii="Times New Roman" w:eastAsia="ＭＳ 明朝" w:hAnsi="Times New Roman" w:cs="Times New Roman"/>
            <w:szCs w:val="21"/>
          </w:rPr>
          <w:lastRenderedPageBreak/>
          <w:delText>生成物が全て</w:delText>
        </w:r>
        <w:r w:rsidRPr="0048090B" w:rsidDel="0081480C">
          <w:rPr>
            <w:rStyle w:val="normaltextrun"/>
            <w:rFonts w:ascii="Times New Roman" w:eastAsia="ＭＳ 明朝" w:hAnsi="Times New Roman" w:cs="Times New Roman"/>
            <w:szCs w:val="21"/>
          </w:rPr>
          <w:delText>Ni</w:delText>
        </w:r>
        <w:r w:rsidRPr="0048090B" w:rsidDel="0081480C">
          <w:rPr>
            <w:rStyle w:val="normaltextrun"/>
            <w:rFonts w:ascii="Times New Roman" w:eastAsia="ＭＳ 明朝" w:hAnsi="Times New Roman" w:cs="Times New Roman"/>
            <w:szCs w:val="21"/>
            <w:vertAlign w:val="subscript"/>
          </w:rPr>
          <w:delText>2</w:delText>
        </w:r>
        <w:r w:rsidRPr="0048090B" w:rsidDel="0081480C">
          <w:rPr>
            <w:rStyle w:val="normaltextrun"/>
            <w:rFonts w:ascii="Times New Roman" w:eastAsia="ＭＳ 明朝" w:hAnsi="Times New Roman" w:cs="Times New Roman"/>
            <w:szCs w:val="21"/>
          </w:rPr>
          <w:delText>(OH)</w:delText>
        </w:r>
        <w:r w:rsidRPr="0048090B" w:rsidDel="0081480C">
          <w:rPr>
            <w:rStyle w:val="normaltextrun"/>
            <w:rFonts w:ascii="Times New Roman" w:eastAsia="ＭＳ 明朝" w:hAnsi="Times New Roman" w:cs="Times New Roman"/>
            <w:szCs w:val="21"/>
            <w:vertAlign w:val="subscript"/>
          </w:rPr>
          <w:delText>3</w:delText>
        </w:r>
        <w:r w:rsidRPr="0048090B" w:rsidDel="0081480C">
          <w:rPr>
            <w:rStyle w:val="normaltextrun"/>
            <w:rFonts w:ascii="Times New Roman" w:eastAsia="ＭＳ 明朝" w:hAnsi="Times New Roman" w:cs="Times New Roman"/>
            <w:szCs w:val="21"/>
          </w:rPr>
          <w:delText>(</w:delText>
        </w:r>
        <w:r w:rsidRPr="0048090B" w:rsidDel="0081480C">
          <w:rPr>
            <w:rFonts w:ascii="Times New Roman" w:eastAsia="ＭＳ 明朝" w:hAnsi="Times New Roman" w:cs="Times New Roman"/>
            <w:szCs w:val="21"/>
          </w:rPr>
          <w:delText>CH</w:delText>
        </w:r>
        <w:r w:rsidRPr="0048090B" w:rsidDel="0081480C">
          <w:rPr>
            <w:rFonts w:ascii="Times New Roman" w:eastAsia="ＭＳ 明朝" w:hAnsi="Times New Roman" w:cs="Times New Roman"/>
            <w:szCs w:val="21"/>
            <w:vertAlign w:val="subscript"/>
          </w:rPr>
          <w:delText>3</w:delText>
        </w:r>
        <w:r w:rsidRPr="0048090B" w:rsidDel="0081480C">
          <w:rPr>
            <w:rFonts w:ascii="Times New Roman" w:eastAsia="ＭＳ 明朝" w:hAnsi="Times New Roman" w:cs="Times New Roman"/>
            <w:szCs w:val="21"/>
          </w:rPr>
          <w:delText>COO</w:delText>
        </w:r>
        <w:r w:rsidRPr="0048090B" w:rsidDel="0081480C">
          <w:rPr>
            <w:rStyle w:val="normaltextrun"/>
            <w:rFonts w:ascii="Times New Roman" w:eastAsia="ＭＳ 明朝" w:hAnsi="Times New Roman" w:cs="Times New Roman"/>
            <w:szCs w:val="21"/>
          </w:rPr>
          <w:delText>)</w:delText>
        </w:r>
        <w:r w:rsidRPr="0048090B" w:rsidDel="0081480C">
          <w:rPr>
            <w:rStyle w:val="normaltextrun"/>
            <w:rFonts w:ascii="Times New Roman" w:eastAsia="ＭＳ 明朝" w:hAnsi="Times New Roman" w:cs="Times New Roman"/>
            <w:szCs w:val="21"/>
          </w:rPr>
          <w:delText>・</w:delText>
        </w:r>
        <w:r w:rsidRPr="0048090B" w:rsidDel="0081480C">
          <w:rPr>
            <w:rStyle w:val="normaltextrun"/>
            <w:rFonts w:ascii="Times New Roman" w:eastAsia="ＭＳ 明朝" w:hAnsi="Times New Roman" w:cs="Times New Roman"/>
            <w:szCs w:val="21"/>
          </w:rPr>
          <w:delText>H</w:delText>
        </w:r>
        <w:r w:rsidRPr="0048090B" w:rsidDel="0081480C">
          <w:rPr>
            <w:rStyle w:val="normaltextrun"/>
            <w:rFonts w:ascii="Times New Roman" w:eastAsia="ＭＳ 明朝" w:hAnsi="Times New Roman" w:cs="Times New Roman"/>
            <w:szCs w:val="21"/>
            <w:vertAlign w:val="subscript"/>
          </w:rPr>
          <w:delText>2</w:delText>
        </w:r>
        <w:r w:rsidRPr="0048090B" w:rsidDel="0081480C">
          <w:rPr>
            <w:rStyle w:val="normaltextrun"/>
            <w:rFonts w:ascii="Times New Roman" w:eastAsia="ＭＳ 明朝" w:hAnsi="Times New Roman" w:cs="Times New Roman"/>
            <w:szCs w:val="21"/>
          </w:rPr>
          <w:delText>O</w:delText>
        </w:r>
        <w:r w:rsidRPr="0048090B" w:rsidDel="0081480C">
          <w:rPr>
            <w:rStyle w:val="normaltextrun"/>
            <w:rFonts w:ascii="Times New Roman" w:eastAsia="ＭＳ 明朝" w:hAnsi="Times New Roman" w:cs="Times New Roman"/>
            <w:szCs w:val="21"/>
          </w:rPr>
          <w:delText>であると仮定すると</w:delText>
        </w:r>
      </w:del>
    </w:p>
    <w:p w14:paraId="79286EAC" w14:textId="6BC996BC" w:rsidR="00EE099F" w:rsidRPr="0048090B" w:rsidDel="0081480C" w:rsidRDefault="00EE099F" w:rsidP="003F08CA">
      <w:pPr>
        <w:widowControl/>
        <w:rPr>
          <w:del w:id="679" w:author="松山 ファミリー" w:date="2023-02-07T20:54:00Z"/>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ins w:id="680" w:author="松山 ファミリー" w:date="2023-02-07T20:54:00Z">
        <w:r w:rsidR="0081480C">
          <w:rPr>
            <w:rStyle w:val="normaltextrun"/>
            <w:rFonts w:ascii="Times New Roman" w:eastAsia="ＭＳ 明朝" w:hAnsi="Times New Roman" w:cs="Times New Roman" w:hint="eastAsia"/>
            <w:szCs w:val="21"/>
          </w:rPr>
          <w:t xml:space="preserve"> </w:t>
        </w:r>
      </w:ins>
    </w:p>
    <w:p w14:paraId="1F2AC54E" w14:textId="66F62256" w:rsidR="00EE099F" w:rsidRPr="0048090B" w:rsidDel="0081480C" w:rsidRDefault="00000000" w:rsidP="003F08CA">
      <w:pPr>
        <w:widowControl/>
        <w:rPr>
          <w:del w:id="681" w:author="松山 ファミリー" w:date="2023-02-07T20:54:00Z"/>
          <w:rStyle w:val="normaltextrun"/>
          <w:rFonts w:ascii="Times New Roman" w:eastAsia="ＭＳ 明朝" w:hAnsi="Times New Roman" w:cs="Times New Roman"/>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1.2787</m:t>
          </m:r>
          <m:r>
            <w:ins w:id="682" w:author="松山 ファミリー" w:date="2023-02-07T20:54:00Z">
              <w:rPr>
                <w:rStyle w:val="normaltextrun"/>
                <w:rFonts w:ascii="Cambria Math" w:eastAsia="ＭＳ 明朝" w:hAnsi="Cambria Math" w:cs="Times New Roman"/>
                <w:szCs w:val="21"/>
              </w:rPr>
              <m:t xml:space="preserve"> mmol</m:t>
            </w:ins>
          </m:r>
        </m:oMath>
      </m:oMathPara>
    </w:p>
    <w:p w14:paraId="46E00EE3" w14:textId="4384AEE5" w:rsidR="00EE099F" w:rsidRPr="0048090B" w:rsidRDefault="00EE099F" w:rsidP="003F08CA">
      <w:pPr>
        <w:widowControl/>
        <w:rPr>
          <w:rStyle w:val="normaltextrun"/>
          <w:rFonts w:ascii="Times New Roman" w:eastAsia="ＭＳ 明朝" w:hAnsi="Times New Roman" w:cs="Times New Roman"/>
          <w:szCs w:val="21"/>
        </w:rPr>
      </w:pPr>
      <w:del w:id="683" w:author="松山 ファミリー" w:date="2023-02-07T20:54:00Z">
        <w:r w:rsidRPr="0048090B" w:rsidDel="0081480C">
          <w:rPr>
            <w:rStyle w:val="normaltextrun"/>
            <w:rFonts w:ascii="Times New Roman" w:eastAsia="ＭＳ 明朝" w:hAnsi="Times New Roman" w:cs="Times New Roman"/>
            <w:szCs w:val="21"/>
          </w:rPr>
          <w:delText>より、</w:delText>
        </w:r>
        <w:r w:rsidRPr="0048090B" w:rsidDel="0081480C">
          <w:rPr>
            <w:rStyle w:val="normaltextrun"/>
            <w:rFonts w:ascii="Times New Roman" w:eastAsia="ＭＳ 明朝" w:hAnsi="Times New Roman" w:cs="Times New Roman"/>
            <w:szCs w:val="21"/>
          </w:rPr>
          <w:delText>1.</w:delText>
        </w:r>
        <w:r w:rsidR="00812542" w:rsidRPr="0048090B" w:rsidDel="0081480C">
          <w:rPr>
            <w:rStyle w:val="normaltextrun"/>
            <w:rFonts w:ascii="Times New Roman" w:eastAsia="ＭＳ 明朝" w:hAnsi="Times New Roman" w:cs="Times New Roman"/>
            <w:szCs w:val="21"/>
          </w:rPr>
          <w:delText>279</w:delText>
        </w:r>
        <w:r w:rsidRPr="0048090B" w:rsidDel="0081480C">
          <w:rPr>
            <w:rStyle w:val="normaltextrun"/>
            <w:rFonts w:ascii="Times New Roman" w:eastAsia="ＭＳ 明朝" w:hAnsi="Times New Roman" w:cs="Times New Roman"/>
            <w:szCs w:val="21"/>
          </w:rPr>
          <w:delText xml:space="preserve"> mmol</w:delText>
        </w:r>
      </w:del>
    </w:p>
    <w:p w14:paraId="34B947EC" w14:textId="780A479C" w:rsidR="00846039" w:rsidRPr="0048090B" w:rsidDel="0081480C" w:rsidRDefault="00EE099F" w:rsidP="003F08CA">
      <w:pPr>
        <w:widowControl/>
        <w:rPr>
          <w:del w:id="684" w:author="松山 ファミリー" w:date="2023-02-07T20:54:00Z"/>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収率は</w:t>
      </w:r>
      <w:del w:id="685" w:author="松山 ファミリー" w:date="2023-02-07T20:54:00Z">
        <w:r w:rsidRPr="0048090B" w:rsidDel="0081480C">
          <w:rPr>
            <w:rStyle w:val="normaltextrun"/>
            <w:rFonts w:ascii="Times New Roman" w:eastAsia="ＭＳ 明朝" w:hAnsi="Times New Roman" w:cs="Times New Roman"/>
            <w:szCs w:val="21"/>
          </w:rPr>
          <w:delText>式</w:delText>
        </w:r>
        <w:r w:rsidRPr="0048090B" w:rsidDel="0081480C">
          <w:rPr>
            <w:rStyle w:val="normaltextrun"/>
            <w:rFonts w:ascii="Times New Roman" w:eastAsia="ＭＳ 明朝" w:hAnsi="Times New Roman" w:cs="Times New Roman"/>
            <w:szCs w:val="21"/>
          </w:rPr>
          <w:delText>1</w:delText>
        </w:r>
        <w:r w:rsidRPr="0048090B" w:rsidDel="0081480C">
          <w:rPr>
            <w:rStyle w:val="normaltextrun"/>
            <w:rFonts w:ascii="Times New Roman" w:eastAsia="ＭＳ 明朝" w:hAnsi="Times New Roman" w:cs="Times New Roman"/>
            <w:szCs w:val="21"/>
          </w:rPr>
          <w:delText>より、</w:delText>
        </w:r>
      </w:del>
      <m:oMath>
        <m:r>
          <w:ins w:id="686" w:author="松山 ファミリー" w:date="2023-02-07T20:54:00Z">
            <w:rPr>
              <w:rStyle w:val="normaltextrun"/>
              <w:rFonts w:ascii="Cambria Math" w:eastAsia="ＭＳ 明朝" w:hAnsi="Cambria Math" w:cs="Times New Roman"/>
              <w:szCs w:val="21"/>
            </w:rPr>
            <m:t xml:space="preserve"> </m:t>
          </w:ins>
        </m:r>
      </m:oMath>
    </w:p>
    <w:p w14:paraId="4308FD7A" w14:textId="79F40457" w:rsidR="00846039" w:rsidRPr="0081480C" w:rsidRDefault="00000000" w:rsidP="0081480C">
      <w:pPr>
        <w:widowControl/>
        <w:rPr>
          <w:rStyle w:val="normaltextrun"/>
          <w:rFonts w:ascii="Times New Roman" w:eastAsia="ＭＳ 明朝" w:hAnsi="Times New Roman" w:cs="Times New Roman"/>
          <w:i/>
          <w:szCs w:val="21"/>
        </w:rPr>
        <w:pPrChange w:id="687" w:author="松山 ファミリー" w:date="2023-02-07T20:54: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1.2243</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51.98</m:t>
          </m:r>
          <m:r>
            <w:ins w:id="688" w:author="松山 ファミリー" w:date="2023-02-07T20:54:00Z">
              <w:rPr>
                <w:rStyle w:val="normaltextrun"/>
                <w:rFonts w:ascii="Cambria Math" w:eastAsia="ＭＳ 明朝" w:hAnsi="Cambria Math" w:cs="Times New Roman"/>
                <w:szCs w:val="21"/>
              </w:rPr>
              <m:t xml:space="preserve"> %</m:t>
            </w:ins>
          </m:r>
          <m:r>
            <w:del w:id="689" w:author="松山 ファミリー" w:date="2023-02-07T20:54:00Z">
              <w:rPr>
                <w:rStyle w:val="normaltextrun"/>
                <w:rFonts w:ascii="Cambria Math" w:eastAsia="ＭＳ 明朝" w:hAnsi="Cambria Math" w:cs="Times New Roman"/>
                <w:szCs w:val="21"/>
              </w:rPr>
              <m:t>2</m:t>
            </w:del>
          </m:r>
        </m:oMath>
      </m:oMathPara>
    </w:p>
    <w:p w14:paraId="4283F16C" w14:textId="36C5B316" w:rsidR="00846039" w:rsidRPr="0048090B" w:rsidDel="0081480C" w:rsidRDefault="00846039" w:rsidP="00CA5B94">
      <w:pPr>
        <w:widowControl/>
        <w:rPr>
          <w:del w:id="690" w:author="松山 ファミリー" w:date="2023-02-07T20:55:00Z"/>
          <w:rStyle w:val="normaltextrun"/>
          <w:rFonts w:ascii="Times New Roman" w:eastAsia="ＭＳ 明朝" w:hAnsi="Times New Roman" w:cs="Times New Roman"/>
          <w:szCs w:val="21"/>
        </w:rPr>
      </w:pPr>
      <w:del w:id="691" w:author="松山 ファミリー" w:date="2023-02-07T20:55:00Z">
        <w:r w:rsidRPr="0048090B" w:rsidDel="0081480C">
          <w:rPr>
            <w:rStyle w:val="normaltextrun"/>
            <w:rFonts w:ascii="Times New Roman" w:eastAsia="ＭＳ 明朝" w:hAnsi="Times New Roman" w:cs="Times New Roman"/>
            <w:szCs w:val="21"/>
          </w:rPr>
          <w:delText>収率は</w:delText>
        </w:r>
        <w:r w:rsidR="00B60D4D" w:rsidRPr="0048090B" w:rsidDel="0081480C">
          <w:rPr>
            <w:rStyle w:val="normaltextrun"/>
            <w:rFonts w:ascii="Times New Roman" w:eastAsia="ＭＳ 明朝" w:hAnsi="Times New Roman" w:cs="Times New Roman"/>
            <w:color w:val="000000" w:themeColor="text1"/>
            <w:szCs w:val="21"/>
          </w:rPr>
          <w:delText>52.0</w:delText>
        </w:r>
        <w:r w:rsidRPr="0048090B" w:rsidDel="0081480C">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6083C8F8" w14:textId="0B38F20F" w:rsidR="00DC6DAE" w:rsidRPr="0048090B" w:rsidDel="0081480C" w:rsidRDefault="00DC6DAE" w:rsidP="0081480C">
      <w:pPr>
        <w:widowControl/>
        <w:rPr>
          <w:del w:id="692" w:author="松山 ファミリー" w:date="2023-02-07T20:55:00Z"/>
          <w:rStyle w:val="normaltextrun"/>
          <w:rFonts w:ascii="Times New Roman" w:eastAsia="ＭＳ 明朝" w:hAnsi="Times New Roman" w:cs="Times New Roman"/>
          <w:szCs w:val="21"/>
        </w:rPr>
        <w:pPrChange w:id="693" w:author="松山 ファミリー" w:date="2023-02-07T20:55:00Z">
          <w:pPr>
            <w:pStyle w:val="a4"/>
            <w:numPr>
              <w:numId w:val="14"/>
            </w:numPr>
            <w:ind w:leftChars="0" w:left="420" w:hanging="420"/>
          </w:pPr>
        </w:pPrChange>
      </w:pPr>
      <w:del w:id="694" w:author="松山 ファミリー" w:date="2023-02-07T20:55:00Z">
        <w:r w:rsidRPr="0048090B" w:rsidDel="0081480C">
          <w:rPr>
            <w:rStyle w:val="normaltextrun"/>
            <w:rFonts w:ascii="Times New Roman" w:eastAsia="ＭＳ 明朝" w:hAnsi="Times New Roman" w:cs="Times New Roman"/>
            <w:szCs w:val="21"/>
          </w:rPr>
          <w:delText>この結晶の</w:delText>
        </w:r>
        <w:r w:rsidRPr="0048090B" w:rsidDel="0081480C">
          <w:rPr>
            <w:rStyle w:val="normaltextrun"/>
            <w:rFonts w:ascii="Times New Roman" w:eastAsia="ＭＳ 明朝" w:hAnsi="Times New Roman" w:cs="Times New Roman"/>
            <w:szCs w:val="21"/>
          </w:rPr>
          <w:delText>XRD</w:delText>
        </w:r>
        <w:r w:rsidRPr="0048090B" w:rsidDel="0081480C">
          <w:rPr>
            <w:rStyle w:val="normaltextrun"/>
            <w:rFonts w:ascii="Times New Roman" w:eastAsia="ＭＳ 明朝" w:hAnsi="Times New Roman" w:cs="Times New Roman"/>
            <w:szCs w:val="21"/>
          </w:rPr>
          <w:delText>測定を行なった。</w:delText>
        </w:r>
      </w:del>
    </w:p>
    <w:p w14:paraId="2E74E8D6" w14:textId="77777777" w:rsidR="00B60D4D" w:rsidRPr="0048090B" w:rsidRDefault="00B60D4D" w:rsidP="003F08CA">
      <w:pPr>
        <w:widowControl/>
        <w:rPr>
          <w:rStyle w:val="normaltextrun"/>
          <w:rFonts w:ascii="Times New Roman" w:eastAsia="ＭＳ 明朝" w:hAnsi="Times New Roman" w:cs="Times New Roman" w:hint="eastAsia"/>
          <w:szCs w:val="21"/>
        </w:rPr>
      </w:pPr>
    </w:p>
    <w:p w14:paraId="579EE958" w14:textId="5EFAD3B0" w:rsidR="00B60D4D" w:rsidRPr="0048090B" w:rsidRDefault="00230890" w:rsidP="00846039">
      <w:pPr>
        <w:widowControl/>
        <w:jc w:val="left"/>
        <w:rPr>
          <w:rStyle w:val="normaltextrun"/>
          <w:rFonts w:ascii="Times New Roman" w:eastAsia="ＭＳ 明朝" w:hAnsi="Times New Roman" w:cs="Times New Roman" w:hint="eastAsia"/>
          <w:color w:val="000000" w:themeColor="text1"/>
          <w:szCs w:val="21"/>
        </w:rPr>
      </w:pPr>
      <w:ins w:id="695" w:author="松山 ファミリー" w:date="2023-02-07T20:57:00Z">
        <w:r>
          <w:rPr>
            <w:rStyle w:val="normaltextrun"/>
            <w:rFonts w:ascii="Times New Roman" w:eastAsia="ＭＳ 明朝" w:hAnsi="Times New Roman" w:cs="Times New Roman"/>
            <w:color w:val="000000" w:themeColor="text1"/>
            <w:szCs w:val="21"/>
          </w:rPr>
          <w:br w:type="page"/>
        </w:r>
      </w:ins>
    </w:p>
    <w:p w14:paraId="13F03A32" w14:textId="6F56BC78" w:rsidR="00BA5FC5" w:rsidRPr="0048090B" w:rsidRDefault="00F80717" w:rsidP="00540A32">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Change w:id="696" w:author="松山 ファミリー" w:date="2023-02-07T21:08:00Z">
          <w:pPr>
            <w:pStyle w:val="a4"/>
            <w:widowControl/>
            <w:numPr>
              <w:ilvl w:val="1"/>
              <w:numId w:val="62"/>
            </w:numPr>
            <w:ind w:leftChars="0" w:left="567" w:hanging="567"/>
            <w:jc w:val="left"/>
            <w:outlineLvl w:val="1"/>
          </w:pPr>
        </w:pPrChange>
      </w:pPr>
      <w:bookmarkStart w:id="697" w:name="_Toc126715517"/>
      <w:r w:rsidRPr="0048090B">
        <w:rPr>
          <w:rStyle w:val="normaltextrun"/>
          <w:rFonts w:ascii="Times New Roman" w:eastAsia="ＭＳ 明朝" w:hAnsi="Times New Roman" w:cs="Times New Roman"/>
          <w:color w:val="000000" w:themeColor="text1"/>
          <w:szCs w:val="21"/>
        </w:rPr>
        <w:lastRenderedPageBreak/>
        <w:t>イオン交換</w:t>
      </w:r>
      <w:bookmarkEnd w:id="697"/>
    </w:p>
    <w:p w14:paraId="19B105A6" w14:textId="2D241D07" w:rsidR="00BD4CD2" w:rsidRPr="0048090B" w:rsidRDefault="004E3E0B" w:rsidP="00540A32">
      <w:pPr>
        <w:widowControl/>
        <w:rPr>
          <w:rStyle w:val="normaltextrun"/>
          <w:rFonts w:ascii="Times New Roman" w:eastAsia="ＭＳ 明朝" w:hAnsi="Times New Roman" w:cs="Times New Roman"/>
          <w:szCs w:val="21"/>
        </w:rPr>
        <w:pPrChange w:id="698" w:author="松山 ファミリー" w:date="2023-02-07T21:08:00Z">
          <w:pPr>
            <w:widowControl/>
            <w:jc w:val="left"/>
          </w:pPr>
        </w:pPrChange>
      </w:pPr>
      <w:r w:rsidRPr="0048090B">
        <w:rPr>
          <w:rStyle w:val="normaltextrun"/>
          <w:rFonts w:ascii="Times New Roman" w:eastAsia="ＭＳ 明朝" w:hAnsi="Times New Roman" w:cs="Times New Roman"/>
          <w:color w:val="000000" w:themeColor="text1"/>
          <w:szCs w:val="21"/>
        </w:rPr>
        <w:t>合成した塩基性酢酸ニッケルを原料とし、ドデシルベンゼンスルホン酸イオン</w:t>
      </w:r>
      <w:r w:rsidRPr="0048090B">
        <w:rPr>
          <w:rStyle w:val="normaltextrun"/>
          <w:rFonts w:ascii="Times New Roman" w:eastAsia="ＭＳ 明朝" w:hAnsi="Times New Roman" w:cs="Times New Roman"/>
          <w:color w:val="000000" w:themeColor="text1"/>
          <w:szCs w:val="21"/>
        </w:rPr>
        <w:t>(DBS</w:t>
      </w:r>
      <w:r w:rsidRPr="0048090B">
        <w:rPr>
          <w:rStyle w:val="normaltextrun"/>
          <w:rFonts w:ascii="Times New Roman" w:eastAsia="ＭＳ 明朝" w:hAnsi="Times New Roman" w:cs="Times New Roman"/>
          <w:color w:val="000000" w:themeColor="text1"/>
          <w:szCs w:val="21"/>
          <w:vertAlign w:val="superscript"/>
        </w:rPr>
        <w:t>-</w:t>
      </w:r>
      <w:r w:rsidRPr="0048090B">
        <w:rPr>
          <w:rStyle w:val="normaltextrun"/>
          <w:rFonts w:ascii="Times New Roman" w:eastAsia="ＭＳ 明朝" w:hAnsi="Times New Roman" w:cs="Times New Roman"/>
          <w:color w:val="000000" w:themeColor="text1"/>
          <w:szCs w:val="21"/>
        </w:rPr>
        <w:t>)</w:t>
      </w:r>
      <w:r w:rsidR="00D42193" w:rsidRPr="0048090B">
        <w:rPr>
          <w:rStyle w:val="normaltextrun"/>
          <w:rFonts w:ascii="Times New Roman" w:eastAsia="ＭＳ 明朝" w:hAnsi="Times New Roman" w:cs="Times New Roman"/>
          <w:color w:val="000000" w:themeColor="text1"/>
          <w:szCs w:val="21"/>
        </w:rPr>
        <w:t>で層間の陰イオン交換を行い、ニッケル層状水酸化物を合成した。</w:t>
      </w:r>
    </w:p>
    <w:p w14:paraId="37327411" w14:textId="35CBA650" w:rsidR="00BD4CD2" w:rsidRPr="0048090B" w:rsidRDefault="00C45A82" w:rsidP="00540A32">
      <w:pPr>
        <w:rPr>
          <w:rFonts w:ascii="Times New Roman" w:eastAsia="ＭＳ 明朝" w:hAnsi="Times New Roman" w:cs="Times New Roman"/>
          <w:szCs w:val="21"/>
        </w:rPr>
        <w:pPrChange w:id="699" w:author="松山 ファミリー" w:date="2023-02-07T21:08:00Z">
          <w:pPr>
            <w:jc w:val="left"/>
          </w:pPr>
        </w:pPrChange>
      </w:pPr>
      <w:r w:rsidRPr="0048090B">
        <w:rPr>
          <w:rStyle w:val="normaltextrun"/>
          <w:rFonts w:ascii="Times New Roman" w:eastAsia="ＭＳ 明朝" w:hAnsi="Times New Roman" w:cs="Times New Roman"/>
          <w:color w:val="000000" w:themeColor="text1"/>
          <w:szCs w:val="21"/>
        </w:rPr>
        <w:t>ニッケル層状水酸化物</w:t>
      </w:r>
      <w:r w:rsidR="00BD4CD2" w:rsidRPr="0048090B">
        <w:rPr>
          <w:rFonts w:ascii="Times New Roman" w:eastAsia="ＭＳ 明朝" w:hAnsi="Times New Roman" w:cs="Times New Roman"/>
          <w:szCs w:val="21"/>
        </w:rPr>
        <w:t>の合成における反応は</w:t>
      </w:r>
    </w:p>
    <w:p w14:paraId="259B83F3" w14:textId="53152E17" w:rsidR="00BD4CD2" w:rsidRPr="0048090B" w:rsidRDefault="00C45A82" w:rsidP="00540A32">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Change w:id="700" w:author="松山 ファミリー" w:date="2023-02-07T21:08:00Z">
          <w:pPr>
            <w:pStyle w:val="paragraph"/>
            <w:spacing w:before="0" w:beforeAutospacing="0" w:after="0" w:afterAutospacing="0"/>
            <w:textAlignment w:val="baseline"/>
          </w:pPr>
        </w:pPrChange>
      </w:pPr>
      <w:r w:rsidRPr="0048090B">
        <w:rPr>
          <w:rStyle w:val="normaltextrun"/>
          <w:rFonts w:ascii="Times New Roman" w:eastAsia="ＭＳ 明朝" w:hAnsi="Times New Roman" w:cs="Times New Roman"/>
          <w:sz w:val="21"/>
          <w:szCs w:val="21"/>
        </w:rPr>
        <w:t>Ni</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(OH)</w:t>
      </w:r>
      <w:r w:rsidRPr="0048090B">
        <w:rPr>
          <w:rStyle w:val="normaltextrun"/>
          <w:rFonts w:ascii="Times New Roman" w:eastAsia="ＭＳ 明朝" w:hAnsi="Times New Roman" w:cs="Times New Roman"/>
          <w:sz w:val="21"/>
          <w:szCs w:val="21"/>
          <w:vertAlign w:val="subscript"/>
        </w:rPr>
        <w:t>3</w:t>
      </w:r>
      <w:r w:rsidRPr="0048090B">
        <w:rPr>
          <w:rStyle w:val="normaltextrun"/>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COO</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H</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w:t>
      </w:r>
      <w:r w:rsidR="00AF4794" w:rsidRPr="0048090B">
        <w:rPr>
          <w:rStyle w:val="normaltextrun"/>
          <w:rFonts w:ascii="Times New Roman" w:eastAsia="ＭＳ 明朝" w:hAnsi="Times New Roman" w:cs="Times New Roman"/>
          <w:sz w:val="21"/>
          <w:szCs w:val="21"/>
        </w:rPr>
        <w:t xml:space="preserve"> + CH</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(CH</w:t>
      </w:r>
      <w:r w:rsidR="00AF4794" w:rsidRPr="0048090B">
        <w:rPr>
          <w:rStyle w:val="normaltextrun"/>
          <w:rFonts w:ascii="Times New Roman" w:eastAsia="ＭＳ 明朝" w:hAnsi="Times New Roman" w:cs="Times New Roman"/>
          <w:sz w:val="21"/>
          <w:szCs w:val="21"/>
          <w:vertAlign w:val="subscript"/>
        </w:rPr>
        <w:t>2</w:t>
      </w:r>
      <w:r w:rsidR="00AF4794" w:rsidRPr="0048090B">
        <w:rPr>
          <w:rStyle w:val="normaltextrun"/>
          <w:rFonts w:ascii="Times New Roman" w:eastAsia="ＭＳ 明朝" w:hAnsi="Times New Roman" w:cs="Times New Roman"/>
          <w:sz w:val="21"/>
          <w:szCs w:val="21"/>
        </w:rPr>
        <w:t>)</w:t>
      </w:r>
      <w:r w:rsidR="00AF4794" w:rsidRPr="0048090B">
        <w:rPr>
          <w:rStyle w:val="normaltextrun"/>
          <w:rFonts w:ascii="Times New Roman" w:eastAsia="ＭＳ 明朝" w:hAnsi="Times New Roman" w:cs="Times New Roman"/>
          <w:sz w:val="21"/>
          <w:szCs w:val="21"/>
          <w:vertAlign w:val="subscript"/>
        </w:rPr>
        <w:t>11</w:t>
      </w:r>
      <w:r w:rsidR="00AF4794" w:rsidRPr="0048090B">
        <w:rPr>
          <w:rStyle w:val="normaltextrun"/>
          <w:rFonts w:ascii="Times New Roman" w:eastAsia="ＭＳ 明朝" w:hAnsi="Times New Roman" w:cs="Times New Roman"/>
          <w:sz w:val="21"/>
          <w:szCs w:val="21"/>
        </w:rPr>
        <w:t>C</w:t>
      </w:r>
      <w:r w:rsidR="00AF4794" w:rsidRPr="0048090B">
        <w:rPr>
          <w:rStyle w:val="normaltextrun"/>
          <w:rFonts w:ascii="Times New Roman" w:eastAsia="ＭＳ 明朝" w:hAnsi="Times New Roman" w:cs="Times New Roman"/>
          <w:sz w:val="21"/>
          <w:szCs w:val="21"/>
          <w:vertAlign w:val="subscript"/>
        </w:rPr>
        <w:t>6</w:t>
      </w:r>
      <w:r w:rsidR="00AF4794" w:rsidRPr="0048090B">
        <w:rPr>
          <w:rStyle w:val="normaltextrun"/>
          <w:rFonts w:ascii="Times New Roman" w:eastAsia="ＭＳ 明朝" w:hAnsi="Times New Roman" w:cs="Times New Roman"/>
          <w:sz w:val="21"/>
          <w:szCs w:val="21"/>
        </w:rPr>
        <w:t>H</w:t>
      </w:r>
      <w:r w:rsidR="00AF4794" w:rsidRPr="0048090B">
        <w:rPr>
          <w:rStyle w:val="normaltextrun"/>
          <w:rFonts w:ascii="Times New Roman" w:eastAsia="ＭＳ 明朝" w:hAnsi="Times New Roman" w:cs="Times New Roman"/>
          <w:sz w:val="21"/>
          <w:szCs w:val="21"/>
          <w:vertAlign w:val="subscript"/>
        </w:rPr>
        <w:t>4</w:t>
      </w:r>
      <w:r w:rsidR="00AF4794" w:rsidRPr="0048090B">
        <w:rPr>
          <w:rStyle w:val="normaltextrun"/>
          <w:rFonts w:ascii="Times New Roman" w:eastAsia="ＭＳ 明朝" w:hAnsi="Times New Roman" w:cs="Times New Roman"/>
          <w:sz w:val="21"/>
          <w:szCs w:val="21"/>
        </w:rPr>
        <w:t>SO</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Na</w:t>
      </w:r>
    </w:p>
    <w:p w14:paraId="5A21B799" w14:textId="08E71A09" w:rsidR="00BD4CD2" w:rsidRPr="0048090B" w:rsidRDefault="006028AD" w:rsidP="00540A32">
      <w:pPr>
        <w:pStyle w:val="paragraph"/>
        <w:wordWrap w:val="0"/>
        <w:spacing w:before="0" w:beforeAutospacing="0" w:after="0" w:afterAutospacing="0"/>
        <w:jc w:val="both"/>
        <w:textAlignment w:val="baseline"/>
        <w:rPr>
          <w:rFonts w:ascii="Times New Roman" w:eastAsia="ＭＳ 明朝" w:hAnsi="Times New Roman" w:cs="Times New Roman"/>
          <w:sz w:val="21"/>
          <w:szCs w:val="21"/>
        </w:rPr>
        <w:pPrChange w:id="701" w:author="松山 ファミリー" w:date="2023-02-07T21:08:00Z">
          <w:pPr>
            <w:pStyle w:val="paragraph"/>
            <w:wordWrap w:val="0"/>
            <w:spacing w:before="0" w:beforeAutospacing="0" w:after="0" w:afterAutospacing="0"/>
            <w:jc w:val="right"/>
            <w:textAlignment w:val="baseline"/>
          </w:pPr>
        </w:pPrChange>
      </w:pPr>
      <w:r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 xml:space="preserve">  Ni</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(OH)</w:t>
      </w:r>
      <w:r w:rsidR="00BD4CD2"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3</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2</w:t>
      </w:r>
      <w:r w:rsidR="00DD79E3"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vertAlign w:val="subscript"/>
        </w:rPr>
        <w:t>11</w:t>
      </w:r>
      <w:r w:rsidR="00DD79E3" w:rsidRPr="0048090B">
        <w:rPr>
          <w:rStyle w:val="normaltextrun"/>
          <w:rFonts w:ascii="Times New Roman" w:eastAsia="ＭＳ 明朝" w:hAnsi="Times New Roman" w:cs="Times New Roman"/>
          <w:sz w:val="21"/>
          <w:szCs w:val="21"/>
        </w:rPr>
        <w:t>C</w:t>
      </w:r>
      <w:r w:rsidR="00DD79E3" w:rsidRPr="0048090B">
        <w:rPr>
          <w:rStyle w:val="normaltextrun"/>
          <w:rFonts w:ascii="Times New Roman" w:eastAsia="ＭＳ 明朝" w:hAnsi="Times New Roman" w:cs="Times New Roman"/>
          <w:sz w:val="21"/>
          <w:szCs w:val="21"/>
          <w:vertAlign w:val="subscript"/>
        </w:rPr>
        <w:t>6</w:t>
      </w:r>
      <w:r w:rsidR="00DD79E3" w:rsidRPr="0048090B">
        <w:rPr>
          <w:rStyle w:val="normaltextrun"/>
          <w:rFonts w:ascii="Times New Roman" w:eastAsia="ＭＳ 明朝" w:hAnsi="Times New Roman" w:cs="Times New Roman"/>
          <w:sz w:val="21"/>
          <w:szCs w:val="21"/>
        </w:rPr>
        <w:t>H</w:t>
      </w:r>
      <w:r w:rsidR="00DD79E3" w:rsidRPr="0048090B">
        <w:rPr>
          <w:rStyle w:val="normaltextrun"/>
          <w:rFonts w:ascii="Times New Roman" w:eastAsia="ＭＳ 明朝" w:hAnsi="Times New Roman" w:cs="Times New Roman"/>
          <w:sz w:val="21"/>
          <w:szCs w:val="21"/>
          <w:vertAlign w:val="subscript"/>
        </w:rPr>
        <w:t>4</w:t>
      </w:r>
      <w:r w:rsidR="00DD79E3" w:rsidRPr="0048090B">
        <w:rPr>
          <w:rStyle w:val="normaltextrun"/>
          <w:rFonts w:ascii="Times New Roman" w:eastAsia="ＭＳ 明朝" w:hAnsi="Times New Roman" w:cs="Times New Roman"/>
          <w:sz w:val="21"/>
          <w:szCs w:val="21"/>
        </w:rPr>
        <w:t>SO</w:t>
      </w:r>
      <w:r w:rsidR="00DD79E3"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H</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 xml:space="preserve">O + </w:t>
      </w:r>
      <w:r w:rsidR="00BD4CD2" w:rsidRPr="0048090B">
        <w:rPr>
          <w:rFonts w:ascii="Times New Roman" w:eastAsia="ＭＳ 明朝" w:hAnsi="Times New Roman" w:cs="Times New Roman"/>
          <w:sz w:val="21"/>
          <w:szCs w:val="21"/>
        </w:rPr>
        <w:t>CH</w:t>
      </w:r>
      <w:r w:rsidR="00BD4CD2" w:rsidRPr="0048090B">
        <w:rPr>
          <w:rFonts w:ascii="Times New Roman" w:eastAsia="ＭＳ 明朝" w:hAnsi="Times New Roman" w:cs="Times New Roman"/>
          <w:sz w:val="21"/>
          <w:szCs w:val="21"/>
          <w:vertAlign w:val="subscript"/>
        </w:rPr>
        <w:t>3</w:t>
      </w:r>
      <w:r w:rsidR="00BD4CD2" w:rsidRPr="0048090B">
        <w:rPr>
          <w:rFonts w:ascii="Times New Roman" w:eastAsia="ＭＳ 明朝" w:hAnsi="Times New Roman" w:cs="Times New Roman"/>
          <w:sz w:val="21"/>
          <w:szCs w:val="21"/>
        </w:rPr>
        <w:t>COO</w:t>
      </w:r>
      <w:r w:rsidR="003B43D4" w:rsidRPr="0048090B">
        <w:rPr>
          <w:rFonts w:ascii="Times New Roman" w:eastAsia="ＭＳ 明朝" w:hAnsi="Times New Roman" w:cs="Times New Roman"/>
          <w:sz w:val="21"/>
          <w:szCs w:val="21"/>
        </w:rPr>
        <w:t>Na</w:t>
      </w:r>
      <w:r w:rsidR="00BD4CD2" w:rsidRPr="0048090B">
        <w:rPr>
          <w:rFonts w:ascii="Times New Roman" w:eastAsia="ＭＳ 明朝" w:hAnsi="Times New Roman" w:cs="Times New Roman"/>
          <w:sz w:val="21"/>
          <w:szCs w:val="21"/>
        </w:rPr>
        <w:t xml:space="preserve"> (</w:t>
      </w:r>
      <w:r w:rsidR="00BD4CD2" w:rsidRPr="0048090B">
        <w:rPr>
          <w:rFonts w:ascii="Times New Roman" w:eastAsia="ＭＳ 明朝" w:hAnsi="Times New Roman" w:cs="Times New Roman"/>
          <w:sz w:val="21"/>
          <w:szCs w:val="21"/>
        </w:rPr>
        <w:t>式</w:t>
      </w:r>
      <w:del w:id="702" w:author="松山 ファミリー" w:date="2023-02-07T21:01:00Z">
        <w:r w:rsidR="003B43D4" w:rsidRPr="0048090B" w:rsidDel="00BE07D9">
          <w:rPr>
            <w:rFonts w:ascii="Times New Roman" w:eastAsia="ＭＳ 明朝" w:hAnsi="Times New Roman" w:cs="Times New Roman"/>
            <w:sz w:val="21"/>
            <w:szCs w:val="21"/>
          </w:rPr>
          <w:delText>2</w:delText>
        </w:r>
      </w:del>
      <w:ins w:id="703" w:author="松山 ファミリー" w:date="2023-02-07T21:01:00Z">
        <w:r w:rsidR="00BE07D9">
          <w:rPr>
            <w:rFonts w:ascii="Times New Roman" w:eastAsia="ＭＳ 明朝" w:hAnsi="Times New Roman" w:cs="Times New Roman" w:hint="eastAsia"/>
            <w:sz w:val="21"/>
            <w:szCs w:val="21"/>
          </w:rPr>
          <w:t>2</w:t>
        </w:r>
        <w:r w:rsidR="00BE07D9">
          <w:rPr>
            <w:rFonts w:ascii="Times New Roman" w:eastAsia="ＭＳ 明朝" w:hAnsi="Times New Roman" w:cs="Times New Roman"/>
            <w:sz w:val="21"/>
            <w:szCs w:val="21"/>
          </w:rPr>
          <w:t>)</w:t>
        </w:r>
      </w:ins>
      <w:del w:id="704" w:author="松山 ファミリー" w:date="2023-02-07T21:01:00Z">
        <w:r w:rsidR="00BD4CD2" w:rsidRPr="0048090B" w:rsidDel="00BE07D9">
          <w:rPr>
            <w:rFonts w:ascii="Times New Roman" w:eastAsia="ＭＳ 明朝" w:hAnsi="Times New Roman" w:cs="Times New Roman"/>
            <w:sz w:val="21"/>
            <w:szCs w:val="21"/>
          </w:rPr>
          <w:delText>)</w:delText>
        </w:r>
      </w:del>
    </w:p>
    <w:p w14:paraId="5A8D5CDF" w14:textId="7775C7F9" w:rsidR="00BD4CD2" w:rsidRPr="0048090B" w:rsidRDefault="003074B0" w:rsidP="00540A32">
      <w:pPr>
        <w:rPr>
          <w:rFonts w:ascii="Times New Roman" w:eastAsia="ＭＳ 明朝" w:hAnsi="Times New Roman" w:cs="Times New Roman"/>
          <w:szCs w:val="21"/>
        </w:rPr>
        <w:pPrChange w:id="705" w:author="松山 ファミリー" w:date="2023-02-07T21:08:00Z">
          <w:pPr>
            <w:jc w:val="left"/>
          </w:pPr>
        </w:pPrChange>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vertAlign w:val="subscript"/>
        </w:rPr>
        <w:t>11</w:t>
      </w:r>
      <w:r w:rsidRPr="0048090B">
        <w:rPr>
          <w:rStyle w:val="normaltextrun"/>
          <w:rFonts w:ascii="Times New Roman" w:eastAsia="ＭＳ 明朝" w:hAnsi="Times New Roman" w:cs="Times New Roman"/>
          <w:szCs w:val="21"/>
        </w:rPr>
        <w:t>C</w:t>
      </w:r>
      <w:r w:rsidRPr="0048090B">
        <w:rPr>
          <w:rStyle w:val="normaltextrun"/>
          <w:rFonts w:ascii="Times New Roman" w:eastAsia="ＭＳ 明朝" w:hAnsi="Times New Roman" w:cs="Times New Roman"/>
          <w:szCs w:val="21"/>
          <w:vertAlign w:val="subscript"/>
        </w:rPr>
        <w:t>6</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4</w:t>
      </w:r>
      <w:r w:rsidRPr="0048090B">
        <w:rPr>
          <w:rStyle w:val="normaltextrun"/>
          <w:rFonts w:ascii="Times New Roman" w:eastAsia="ＭＳ 明朝" w:hAnsi="Times New Roman" w:cs="Times New Roman"/>
          <w:szCs w:val="21"/>
        </w:rPr>
        <w:t>SO</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00BD4CD2" w:rsidRPr="0048090B">
        <w:rPr>
          <w:rFonts w:ascii="Times New Roman" w:eastAsia="ＭＳ 明朝" w:hAnsi="Times New Roman" w:cs="Times New Roman"/>
          <w:szCs w:val="21"/>
        </w:rPr>
        <w:t>の式量：</w:t>
      </w:r>
      <w:r w:rsidRPr="0048090B">
        <w:rPr>
          <w:rFonts w:ascii="Times New Roman" w:eastAsia="ＭＳ 明朝" w:hAnsi="Times New Roman" w:cs="Times New Roman"/>
          <w:szCs w:val="21"/>
        </w:rPr>
        <w:t>511.9</w:t>
      </w:r>
    </w:p>
    <w:p w14:paraId="7C30AD40" w14:textId="77777777" w:rsidR="00BD4CD2" w:rsidRPr="0048090B" w:rsidRDefault="00BD4CD2" w:rsidP="00540A32">
      <w:pPr>
        <w:rPr>
          <w:rFonts w:ascii="Times New Roman" w:eastAsia="ＭＳ 明朝" w:hAnsi="Times New Roman" w:cs="Times New Roman"/>
          <w:szCs w:val="21"/>
        </w:rPr>
        <w:pPrChange w:id="706" w:author="松山 ファミリー" w:date="2023-02-07T21:08:00Z">
          <w:pPr>
            <w:jc w:val="left"/>
          </w:pPr>
        </w:pPrChange>
      </w:pPr>
      <w:r w:rsidRPr="0048090B">
        <w:rPr>
          <w:rFonts w:ascii="Times New Roman" w:eastAsia="ＭＳ 明朝" w:hAnsi="Times New Roman" w:cs="Times New Roman"/>
          <w:szCs w:val="21"/>
        </w:rPr>
        <w:t>だと考えられる。</w:t>
      </w:r>
    </w:p>
    <w:p w14:paraId="72737312" w14:textId="77777777" w:rsidR="00BD4CD2" w:rsidRDefault="00BD4CD2" w:rsidP="00540A32">
      <w:pPr>
        <w:rPr>
          <w:ins w:id="707" w:author="松山 ファミリー" w:date="2023-02-07T20:57:00Z"/>
          <w:rFonts w:ascii="Times New Roman" w:eastAsia="ＭＳ 明朝" w:hAnsi="Times New Roman" w:cs="Times New Roman"/>
          <w:szCs w:val="21"/>
        </w:rPr>
        <w:pPrChange w:id="708" w:author="松山 ファミリー" w:date="2023-02-07T21:08:00Z">
          <w:pPr>
            <w:jc w:val="left"/>
          </w:pPr>
        </w:pPrChange>
      </w:pPr>
    </w:p>
    <w:p w14:paraId="649F064E" w14:textId="1BF8CE54" w:rsidR="00230890" w:rsidRPr="0048090B" w:rsidRDefault="00230890" w:rsidP="00540A32">
      <w:pPr>
        <w:widowControl/>
        <w:rPr>
          <w:ins w:id="709" w:author="松山 ファミリー" w:date="2023-02-07T20:57:00Z"/>
          <w:rStyle w:val="normaltextrun"/>
          <w:rFonts w:ascii="Times New Roman" w:eastAsia="ＭＳ 明朝" w:hAnsi="Times New Roman" w:cs="Times New Roman"/>
          <w:szCs w:val="21"/>
        </w:rPr>
      </w:pPr>
      <w:ins w:id="710" w:author="松山 ファミリー" w:date="2023-02-07T20:57:00Z">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ins>
      <w:ins w:id="711" w:author="松山 ファミリー" w:date="2023-02-07T20:59:00Z">
        <w:r w:rsidR="00053D86" w:rsidRPr="0048090B">
          <w:rPr>
            <w:rStyle w:val="normaltextrun"/>
            <w:rFonts w:ascii="Times New Roman" w:eastAsia="ＭＳ 明朝" w:hAnsi="Times New Roman" w:cs="Times New Roman"/>
            <w:szCs w:val="21"/>
          </w:rPr>
          <w:t>Ni</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vertAlign w:val="subscript"/>
          </w:rPr>
          <w:t>11</w:t>
        </w:r>
        <w:r w:rsidR="00053D86" w:rsidRPr="0048090B">
          <w:rPr>
            <w:rStyle w:val="normaltextrun"/>
            <w:rFonts w:ascii="Times New Roman" w:eastAsia="ＭＳ 明朝" w:hAnsi="Times New Roman" w:cs="Times New Roman"/>
            <w:szCs w:val="21"/>
          </w:rPr>
          <w:t>C</w:t>
        </w:r>
        <w:r w:rsidR="00053D86" w:rsidRPr="0048090B">
          <w:rPr>
            <w:rStyle w:val="normaltextrun"/>
            <w:rFonts w:ascii="Times New Roman" w:eastAsia="ＭＳ 明朝" w:hAnsi="Times New Roman" w:cs="Times New Roman"/>
            <w:szCs w:val="21"/>
            <w:vertAlign w:val="subscript"/>
          </w:rPr>
          <w:t>6</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4</w:t>
        </w:r>
        <w:r w:rsidR="00053D86" w:rsidRPr="0048090B">
          <w:rPr>
            <w:rStyle w:val="normaltextrun"/>
            <w:rFonts w:ascii="Times New Roman" w:eastAsia="ＭＳ 明朝" w:hAnsi="Times New Roman" w:cs="Times New Roman"/>
            <w:szCs w:val="21"/>
          </w:rPr>
          <w:t>SO</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w:t>
        </w:r>
      </w:ins>
      <w:ins w:id="712" w:author="松山 ファミリー" w:date="2023-02-07T20:57:00Z">
        <w:r w:rsidRPr="0048090B">
          <w:rPr>
            <w:rStyle w:val="normaltextrun"/>
            <w:rFonts w:ascii="Times New Roman" w:eastAsia="ＭＳ 明朝" w:hAnsi="Times New Roman" w:cs="Times New Roman"/>
            <w:szCs w:val="21"/>
          </w:rPr>
          <w:t>であると仮定すると</w:t>
        </w:r>
      </w:ins>
    </w:p>
    <w:p w14:paraId="43C1C390" w14:textId="77777777" w:rsidR="00230890" w:rsidRPr="0048090B" w:rsidRDefault="00230890" w:rsidP="00540A32">
      <w:pPr>
        <w:widowControl/>
        <w:rPr>
          <w:ins w:id="713" w:author="松山 ファミリー" w:date="2023-02-07T20:57:00Z"/>
          <w:rStyle w:val="normaltextrun"/>
          <w:rFonts w:ascii="Times New Roman" w:eastAsia="ＭＳ 明朝" w:hAnsi="Times New Roman" w:cs="Times New Roman" w:hint="eastAsia"/>
          <w:szCs w:val="21"/>
        </w:rPr>
      </w:pPr>
      <w:ins w:id="714" w:author="松山 ファミリー" w:date="2023-02-07T20:57:00Z">
        <w:r w:rsidRPr="0048090B">
          <w:rPr>
            <w:rStyle w:val="normaltextrun"/>
            <w:rFonts w:ascii="Times New Roman" w:eastAsia="ＭＳ 明朝" w:hAnsi="Times New Roman" w:cs="Times New Roman"/>
            <w:szCs w:val="21"/>
          </w:rPr>
          <w:t>収量</w:t>
        </w:r>
        <w:r>
          <w:rPr>
            <w:rStyle w:val="normaltextrun"/>
            <w:rFonts w:ascii="Times New Roman" w:eastAsia="ＭＳ 明朝" w:hAnsi="Times New Roman" w:cs="Times New Roman" w:hint="eastAsia"/>
            <w:szCs w:val="21"/>
          </w:rPr>
          <w:t>の式は</w:t>
        </w:r>
      </w:ins>
    </w:p>
    <w:p w14:paraId="7B78545C" w14:textId="66BEC34F" w:rsidR="00230890" w:rsidRPr="00BE07D9" w:rsidRDefault="00230890" w:rsidP="00540A32">
      <w:pPr>
        <w:widowControl/>
        <w:rPr>
          <w:ins w:id="715" w:author="松山 ファミリー" w:date="2023-02-07T20:57:00Z"/>
          <w:rStyle w:val="normaltextrun"/>
          <w:rFonts w:ascii="Times New Roman" w:eastAsia="ＭＳ 明朝" w:hAnsi="Times New Roman" w:cs="Times New Roman" w:hint="eastAsia"/>
          <w:i/>
          <w:szCs w:val="21"/>
          <w:rPrChange w:id="716" w:author="松山 ファミリー" w:date="2023-02-07T21:01:00Z">
            <w:rPr>
              <w:ins w:id="717" w:author="松山 ファミリー" w:date="2023-02-07T20:57:00Z"/>
              <w:rStyle w:val="normaltextrun"/>
              <w:rFonts w:ascii="Times New Roman" w:eastAsia="ＭＳ 明朝" w:hAnsi="Times New Roman" w:cs="Times New Roman" w:hint="eastAsia"/>
              <w:szCs w:val="21"/>
            </w:rPr>
          </w:rPrChange>
        </w:rPr>
      </w:pPr>
      <m:oMathPara>
        <m:oMath>
          <m:r>
            <w:ins w:id="718" w:author="松山 ファミリー" w:date="2023-02-07T20:57:00Z">
              <w:rPr>
                <w:rStyle w:val="normaltextrun"/>
                <w:rFonts w:ascii="Cambria Math" w:eastAsia="ＭＳ 明朝" w:hAnsi="Cambria Math" w:cs="Times New Roman"/>
                <w:szCs w:val="21"/>
              </w:rPr>
              <m:t>x=</m:t>
            </w:ins>
          </m:r>
          <m:d>
            <m:dPr>
              <m:ctrlPr>
                <w:ins w:id="719" w:author="松山 ファミリー" w:date="2023-02-07T20:57:00Z">
                  <w:rPr>
                    <w:rStyle w:val="normaltextrun"/>
                    <w:rFonts w:ascii="Cambria Math" w:eastAsia="ＭＳ 明朝" w:hAnsi="Cambria Math" w:cs="Times New Roman"/>
                    <w:i/>
                    <w:szCs w:val="21"/>
                  </w:rPr>
                </w:ins>
              </m:ctrlPr>
            </m:dPr>
            <m:e>
              <m:f>
                <m:fPr>
                  <m:ctrlPr>
                    <w:ins w:id="720" w:author="松山 ファミリー" w:date="2023-02-07T20:57:00Z">
                      <w:rPr>
                        <w:rStyle w:val="normaltextrun"/>
                        <w:rFonts w:ascii="Cambria Math" w:eastAsia="ＭＳ 明朝" w:hAnsi="Cambria Math" w:cs="Times New Roman"/>
                        <w:i/>
                        <w:szCs w:val="21"/>
                      </w:rPr>
                    </w:ins>
                  </m:ctrlPr>
                </m:fPr>
                <m:num>
                  <m:r>
                    <w:ins w:id="721" w:author="松山 ファミリー" w:date="2023-02-07T20:57:00Z">
                      <w:rPr>
                        <w:rStyle w:val="normaltextrun"/>
                        <w:rFonts w:ascii="Cambria Math" w:eastAsia="ＭＳ 明朝" w:hAnsi="Cambria Math" w:cs="Times New Roman"/>
                        <w:szCs w:val="21"/>
                      </w:rPr>
                      <m:t>y</m:t>
                    </w:ins>
                  </m:r>
                </m:num>
                <m:den>
                  <m:r>
                    <w:ins w:id="722" w:author="松山 ファミリー" w:date="2023-02-07T20:59:00Z">
                      <w:rPr>
                        <w:rStyle w:val="normaltextrun"/>
                        <w:rFonts w:ascii="Cambria Math" w:eastAsia="ＭＳ 明朝" w:hAnsi="Cambria Math" w:cs="Times New Roman"/>
                        <w:szCs w:val="21"/>
                      </w:rPr>
                      <m:t>511.9</m:t>
                    </w:ins>
                  </m:r>
                </m:den>
              </m:f>
            </m:e>
          </m:d>
          <m:r>
            <w:ins w:id="723" w:author="松山 ファミリー" w:date="2023-02-07T20:57:00Z">
              <w:rPr>
                <w:rStyle w:val="normaltextrun"/>
                <w:rFonts w:ascii="Cambria Math" w:eastAsia="ＭＳ 明朝" w:hAnsi="Cambria Math" w:cs="Times New Roman"/>
                <w:szCs w:val="21"/>
              </w:rPr>
              <m:t>× 1000</m:t>
            </w:ins>
          </m:r>
        </m:oMath>
      </m:oMathPara>
    </w:p>
    <w:p w14:paraId="52494096" w14:textId="77777777" w:rsidR="00230890" w:rsidRDefault="00230890" w:rsidP="00540A32">
      <w:pPr>
        <w:rPr>
          <w:ins w:id="724" w:author="松山 ファミリー" w:date="2023-02-07T20:57:00Z"/>
          <w:rFonts w:ascii="Times New Roman" w:eastAsia="ＭＳ 明朝" w:hAnsi="Times New Roman" w:cs="Times New Roman"/>
          <w:szCs w:val="21"/>
        </w:rPr>
      </w:pPr>
      <w:ins w:id="725" w:author="松山 ファミリー" w:date="2023-02-07T20:57:00Z">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ins>
    </w:p>
    <w:p w14:paraId="5F3F9B5F" w14:textId="77777777" w:rsidR="00230890" w:rsidRDefault="00230890" w:rsidP="00540A32">
      <w:pPr>
        <w:rPr>
          <w:ins w:id="726" w:author="松山 ファミリー" w:date="2023-02-07T20:57:00Z"/>
          <w:rFonts w:ascii="Times New Roman" w:eastAsia="ＭＳ 明朝" w:hAnsi="Times New Roman" w:cs="Times New Roman"/>
          <w:szCs w:val="21"/>
        </w:rPr>
      </w:pPr>
      <w:ins w:id="727" w:author="松山 ファミリー" w:date="2023-02-07T20:57:00Z">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ins>
    </w:p>
    <w:p w14:paraId="26388665" w14:textId="77777777" w:rsidR="00230890" w:rsidRDefault="00230890" w:rsidP="00540A32">
      <w:pPr>
        <w:rPr>
          <w:ins w:id="728" w:author="松山 ファミリー" w:date="2023-02-07T20:57:00Z"/>
          <w:rFonts w:ascii="Times New Roman" w:eastAsia="ＭＳ 明朝" w:hAnsi="Times New Roman" w:cs="Times New Roman"/>
          <w:szCs w:val="21"/>
        </w:rPr>
      </w:pPr>
      <w:ins w:id="729" w:author="松山 ファミリー" w:date="2023-02-07T20:57:00Z">
        <w:r>
          <w:rPr>
            <w:rFonts w:ascii="Times New Roman" w:eastAsia="ＭＳ 明朝" w:hAnsi="Times New Roman" w:cs="Times New Roman" w:hint="eastAsia"/>
            <w:szCs w:val="21"/>
          </w:rPr>
          <w:t>となる。</w:t>
        </w:r>
      </w:ins>
    </w:p>
    <w:p w14:paraId="6188A655" w14:textId="77777777" w:rsidR="00230890" w:rsidRDefault="00230890" w:rsidP="00540A32">
      <w:pPr>
        <w:rPr>
          <w:ins w:id="730" w:author="松山 ファミリー" w:date="2023-02-07T20:57:00Z"/>
          <w:rFonts w:ascii="Times New Roman" w:eastAsia="ＭＳ 明朝" w:hAnsi="Times New Roman" w:cs="Times New Roman"/>
          <w:szCs w:val="21"/>
        </w:rPr>
      </w:pPr>
    </w:p>
    <w:p w14:paraId="5261FC52" w14:textId="3B4C19F8" w:rsidR="00230890" w:rsidRPr="0048090B" w:rsidRDefault="00230890" w:rsidP="00540A32">
      <w:pPr>
        <w:widowControl/>
        <w:rPr>
          <w:ins w:id="731" w:author="松山 ファミリー" w:date="2023-02-07T20:57:00Z"/>
          <w:rStyle w:val="normaltextrun"/>
          <w:rFonts w:ascii="Times New Roman" w:eastAsia="ＭＳ 明朝" w:hAnsi="Times New Roman" w:cs="Times New Roman"/>
          <w:szCs w:val="21"/>
        </w:rPr>
      </w:pPr>
      <w:ins w:id="732" w:author="松山 ファミリー" w:date="2023-02-07T20:57:00Z">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ins>
      <w:ins w:id="733" w:author="松山 ファミリー" w:date="2023-02-07T21:01:00Z">
        <w:r w:rsidR="00BE07D9">
          <w:rPr>
            <w:rStyle w:val="normaltextrun"/>
            <w:rFonts w:ascii="Times New Roman" w:eastAsia="ＭＳ 明朝" w:hAnsi="Times New Roman" w:cs="Times New Roman"/>
            <w:szCs w:val="21"/>
          </w:rPr>
          <w:t>2</w:t>
        </w:r>
      </w:ins>
      <w:ins w:id="734" w:author="松山 ファミリー" w:date="2023-02-07T20:57:00Z">
        <w:r w:rsidRPr="0048090B">
          <w:rPr>
            <w:rStyle w:val="normaltextrun"/>
            <w:rFonts w:ascii="Times New Roman" w:eastAsia="ＭＳ 明朝" w:hAnsi="Times New Roman" w:cs="Times New Roman"/>
            <w:szCs w:val="21"/>
          </w:rPr>
          <w:t>より、</w:t>
        </w:r>
      </w:ins>
    </w:p>
    <w:p w14:paraId="1419AFC8" w14:textId="17FEE9BC" w:rsidR="00230890" w:rsidRPr="00BE07D9" w:rsidRDefault="00230890" w:rsidP="00540A32">
      <w:pPr>
        <w:widowControl/>
        <w:rPr>
          <w:ins w:id="735" w:author="松山 ファミリー" w:date="2023-02-07T20:57:00Z"/>
          <w:rStyle w:val="normaltextrun"/>
          <w:rFonts w:ascii="Times New Roman" w:eastAsia="ＭＳ 明朝" w:hAnsi="Times New Roman" w:cs="Times New Roman" w:hint="eastAsia"/>
          <w:i/>
          <w:szCs w:val="21"/>
          <w:rPrChange w:id="736" w:author="松山 ファミリー" w:date="2023-02-07T21:01:00Z">
            <w:rPr>
              <w:ins w:id="737" w:author="松山 ファミリー" w:date="2023-02-07T20:57:00Z"/>
              <w:rStyle w:val="normaltextrun"/>
              <w:rFonts w:ascii="Times New Roman" w:eastAsia="ＭＳ 明朝" w:hAnsi="Times New Roman" w:cs="Times New Roman"/>
              <w:i/>
              <w:szCs w:val="21"/>
            </w:rPr>
          </w:rPrChange>
        </w:rPr>
      </w:pPr>
      <m:oMathPara>
        <m:oMath>
          <m:r>
            <w:ins w:id="738" w:author="松山 ファミリー" w:date="2023-02-07T20:57:00Z">
              <w:rPr>
                <w:rStyle w:val="normaltextrun"/>
                <w:rFonts w:ascii="Cambria Math" w:eastAsia="ＭＳ 明朝" w:hAnsi="Cambria Math" w:cs="Times New Roman"/>
                <w:szCs w:val="21"/>
              </w:rPr>
              <m:t xml:space="preserve">α = </m:t>
            </w:ins>
          </m:r>
          <m:d>
            <m:dPr>
              <m:ctrlPr>
                <w:ins w:id="739" w:author="松山 ファミリー" w:date="2023-02-07T20:57:00Z">
                  <w:rPr>
                    <w:rStyle w:val="normaltextrun"/>
                    <w:rFonts w:ascii="Cambria Math" w:eastAsia="ＭＳ 明朝" w:hAnsi="Cambria Math" w:cs="Times New Roman"/>
                    <w:i/>
                    <w:szCs w:val="21"/>
                  </w:rPr>
                </w:ins>
              </m:ctrlPr>
            </m:dPr>
            <m:e>
              <m:f>
                <m:fPr>
                  <m:ctrlPr>
                    <w:ins w:id="740" w:author="松山 ファミリー" w:date="2023-02-07T20:57:00Z">
                      <w:rPr>
                        <w:rStyle w:val="normaltextrun"/>
                        <w:rFonts w:ascii="Cambria Math" w:eastAsia="ＭＳ 明朝" w:hAnsi="Cambria Math" w:cs="Times New Roman"/>
                        <w:i/>
                        <w:szCs w:val="21"/>
                      </w:rPr>
                    </w:ins>
                  </m:ctrlPr>
                </m:fPr>
                <m:num>
                  <m:r>
                    <w:ins w:id="741" w:author="松山 ファミリー" w:date="2023-02-07T20:57:00Z">
                      <w:rPr>
                        <w:rStyle w:val="normaltextrun"/>
                        <w:rFonts w:ascii="Cambria Math" w:eastAsia="ＭＳ 明朝" w:hAnsi="Cambria Math" w:cs="Times New Roman"/>
                        <w:szCs w:val="21"/>
                      </w:rPr>
                      <m:t>β</m:t>
                    </w:ins>
                  </m:r>
                </m:num>
                <m:den>
                  <m:r>
                    <w:ins w:id="742" w:author="松山 ファミリー" w:date="2023-02-07T20:59:00Z">
                      <w:rPr>
                        <w:rStyle w:val="normaltextrun"/>
                        <w:rFonts w:ascii="Cambria Math" w:eastAsia="ＭＳ 明朝" w:hAnsi="Cambria Math" w:cs="Times New Roman"/>
                        <w:szCs w:val="21"/>
                      </w:rPr>
                      <m:t>511.9</m:t>
                    </w:ins>
                  </m:r>
                </m:den>
              </m:f>
              <m:r>
                <w:ins w:id="743" w:author="松山 ファミリー" w:date="2023-02-07T20:57:00Z">
                  <w:rPr>
                    <w:rStyle w:val="normaltextrun"/>
                    <w:rFonts w:ascii="Cambria Math" w:eastAsia="ＭＳ 明朝" w:hAnsi="Cambria Math" w:cs="Times New Roman"/>
                    <w:szCs w:val="21"/>
                  </w:rPr>
                  <m:t xml:space="preserve">÷ </m:t>
                </w:ins>
              </m:r>
              <m:f>
                <m:fPr>
                  <m:ctrlPr>
                    <w:ins w:id="744" w:author="松山 ファミリー" w:date="2023-02-07T20:57:00Z">
                      <w:rPr>
                        <w:rStyle w:val="normaltextrun"/>
                        <w:rFonts w:ascii="Cambria Math" w:eastAsia="ＭＳ 明朝" w:hAnsi="Cambria Math" w:cs="Times New Roman"/>
                        <w:i/>
                        <w:szCs w:val="21"/>
                      </w:rPr>
                    </w:ins>
                  </m:ctrlPr>
                </m:fPr>
                <m:num>
                  <m:r>
                    <w:ins w:id="745" w:author="松山 ファミリー" w:date="2023-02-07T20:57:00Z">
                      <w:rPr>
                        <w:rStyle w:val="normaltextrun"/>
                        <w:rFonts w:ascii="Cambria Math" w:eastAsia="ＭＳ 明朝" w:hAnsi="Cambria Math" w:cs="Times New Roman"/>
                        <w:szCs w:val="21"/>
                      </w:rPr>
                      <m:t>γ</m:t>
                    </w:ins>
                  </m:r>
                </m:num>
                <m:den>
                  <m:r>
                    <w:ins w:id="746" w:author="松山 ファミリー" w:date="2023-02-07T20:59:00Z">
                      <w:rPr>
                        <w:rStyle w:val="normaltextrun"/>
                        <w:rFonts w:ascii="Cambria Math" w:eastAsia="ＭＳ 明朝" w:hAnsi="Cambria Math" w:cs="Times New Roman"/>
                        <w:szCs w:val="21"/>
                      </w:rPr>
                      <m:t>245.47</m:t>
                    </w:ins>
                  </m:r>
                </m:den>
              </m:f>
            </m:e>
          </m:d>
          <m:r>
            <w:ins w:id="747" w:author="松山 ファミリー" w:date="2023-02-07T20:57:00Z">
              <w:rPr>
                <w:rStyle w:val="normaltextrun"/>
                <w:rFonts w:ascii="Cambria Math" w:eastAsia="ＭＳ 明朝" w:hAnsi="Cambria Math" w:cs="Times New Roman"/>
                <w:szCs w:val="21"/>
              </w:rPr>
              <m:t>× 10</m:t>
            </w:ins>
          </m:r>
          <m:r>
            <w:ins w:id="748" w:author="松山 ファミリー" w:date="2023-02-07T20:57:00Z">
              <w:rPr>
                <w:rStyle w:val="normaltextrun"/>
                <w:rFonts w:ascii="Cambria Math" w:eastAsia="ＭＳ 明朝" w:hAnsi="Cambria Math" w:cs="Times New Roman"/>
                <w:szCs w:val="21"/>
              </w:rPr>
              <m:t>0</m:t>
            </w:ins>
          </m:r>
        </m:oMath>
      </m:oMathPara>
    </w:p>
    <w:p w14:paraId="387944E7" w14:textId="77777777" w:rsidR="00230890" w:rsidRDefault="00230890" w:rsidP="00540A32">
      <w:pPr>
        <w:rPr>
          <w:ins w:id="749" w:author="松山 ファミリー" w:date="2023-02-07T20:57:00Z"/>
          <w:rStyle w:val="normaltextrun"/>
          <w:rFonts w:ascii="Times New Roman" w:eastAsia="ＭＳ 明朝" w:hAnsi="Times New Roman" w:cs="Times New Roman"/>
          <w:szCs w:val="21"/>
        </w:rPr>
      </w:pPr>
      <w:ins w:id="750" w:author="松山 ファミリー" w:date="2023-02-07T20:57:00Z">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ins>
    </w:p>
    <w:p w14:paraId="1F552311" w14:textId="77777777" w:rsidR="00230890" w:rsidRDefault="00230890" w:rsidP="00540A32">
      <w:pPr>
        <w:rPr>
          <w:ins w:id="751" w:author="松山 ファミリー" w:date="2023-02-07T20:57:00Z"/>
          <w:rStyle w:val="normaltextrun"/>
          <w:rFonts w:ascii="Times New Roman" w:eastAsia="ＭＳ 明朝" w:hAnsi="Times New Roman" w:cs="Times New Roman"/>
          <w:szCs w:val="21"/>
        </w:rPr>
      </w:pPr>
      <w:ins w:id="752" w:author="松山 ファミリー" w:date="2023-02-07T20:57:00Z">
        <w:r>
          <w:rPr>
            <w:rStyle w:val="normaltextrun"/>
            <w:rFonts w:ascii="Times New Roman" w:eastAsia="ＭＳ 明朝" w:hAnsi="Times New Roman" w:cs="Times New Roman"/>
            <w:szCs w:val="21"/>
          </w:rPr>
          <w:t xml:space="preserve">β = </w:t>
        </w:r>
        <w:r>
          <w:rPr>
            <w:rStyle w:val="normaltextrun"/>
            <w:rFonts w:ascii="Times New Roman" w:eastAsia="ＭＳ 明朝" w:hAnsi="Times New Roman" w:cs="Times New Roman" w:hint="eastAsia"/>
            <w:szCs w:val="21"/>
          </w:rPr>
          <w:t>生成物の収量</w:t>
        </w:r>
        <w:r>
          <w:rPr>
            <w:rStyle w:val="normaltextrun"/>
            <w:rFonts w:ascii="Times New Roman" w:eastAsia="ＭＳ 明朝" w:hAnsi="Times New Roman" w:cs="Times New Roman"/>
            <w:szCs w:val="21"/>
          </w:rPr>
          <w:t>(g)</w:t>
        </w:r>
      </w:ins>
    </w:p>
    <w:p w14:paraId="202F1227" w14:textId="0FCB40E0" w:rsidR="00230890" w:rsidRPr="0048090B" w:rsidRDefault="00230890" w:rsidP="00540A32">
      <w:pPr>
        <w:rPr>
          <w:ins w:id="753" w:author="松山 ファミリー" w:date="2023-02-07T20:57:00Z"/>
          <w:rStyle w:val="normaltextrun"/>
          <w:rFonts w:ascii="Times New Roman" w:eastAsia="ＭＳ 明朝" w:hAnsi="Times New Roman" w:cs="Times New Roman"/>
          <w:szCs w:val="21"/>
        </w:rPr>
      </w:pPr>
      <w:ins w:id="754" w:author="松山 ファミリー" w:date="2023-02-07T20:57:00Z">
        <w:r>
          <w:rPr>
            <w:rStyle w:val="normaltextrun"/>
            <w:rFonts w:ascii="Times New Roman" w:eastAsia="ＭＳ 明朝" w:hAnsi="Times New Roman" w:cs="Times New Roman"/>
            <w:szCs w:val="21"/>
          </w:rPr>
          <w:t xml:space="preserve">γ = </w:t>
        </w:r>
      </w:ins>
      <w:ins w:id="755" w:author="松山 ファミリー" w:date="2023-02-07T21:00:00Z">
        <w:r w:rsidR="00BB0A42">
          <w:rPr>
            <w:rStyle w:val="normaltextrun"/>
            <w:rFonts w:ascii="Times New Roman" w:eastAsia="ＭＳ 明朝" w:hAnsi="Times New Roman" w:cs="Times New Roman" w:hint="eastAsia"/>
            <w:szCs w:val="21"/>
          </w:rPr>
          <w:t>前駆体である</w:t>
        </w:r>
        <w:r w:rsidR="00BB0A42" w:rsidRPr="0048090B">
          <w:rPr>
            <w:rFonts w:ascii="Times New Roman" w:eastAsia="ＭＳ 明朝" w:hAnsi="Times New Roman" w:cs="Times New Roman"/>
            <w:szCs w:val="21"/>
          </w:rPr>
          <w:t>塩基性酢酸ニッケル</w:t>
        </w:r>
      </w:ins>
      <w:ins w:id="756" w:author="松山 ファミリー" w:date="2023-02-07T20:57:00Z">
        <w:r>
          <w:rPr>
            <w:rStyle w:val="normaltextrun"/>
            <w:rFonts w:ascii="Times New Roman" w:eastAsia="ＭＳ 明朝" w:hAnsi="Times New Roman" w:cs="Times New Roman" w:hint="eastAsia"/>
            <w:szCs w:val="21"/>
          </w:rPr>
          <w:t>の</w:t>
        </w:r>
      </w:ins>
      <w:ins w:id="757" w:author="松山 ファミリー" w:date="2023-02-07T21:00:00Z">
        <w:r w:rsidR="00BB0A42">
          <w:rPr>
            <w:rStyle w:val="normaltextrun"/>
            <w:rFonts w:ascii="Times New Roman" w:eastAsia="ＭＳ 明朝" w:hAnsi="Times New Roman" w:cs="Times New Roman" w:hint="eastAsia"/>
            <w:szCs w:val="21"/>
          </w:rPr>
          <w:t>使用</w:t>
        </w:r>
      </w:ins>
      <w:ins w:id="758" w:author="松山 ファミリー" w:date="2023-02-07T20:57:00Z">
        <w:r>
          <w:rPr>
            <w:rStyle w:val="normaltextrun"/>
            <w:rFonts w:ascii="Times New Roman" w:eastAsia="ＭＳ 明朝" w:hAnsi="Times New Roman" w:cs="Times New Roman" w:hint="eastAsia"/>
            <w:szCs w:val="21"/>
          </w:rPr>
          <w:t>量</w:t>
        </w:r>
        <w:r>
          <w:rPr>
            <w:rStyle w:val="normaltextrun"/>
            <w:rFonts w:ascii="Times New Roman" w:eastAsia="ＭＳ 明朝" w:hAnsi="Times New Roman" w:cs="Times New Roman"/>
            <w:szCs w:val="21"/>
          </w:rPr>
          <w:t>(g)</w:t>
        </w:r>
      </w:ins>
    </w:p>
    <w:p w14:paraId="48D826E1" w14:textId="77777777" w:rsidR="00230890" w:rsidRDefault="00230890" w:rsidP="00540A32">
      <w:pPr>
        <w:rPr>
          <w:ins w:id="759" w:author="松山 ファミリー" w:date="2023-02-07T20:57:00Z"/>
          <w:rFonts w:ascii="Times New Roman" w:eastAsia="ＭＳ 明朝" w:hAnsi="Times New Roman" w:cs="Times New Roman" w:hint="eastAsia"/>
          <w:szCs w:val="21"/>
        </w:rPr>
      </w:pPr>
      <w:ins w:id="760" w:author="松山 ファミリー" w:date="2023-02-07T20:57:00Z">
        <w:r>
          <w:rPr>
            <w:rFonts w:ascii="Times New Roman" w:eastAsia="ＭＳ 明朝" w:hAnsi="Times New Roman" w:cs="Times New Roman" w:hint="eastAsia"/>
            <w:szCs w:val="21"/>
          </w:rPr>
          <w:t>となる。</w:t>
        </w:r>
      </w:ins>
    </w:p>
    <w:p w14:paraId="27584EDF" w14:textId="77777777" w:rsidR="00230890" w:rsidRPr="0048090B" w:rsidRDefault="00230890" w:rsidP="00540A32">
      <w:pPr>
        <w:rPr>
          <w:ins w:id="761" w:author="松山 ファミリー" w:date="2023-02-07T20:57:00Z"/>
          <w:rFonts w:ascii="Times New Roman" w:eastAsia="ＭＳ 明朝" w:hAnsi="Times New Roman" w:cs="Times New Roman" w:hint="eastAsia"/>
          <w:szCs w:val="21"/>
        </w:rPr>
      </w:pPr>
    </w:p>
    <w:p w14:paraId="01D67F48" w14:textId="44862348" w:rsidR="00230890" w:rsidRPr="0048090B" w:rsidRDefault="00230890" w:rsidP="00540A32">
      <w:pPr>
        <w:rPr>
          <w:ins w:id="762" w:author="松山 ファミリー" w:date="2023-02-07T20:57:00Z"/>
          <w:rFonts w:ascii="Times New Roman" w:eastAsia="ＭＳ 明朝" w:hAnsi="Times New Roman" w:cs="Times New Roman"/>
          <w:szCs w:val="21"/>
        </w:rPr>
      </w:pPr>
      <w:ins w:id="763" w:author="松山 ファミリー" w:date="2023-02-07T20:57:00Z">
        <w:r>
          <w:rPr>
            <w:rFonts w:ascii="Times New Roman" w:eastAsia="ＭＳ 明朝" w:hAnsi="Times New Roman" w:cs="Times New Roman" w:hint="eastAsia"/>
            <w:szCs w:val="21"/>
          </w:rPr>
          <w:t>合成により</w:t>
        </w:r>
        <w:r w:rsidRPr="0048090B">
          <w:rPr>
            <w:rFonts w:ascii="Times New Roman" w:eastAsia="ＭＳ 明朝" w:hAnsi="Times New Roman" w:cs="Times New Roman"/>
            <w:szCs w:val="21"/>
          </w:rPr>
          <w:t>薄緑色の結晶が得られ、</w:t>
        </w: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測定により</w:t>
        </w:r>
      </w:ins>
      <w:ins w:id="764" w:author="松山 ファミリー" w:date="2023-02-07T20:58:00Z">
        <w:r w:rsidR="00053D86">
          <w:rPr>
            <w:rFonts w:ascii="Times New Roman" w:eastAsia="ＭＳ 明朝" w:hAnsi="Times New Roman" w:cs="Times New Roman" w:hint="eastAsia"/>
            <w:szCs w:val="21"/>
          </w:rPr>
          <w:t>層間の拡大の確認</w:t>
        </w:r>
      </w:ins>
      <w:ins w:id="765" w:author="松山 ファミリー" w:date="2023-02-07T20:57:00Z">
        <w:r>
          <w:rPr>
            <w:rFonts w:ascii="Times New Roman" w:eastAsia="ＭＳ 明朝" w:hAnsi="Times New Roman" w:cs="Times New Roman" w:hint="eastAsia"/>
            <w:szCs w:val="21"/>
          </w:rPr>
          <w:t>を行なった</w:t>
        </w:r>
        <w:r w:rsidRPr="0048090B">
          <w:rPr>
            <w:rFonts w:ascii="Times New Roman" w:eastAsia="ＭＳ 明朝" w:hAnsi="Times New Roman" w:cs="Times New Roman"/>
            <w:szCs w:val="21"/>
          </w:rPr>
          <w:t>。</w:t>
        </w:r>
      </w:ins>
    </w:p>
    <w:p w14:paraId="1CDD9E76" w14:textId="77777777" w:rsidR="00230890" w:rsidRPr="0048090B" w:rsidRDefault="00230890" w:rsidP="00540A32">
      <w:pPr>
        <w:rPr>
          <w:ins w:id="766" w:author="松山 ファミリー" w:date="2023-02-07T20:57:00Z"/>
          <w:rFonts w:ascii="Times New Roman" w:eastAsia="ＭＳ 明朝" w:hAnsi="Times New Roman" w:cs="Times New Roman"/>
          <w:szCs w:val="21"/>
        </w:rPr>
      </w:pPr>
      <w:ins w:id="767" w:author="松山 ファミリー" w:date="2023-02-07T20:57:00Z">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ins>
    </w:p>
    <w:p w14:paraId="7D14DC46" w14:textId="77777777" w:rsidR="00230890" w:rsidRPr="0048090B" w:rsidRDefault="00230890" w:rsidP="00540A32">
      <w:pPr>
        <w:ind w:leftChars="100" w:left="210"/>
        <w:rPr>
          <w:ins w:id="768" w:author="松山 ファミリー" w:date="2023-02-07T20:57:00Z"/>
          <w:rFonts w:ascii="Times New Roman" w:eastAsia="ＭＳ 明朝" w:hAnsi="Times New Roman" w:cs="Times New Roman"/>
          <w:szCs w:val="21"/>
        </w:rPr>
        <w:pPrChange w:id="769" w:author="松山 ファミリー" w:date="2023-02-07T21:08:00Z">
          <w:pPr>
            <w:ind w:leftChars="100" w:left="210"/>
            <w:jc w:val="center"/>
          </w:pPr>
        </w:pPrChange>
      </w:pPr>
      <w:ins w:id="770" w:author="松山 ファミリー" w:date="2023-02-07T20:57:00Z">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ins>
    </w:p>
    <w:p w14:paraId="24535E3F" w14:textId="77777777" w:rsidR="00230890" w:rsidRDefault="00230890" w:rsidP="00540A32">
      <w:pPr>
        <w:ind w:leftChars="100" w:left="210"/>
        <w:rPr>
          <w:ins w:id="771" w:author="松山 ファミリー" w:date="2023-02-07T20:57:00Z"/>
          <w:rFonts w:ascii="Times New Roman" w:eastAsia="ＭＳ 明朝" w:hAnsi="Times New Roman" w:cs="Times New Roman"/>
          <w:szCs w:val="21"/>
        </w:rPr>
        <w:pPrChange w:id="772" w:author="松山 ファミリー" w:date="2023-02-07T21:08:00Z">
          <w:pPr>
            <w:ind w:leftChars="100" w:left="210"/>
            <w:jc w:val="center"/>
          </w:pPr>
        </w:pPrChange>
      </w:pPr>
      <w:ins w:id="773" w:author="松山 ファミリー" w:date="2023-02-07T20:57:00Z">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ins>
    </w:p>
    <w:p w14:paraId="2D535142" w14:textId="77777777" w:rsidR="00230890" w:rsidRPr="0048090B" w:rsidRDefault="00230890" w:rsidP="00540A32">
      <w:pPr>
        <w:ind w:leftChars="100" w:left="210"/>
        <w:rPr>
          <w:ins w:id="774" w:author="松山 ファミリー" w:date="2023-02-07T20:57:00Z"/>
          <w:rFonts w:ascii="Times New Roman" w:eastAsia="ＭＳ 明朝" w:hAnsi="Times New Roman" w:cs="Times New Roman"/>
          <w:szCs w:val="21"/>
        </w:rPr>
        <w:pPrChange w:id="775" w:author="松山 ファミリー" w:date="2023-02-07T21:08:00Z">
          <w:pPr>
            <w:ind w:leftChars="100" w:left="210"/>
            <w:jc w:val="center"/>
          </w:pPr>
        </w:pPrChange>
      </w:pPr>
      <w:ins w:id="776" w:author="松山 ファミリー" w:date="2023-02-07T20:57:00Z">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ins>
    </w:p>
    <w:p w14:paraId="7061178E" w14:textId="77777777" w:rsidR="00230890" w:rsidRDefault="00230890" w:rsidP="00540A32">
      <w:pPr>
        <w:ind w:leftChars="100" w:left="210"/>
        <w:rPr>
          <w:ins w:id="777" w:author="松山 ファミリー" w:date="2023-02-07T20:57:00Z"/>
          <w:rFonts w:ascii="Times New Roman" w:eastAsia="ＭＳ 明朝" w:hAnsi="Times New Roman" w:cs="Times New Roman"/>
          <w:szCs w:val="21"/>
        </w:rPr>
        <w:pPrChange w:id="778" w:author="松山 ファミリー" w:date="2023-02-07T21:08:00Z">
          <w:pPr>
            <w:ind w:leftChars="100" w:left="210"/>
            <w:jc w:val="center"/>
          </w:pPr>
        </w:pPrChange>
      </w:pPr>
      <w:ins w:id="779" w:author="松山 ファミリー" w:date="2023-02-07T20:57:00Z">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ins>
    </w:p>
    <w:p w14:paraId="7976FB99" w14:textId="77777777" w:rsidR="00230890" w:rsidDel="006A43D1" w:rsidRDefault="00230890" w:rsidP="00540A32">
      <w:pPr>
        <w:rPr>
          <w:del w:id="780" w:author="松山 ファミリー" w:date="2023-02-07T20:58:00Z"/>
          <w:rFonts w:ascii="Times New Roman" w:eastAsia="ＭＳ 明朝" w:hAnsi="Times New Roman" w:cs="Times New Roman"/>
          <w:szCs w:val="21"/>
        </w:rPr>
        <w:pPrChange w:id="781" w:author="松山 ファミリー" w:date="2023-02-07T21:08:00Z">
          <w:pPr>
            <w:jc w:val="left"/>
          </w:pPr>
        </w:pPrChange>
      </w:pPr>
    </w:p>
    <w:p w14:paraId="26625EA1" w14:textId="77777777" w:rsidR="006A43D1" w:rsidRPr="00230890" w:rsidRDefault="006A43D1" w:rsidP="00540A32">
      <w:pPr>
        <w:rPr>
          <w:ins w:id="782" w:author="松山 ファミリー" w:date="2023-02-07T21:02:00Z"/>
          <w:rFonts w:ascii="Times New Roman" w:eastAsia="ＭＳ 明朝" w:hAnsi="Times New Roman" w:cs="Times New Roman" w:hint="eastAsia"/>
          <w:szCs w:val="21"/>
        </w:rPr>
        <w:pPrChange w:id="783" w:author="松山 ファミリー" w:date="2023-02-07T21:08:00Z">
          <w:pPr>
            <w:jc w:val="left"/>
          </w:pPr>
        </w:pPrChange>
      </w:pPr>
    </w:p>
    <w:p w14:paraId="52127F6F" w14:textId="0A06BEC0" w:rsidR="00BD4CD2" w:rsidRPr="0048090B" w:rsidRDefault="00D80DE2" w:rsidP="00540A32">
      <w:pPr>
        <w:rPr>
          <w:rFonts w:ascii="Times New Roman" w:eastAsia="ＭＳ 明朝" w:hAnsi="Times New Roman" w:cs="Times New Roman" w:hint="eastAsia"/>
          <w:szCs w:val="21"/>
        </w:rPr>
        <w:pPrChange w:id="784" w:author="松山 ファミリー" w:date="2023-02-07T21:08:00Z">
          <w:pPr>
            <w:jc w:val="left"/>
          </w:pPr>
        </w:pPrChange>
      </w:pPr>
      <w:del w:id="785" w:author="松山 ファミリー" w:date="2023-02-07T20:58:00Z">
        <w:r w:rsidRPr="0048090B" w:rsidDel="00053D86">
          <w:rPr>
            <w:rFonts w:ascii="Times New Roman" w:eastAsia="ＭＳ 明朝" w:hAnsi="Times New Roman" w:cs="Times New Roman"/>
            <w:szCs w:val="21"/>
          </w:rPr>
          <w:delText>合成した</w:delText>
        </w:r>
        <w:r w:rsidRPr="0048090B" w:rsidDel="00053D86">
          <w:rPr>
            <w:rStyle w:val="normaltextrun"/>
            <w:rFonts w:ascii="Times New Roman" w:eastAsia="ＭＳ 明朝" w:hAnsi="Times New Roman" w:cs="Times New Roman"/>
            <w:color w:val="000000" w:themeColor="text1"/>
            <w:szCs w:val="21"/>
          </w:rPr>
          <w:delText>ニッケル層状水酸化物</w:delText>
        </w:r>
        <w:r w:rsidR="00651F29" w:rsidRPr="0048090B" w:rsidDel="00053D86">
          <w:rPr>
            <w:rStyle w:val="normaltextrun"/>
            <w:rFonts w:ascii="Times New Roman" w:eastAsia="ＭＳ 明朝" w:hAnsi="Times New Roman" w:cs="Times New Roman"/>
            <w:color w:val="000000" w:themeColor="text1"/>
            <w:szCs w:val="21"/>
          </w:rPr>
          <w:delText>の</w:delText>
        </w:r>
        <w:r w:rsidR="00BD4CD2" w:rsidRPr="0048090B" w:rsidDel="00053D86">
          <w:rPr>
            <w:rFonts w:ascii="Times New Roman" w:eastAsia="ＭＳ 明朝" w:hAnsi="Times New Roman" w:cs="Times New Roman"/>
            <w:szCs w:val="21"/>
          </w:rPr>
          <w:delText>XRD</w:delText>
        </w:r>
        <w:r w:rsidR="00BD4CD2" w:rsidRPr="0048090B" w:rsidDel="00053D86">
          <w:rPr>
            <w:rFonts w:ascii="Times New Roman" w:eastAsia="ＭＳ 明朝" w:hAnsi="Times New Roman" w:cs="Times New Roman"/>
            <w:szCs w:val="21"/>
          </w:rPr>
          <w:delText>測定</w:delText>
        </w:r>
        <w:r w:rsidR="00651F29" w:rsidRPr="0048090B" w:rsidDel="00053D86">
          <w:rPr>
            <w:rFonts w:ascii="Times New Roman" w:eastAsia="ＭＳ 明朝" w:hAnsi="Times New Roman" w:cs="Times New Roman"/>
            <w:szCs w:val="21"/>
          </w:rPr>
          <w:delText>を行い、層間の拡大を確認した。</w:delText>
        </w:r>
      </w:del>
    </w:p>
    <w:p w14:paraId="2AAFB5F1" w14:textId="6F77988A" w:rsidR="00BD4CD2" w:rsidDel="006A43D1" w:rsidRDefault="00BD4CD2" w:rsidP="00540A32">
      <w:pPr>
        <w:widowControl/>
        <w:rPr>
          <w:del w:id="786" w:author="松山 ファミリー" w:date="2023-02-07T20:57:00Z"/>
          <w:rFonts w:ascii="Times New Roman" w:eastAsia="ＭＳ 明朝" w:hAnsi="Times New Roman" w:cs="Times New Roman"/>
          <w:szCs w:val="21"/>
        </w:rPr>
        <w:pPrChange w:id="787" w:author="松山 ファミリー" w:date="2023-02-07T21:08:00Z">
          <w:pPr>
            <w:widowControl/>
            <w:jc w:val="left"/>
          </w:pPr>
        </w:pPrChange>
      </w:pPr>
      <w:del w:id="788" w:author="松山 ファミリー" w:date="2023-02-07T20:57:00Z">
        <w:r w:rsidRPr="0048090B" w:rsidDel="00230890">
          <w:rPr>
            <w:rFonts w:ascii="Times New Roman" w:eastAsia="ＭＳ 明朝" w:hAnsi="Times New Roman" w:cs="Times New Roman"/>
            <w:szCs w:val="21"/>
          </w:rPr>
          <w:delText>XRD</w:delText>
        </w:r>
        <w:r w:rsidRPr="0048090B" w:rsidDel="00230890">
          <w:rPr>
            <w:rFonts w:ascii="Times New Roman" w:eastAsia="ＭＳ 明朝" w:hAnsi="Times New Roman" w:cs="Times New Roman"/>
            <w:szCs w:val="21"/>
          </w:rPr>
          <w:delText>測定の条件は以下の通りで行なった。</w:delText>
        </w:r>
      </w:del>
    </w:p>
    <w:p w14:paraId="5BDF305D" w14:textId="77777777" w:rsidR="006A43D1" w:rsidRPr="0048090B" w:rsidRDefault="006A43D1" w:rsidP="00540A32">
      <w:pPr>
        <w:rPr>
          <w:ins w:id="789" w:author="松山 ファミリー" w:date="2023-02-07T21:02:00Z"/>
          <w:rFonts w:ascii="Times New Roman" w:eastAsia="ＭＳ 明朝" w:hAnsi="Times New Roman" w:cs="Times New Roman"/>
          <w:szCs w:val="21"/>
        </w:rPr>
        <w:pPrChange w:id="790" w:author="松山 ファミリー" w:date="2023-02-07T21:08:00Z">
          <w:pPr>
            <w:jc w:val="left"/>
          </w:pPr>
        </w:pPrChange>
      </w:pPr>
    </w:p>
    <w:p w14:paraId="31E3B89E" w14:textId="42ED9DD4" w:rsidR="00BD4CD2" w:rsidDel="006A43D1" w:rsidRDefault="00BD4CD2" w:rsidP="00540A32">
      <w:pPr>
        <w:widowControl/>
        <w:rPr>
          <w:del w:id="791" w:author="松山 ファミリー" w:date="2023-02-07T20:57:00Z"/>
          <w:rFonts w:ascii="Times New Roman" w:eastAsia="ＭＳ 明朝" w:hAnsi="Times New Roman" w:cs="Times New Roman"/>
          <w:szCs w:val="21"/>
        </w:rPr>
        <w:pPrChange w:id="792" w:author="松山 ファミリー" w:date="2023-02-07T21:08:00Z">
          <w:pPr>
            <w:widowControl/>
            <w:jc w:val="left"/>
          </w:pPr>
        </w:pPrChange>
      </w:pPr>
      <w:del w:id="793" w:author="松山 ファミリー" w:date="2023-02-07T20:57:00Z">
        <w:r w:rsidRPr="0048090B" w:rsidDel="00230890">
          <w:rPr>
            <w:rFonts w:ascii="Times New Roman" w:eastAsia="ＭＳ 明朝" w:hAnsi="Times New Roman" w:cs="Times New Roman"/>
            <w:szCs w:val="21"/>
          </w:rPr>
          <w:delText>X</w:delText>
        </w:r>
        <w:r w:rsidRPr="0048090B" w:rsidDel="00230890">
          <w:rPr>
            <w:rFonts w:ascii="Times New Roman" w:eastAsia="ＭＳ 明朝" w:hAnsi="Times New Roman" w:cs="Times New Roman"/>
            <w:szCs w:val="21"/>
          </w:rPr>
          <w:delText>線：</w:delText>
        </w:r>
        <w:r w:rsidRPr="0048090B" w:rsidDel="00230890">
          <w:rPr>
            <w:rFonts w:ascii="Times New Roman" w:eastAsia="ＭＳ 明朝" w:hAnsi="Times New Roman" w:cs="Times New Roman"/>
            <w:szCs w:val="21"/>
          </w:rPr>
          <w:delText>CuKα(λ=1.54 Å)</w:delText>
        </w:r>
      </w:del>
    </w:p>
    <w:p w14:paraId="458D2567" w14:textId="77777777" w:rsidR="006A43D1" w:rsidRPr="0048090B" w:rsidRDefault="006A43D1" w:rsidP="00540A32">
      <w:pPr>
        <w:rPr>
          <w:ins w:id="794" w:author="松山 ファミリー" w:date="2023-02-07T21:02:00Z"/>
          <w:rFonts w:ascii="Times New Roman" w:eastAsia="ＭＳ 明朝" w:hAnsi="Times New Roman" w:cs="Times New Roman" w:hint="eastAsia"/>
          <w:szCs w:val="21"/>
        </w:rPr>
        <w:pPrChange w:id="795" w:author="松山 ファミリー" w:date="2023-02-07T21:08:00Z">
          <w:pPr>
            <w:ind w:leftChars="100" w:left="210"/>
            <w:jc w:val="left"/>
          </w:pPr>
        </w:pPrChange>
      </w:pPr>
    </w:p>
    <w:p w14:paraId="082E459E" w14:textId="0872B2FE" w:rsidR="00BD4CD2" w:rsidRPr="0048090B" w:rsidDel="00230890" w:rsidRDefault="00BD4CD2" w:rsidP="00540A32">
      <w:pPr>
        <w:ind w:leftChars="100" w:left="210"/>
        <w:rPr>
          <w:del w:id="796" w:author="松山 ファミリー" w:date="2023-02-07T20:57:00Z"/>
          <w:rFonts w:ascii="Times New Roman" w:eastAsia="ＭＳ 明朝" w:hAnsi="Times New Roman" w:cs="Times New Roman"/>
          <w:szCs w:val="21"/>
        </w:rPr>
        <w:pPrChange w:id="797" w:author="松山 ファミリー" w:date="2023-02-07T21:08:00Z">
          <w:pPr>
            <w:ind w:leftChars="100" w:left="210"/>
            <w:jc w:val="left"/>
          </w:pPr>
        </w:pPrChange>
      </w:pPr>
      <w:del w:id="798" w:author="松山 ファミリー" w:date="2023-02-07T20:57:00Z">
        <w:r w:rsidRPr="0048090B" w:rsidDel="00230890">
          <w:rPr>
            <w:rFonts w:ascii="Times New Roman" w:eastAsia="ＭＳ 明朝" w:hAnsi="Times New Roman" w:cs="Times New Roman"/>
            <w:szCs w:val="21"/>
          </w:rPr>
          <w:delText>スキャンスピード：</w:delText>
        </w:r>
        <w:r w:rsidRPr="0048090B" w:rsidDel="00230890">
          <w:rPr>
            <w:rFonts w:ascii="Times New Roman" w:eastAsia="ＭＳ 明朝" w:hAnsi="Times New Roman" w:cs="Times New Roman"/>
            <w:szCs w:val="21"/>
          </w:rPr>
          <w:delText xml:space="preserve">40°/ min </w:delText>
        </w:r>
        <w:r w:rsidRPr="0048090B" w:rsidDel="00230890">
          <w:rPr>
            <w:rFonts w:ascii="Times New Roman" w:eastAsia="ＭＳ 明朝" w:hAnsi="Times New Roman" w:cs="Times New Roman"/>
            <w:szCs w:val="21"/>
          </w:rPr>
          <w:delText>、</w:delText>
        </w:r>
        <w:r w:rsidRPr="0048090B" w:rsidDel="00230890">
          <w:rPr>
            <w:rFonts w:ascii="Times New Roman" w:eastAsia="ＭＳ 明朝" w:hAnsi="Times New Roman" w:cs="Times New Roman"/>
            <w:szCs w:val="21"/>
          </w:rPr>
          <w:delText xml:space="preserve"> </w:delText>
        </w:r>
        <w:r w:rsidRPr="0048090B" w:rsidDel="00230890">
          <w:rPr>
            <w:rFonts w:ascii="Times New Roman" w:eastAsia="ＭＳ 明朝" w:hAnsi="Times New Roman" w:cs="Times New Roman"/>
            <w:szCs w:val="21"/>
          </w:rPr>
          <w:delText>スキャンステップ：</w:delText>
        </w:r>
        <w:r w:rsidRPr="0048090B" w:rsidDel="00230890">
          <w:rPr>
            <w:rFonts w:ascii="Times New Roman" w:eastAsia="ＭＳ 明朝" w:hAnsi="Times New Roman" w:cs="Times New Roman"/>
            <w:szCs w:val="21"/>
          </w:rPr>
          <w:delText>0.02°</w:delText>
        </w:r>
      </w:del>
    </w:p>
    <w:p w14:paraId="6EF07478" w14:textId="364A26EC" w:rsidR="00BD4CD2" w:rsidRPr="0048090B" w:rsidDel="00230890" w:rsidRDefault="00BD4CD2" w:rsidP="00540A32">
      <w:pPr>
        <w:widowControl/>
        <w:rPr>
          <w:del w:id="799" w:author="松山 ファミリー" w:date="2023-02-07T20:57:00Z"/>
          <w:rStyle w:val="normaltextrun"/>
          <w:rFonts w:ascii="Times New Roman" w:eastAsia="ＭＳ 明朝" w:hAnsi="Times New Roman" w:cs="Times New Roman"/>
          <w:color w:val="000000" w:themeColor="text1"/>
          <w:szCs w:val="21"/>
        </w:rPr>
        <w:pPrChange w:id="800" w:author="松山 ファミリー" w:date="2023-02-07T21:08:00Z">
          <w:pPr>
            <w:widowControl/>
            <w:jc w:val="left"/>
          </w:pPr>
        </w:pPrChange>
      </w:pPr>
      <w:del w:id="801" w:author="松山 ファミリー" w:date="2023-02-07T20:57:00Z">
        <w:r w:rsidRPr="0048090B" w:rsidDel="00230890">
          <w:rPr>
            <w:rFonts w:ascii="Times New Roman" w:eastAsia="ＭＳ 明朝" w:hAnsi="Times New Roman" w:cs="Times New Roman"/>
            <w:szCs w:val="21"/>
          </w:rPr>
          <w:delText>走査範囲：</w:delText>
        </w:r>
        <w:r w:rsidRPr="0048090B" w:rsidDel="00230890">
          <w:rPr>
            <w:rFonts w:ascii="Times New Roman" w:eastAsia="ＭＳ 明朝" w:hAnsi="Times New Roman" w:cs="Times New Roman"/>
            <w:szCs w:val="21"/>
          </w:rPr>
          <w:delText>2°</w:delText>
        </w:r>
        <w:r w:rsidRPr="0048090B" w:rsidDel="00230890">
          <w:rPr>
            <w:rFonts w:ascii="Times New Roman" w:eastAsia="ＭＳ 明朝" w:hAnsi="Times New Roman" w:cs="Times New Roman"/>
            <w:szCs w:val="21"/>
          </w:rPr>
          <w:delText>〜</w:delText>
        </w:r>
        <w:r w:rsidRPr="0048090B" w:rsidDel="00230890">
          <w:rPr>
            <w:rFonts w:ascii="Times New Roman" w:eastAsia="ＭＳ 明朝" w:hAnsi="Times New Roman" w:cs="Times New Roman"/>
            <w:szCs w:val="21"/>
          </w:rPr>
          <w:delText xml:space="preserve"> 90°</w:delText>
        </w:r>
      </w:del>
    </w:p>
    <w:p w14:paraId="0292A63E" w14:textId="77777777" w:rsidR="00F80717" w:rsidRPr="0048090B" w:rsidRDefault="00F80717" w:rsidP="00540A32">
      <w:pPr>
        <w:widowControl/>
        <w:rPr>
          <w:rStyle w:val="normaltextrun"/>
          <w:rFonts w:ascii="Times New Roman" w:eastAsia="ＭＳ 明朝" w:hAnsi="Times New Roman" w:cs="Times New Roman"/>
          <w:color w:val="000000" w:themeColor="text1"/>
          <w:szCs w:val="21"/>
        </w:rPr>
        <w:pPrChange w:id="802" w:author="松山 ファミリー" w:date="2023-02-07T21:08:00Z">
          <w:pPr>
            <w:widowControl/>
            <w:jc w:val="left"/>
          </w:pPr>
        </w:pPrChange>
      </w:pPr>
    </w:p>
    <w:p w14:paraId="38A6C275" w14:textId="644F7FE9" w:rsidR="00BA5FC5" w:rsidRPr="0048090B" w:rsidRDefault="00BA5FC5" w:rsidP="00540A32">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Change w:id="803" w:author="松山 ファミリー" w:date="2023-02-07T21:08:00Z">
          <w:pPr>
            <w:pStyle w:val="a4"/>
            <w:widowControl/>
            <w:numPr>
              <w:ilvl w:val="2"/>
              <w:numId w:val="62"/>
            </w:numPr>
            <w:ind w:leftChars="0" w:left="709" w:hanging="709"/>
            <w:jc w:val="left"/>
            <w:outlineLvl w:val="2"/>
          </w:pPr>
        </w:pPrChange>
      </w:pPr>
      <w:bookmarkStart w:id="804" w:name="_Toc126715518"/>
      <w:r w:rsidRPr="0048090B">
        <w:rPr>
          <w:rStyle w:val="normaltextrun"/>
          <w:rFonts w:ascii="Times New Roman" w:eastAsia="ＭＳ 明朝" w:hAnsi="Times New Roman" w:cs="Times New Roman"/>
          <w:color w:val="000000" w:themeColor="text1"/>
          <w:szCs w:val="21"/>
        </w:rPr>
        <w:lastRenderedPageBreak/>
        <w:t>220415Ni_OH_DS</w:t>
      </w:r>
      <w:bookmarkEnd w:id="804"/>
    </w:p>
    <w:p w14:paraId="13281743" w14:textId="51A42613"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05"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ビーカーに</w:t>
      </w:r>
      <w:r w:rsidRPr="0048090B">
        <w:rPr>
          <w:rStyle w:val="normaltextrun"/>
          <w:rFonts w:ascii="Times New Roman" w:eastAsia="ＭＳ 明朝" w:hAnsi="Times New Roman" w:cs="Times New Roman"/>
          <w:szCs w:val="21"/>
        </w:rPr>
        <w:t>0.5172 g</w:t>
      </w:r>
      <w:r w:rsidR="004E53CF" w:rsidRPr="0048090B">
        <w:rPr>
          <w:rStyle w:val="normaltextrun"/>
          <w:rFonts w:ascii="Times New Roman" w:eastAsia="ＭＳ 明朝" w:hAnsi="Times New Roman" w:cs="Times New Roman"/>
          <w:szCs w:val="21"/>
        </w:rPr>
        <w:t>(1.484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を入れた。</w:t>
      </w:r>
    </w:p>
    <w:p w14:paraId="0411245C"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06"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20AC87AF" w14:textId="0870A4E3"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07"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Ni220415</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0.2542 g</w:t>
      </w:r>
      <w:r w:rsidR="00335F8D" w:rsidRPr="0048090B">
        <w:rPr>
          <w:rStyle w:val="normaltextrun"/>
          <w:rFonts w:ascii="Times New Roman" w:eastAsia="ＭＳ 明朝" w:hAnsi="Times New Roman" w:cs="Times New Roman"/>
          <w:szCs w:val="21"/>
        </w:rPr>
        <w:t>(1.036 mmol)</w:t>
      </w:r>
      <w:r w:rsidRPr="0048090B">
        <w:rPr>
          <w:rStyle w:val="normaltextrun"/>
          <w:rFonts w:ascii="Times New Roman" w:eastAsia="ＭＳ 明朝" w:hAnsi="Times New Roman" w:cs="Times New Roman"/>
          <w:szCs w:val="21"/>
        </w:rPr>
        <w:t>量り取り</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に入れ</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分程度撹拌させた。</w:t>
      </w:r>
    </w:p>
    <w:p w14:paraId="15DE0923"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08" w:author="松山 ファミリー" w:date="2023-02-07T21:08:00Z">
          <w:pPr>
            <w:pStyle w:val="a4"/>
            <w:widowControl/>
            <w:numPr>
              <w:numId w:val="15"/>
            </w:numPr>
            <w:ind w:leftChars="0" w:left="420" w:hanging="420"/>
            <w:jc w:val="left"/>
          </w:pPr>
        </w:pPrChange>
      </w:pPr>
      <w:r w:rsidRPr="0048090B">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サンプル瓶に入れ換え、超音波洗浄機で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分程度撹拌させ、一晩置いた。</w:t>
      </w:r>
    </w:p>
    <w:p w14:paraId="02113EEA"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09" w:author="松山 ファミリー" w:date="2023-02-07T21:08:00Z">
          <w:pPr>
            <w:pStyle w:val="a4"/>
            <w:widowControl/>
            <w:numPr>
              <w:numId w:val="15"/>
            </w:numPr>
            <w:ind w:leftChars="0" w:left="420" w:hanging="420"/>
            <w:jc w:val="left"/>
          </w:pPr>
        </w:pPrChange>
      </w:pPr>
      <w:r w:rsidRPr="0048090B">
        <w:rPr>
          <w:rStyle w:val="normaltextrun"/>
          <w:rFonts w:ascii="Cambria Math" w:eastAsia="ＭＳ 明朝" w:hAnsi="Cambria Math" w:cs="Cambria Math"/>
          <w:szCs w:val="21"/>
        </w:rPr>
        <w:t>④</w:t>
      </w:r>
      <w:r w:rsidRPr="0048090B">
        <w:rPr>
          <w:rStyle w:val="normaltextrun"/>
          <w:rFonts w:ascii="Times New Roman" w:eastAsia="ＭＳ 明朝" w:hAnsi="Times New Roman" w:cs="Times New Roman"/>
          <w:szCs w:val="21"/>
        </w:rPr>
        <w:t>を遠沈管に移し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6AA73726"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10"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遠沈管に残った生成物にイオン交換水を入れ撹拌洗浄し再び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を完全に取り除いた。</w:t>
      </w:r>
    </w:p>
    <w:p w14:paraId="2BFBAA17" w14:textId="494A92F2"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11"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遠沈管の沈殿物を乾燥させるために、濾紙を折り畳み</w:t>
      </w:r>
      <w:r w:rsidR="00235EE3"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遠沈管を上下逆さに置き一晩乾燥させた。</w:t>
      </w:r>
    </w:p>
    <w:p w14:paraId="4238ABEA" w14:textId="27CEBA1C"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12"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翌日試料が完全に乾燥してなかった為、減圧機で</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時間乾燥させた。収量</w:t>
      </w:r>
      <w:r w:rsidR="007E3D14" w:rsidRPr="0048090B">
        <w:rPr>
          <w:rStyle w:val="normaltextrun"/>
          <w:rFonts w:ascii="Times New Roman" w:eastAsia="ＭＳ 明朝" w:hAnsi="Times New Roman" w:cs="Times New Roman"/>
          <w:szCs w:val="21"/>
        </w:rPr>
        <w:t>の記録は紛失した。</w:t>
      </w:r>
    </w:p>
    <w:p w14:paraId="1DD9B413" w14:textId="77777777" w:rsidR="007E3D14" w:rsidRPr="0048090B" w:rsidRDefault="007E3D14" w:rsidP="00540A32">
      <w:pPr>
        <w:widowControl/>
        <w:rPr>
          <w:rStyle w:val="normaltextrun"/>
          <w:rFonts w:ascii="Times New Roman" w:eastAsia="ＭＳ 明朝" w:hAnsi="Times New Roman" w:cs="Times New Roman"/>
          <w:szCs w:val="21"/>
        </w:rPr>
        <w:pPrChange w:id="813" w:author="松山 ファミリー" w:date="2023-02-07T21:08:00Z">
          <w:pPr>
            <w:widowControl/>
            <w:jc w:val="left"/>
          </w:pPr>
        </w:pPrChange>
      </w:pPr>
    </w:p>
    <w:p w14:paraId="5DF8C18A" w14:textId="19581DE4" w:rsidR="00E20BB0" w:rsidRPr="0048090B" w:rsidRDefault="00E20BB0" w:rsidP="00540A32">
      <w:pPr>
        <w:pStyle w:val="a4"/>
        <w:widowControl/>
        <w:numPr>
          <w:ilvl w:val="2"/>
          <w:numId w:val="62"/>
        </w:numPr>
        <w:ind w:leftChars="0"/>
        <w:outlineLvl w:val="2"/>
        <w:rPr>
          <w:rStyle w:val="normaltextrun"/>
          <w:rFonts w:ascii="Times New Roman" w:eastAsia="ＭＳ 明朝" w:hAnsi="Times New Roman" w:cs="Times New Roman"/>
          <w:szCs w:val="21"/>
        </w:rPr>
        <w:pPrChange w:id="814" w:author="松山 ファミリー" w:date="2023-02-07T21:08:00Z">
          <w:pPr>
            <w:pStyle w:val="a4"/>
            <w:widowControl/>
            <w:numPr>
              <w:ilvl w:val="2"/>
              <w:numId w:val="62"/>
            </w:numPr>
            <w:ind w:leftChars="0" w:left="709" w:hanging="709"/>
            <w:jc w:val="left"/>
            <w:outlineLvl w:val="2"/>
          </w:pPr>
        </w:pPrChange>
      </w:pPr>
      <w:bookmarkStart w:id="815" w:name="_Toc126715519"/>
      <w:r w:rsidRPr="0048090B">
        <w:rPr>
          <w:rStyle w:val="normaltextrun"/>
          <w:rFonts w:ascii="Times New Roman" w:eastAsia="ＭＳ 明朝" w:hAnsi="Times New Roman" w:cs="Times New Roman"/>
          <w:color w:val="000000" w:themeColor="text1"/>
          <w:szCs w:val="21"/>
        </w:rPr>
        <w:t>220906Ni_OH_DS</w:t>
      </w:r>
      <w:bookmarkEnd w:id="815"/>
    </w:p>
    <w:p w14:paraId="138CAB35" w14:textId="04AF88AC" w:rsidR="00E20BB0" w:rsidRPr="0048090B" w:rsidRDefault="00E20BB0" w:rsidP="00540A32">
      <w:pPr>
        <w:pStyle w:val="a4"/>
        <w:widowControl/>
        <w:numPr>
          <w:ilvl w:val="0"/>
          <w:numId w:val="16"/>
        </w:numPr>
        <w:ind w:leftChars="0"/>
        <w:rPr>
          <w:rStyle w:val="normaltextrun"/>
          <w:rFonts w:ascii="Times New Roman" w:eastAsia="ＭＳ 明朝" w:hAnsi="Times New Roman" w:cs="Times New Roman"/>
          <w:szCs w:val="21"/>
        </w:rPr>
        <w:pPrChange w:id="816"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をポリ瓶に</w:t>
      </w:r>
      <w:r w:rsidRPr="0048090B">
        <w:rPr>
          <w:rStyle w:val="normaltextrun"/>
          <w:rFonts w:ascii="Times New Roman" w:eastAsia="ＭＳ 明朝" w:hAnsi="Times New Roman" w:cs="Times New Roman"/>
          <w:szCs w:val="21"/>
        </w:rPr>
        <w:t>0.51</w:t>
      </w:r>
      <w:r w:rsidR="00AA39E4" w:rsidRPr="0048090B">
        <w:rPr>
          <w:rStyle w:val="normaltextrun"/>
          <w:rFonts w:ascii="Times New Roman" w:eastAsia="ＭＳ 明朝" w:hAnsi="Times New Roman" w:cs="Times New Roman"/>
          <w:szCs w:val="21"/>
        </w:rPr>
        <w:t>43</w:t>
      </w:r>
      <w:r w:rsidRPr="0048090B">
        <w:rPr>
          <w:rStyle w:val="normaltextrun"/>
          <w:rFonts w:ascii="Times New Roman" w:eastAsia="ＭＳ 明朝" w:hAnsi="Times New Roman" w:cs="Times New Roman"/>
          <w:szCs w:val="21"/>
        </w:rPr>
        <w:t xml:space="preserve"> g(1.4</w:t>
      </w:r>
      <w:r w:rsidR="00AA39E4" w:rsidRPr="0048090B">
        <w:rPr>
          <w:rStyle w:val="normaltextrun"/>
          <w:rFonts w:ascii="Times New Roman" w:eastAsia="ＭＳ 明朝" w:hAnsi="Times New Roman" w:cs="Times New Roman"/>
          <w:szCs w:val="21"/>
        </w:rPr>
        <w:t>76</w:t>
      </w:r>
      <w:r w:rsidRPr="0048090B">
        <w:rPr>
          <w:rStyle w:val="normaltextrun"/>
          <w:rFonts w:ascii="Times New Roman" w:eastAsia="ＭＳ 明朝" w:hAnsi="Times New Roman" w:cs="Times New Roman"/>
          <w:szCs w:val="21"/>
        </w:rPr>
        <w:t xml:space="preserve">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1690D677" w14:textId="70AFA3C7" w:rsidR="00E20BB0" w:rsidRPr="0048090B" w:rsidRDefault="00E20BB0" w:rsidP="00540A32">
      <w:pPr>
        <w:pStyle w:val="a4"/>
        <w:widowControl/>
        <w:numPr>
          <w:ilvl w:val="0"/>
          <w:numId w:val="16"/>
        </w:numPr>
        <w:ind w:leftChars="0"/>
        <w:rPr>
          <w:rStyle w:val="normaltextrun"/>
          <w:rFonts w:ascii="Times New Roman" w:eastAsia="ＭＳ 明朝" w:hAnsi="Times New Roman" w:cs="Times New Roman"/>
          <w:szCs w:val="21"/>
        </w:rPr>
        <w:pPrChange w:id="817"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220906Ni_OH_OAc</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0.2514 g</w:t>
      </w:r>
      <w:r w:rsidR="00AA39E4" w:rsidRPr="0048090B">
        <w:rPr>
          <w:rStyle w:val="normaltextrun"/>
          <w:rFonts w:ascii="Times New Roman" w:eastAsia="ＭＳ 明朝" w:hAnsi="Times New Roman" w:cs="Times New Roman"/>
          <w:szCs w:val="21"/>
        </w:rPr>
        <w:t xml:space="preserve"> (1.024 mmol)</w:t>
      </w:r>
      <w:r w:rsidRPr="0048090B">
        <w:rPr>
          <w:rStyle w:val="normaltextrun"/>
          <w:rFonts w:ascii="Times New Roman" w:eastAsia="ＭＳ 明朝" w:hAnsi="Times New Roman" w:cs="Times New Roman"/>
          <w:szCs w:val="21"/>
        </w:rPr>
        <w:t>量り入れ、</w:t>
      </w:r>
      <w:r w:rsidRPr="0048090B">
        <w:rPr>
          <w:rStyle w:val="normaltextrun"/>
          <w:rFonts w:ascii="Times New Roman" w:eastAsia="ＭＳ 明朝" w:hAnsi="Times New Roman" w:cs="Times New Roman"/>
          <w:szCs w:val="21"/>
        </w:rPr>
        <w:t>92</w:t>
      </w:r>
      <w:r w:rsidRPr="0048090B">
        <w:rPr>
          <w:rStyle w:val="normaltextrun"/>
          <w:rFonts w:ascii="Times New Roman" w:eastAsia="ＭＳ 明朝" w:hAnsi="Times New Roman" w:cs="Times New Roman"/>
          <w:szCs w:val="21"/>
        </w:rPr>
        <w:t>時間撹拌させた。</w:t>
      </w:r>
    </w:p>
    <w:p w14:paraId="4D804E46" w14:textId="77777777" w:rsidR="00E20BB0" w:rsidRPr="0048090B" w:rsidRDefault="00E20BB0" w:rsidP="00540A32">
      <w:pPr>
        <w:pStyle w:val="a4"/>
        <w:widowControl/>
        <w:numPr>
          <w:ilvl w:val="0"/>
          <w:numId w:val="16"/>
        </w:numPr>
        <w:ind w:leftChars="0"/>
        <w:rPr>
          <w:rStyle w:val="normaltextrun"/>
          <w:rFonts w:ascii="Times New Roman" w:eastAsia="ＭＳ 明朝" w:hAnsi="Times New Roman" w:cs="Times New Roman"/>
          <w:szCs w:val="21"/>
        </w:rPr>
        <w:pPrChange w:id="818"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攪拌後、遠沈管に移し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48397192" w14:textId="0DCC90ED" w:rsidR="001B7B42" w:rsidRDefault="00E20BB0" w:rsidP="00540A32">
      <w:pPr>
        <w:pStyle w:val="a4"/>
        <w:widowControl/>
        <w:numPr>
          <w:ilvl w:val="0"/>
          <w:numId w:val="16"/>
        </w:numPr>
        <w:ind w:leftChars="0"/>
        <w:rPr>
          <w:ins w:id="819" w:author="松山 ファミリー" w:date="2023-02-07T21:05:00Z"/>
          <w:rStyle w:val="normaltextrun"/>
          <w:rFonts w:ascii="Times New Roman" w:eastAsia="ＭＳ 明朝" w:hAnsi="Times New Roman" w:cs="Times New Roman"/>
          <w:szCs w:val="21"/>
        </w:rPr>
        <w:pPrChange w:id="820"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遠沈管に残った生成物にミリ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を完全に取り除き、減圧乾燥を行った。収量は</w:t>
      </w:r>
      <w:r w:rsidRPr="0048090B">
        <w:rPr>
          <w:rStyle w:val="normaltextrun"/>
          <w:rFonts w:ascii="Times New Roman" w:eastAsia="ＭＳ 明朝" w:hAnsi="Times New Roman" w:cs="Times New Roman"/>
          <w:szCs w:val="21"/>
        </w:rPr>
        <w:t>0</w:t>
      </w:r>
      <w:r w:rsidR="00C54D8F"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1298 g</w:t>
      </w:r>
      <w:r w:rsidR="00C54D8F" w:rsidRPr="0048090B">
        <w:rPr>
          <w:rStyle w:val="normaltextrun"/>
          <w:rFonts w:ascii="Times New Roman" w:eastAsia="ＭＳ 明朝" w:hAnsi="Times New Roman" w:cs="Times New Roman"/>
          <w:szCs w:val="21"/>
        </w:rPr>
        <w:t>であった。</w:t>
      </w:r>
    </w:p>
    <w:p w14:paraId="18406314" w14:textId="363D47DD" w:rsidR="00EB46F9" w:rsidRPr="00EB46F9" w:rsidRDefault="00EB46F9" w:rsidP="00540A32">
      <w:pPr>
        <w:pStyle w:val="a4"/>
        <w:widowControl/>
        <w:numPr>
          <w:ilvl w:val="0"/>
          <w:numId w:val="16"/>
        </w:numPr>
        <w:ind w:leftChars="0"/>
        <w:rPr>
          <w:rStyle w:val="normaltextrun"/>
          <w:rFonts w:ascii="Times New Roman" w:eastAsia="ＭＳ 明朝" w:hAnsi="Times New Roman" w:cs="Times New Roman" w:hint="eastAsia"/>
          <w:szCs w:val="21"/>
        </w:rPr>
        <w:pPrChange w:id="821" w:author="松山 ファミリー" w:date="2023-02-07T21:08:00Z">
          <w:pPr>
            <w:pStyle w:val="a4"/>
            <w:widowControl/>
            <w:numPr>
              <w:numId w:val="16"/>
            </w:numPr>
            <w:ind w:leftChars="0" w:left="420" w:hanging="420"/>
            <w:jc w:val="left"/>
          </w:pPr>
        </w:pPrChange>
      </w:pPr>
      <w:ins w:id="822" w:author="松山 ファミリー" w:date="2023-02-07T21:05: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620F111F" w14:textId="433561C5" w:rsidR="001B7B42" w:rsidRPr="0048090B" w:rsidDel="00CA5B94" w:rsidRDefault="001B7B42" w:rsidP="00540A32">
      <w:pPr>
        <w:widowControl/>
        <w:ind w:leftChars="200" w:left="420"/>
        <w:rPr>
          <w:del w:id="823" w:author="松山 ファミリー" w:date="2023-02-07T21:03:00Z"/>
          <w:rStyle w:val="normaltextrun"/>
          <w:rFonts w:ascii="Times New Roman" w:eastAsia="ＭＳ 明朝" w:hAnsi="Times New Roman" w:cs="Times New Roman" w:hint="eastAsia"/>
          <w:szCs w:val="21"/>
        </w:rPr>
        <w:pPrChange w:id="824" w:author="松山 ファミリー" w:date="2023-02-07T21:08:00Z">
          <w:pPr>
            <w:widowControl/>
            <w:jc w:val="left"/>
          </w:pPr>
        </w:pPrChange>
      </w:pPr>
      <w:del w:id="825" w:author="松山 ファミリー" w:date="2023-02-07T21:03:00Z">
        <w:r w:rsidRPr="0048090B" w:rsidDel="00CA5B94">
          <w:rPr>
            <w:rStyle w:val="normaltextrun"/>
            <w:rFonts w:ascii="Times New Roman" w:eastAsia="ＭＳ 明朝" w:hAnsi="Times New Roman" w:cs="Times New Roman"/>
            <w:szCs w:val="21"/>
          </w:rPr>
          <w:delText>生成物が全て</w:delText>
        </w:r>
        <w:r w:rsidR="00F20EFF" w:rsidRPr="0048090B" w:rsidDel="00CA5B94">
          <w:rPr>
            <w:rStyle w:val="normaltextrun"/>
            <w:rFonts w:ascii="Times New Roman" w:eastAsia="ＭＳ 明朝" w:hAnsi="Times New Roman" w:cs="Times New Roman"/>
            <w:szCs w:val="21"/>
          </w:rPr>
          <w:delText>Ni</w:delText>
        </w:r>
        <w:r w:rsidR="00F20EFF" w:rsidRPr="0048090B" w:rsidDel="00CA5B94">
          <w:rPr>
            <w:rStyle w:val="normaltextrun"/>
            <w:rFonts w:ascii="Times New Roman" w:eastAsia="ＭＳ 明朝" w:hAnsi="Times New Roman" w:cs="Times New Roman"/>
            <w:szCs w:val="21"/>
            <w:vertAlign w:val="subscript"/>
          </w:rPr>
          <w:delText>2</w:delText>
        </w:r>
        <w:r w:rsidR="00F20EFF" w:rsidRPr="0048090B" w:rsidDel="00CA5B94">
          <w:rPr>
            <w:rStyle w:val="normaltextrun"/>
            <w:rFonts w:ascii="Times New Roman" w:eastAsia="ＭＳ 明朝" w:hAnsi="Times New Roman" w:cs="Times New Roman"/>
            <w:szCs w:val="21"/>
          </w:rPr>
          <w:delText>(OH)</w:delText>
        </w:r>
        <w:r w:rsidR="00F20EFF" w:rsidRPr="0048090B" w:rsidDel="00CA5B94">
          <w:rPr>
            <w:rStyle w:val="normaltextrun"/>
            <w:rFonts w:ascii="Times New Roman" w:eastAsia="ＭＳ 明朝" w:hAnsi="Times New Roman" w:cs="Times New Roman"/>
            <w:szCs w:val="21"/>
            <w:vertAlign w:val="subscript"/>
          </w:rPr>
          <w:delText>3</w:delText>
        </w:r>
        <w:r w:rsidR="00F20EFF" w:rsidRPr="0048090B" w:rsidDel="00CA5B94">
          <w:rPr>
            <w:rStyle w:val="normaltextrun"/>
            <w:rFonts w:ascii="Times New Roman" w:eastAsia="ＭＳ 明朝" w:hAnsi="Times New Roman" w:cs="Times New Roman"/>
            <w:szCs w:val="21"/>
          </w:rPr>
          <w:delText>(CH</w:delText>
        </w:r>
        <w:r w:rsidR="00F20EFF" w:rsidRPr="0048090B" w:rsidDel="00CA5B94">
          <w:rPr>
            <w:rStyle w:val="normaltextrun"/>
            <w:rFonts w:ascii="Times New Roman" w:eastAsia="ＭＳ 明朝" w:hAnsi="Times New Roman" w:cs="Times New Roman"/>
            <w:szCs w:val="21"/>
            <w:vertAlign w:val="subscript"/>
          </w:rPr>
          <w:delText>3</w:delText>
        </w:r>
        <w:r w:rsidR="00F20EFF" w:rsidRPr="0048090B" w:rsidDel="00CA5B94">
          <w:rPr>
            <w:rStyle w:val="normaltextrun"/>
            <w:rFonts w:ascii="Times New Roman" w:eastAsia="ＭＳ 明朝" w:hAnsi="Times New Roman" w:cs="Times New Roman"/>
            <w:szCs w:val="21"/>
          </w:rPr>
          <w:delText>(CH</w:delText>
        </w:r>
        <w:r w:rsidR="00F20EFF" w:rsidRPr="0048090B" w:rsidDel="00CA5B94">
          <w:rPr>
            <w:rStyle w:val="normaltextrun"/>
            <w:rFonts w:ascii="Times New Roman" w:eastAsia="ＭＳ 明朝" w:hAnsi="Times New Roman" w:cs="Times New Roman"/>
            <w:szCs w:val="21"/>
            <w:vertAlign w:val="subscript"/>
          </w:rPr>
          <w:delText>2</w:delText>
        </w:r>
        <w:r w:rsidR="00F20EFF" w:rsidRPr="0048090B" w:rsidDel="00CA5B94">
          <w:rPr>
            <w:rStyle w:val="normaltextrun"/>
            <w:rFonts w:ascii="Times New Roman" w:eastAsia="ＭＳ 明朝" w:hAnsi="Times New Roman" w:cs="Times New Roman"/>
            <w:szCs w:val="21"/>
          </w:rPr>
          <w:delText>)</w:delText>
        </w:r>
        <w:r w:rsidR="00F20EFF" w:rsidRPr="0048090B" w:rsidDel="00CA5B94">
          <w:rPr>
            <w:rStyle w:val="normaltextrun"/>
            <w:rFonts w:ascii="Times New Roman" w:eastAsia="ＭＳ 明朝" w:hAnsi="Times New Roman" w:cs="Times New Roman"/>
            <w:szCs w:val="21"/>
            <w:vertAlign w:val="subscript"/>
          </w:rPr>
          <w:delText>11</w:delText>
        </w:r>
        <w:r w:rsidR="00F20EFF" w:rsidRPr="0048090B" w:rsidDel="00CA5B94">
          <w:rPr>
            <w:rStyle w:val="normaltextrun"/>
            <w:rFonts w:ascii="Times New Roman" w:eastAsia="ＭＳ 明朝" w:hAnsi="Times New Roman" w:cs="Times New Roman"/>
            <w:szCs w:val="21"/>
          </w:rPr>
          <w:delText>C</w:delText>
        </w:r>
        <w:r w:rsidR="00F20EFF" w:rsidRPr="0048090B" w:rsidDel="00CA5B94">
          <w:rPr>
            <w:rStyle w:val="normaltextrun"/>
            <w:rFonts w:ascii="Times New Roman" w:eastAsia="ＭＳ 明朝" w:hAnsi="Times New Roman" w:cs="Times New Roman"/>
            <w:szCs w:val="21"/>
            <w:vertAlign w:val="subscript"/>
          </w:rPr>
          <w:delText>6</w:delText>
        </w:r>
        <w:r w:rsidR="00F20EFF" w:rsidRPr="0048090B" w:rsidDel="00CA5B94">
          <w:rPr>
            <w:rStyle w:val="normaltextrun"/>
            <w:rFonts w:ascii="Times New Roman" w:eastAsia="ＭＳ 明朝" w:hAnsi="Times New Roman" w:cs="Times New Roman"/>
            <w:szCs w:val="21"/>
          </w:rPr>
          <w:delText>H</w:delText>
        </w:r>
        <w:r w:rsidR="00F20EFF" w:rsidRPr="0048090B" w:rsidDel="00CA5B94">
          <w:rPr>
            <w:rStyle w:val="normaltextrun"/>
            <w:rFonts w:ascii="Times New Roman" w:eastAsia="ＭＳ 明朝" w:hAnsi="Times New Roman" w:cs="Times New Roman"/>
            <w:szCs w:val="21"/>
            <w:vertAlign w:val="subscript"/>
          </w:rPr>
          <w:delText>4</w:delText>
        </w:r>
        <w:r w:rsidR="00F20EFF" w:rsidRPr="0048090B" w:rsidDel="00CA5B94">
          <w:rPr>
            <w:rStyle w:val="normaltextrun"/>
            <w:rFonts w:ascii="Times New Roman" w:eastAsia="ＭＳ 明朝" w:hAnsi="Times New Roman" w:cs="Times New Roman"/>
            <w:szCs w:val="21"/>
          </w:rPr>
          <w:delText>SO</w:delText>
        </w:r>
        <w:r w:rsidR="00F20EFF" w:rsidRPr="0048090B" w:rsidDel="00CA5B94">
          <w:rPr>
            <w:rStyle w:val="normaltextrun"/>
            <w:rFonts w:ascii="Times New Roman" w:eastAsia="ＭＳ 明朝" w:hAnsi="Times New Roman" w:cs="Times New Roman"/>
            <w:szCs w:val="21"/>
            <w:vertAlign w:val="subscript"/>
          </w:rPr>
          <w:delText>3</w:delText>
        </w:r>
        <w:r w:rsidR="00F20EFF" w:rsidRPr="0048090B" w:rsidDel="00CA5B94">
          <w:rPr>
            <w:rStyle w:val="normaltextrun"/>
            <w:rFonts w:ascii="Times New Roman" w:eastAsia="ＭＳ 明朝" w:hAnsi="Times New Roman" w:cs="Times New Roman"/>
            <w:szCs w:val="21"/>
          </w:rPr>
          <w:delText>)</w:delText>
        </w:r>
        <w:r w:rsidR="00F20EFF" w:rsidRPr="0048090B" w:rsidDel="00CA5B94">
          <w:rPr>
            <w:rStyle w:val="normaltextrun"/>
            <w:rFonts w:ascii="Times New Roman" w:eastAsia="ＭＳ 明朝" w:hAnsi="Times New Roman" w:cs="Times New Roman"/>
            <w:szCs w:val="21"/>
          </w:rPr>
          <w:delText>・</w:delText>
        </w:r>
        <w:r w:rsidR="00F20EFF" w:rsidRPr="0048090B" w:rsidDel="00CA5B94">
          <w:rPr>
            <w:rStyle w:val="normaltextrun"/>
            <w:rFonts w:ascii="Times New Roman" w:eastAsia="ＭＳ 明朝" w:hAnsi="Times New Roman" w:cs="Times New Roman"/>
            <w:szCs w:val="21"/>
          </w:rPr>
          <w:delText>H</w:delText>
        </w:r>
        <w:r w:rsidR="00F20EFF" w:rsidRPr="0048090B" w:rsidDel="00CA5B94">
          <w:rPr>
            <w:rStyle w:val="normaltextrun"/>
            <w:rFonts w:ascii="Times New Roman" w:eastAsia="ＭＳ 明朝" w:hAnsi="Times New Roman" w:cs="Times New Roman"/>
            <w:szCs w:val="21"/>
            <w:vertAlign w:val="subscript"/>
          </w:rPr>
          <w:delText>2</w:delText>
        </w:r>
        <w:r w:rsidR="00F20EFF" w:rsidRPr="0048090B" w:rsidDel="00CA5B94">
          <w:rPr>
            <w:rStyle w:val="normaltextrun"/>
            <w:rFonts w:ascii="Times New Roman" w:eastAsia="ＭＳ 明朝" w:hAnsi="Times New Roman" w:cs="Times New Roman"/>
            <w:szCs w:val="21"/>
          </w:rPr>
          <w:delText>O</w:delText>
        </w:r>
        <w:r w:rsidRPr="0048090B" w:rsidDel="00CA5B94">
          <w:rPr>
            <w:rStyle w:val="normaltextrun"/>
            <w:rFonts w:ascii="Times New Roman" w:eastAsia="ＭＳ 明朝" w:hAnsi="Times New Roman" w:cs="Times New Roman"/>
            <w:szCs w:val="21"/>
          </w:rPr>
          <w:delText>であると仮定すると</w:delText>
        </w:r>
      </w:del>
    </w:p>
    <w:p w14:paraId="756FB0F9" w14:textId="11F67C03" w:rsidR="00FB424D" w:rsidRPr="0048090B" w:rsidDel="00CA5B94" w:rsidRDefault="00FB424D" w:rsidP="00540A32">
      <w:pPr>
        <w:widowControl/>
        <w:ind w:leftChars="200" w:left="420"/>
        <w:rPr>
          <w:del w:id="826" w:author="松山 ファミリー" w:date="2023-02-07T21:03:00Z"/>
          <w:rStyle w:val="normaltextrun"/>
          <w:rFonts w:ascii="Times New Roman" w:eastAsia="ＭＳ 明朝" w:hAnsi="Times New Roman" w:cs="Times New Roman" w:hint="eastAsia"/>
          <w:szCs w:val="21"/>
        </w:rPr>
        <w:pPrChange w:id="827" w:author="松山 ファミリー" w:date="2023-02-07T21:08:00Z">
          <w:pPr>
            <w:widowControl/>
            <w:jc w:val="left"/>
          </w:pPr>
        </w:pPrChange>
      </w:pPr>
      <w:r w:rsidRPr="0048090B">
        <w:rPr>
          <w:rStyle w:val="normaltextrun"/>
          <w:rFonts w:ascii="Times New Roman" w:eastAsia="ＭＳ 明朝" w:hAnsi="Times New Roman" w:cs="Times New Roman"/>
          <w:szCs w:val="21"/>
        </w:rPr>
        <w:t>収量は</w:t>
      </w:r>
      <w:ins w:id="828" w:author="松山 ファミリー" w:date="2023-02-07T21:03:00Z">
        <w:r w:rsidR="00CA5B94">
          <w:rPr>
            <w:rStyle w:val="normaltextrun"/>
            <w:rFonts w:ascii="Times New Roman" w:eastAsia="ＭＳ 明朝" w:hAnsi="Times New Roman" w:cs="Times New Roman" w:hint="eastAsia"/>
            <w:szCs w:val="21"/>
          </w:rPr>
          <w:t xml:space="preserve"> </w:t>
        </w:r>
      </w:ins>
    </w:p>
    <w:p w14:paraId="58E525FC" w14:textId="6C8D881B" w:rsidR="00FB424D" w:rsidRPr="0048090B" w:rsidDel="00CA5B94" w:rsidRDefault="00000000" w:rsidP="00540A32">
      <w:pPr>
        <w:widowControl/>
        <w:ind w:leftChars="100" w:left="210" w:rightChars="100" w:right="210"/>
        <w:rPr>
          <w:del w:id="829" w:author="松山 ファミリー" w:date="2023-02-07T21:03:00Z"/>
          <w:rStyle w:val="normaltextrun"/>
          <w:rFonts w:ascii="Times New Roman" w:eastAsia="ＭＳ 明朝" w:hAnsi="Times New Roman" w:cs="Times New Roman"/>
          <w:szCs w:val="21"/>
        </w:rPr>
        <w:pPrChange w:id="830" w:author="松山 ファミリー" w:date="2023-02-07T21:08: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0.2535</m:t>
          </m:r>
          <m:r>
            <w:ins w:id="831" w:author="松山 ファミリー" w:date="2023-02-07T21:03:00Z">
              <w:rPr>
                <w:rStyle w:val="normaltextrun"/>
                <w:rFonts w:ascii="Cambria Math" w:eastAsia="ＭＳ 明朝" w:hAnsi="Cambria Math" w:cs="Times New Roman"/>
                <w:szCs w:val="21"/>
              </w:rPr>
              <m:t xml:space="preserve"> mmol</m:t>
            </w:ins>
          </m:r>
        </m:oMath>
      </m:oMathPara>
    </w:p>
    <w:p w14:paraId="0C842E9E" w14:textId="74580A53" w:rsidR="00FB424D" w:rsidRPr="0048090B" w:rsidRDefault="00FB424D" w:rsidP="00540A32">
      <w:pPr>
        <w:widowControl/>
        <w:ind w:leftChars="200" w:left="420"/>
        <w:rPr>
          <w:rStyle w:val="normaltextrun"/>
          <w:rFonts w:ascii="Times New Roman" w:eastAsia="ＭＳ 明朝" w:hAnsi="Times New Roman" w:cs="Times New Roman"/>
          <w:szCs w:val="21"/>
        </w:rPr>
        <w:pPrChange w:id="832" w:author="松山 ファミリー" w:date="2023-02-07T21:08:00Z">
          <w:pPr>
            <w:widowControl/>
            <w:jc w:val="left"/>
          </w:pPr>
        </w:pPrChange>
      </w:pPr>
      <w:del w:id="833" w:author="松山 ファミリー" w:date="2023-02-07T21:03:00Z">
        <w:r w:rsidRPr="0048090B" w:rsidDel="00CA5B94">
          <w:rPr>
            <w:rStyle w:val="normaltextrun"/>
            <w:rFonts w:ascii="Times New Roman" w:eastAsia="ＭＳ 明朝" w:hAnsi="Times New Roman" w:cs="Times New Roman"/>
            <w:szCs w:val="21"/>
          </w:rPr>
          <w:delText>より、</w:delText>
        </w:r>
        <w:r w:rsidR="00AA2709" w:rsidRPr="0048090B" w:rsidDel="00CA5B94">
          <w:rPr>
            <w:rStyle w:val="normaltextrun"/>
            <w:rFonts w:ascii="Times New Roman" w:eastAsia="ＭＳ 明朝" w:hAnsi="Times New Roman" w:cs="Times New Roman"/>
            <w:szCs w:val="21"/>
          </w:rPr>
          <w:delText>0</w:delText>
        </w:r>
        <w:r w:rsidRPr="0048090B" w:rsidDel="00CA5B94">
          <w:rPr>
            <w:rStyle w:val="normaltextrun"/>
            <w:rFonts w:ascii="Times New Roman" w:eastAsia="ＭＳ 明朝" w:hAnsi="Times New Roman" w:cs="Times New Roman"/>
            <w:szCs w:val="21"/>
          </w:rPr>
          <w:delText>.</w:delText>
        </w:r>
        <w:r w:rsidR="00AA2709" w:rsidRPr="0048090B" w:rsidDel="00CA5B94">
          <w:rPr>
            <w:rStyle w:val="normaltextrun"/>
            <w:rFonts w:ascii="Times New Roman" w:eastAsia="ＭＳ 明朝" w:hAnsi="Times New Roman" w:cs="Times New Roman"/>
            <w:szCs w:val="21"/>
          </w:rPr>
          <w:delText>254</w:delText>
        </w:r>
        <w:r w:rsidRPr="0048090B" w:rsidDel="00CA5B94">
          <w:rPr>
            <w:rStyle w:val="normaltextrun"/>
            <w:rFonts w:ascii="Times New Roman" w:eastAsia="ＭＳ 明朝" w:hAnsi="Times New Roman" w:cs="Times New Roman"/>
            <w:szCs w:val="21"/>
          </w:rPr>
          <w:delText xml:space="preserve"> mmol</w:delText>
        </w:r>
      </w:del>
    </w:p>
    <w:p w14:paraId="7710CDD1" w14:textId="4CBC2D24" w:rsidR="001B7B42" w:rsidRPr="0048090B" w:rsidDel="00CA5B94" w:rsidRDefault="00CA5B94" w:rsidP="00540A32">
      <w:pPr>
        <w:widowControl/>
        <w:ind w:leftChars="100" w:left="210" w:rightChars="100" w:right="210"/>
        <w:rPr>
          <w:del w:id="834" w:author="松山 ファミリー" w:date="2023-02-07T21:04:00Z"/>
          <w:rStyle w:val="normaltextrun"/>
          <w:rFonts w:ascii="Times New Roman" w:eastAsia="ＭＳ 明朝" w:hAnsi="Times New Roman" w:cs="Times New Roman" w:hint="eastAsia"/>
          <w:szCs w:val="21"/>
        </w:rPr>
        <w:pPrChange w:id="835" w:author="松山 ファミリー" w:date="2023-02-07T21:08:00Z">
          <w:pPr>
            <w:widowControl/>
            <w:jc w:val="left"/>
          </w:pPr>
        </w:pPrChange>
      </w:pPr>
      <w:ins w:id="836" w:author="松山 ファミリー" w:date="2023-02-07T21:04:00Z">
        <w:r>
          <w:rPr>
            <w:rStyle w:val="normaltextrun"/>
            <w:rFonts w:ascii="Times New Roman" w:eastAsia="ＭＳ 明朝" w:hAnsi="Times New Roman" w:cs="Times New Roman" w:hint="eastAsia"/>
            <w:szCs w:val="21"/>
          </w:rPr>
          <w:t>収率は</w:t>
        </w:r>
      </w:ins>
      <w:del w:id="837" w:author="松山 ファミリー" w:date="2023-02-07T21:04:00Z">
        <w:r w:rsidR="001B7B42" w:rsidRPr="0048090B" w:rsidDel="00CA5B94">
          <w:rPr>
            <w:rStyle w:val="normaltextrun"/>
            <w:rFonts w:ascii="Times New Roman" w:eastAsia="ＭＳ 明朝" w:hAnsi="Times New Roman" w:cs="Times New Roman"/>
            <w:szCs w:val="21"/>
          </w:rPr>
          <w:delText>式</w:delText>
        </w:r>
        <w:r w:rsidR="001B7B42" w:rsidRPr="0048090B" w:rsidDel="00CA5B94">
          <w:rPr>
            <w:rStyle w:val="normaltextrun"/>
            <w:rFonts w:ascii="Times New Roman" w:eastAsia="ＭＳ 明朝" w:hAnsi="Times New Roman" w:cs="Times New Roman"/>
            <w:szCs w:val="21"/>
          </w:rPr>
          <w:delText>1</w:delText>
        </w:r>
        <w:r w:rsidR="001B7B42" w:rsidRPr="0048090B" w:rsidDel="00CA5B94">
          <w:rPr>
            <w:rStyle w:val="normaltextrun"/>
            <w:rFonts w:ascii="Times New Roman" w:eastAsia="ＭＳ 明朝" w:hAnsi="Times New Roman" w:cs="Times New Roman"/>
            <w:szCs w:val="21"/>
          </w:rPr>
          <w:delText>より、</w:delText>
        </w:r>
      </w:del>
      <m:oMath>
        <m:r>
          <w:ins w:id="838" w:author="松山 ファミリー" w:date="2023-02-07T21:04:00Z">
            <w:rPr>
              <w:rStyle w:val="normaltextrun"/>
              <w:rFonts w:ascii="Cambria Math" w:eastAsia="ＭＳ 明朝" w:hAnsi="Cambria Math" w:cs="Times New Roman"/>
              <w:szCs w:val="21"/>
            </w:rPr>
            <m:t xml:space="preserve"> </m:t>
          </w:ins>
        </m:r>
      </m:oMath>
    </w:p>
    <w:p w14:paraId="5AB4B8EB" w14:textId="0441230F" w:rsidR="001B7B42" w:rsidRPr="00CA5B94" w:rsidRDefault="00000000" w:rsidP="00540A32">
      <w:pPr>
        <w:widowControl/>
        <w:ind w:leftChars="200" w:left="420"/>
        <w:rPr>
          <w:rStyle w:val="normaltextrun"/>
          <w:rFonts w:ascii="Times New Roman" w:eastAsia="ＭＳ 明朝" w:hAnsi="Times New Roman" w:cs="Times New Roman"/>
          <w:i/>
          <w:szCs w:val="21"/>
        </w:rPr>
        <w:pPrChange w:id="839" w:author="松山 ファミリー" w:date="2023-02-07T21:08:00Z">
          <w:pPr>
            <w:pStyle w:val="a4"/>
            <w:widowControl/>
            <w:ind w:leftChars="0" w:left="420"/>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0.2514</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24.75</m:t>
          </m:r>
          <m:r>
            <w:ins w:id="840" w:author="松山 ファミリー" w:date="2023-02-07T21:04:00Z">
              <w:rPr>
                <w:rStyle w:val="normaltextrun"/>
                <w:rFonts w:ascii="Cambria Math" w:eastAsia="ＭＳ 明朝" w:hAnsi="Cambria Math" w:cs="Times New Roman"/>
                <w:szCs w:val="21"/>
              </w:rPr>
              <m:t xml:space="preserve"> %</m:t>
            </w:ins>
          </m:r>
        </m:oMath>
      </m:oMathPara>
    </w:p>
    <w:p w14:paraId="62270216" w14:textId="797CBB42" w:rsidR="001B7B42" w:rsidRPr="0048090B" w:rsidRDefault="001B7B42" w:rsidP="00540A32">
      <w:pPr>
        <w:widowControl/>
        <w:ind w:leftChars="200" w:left="420"/>
        <w:rPr>
          <w:rStyle w:val="normaltextrun"/>
          <w:rFonts w:ascii="Times New Roman" w:eastAsia="ＭＳ 明朝" w:hAnsi="Times New Roman" w:cs="Times New Roman"/>
          <w:szCs w:val="21"/>
        </w:rPr>
        <w:pPrChange w:id="841" w:author="松山 ファミリー" w:date="2023-02-07T21:08:00Z">
          <w:pPr>
            <w:widowControl/>
            <w:jc w:val="left"/>
          </w:pPr>
        </w:pPrChange>
      </w:pPr>
      <w:del w:id="842" w:author="松山 ファミリー" w:date="2023-02-07T21:04:00Z">
        <w:r w:rsidRPr="0048090B" w:rsidDel="00CA5B94">
          <w:rPr>
            <w:rStyle w:val="normaltextrun"/>
            <w:rFonts w:ascii="Times New Roman" w:eastAsia="ＭＳ 明朝" w:hAnsi="Times New Roman" w:cs="Times New Roman"/>
            <w:szCs w:val="21"/>
          </w:rPr>
          <w:delText>収率は</w:delText>
        </w:r>
        <w:r w:rsidRPr="0048090B" w:rsidDel="00CA5B94">
          <w:rPr>
            <w:rStyle w:val="normaltextrun"/>
            <w:rFonts w:ascii="Times New Roman" w:eastAsia="ＭＳ 明朝" w:hAnsi="Times New Roman" w:cs="Times New Roman"/>
            <w:szCs w:val="21"/>
          </w:rPr>
          <w:delText>24</w:delText>
        </w:r>
        <w:r w:rsidR="00D67BEF" w:rsidRPr="0048090B" w:rsidDel="00CA5B94">
          <w:rPr>
            <w:rStyle w:val="normaltextrun"/>
            <w:rFonts w:ascii="Times New Roman" w:eastAsia="ＭＳ 明朝" w:hAnsi="Times New Roman" w:cs="Times New Roman"/>
            <w:szCs w:val="21"/>
          </w:rPr>
          <w:delText>.8</w:delText>
        </w:r>
        <w:r w:rsidRPr="0048090B" w:rsidDel="00CA5B94">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D6F7E2B" w14:textId="6D73095B" w:rsidR="00D67BEF" w:rsidRPr="0048090B" w:rsidDel="00EB46F9" w:rsidRDefault="001B7B42" w:rsidP="00540A32">
      <w:pPr>
        <w:pStyle w:val="a4"/>
        <w:widowControl/>
        <w:numPr>
          <w:ilvl w:val="0"/>
          <w:numId w:val="16"/>
        </w:numPr>
        <w:ind w:leftChars="0"/>
        <w:rPr>
          <w:del w:id="843" w:author="松山 ファミリー" w:date="2023-02-07T21:05:00Z"/>
          <w:rStyle w:val="normaltextrun"/>
          <w:rFonts w:ascii="Times New Roman" w:eastAsia="ＭＳ 明朝" w:hAnsi="Times New Roman" w:cs="Times New Roman"/>
          <w:szCs w:val="21"/>
        </w:rPr>
        <w:pPrChange w:id="844" w:author="松山 ファミリー" w:date="2023-02-07T21:08:00Z">
          <w:pPr>
            <w:pStyle w:val="a4"/>
            <w:widowControl/>
            <w:numPr>
              <w:numId w:val="16"/>
            </w:numPr>
            <w:ind w:leftChars="0" w:left="420" w:hanging="420"/>
            <w:jc w:val="left"/>
          </w:pPr>
        </w:pPrChange>
      </w:pPr>
      <w:del w:id="845" w:author="松山 ファミリー" w:date="2023-02-07T21:05:00Z">
        <w:r w:rsidRPr="0048090B" w:rsidDel="00EB46F9">
          <w:rPr>
            <w:rStyle w:val="normaltextrun"/>
            <w:rFonts w:ascii="Times New Roman" w:eastAsia="ＭＳ 明朝" w:hAnsi="Times New Roman" w:cs="Times New Roman"/>
            <w:szCs w:val="21"/>
          </w:rPr>
          <w:delText>この結晶の</w:delText>
        </w:r>
        <w:r w:rsidRPr="0048090B" w:rsidDel="00EB46F9">
          <w:rPr>
            <w:rStyle w:val="normaltextrun"/>
            <w:rFonts w:ascii="Times New Roman" w:eastAsia="ＭＳ 明朝" w:hAnsi="Times New Roman" w:cs="Times New Roman"/>
            <w:szCs w:val="21"/>
          </w:rPr>
          <w:delText>XRD</w:delText>
        </w:r>
        <w:r w:rsidRPr="0048090B" w:rsidDel="00EB46F9">
          <w:rPr>
            <w:rStyle w:val="normaltextrun"/>
            <w:rFonts w:ascii="Times New Roman" w:eastAsia="ＭＳ 明朝" w:hAnsi="Times New Roman" w:cs="Times New Roman"/>
            <w:szCs w:val="21"/>
          </w:rPr>
          <w:delText>測定を行なった。</w:delText>
        </w:r>
      </w:del>
    </w:p>
    <w:p w14:paraId="2B799D76" w14:textId="77777777" w:rsidR="00D67BEF" w:rsidRPr="0048090B" w:rsidRDefault="00D67BEF" w:rsidP="00540A32">
      <w:pPr>
        <w:widowControl/>
        <w:rPr>
          <w:rStyle w:val="normaltextrun"/>
          <w:rFonts w:ascii="Times New Roman" w:eastAsia="ＭＳ 明朝" w:hAnsi="Times New Roman" w:cs="Times New Roman"/>
          <w:szCs w:val="21"/>
        </w:rPr>
        <w:pPrChange w:id="846" w:author="松山 ファミリー" w:date="2023-02-07T21:08:00Z">
          <w:pPr>
            <w:widowControl/>
            <w:jc w:val="left"/>
          </w:pPr>
        </w:pPrChange>
      </w:pPr>
    </w:p>
    <w:p w14:paraId="5956B08D" w14:textId="0D486DC5" w:rsidR="002E7B8D" w:rsidRPr="0048090B" w:rsidRDefault="002E7B8D" w:rsidP="00540A32">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Change w:id="847" w:author="松山 ファミリー" w:date="2023-02-07T21:08:00Z">
          <w:pPr>
            <w:pStyle w:val="a4"/>
            <w:widowControl/>
            <w:numPr>
              <w:ilvl w:val="2"/>
              <w:numId w:val="62"/>
            </w:numPr>
            <w:ind w:leftChars="0" w:left="709" w:hanging="709"/>
            <w:jc w:val="left"/>
            <w:outlineLvl w:val="2"/>
          </w:pPr>
        </w:pPrChange>
      </w:pPr>
      <w:bookmarkStart w:id="848" w:name="_Toc126715520"/>
      <w:r w:rsidRPr="0048090B">
        <w:rPr>
          <w:rStyle w:val="normaltextrun"/>
          <w:rFonts w:ascii="Times New Roman" w:eastAsia="ＭＳ 明朝" w:hAnsi="Times New Roman" w:cs="Times New Roman"/>
          <w:color w:val="000000" w:themeColor="text1"/>
          <w:szCs w:val="21"/>
        </w:rPr>
        <w:t>220914Ni_OH_DS</w:t>
      </w:r>
      <w:bookmarkEnd w:id="848"/>
    </w:p>
    <w:p w14:paraId="61766536" w14:textId="5844CFA4" w:rsidR="002E7B8D" w:rsidRPr="0048090B" w:rsidRDefault="002E7B8D" w:rsidP="00540A32">
      <w:pPr>
        <w:pStyle w:val="a4"/>
        <w:widowControl/>
        <w:numPr>
          <w:ilvl w:val="0"/>
          <w:numId w:val="17"/>
        </w:numPr>
        <w:ind w:leftChars="0"/>
        <w:rPr>
          <w:rStyle w:val="normaltextrun"/>
          <w:rFonts w:ascii="Times New Roman" w:eastAsia="ＭＳ 明朝" w:hAnsi="Times New Roman" w:cs="Times New Roman"/>
          <w:color w:val="000000" w:themeColor="text1"/>
          <w:szCs w:val="21"/>
        </w:rPr>
        <w:pPrChange w:id="849"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lastRenderedPageBreak/>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w:t>
      </w:r>
      <w:r w:rsidR="00745A80" w:rsidRPr="0048090B">
        <w:rPr>
          <w:rStyle w:val="normaltextrun"/>
          <w:rFonts w:ascii="Times New Roman" w:eastAsia="ＭＳ 明朝" w:hAnsi="Times New Roman" w:cs="Times New Roman"/>
          <w:color w:val="000000" w:themeColor="text1"/>
          <w:szCs w:val="21"/>
        </w:rPr>
        <w:t>49</w:t>
      </w:r>
      <w:r w:rsidRPr="0048090B">
        <w:rPr>
          <w:rStyle w:val="normaltextrun"/>
          <w:rFonts w:ascii="Times New Roman" w:eastAsia="ＭＳ 明朝" w:hAnsi="Times New Roman" w:cs="Times New Roman"/>
          <w:color w:val="000000" w:themeColor="text1"/>
          <w:szCs w:val="21"/>
        </w:rPr>
        <w:t xml:space="preserve"> g(1.4</w:t>
      </w:r>
      <w:r w:rsidR="00745A80" w:rsidRPr="0048090B">
        <w:rPr>
          <w:rStyle w:val="normaltextrun"/>
          <w:rFonts w:ascii="Times New Roman" w:eastAsia="ＭＳ 明朝" w:hAnsi="Times New Roman" w:cs="Times New Roman"/>
          <w:color w:val="000000" w:themeColor="text1"/>
          <w:szCs w:val="21"/>
        </w:rPr>
        <w:t>78</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1615B26B" w14:textId="77777777" w:rsidR="002E7B8D" w:rsidRPr="0048090B" w:rsidRDefault="002E7B8D" w:rsidP="00540A32">
      <w:pPr>
        <w:pStyle w:val="a4"/>
        <w:widowControl/>
        <w:numPr>
          <w:ilvl w:val="0"/>
          <w:numId w:val="17"/>
        </w:numPr>
        <w:ind w:leftChars="0"/>
        <w:rPr>
          <w:rStyle w:val="normaltextrun"/>
          <w:rFonts w:ascii="Times New Roman" w:eastAsia="ＭＳ 明朝" w:hAnsi="Times New Roman" w:cs="Times New Roman"/>
          <w:color w:val="000000" w:themeColor="text1"/>
          <w:szCs w:val="21"/>
        </w:rPr>
        <w:pPrChange w:id="850"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220914Ni_OH_OAc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0.2515 g(1.025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596A78A1" w14:textId="77777777" w:rsidR="002E7B8D" w:rsidRPr="0048090B" w:rsidRDefault="002E7B8D" w:rsidP="00540A32">
      <w:pPr>
        <w:pStyle w:val="a4"/>
        <w:widowControl/>
        <w:numPr>
          <w:ilvl w:val="0"/>
          <w:numId w:val="17"/>
        </w:numPr>
        <w:ind w:leftChars="0"/>
        <w:rPr>
          <w:rStyle w:val="normaltextrun"/>
          <w:rFonts w:ascii="Times New Roman" w:eastAsia="ＭＳ 明朝" w:hAnsi="Times New Roman" w:cs="Times New Roman"/>
          <w:color w:val="000000" w:themeColor="text1"/>
          <w:szCs w:val="21"/>
        </w:rPr>
        <w:pPrChange w:id="851"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DE47A88" w14:textId="57F2A17A" w:rsidR="00DB0D45" w:rsidRPr="00F714A9" w:rsidRDefault="002E7B8D" w:rsidP="00540A32">
      <w:pPr>
        <w:pStyle w:val="a4"/>
        <w:widowControl/>
        <w:numPr>
          <w:ilvl w:val="0"/>
          <w:numId w:val="17"/>
        </w:numPr>
        <w:ind w:leftChars="0"/>
        <w:rPr>
          <w:ins w:id="852" w:author="松山 ファミリー" w:date="2023-02-07T21:05:00Z"/>
          <w:rStyle w:val="normaltextrun"/>
          <w:rFonts w:ascii="Times New Roman" w:eastAsia="ＭＳ 明朝" w:hAnsi="Times New Roman" w:cs="Times New Roman"/>
          <w:szCs w:val="21"/>
          <w:rPrChange w:id="853" w:author="松山 ファミリー" w:date="2023-02-07T21:05:00Z">
            <w:rPr>
              <w:ins w:id="854" w:author="松山 ファミリー" w:date="2023-02-07T21:05:00Z"/>
              <w:rStyle w:val="normaltextrun"/>
              <w:rFonts w:ascii="Times New Roman" w:eastAsia="ＭＳ 明朝" w:hAnsi="Times New Roman" w:cs="Times New Roman"/>
              <w:color w:val="000000" w:themeColor="text1"/>
              <w:szCs w:val="21"/>
            </w:rPr>
          </w:rPrChange>
        </w:rPr>
        <w:pPrChange w:id="855"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遠沈管に残った生成物に</w:t>
      </w:r>
      <w:r w:rsidR="00E307EB" w:rsidRPr="0048090B">
        <w:rPr>
          <w:rStyle w:val="normaltextrun"/>
          <w:rFonts w:ascii="Times New Roman" w:eastAsia="ＭＳ 明朝" w:hAnsi="Times New Roman" w:cs="Times New Roman"/>
          <w:color w:val="000000" w:themeColor="text1"/>
          <w:szCs w:val="21"/>
        </w:rPr>
        <w:t>1</w:t>
      </w:r>
      <w:r w:rsidR="00E307EB" w:rsidRPr="0048090B">
        <w:rPr>
          <w:rStyle w:val="normaltextrun"/>
          <w:rFonts w:ascii="Times New Roman" w:eastAsia="ＭＳ 明朝" w:hAnsi="Times New Roman" w:cs="Times New Roman"/>
          <w:color w:val="000000" w:themeColor="text1"/>
          <w:szCs w:val="21"/>
        </w:rPr>
        <w:t>度目はエタノールを入れ</w:t>
      </w:r>
      <w:r w:rsidR="00847B91" w:rsidRPr="0048090B">
        <w:rPr>
          <w:rStyle w:val="normaltextrun"/>
          <w:rFonts w:ascii="Times New Roman" w:eastAsia="ＭＳ 明朝" w:hAnsi="Times New Roman" w:cs="Times New Roman"/>
          <w:color w:val="000000" w:themeColor="text1"/>
          <w:szCs w:val="21"/>
        </w:rPr>
        <w:t>2</w:t>
      </w:r>
      <w:r w:rsidR="00847B91" w:rsidRPr="0048090B">
        <w:rPr>
          <w:rStyle w:val="normaltextrun"/>
          <w:rFonts w:ascii="Times New Roman" w:eastAsia="ＭＳ 明朝" w:hAnsi="Times New Roman" w:cs="Times New Roman"/>
          <w:color w:val="000000" w:themeColor="text1"/>
          <w:szCs w:val="21"/>
        </w:rPr>
        <w:t>回目以降</w:t>
      </w:r>
      <w:r w:rsidRPr="0048090B">
        <w:rPr>
          <w:rStyle w:val="normaltextrun"/>
          <w:rFonts w:ascii="Times New Roman" w:eastAsia="ＭＳ 明朝" w:hAnsi="Times New Roman" w:cs="Times New Roman"/>
          <w:color w:val="000000" w:themeColor="text1"/>
          <w:szCs w:val="21"/>
        </w:rPr>
        <w:t>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を完全に取り除き、減圧乾燥を行った。収量は</w:t>
      </w:r>
      <w:r w:rsidRPr="0048090B">
        <w:rPr>
          <w:rStyle w:val="normaltextrun"/>
          <w:rFonts w:ascii="Times New Roman" w:eastAsia="ＭＳ 明朝" w:hAnsi="Times New Roman" w:cs="Times New Roman"/>
          <w:color w:val="000000" w:themeColor="text1"/>
          <w:szCs w:val="21"/>
        </w:rPr>
        <w:t>0.1798 g</w:t>
      </w:r>
      <w:r w:rsidR="00216ED0" w:rsidRPr="0048090B">
        <w:rPr>
          <w:rStyle w:val="normaltextrun"/>
          <w:rFonts w:ascii="Times New Roman" w:eastAsia="ＭＳ 明朝" w:hAnsi="Times New Roman" w:cs="Times New Roman"/>
          <w:color w:val="000000" w:themeColor="text1"/>
          <w:szCs w:val="21"/>
        </w:rPr>
        <w:t>であった。</w:t>
      </w:r>
    </w:p>
    <w:p w14:paraId="56810CB7" w14:textId="10971BCF" w:rsidR="00F714A9" w:rsidRPr="00F714A9" w:rsidRDefault="00F714A9" w:rsidP="00540A32">
      <w:pPr>
        <w:pStyle w:val="a4"/>
        <w:widowControl/>
        <w:numPr>
          <w:ilvl w:val="0"/>
          <w:numId w:val="17"/>
        </w:numPr>
        <w:ind w:leftChars="0"/>
        <w:rPr>
          <w:rStyle w:val="normaltextrun"/>
          <w:rFonts w:ascii="Times New Roman" w:eastAsia="ＭＳ 明朝" w:hAnsi="Times New Roman" w:cs="Times New Roman" w:hint="eastAsia"/>
          <w:szCs w:val="21"/>
        </w:rPr>
        <w:pPrChange w:id="856" w:author="松山 ファミリー" w:date="2023-02-07T21:08:00Z">
          <w:pPr>
            <w:pStyle w:val="a4"/>
            <w:widowControl/>
            <w:numPr>
              <w:numId w:val="17"/>
            </w:numPr>
            <w:ind w:leftChars="0" w:left="420" w:hanging="420"/>
            <w:jc w:val="left"/>
          </w:pPr>
        </w:pPrChange>
      </w:pPr>
      <w:ins w:id="857" w:author="松山 ファミリー" w:date="2023-02-07T21:05: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5587BD71" w14:textId="77232F9F" w:rsidR="000B485A" w:rsidRPr="0048090B" w:rsidDel="0099544B" w:rsidRDefault="000B485A" w:rsidP="00540A32">
      <w:pPr>
        <w:widowControl/>
        <w:ind w:leftChars="100" w:left="210" w:rightChars="100" w:right="210"/>
        <w:rPr>
          <w:del w:id="858" w:author="松山 ファミリー" w:date="2023-02-07T21:06:00Z"/>
          <w:rStyle w:val="normaltextrun"/>
          <w:rFonts w:ascii="Times New Roman" w:eastAsia="ＭＳ 明朝" w:hAnsi="Times New Roman" w:cs="Times New Roman"/>
          <w:szCs w:val="21"/>
        </w:rPr>
        <w:pPrChange w:id="859" w:author="松山 ファミリー" w:date="2023-02-07T21:08:00Z">
          <w:pPr>
            <w:widowControl/>
            <w:jc w:val="left"/>
          </w:pPr>
        </w:pPrChange>
      </w:pPr>
      <w:r w:rsidRPr="0048090B">
        <w:rPr>
          <w:rStyle w:val="normaltextrun"/>
          <w:rFonts w:ascii="Times New Roman" w:eastAsia="ＭＳ 明朝" w:hAnsi="Times New Roman" w:cs="Times New Roman"/>
          <w:szCs w:val="21"/>
        </w:rPr>
        <w:t>収量は</w:t>
      </w:r>
      <w:ins w:id="860" w:author="松山 ファミリー" w:date="2023-02-07T21:06:00Z">
        <w:r w:rsidR="0099544B">
          <w:rPr>
            <w:rStyle w:val="normaltextrun"/>
            <w:rFonts w:ascii="Times New Roman" w:eastAsia="ＭＳ 明朝" w:hAnsi="Times New Roman" w:cs="Times New Roman" w:hint="eastAsia"/>
            <w:szCs w:val="21"/>
          </w:rPr>
          <w:t xml:space="preserve"> </w:t>
        </w:r>
      </w:ins>
    </w:p>
    <w:p w14:paraId="537B6D05" w14:textId="55DDBFD2" w:rsidR="000B485A" w:rsidRPr="0048090B" w:rsidDel="0099544B" w:rsidRDefault="00000000" w:rsidP="00540A32">
      <w:pPr>
        <w:widowControl/>
        <w:ind w:leftChars="100" w:left="210" w:rightChars="100" w:right="210"/>
        <w:rPr>
          <w:del w:id="861" w:author="松山 ファミリー" w:date="2023-02-07T21:06:00Z"/>
          <w:rStyle w:val="normaltextrun"/>
          <w:rFonts w:ascii="Times New Roman" w:eastAsia="ＭＳ 明朝" w:hAnsi="Times New Roman" w:cs="Times New Roman"/>
          <w:szCs w:val="21"/>
        </w:rPr>
        <w:pPrChange w:id="862" w:author="松山 ファミリー" w:date="2023-02-07T21:08: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0.3512</m:t>
          </m:r>
          <m:r>
            <w:ins w:id="863" w:author="松山 ファミリー" w:date="2023-02-07T21:06:00Z">
              <w:rPr>
                <w:rStyle w:val="normaltextrun"/>
                <w:rFonts w:ascii="Cambria Math" w:eastAsia="ＭＳ 明朝" w:hAnsi="Cambria Math" w:cs="Times New Roman"/>
                <w:szCs w:val="21"/>
              </w:rPr>
              <m:t xml:space="preserve"> mmol</m:t>
            </w:ins>
          </m:r>
        </m:oMath>
      </m:oMathPara>
    </w:p>
    <w:p w14:paraId="411231E8" w14:textId="40EF52BE" w:rsidR="000B485A" w:rsidRPr="0048090B" w:rsidRDefault="000B485A" w:rsidP="00540A32">
      <w:pPr>
        <w:widowControl/>
        <w:ind w:leftChars="200" w:left="420"/>
        <w:rPr>
          <w:rStyle w:val="normaltextrun"/>
          <w:rFonts w:ascii="Times New Roman" w:eastAsia="ＭＳ 明朝" w:hAnsi="Times New Roman" w:cs="Times New Roman"/>
          <w:szCs w:val="21"/>
        </w:rPr>
        <w:pPrChange w:id="864" w:author="松山 ファミリー" w:date="2023-02-07T21:08:00Z">
          <w:pPr>
            <w:widowControl/>
            <w:jc w:val="left"/>
          </w:pPr>
        </w:pPrChange>
      </w:pPr>
      <w:del w:id="865" w:author="松山 ファミリー" w:date="2023-02-07T21:06:00Z">
        <w:r w:rsidRPr="0048090B" w:rsidDel="0099544B">
          <w:rPr>
            <w:rStyle w:val="normaltextrun"/>
            <w:rFonts w:ascii="Times New Roman" w:eastAsia="ＭＳ 明朝" w:hAnsi="Times New Roman" w:cs="Times New Roman"/>
            <w:szCs w:val="21"/>
          </w:rPr>
          <w:delText>より、</w:delText>
        </w:r>
        <w:r w:rsidRPr="0048090B" w:rsidDel="0099544B">
          <w:rPr>
            <w:rStyle w:val="normaltextrun"/>
            <w:rFonts w:ascii="Times New Roman" w:eastAsia="ＭＳ 明朝" w:hAnsi="Times New Roman" w:cs="Times New Roman"/>
            <w:szCs w:val="21"/>
          </w:rPr>
          <w:delText>0.</w:delText>
        </w:r>
        <w:r w:rsidR="00FC1CF8" w:rsidRPr="0048090B" w:rsidDel="0099544B">
          <w:rPr>
            <w:rStyle w:val="normaltextrun"/>
            <w:rFonts w:ascii="Times New Roman" w:eastAsia="ＭＳ 明朝" w:hAnsi="Times New Roman" w:cs="Times New Roman"/>
            <w:szCs w:val="21"/>
          </w:rPr>
          <w:delText>351</w:delText>
        </w:r>
        <w:r w:rsidRPr="0048090B" w:rsidDel="0099544B">
          <w:rPr>
            <w:rStyle w:val="normaltextrun"/>
            <w:rFonts w:ascii="Times New Roman" w:eastAsia="ＭＳ 明朝" w:hAnsi="Times New Roman" w:cs="Times New Roman"/>
            <w:szCs w:val="21"/>
          </w:rPr>
          <w:delText xml:space="preserve"> mmol</w:delText>
        </w:r>
      </w:del>
    </w:p>
    <w:p w14:paraId="721169FE" w14:textId="1E5DEB00" w:rsidR="000B485A" w:rsidRPr="0048090B" w:rsidDel="0099544B" w:rsidRDefault="0099544B" w:rsidP="00540A32">
      <w:pPr>
        <w:widowControl/>
        <w:ind w:leftChars="100" w:left="210" w:rightChars="100" w:right="210"/>
        <w:rPr>
          <w:del w:id="866" w:author="松山 ファミリー" w:date="2023-02-07T21:07:00Z"/>
          <w:rStyle w:val="normaltextrun"/>
          <w:rFonts w:ascii="Times New Roman" w:eastAsia="ＭＳ 明朝" w:hAnsi="Times New Roman" w:cs="Times New Roman" w:hint="eastAsia"/>
          <w:szCs w:val="21"/>
        </w:rPr>
        <w:pPrChange w:id="867" w:author="松山 ファミリー" w:date="2023-02-07T21:08:00Z">
          <w:pPr>
            <w:widowControl/>
            <w:jc w:val="left"/>
          </w:pPr>
        </w:pPrChange>
      </w:pPr>
      <w:ins w:id="868" w:author="松山 ファミリー" w:date="2023-02-07T21:06:00Z">
        <w:r>
          <w:rPr>
            <w:rStyle w:val="normaltextrun"/>
            <w:rFonts w:ascii="Times New Roman" w:eastAsia="ＭＳ 明朝" w:hAnsi="Times New Roman" w:cs="Times New Roman" w:hint="eastAsia"/>
            <w:szCs w:val="21"/>
          </w:rPr>
          <w:t>収率</w:t>
        </w:r>
      </w:ins>
      <w:ins w:id="869" w:author="松山 ファミリー" w:date="2023-02-07T21:07:00Z">
        <w:r>
          <w:rPr>
            <w:rStyle w:val="normaltextrun"/>
            <w:rFonts w:ascii="Times New Roman" w:eastAsia="ＭＳ 明朝" w:hAnsi="Times New Roman" w:cs="Times New Roman" w:hint="eastAsia"/>
            <w:szCs w:val="21"/>
          </w:rPr>
          <w:t>は</w:t>
        </w:r>
      </w:ins>
      <w:del w:id="870" w:author="松山 ファミリー" w:date="2023-02-07T21:06:00Z">
        <w:r w:rsidR="000B485A" w:rsidRPr="0048090B" w:rsidDel="0099544B">
          <w:rPr>
            <w:rStyle w:val="normaltextrun"/>
            <w:rFonts w:ascii="Times New Roman" w:eastAsia="ＭＳ 明朝" w:hAnsi="Times New Roman" w:cs="Times New Roman"/>
            <w:szCs w:val="21"/>
          </w:rPr>
          <w:delText>式</w:delText>
        </w:r>
        <w:r w:rsidR="000B485A" w:rsidRPr="0048090B" w:rsidDel="0099544B">
          <w:rPr>
            <w:rStyle w:val="normaltextrun"/>
            <w:rFonts w:ascii="Times New Roman" w:eastAsia="ＭＳ 明朝" w:hAnsi="Times New Roman" w:cs="Times New Roman"/>
            <w:szCs w:val="21"/>
          </w:rPr>
          <w:delText>1</w:delText>
        </w:r>
        <w:r w:rsidR="000B485A" w:rsidRPr="0048090B" w:rsidDel="0099544B">
          <w:rPr>
            <w:rStyle w:val="normaltextrun"/>
            <w:rFonts w:ascii="Times New Roman" w:eastAsia="ＭＳ 明朝" w:hAnsi="Times New Roman" w:cs="Times New Roman"/>
            <w:szCs w:val="21"/>
          </w:rPr>
          <w:delText>より、</w:delText>
        </w:r>
      </w:del>
      <m:oMath>
        <m:r>
          <w:ins w:id="871" w:author="松山 ファミリー" w:date="2023-02-07T21:07:00Z">
            <w:rPr>
              <w:rStyle w:val="normaltextrun"/>
              <w:rFonts w:ascii="Cambria Math" w:eastAsia="ＭＳ 明朝" w:hAnsi="Cambria Math" w:cs="Times New Roman"/>
              <w:szCs w:val="21"/>
            </w:rPr>
            <m:t xml:space="preserve"> </m:t>
          </w:ins>
        </m:r>
      </m:oMath>
    </w:p>
    <w:p w14:paraId="211C37E0" w14:textId="1FC19539" w:rsidR="000B485A" w:rsidRPr="0048090B" w:rsidRDefault="00000000" w:rsidP="00540A32">
      <w:pPr>
        <w:widowControl/>
        <w:ind w:leftChars="200" w:left="420"/>
        <w:rPr>
          <w:rStyle w:val="normaltextrun"/>
          <w:rFonts w:ascii="Times New Roman" w:eastAsia="ＭＳ 明朝" w:hAnsi="Times New Roman" w:cs="Times New Roman"/>
          <w:i/>
          <w:szCs w:val="21"/>
        </w:rPr>
        <w:pPrChange w:id="872" w:author="松山 ファミリー" w:date="2023-02-07T21:08: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34.28</m:t>
          </m:r>
          <m:r>
            <w:ins w:id="873" w:author="松山 ファミリー" w:date="2023-02-07T21:07:00Z">
              <w:rPr>
                <w:rStyle w:val="normaltextrun"/>
                <w:rFonts w:ascii="Cambria Math" w:eastAsia="ＭＳ 明朝" w:hAnsi="Cambria Math" w:cs="Times New Roman"/>
                <w:szCs w:val="21"/>
              </w:rPr>
              <m:t xml:space="preserve"> %</m:t>
            </w:ins>
          </m:r>
          <m:r>
            <w:del w:id="874" w:author="松山 ファミリー" w:date="2023-02-07T21:07:00Z">
              <w:rPr>
                <w:rStyle w:val="normaltextrun"/>
                <w:rFonts w:ascii="Cambria Math" w:eastAsia="ＭＳ 明朝" w:hAnsi="Cambria Math" w:cs="Times New Roman"/>
                <w:szCs w:val="21"/>
              </w:rPr>
              <m:t>1</m:t>
            </w:del>
          </m:r>
        </m:oMath>
      </m:oMathPara>
    </w:p>
    <w:p w14:paraId="713DA6CB" w14:textId="1101C539" w:rsidR="00DB0D45" w:rsidRPr="0048090B" w:rsidRDefault="000B485A" w:rsidP="00540A32">
      <w:pPr>
        <w:widowControl/>
        <w:ind w:leftChars="200" w:left="420"/>
        <w:rPr>
          <w:rStyle w:val="normaltextrun"/>
          <w:rFonts w:ascii="Times New Roman" w:eastAsia="ＭＳ 明朝" w:hAnsi="Times New Roman" w:cs="Times New Roman"/>
          <w:color w:val="000000" w:themeColor="text1"/>
          <w:szCs w:val="21"/>
        </w:rPr>
        <w:pPrChange w:id="875" w:author="松山 ファミリー" w:date="2023-02-07T21:08:00Z">
          <w:pPr>
            <w:widowControl/>
            <w:jc w:val="left"/>
          </w:pPr>
        </w:pPrChange>
      </w:pPr>
      <w:del w:id="876" w:author="松山 ファミリー" w:date="2023-02-07T21:07:00Z">
        <w:r w:rsidRPr="0048090B" w:rsidDel="0099544B">
          <w:rPr>
            <w:rStyle w:val="normaltextrun"/>
            <w:rFonts w:ascii="Times New Roman" w:eastAsia="ＭＳ 明朝" w:hAnsi="Times New Roman" w:cs="Times New Roman"/>
            <w:szCs w:val="21"/>
          </w:rPr>
          <w:delText>収率は</w:delText>
        </w:r>
        <w:r w:rsidR="00224A75" w:rsidRPr="0048090B" w:rsidDel="0099544B">
          <w:rPr>
            <w:rStyle w:val="normaltextrun"/>
            <w:rFonts w:ascii="Times New Roman" w:eastAsia="ＭＳ 明朝" w:hAnsi="Times New Roman" w:cs="Times New Roman"/>
            <w:szCs w:val="21"/>
          </w:rPr>
          <w:delText>34.28</w:delText>
        </w:r>
        <w:r w:rsidRPr="0048090B" w:rsidDel="0099544B">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6937183" w14:textId="21ACEC05" w:rsidR="002E7B8D" w:rsidRPr="0048090B" w:rsidDel="0099544B" w:rsidRDefault="00DB0D45" w:rsidP="00540A32">
      <w:pPr>
        <w:pStyle w:val="a4"/>
        <w:widowControl/>
        <w:numPr>
          <w:ilvl w:val="0"/>
          <w:numId w:val="17"/>
        </w:numPr>
        <w:ind w:leftChars="0"/>
        <w:rPr>
          <w:del w:id="877" w:author="松山 ファミリー" w:date="2023-02-07T21:07:00Z"/>
          <w:rStyle w:val="normaltextrun"/>
          <w:rFonts w:ascii="Times New Roman" w:eastAsia="ＭＳ 明朝" w:hAnsi="Times New Roman" w:cs="Times New Roman"/>
          <w:szCs w:val="21"/>
        </w:rPr>
        <w:pPrChange w:id="878" w:author="松山 ファミリー" w:date="2023-02-07T21:08:00Z">
          <w:pPr>
            <w:pStyle w:val="a4"/>
            <w:widowControl/>
            <w:numPr>
              <w:numId w:val="17"/>
            </w:numPr>
            <w:ind w:leftChars="0" w:left="420" w:hanging="420"/>
            <w:jc w:val="left"/>
          </w:pPr>
        </w:pPrChange>
      </w:pPr>
      <w:del w:id="879" w:author="松山 ファミリー" w:date="2023-02-07T21:07:00Z">
        <w:r w:rsidRPr="0048090B" w:rsidDel="0099544B">
          <w:rPr>
            <w:rStyle w:val="normaltextrun"/>
            <w:rFonts w:ascii="Times New Roman" w:eastAsia="ＭＳ 明朝" w:hAnsi="Times New Roman" w:cs="Times New Roman"/>
            <w:szCs w:val="21"/>
          </w:rPr>
          <w:delText>この結晶の</w:delText>
        </w:r>
        <w:r w:rsidRPr="0048090B" w:rsidDel="0099544B">
          <w:rPr>
            <w:rStyle w:val="normaltextrun"/>
            <w:rFonts w:ascii="Times New Roman" w:eastAsia="ＭＳ 明朝" w:hAnsi="Times New Roman" w:cs="Times New Roman"/>
            <w:szCs w:val="21"/>
          </w:rPr>
          <w:delText>XRD</w:delText>
        </w:r>
        <w:r w:rsidRPr="0048090B" w:rsidDel="0099544B">
          <w:rPr>
            <w:rStyle w:val="normaltextrun"/>
            <w:rFonts w:ascii="Times New Roman" w:eastAsia="ＭＳ 明朝" w:hAnsi="Times New Roman" w:cs="Times New Roman"/>
            <w:szCs w:val="21"/>
          </w:rPr>
          <w:delText>測定を行なった。</w:delText>
        </w:r>
      </w:del>
    </w:p>
    <w:p w14:paraId="45715A27" w14:textId="77777777" w:rsidR="004424D7" w:rsidRPr="0048090B" w:rsidRDefault="004424D7" w:rsidP="00540A32">
      <w:pPr>
        <w:widowControl/>
        <w:rPr>
          <w:rStyle w:val="normaltextrun"/>
          <w:rFonts w:ascii="Times New Roman" w:eastAsia="ＭＳ 明朝" w:hAnsi="Times New Roman" w:cs="Times New Roman"/>
          <w:color w:val="000000" w:themeColor="text1"/>
          <w:szCs w:val="21"/>
        </w:rPr>
        <w:pPrChange w:id="880" w:author="松山 ファミリー" w:date="2023-02-07T21:08:00Z">
          <w:pPr>
            <w:widowControl/>
            <w:jc w:val="left"/>
          </w:pPr>
        </w:pPrChange>
      </w:pPr>
    </w:p>
    <w:p w14:paraId="7F589F11" w14:textId="30E21181" w:rsidR="004424D7" w:rsidRPr="0048090B" w:rsidRDefault="004424D7" w:rsidP="00540A32">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Change w:id="881" w:author="松山 ファミリー" w:date="2023-02-07T21:08:00Z">
          <w:pPr>
            <w:pStyle w:val="a4"/>
            <w:widowControl/>
            <w:numPr>
              <w:ilvl w:val="2"/>
              <w:numId w:val="62"/>
            </w:numPr>
            <w:ind w:leftChars="0" w:left="709" w:hanging="709"/>
            <w:jc w:val="left"/>
            <w:outlineLvl w:val="2"/>
          </w:pPr>
        </w:pPrChange>
      </w:pPr>
      <w:bookmarkStart w:id="882" w:name="_Toc126715521"/>
      <w:r w:rsidRPr="0048090B">
        <w:rPr>
          <w:rStyle w:val="normaltextrun"/>
          <w:rFonts w:ascii="Times New Roman" w:eastAsia="ＭＳ 明朝" w:hAnsi="Times New Roman" w:cs="Times New Roman"/>
          <w:color w:val="000000" w:themeColor="text1"/>
          <w:szCs w:val="21"/>
        </w:rPr>
        <w:t>221003Ni_OH_DS</w:t>
      </w:r>
      <w:bookmarkEnd w:id="882"/>
    </w:p>
    <w:p w14:paraId="05DB3AC7" w14:textId="1A963AB4" w:rsidR="004424D7"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883"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0.5130 g(1.472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466A917A" w14:textId="5A7FBE7B" w:rsidR="004424D7"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884"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221003Ni_OH_OAc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0.2580 g(1.051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015BBD1B" w14:textId="77777777" w:rsidR="004424D7"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885"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1999077" w14:textId="56A048CB" w:rsidR="00EB6770"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886"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遠沈管に残った生成物にミリ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003A3FAF"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減圧乾燥を行った。</w:t>
      </w:r>
    </w:p>
    <w:p w14:paraId="377268BC" w14:textId="211B9E3C" w:rsidR="004424D7" w:rsidRDefault="00F153FA" w:rsidP="00540A32">
      <w:pPr>
        <w:pStyle w:val="a4"/>
        <w:widowControl/>
        <w:numPr>
          <w:ilvl w:val="0"/>
          <w:numId w:val="18"/>
        </w:numPr>
        <w:ind w:leftChars="0"/>
        <w:rPr>
          <w:ins w:id="887" w:author="松山 ファミリー" w:date="2023-02-07T21:08:00Z"/>
          <w:rStyle w:val="normaltextrun"/>
          <w:rFonts w:ascii="Times New Roman" w:eastAsia="ＭＳ 明朝" w:hAnsi="Times New Roman" w:cs="Times New Roman"/>
          <w:color w:val="000000" w:themeColor="text1"/>
          <w:szCs w:val="21"/>
        </w:rPr>
        <w:pPrChange w:id="888"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後日</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の洗浄不足</w:t>
      </w:r>
      <w:r w:rsidR="00240A1B" w:rsidRPr="0048090B">
        <w:rPr>
          <w:rStyle w:val="normaltextrun"/>
          <w:rFonts w:ascii="Times New Roman" w:eastAsia="ＭＳ 明朝" w:hAnsi="Times New Roman" w:cs="Times New Roman"/>
          <w:color w:val="000000" w:themeColor="text1"/>
          <w:szCs w:val="21"/>
        </w:rPr>
        <w:t>であ</w:t>
      </w:r>
      <w:r w:rsidR="00EB6770" w:rsidRPr="0048090B">
        <w:rPr>
          <w:rStyle w:val="normaltextrun"/>
          <w:rFonts w:ascii="Times New Roman" w:eastAsia="ＭＳ 明朝" w:hAnsi="Times New Roman" w:cs="Times New Roman"/>
          <w:color w:val="000000" w:themeColor="text1"/>
          <w:szCs w:val="21"/>
        </w:rPr>
        <w:t>ったことがわかった。</w:t>
      </w:r>
      <w:r w:rsidR="004424D7" w:rsidRPr="0048090B">
        <w:rPr>
          <w:rStyle w:val="normaltextrun"/>
          <w:rFonts w:ascii="Times New Roman" w:eastAsia="ＭＳ 明朝" w:hAnsi="Times New Roman" w:cs="Times New Roman"/>
          <w:color w:val="000000" w:themeColor="text1"/>
          <w:szCs w:val="21"/>
        </w:rPr>
        <w:t>収量は</w:t>
      </w:r>
      <w:r w:rsidR="004424D7" w:rsidRPr="0048090B">
        <w:rPr>
          <w:rStyle w:val="normaltextrun"/>
          <w:rFonts w:ascii="Times New Roman" w:eastAsia="ＭＳ 明朝" w:hAnsi="Times New Roman" w:cs="Times New Roman"/>
          <w:color w:val="000000" w:themeColor="text1"/>
          <w:szCs w:val="21"/>
        </w:rPr>
        <w:t>0.</w:t>
      </w:r>
      <w:r w:rsidR="00415A64" w:rsidRPr="0048090B">
        <w:rPr>
          <w:rStyle w:val="normaltextrun"/>
          <w:rFonts w:ascii="Times New Roman" w:eastAsia="ＭＳ 明朝" w:hAnsi="Times New Roman" w:cs="Times New Roman"/>
          <w:color w:val="000000" w:themeColor="text1"/>
          <w:szCs w:val="21"/>
        </w:rPr>
        <w:t>3240</w:t>
      </w:r>
      <w:r w:rsidR="004424D7" w:rsidRPr="0048090B">
        <w:rPr>
          <w:rStyle w:val="normaltextrun"/>
          <w:rFonts w:ascii="Times New Roman" w:eastAsia="ＭＳ 明朝" w:hAnsi="Times New Roman" w:cs="Times New Roman"/>
          <w:color w:val="000000" w:themeColor="text1"/>
          <w:szCs w:val="21"/>
        </w:rPr>
        <w:t xml:space="preserve"> g</w:t>
      </w:r>
      <w:r w:rsidR="004424D7" w:rsidRPr="0048090B">
        <w:rPr>
          <w:rStyle w:val="normaltextrun"/>
          <w:rFonts w:ascii="Times New Roman" w:eastAsia="ＭＳ 明朝" w:hAnsi="Times New Roman" w:cs="Times New Roman"/>
          <w:color w:val="000000" w:themeColor="text1"/>
          <w:szCs w:val="21"/>
        </w:rPr>
        <w:t>であった。</w:t>
      </w:r>
    </w:p>
    <w:p w14:paraId="61068897" w14:textId="57DB972B" w:rsidR="00540A32" w:rsidRPr="00540A32" w:rsidRDefault="00540A32" w:rsidP="00540A32">
      <w:pPr>
        <w:pStyle w:val="a4"/>
        <w:widowControl/>
        <w:numPr>
          <w:ilvl w:val="0"/>
          <w:numId w:val="18"/>
        </w:numPr>
        <w:ind w:leftChars="0"/>
        <w:rPr>
          <w:rStyle w:val="normaltextrun"/>
          <w:rFonts w:ascii="Times New Roman" w:eastAsia="ＭＳ 明朝" w:hAnsi="Times New Roman" w:cs="Times New Roman" w:hint="eastAsia"/>
          <w:szCs w:val="21"/>
          <w:rPrChange w:id="889" w:author="松山 ファミリー" w:date="2023-02-07T21:08:00Z">
            <w:rPr>
              <w:rStyle w:val="normaltextrun"/>
              <w:rFonts w:ascii="Times New Roman" w:eastAsia="ＭＳ 明朝" w:hAnsi="Times New Roman" w:cs="Times New Roman" w:hint="eastAsia"/>
              <w:color w:val="000000" w:themeColor="text1"/>
              <w:szCs w:val="21"/>
            </w:rPr>
          </w:rPrChange>
        </w:rPr>
        <w:pPrChange w:id="890" w:author="松山 ファミリー" w:date="2023-02-07T21:08:00Z">
          <w:pPr>
            <w:pStyle w:val="a4"/>
            <w:widowControl/>
            <w:numPr>
              <w:numId w:val="18"/>
            </w:numPr>
            <w:ind w:leftChars="0" w:left="420" w:hanging="420"/>
            <w:jc w:val="left"/>
          </w:pPr>
        </w:pPrChange>
      </w:pPr>
      <w:ins w:id="891" w:author="松山 ファミリー" w:date="2023-02-07T21:08: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58A32DBD" w14:textId="77777777" w:rsidR="000B485A" w:rsidRPr="0048090B" w:rsidDel="00540A32" w:rsidRDefault="000B485A" w:rsidP="00AE608D">
      <w:pPr>
        <w:widowControl/>
        <w:ind w:leftChars="100" w:left="210" w:rightChars="100" w:right="210"/>
        <w:rPr>
          <w:del w:id="892" w:author="松山 ファミリー" w:date="2023-02-07T21:09:00Z"/>
          <w:rStyle w:val="normaltextrun"/>
          <w:rFonts w:ascii="Times New Roman" w:eastAsia="ＭＳ 明朝" w:hAnsi="Times New Roman" w:cs="Times New Roman"/>
          <w:szCs w:val="21"/>
        </w:rPr>
        <w:pPrChange w:id="893" w:author="松山 ファミリー" w:date="2023-02-07T21:09:00Z">
          <w:pPr>
            <w:widowControl/>
            <w:jc w:val="left"/>
          </w:pPr>
        </w:pPrChange>
      </w:pPr>
      <w:r w:rsidRPr="0048090B">
        <w:rPr>
          <w:rStyle w:val="normaltextrun"/>
          <w:rFonts w:ascii="Times New Roman" w:eastAsia="ＭＳ 明朝" w:hAnsi="Times New Roman" w:cs="Times New Roman"/>
          <w:szCs w:val="21"/>
        </w:rPr>
        <w:t>収量は</w:t>
      </w:r>
    </w:p>
    <w:p w14:paraId="071E8654" w14:textId="7C93939E" w:rsidR="000B485A" w:rsidRPr="0048090B" w:rsidRDefault="00000000" w:rsidP="00AE608D">
      <w:pPr>
        <w:widowControl/>
        <w:ind w:leftChars="200" w:left="420"/>
        <w:rPr>
          <w:rStyle w:val="normaltextrun"/>
          <w:rFonts w:ascii="Times New Roman" w:eastAsia="ＭＳ 明朝" w:hAnsi="Times New Roman" w:cs="Times New Roman"/>
          <w:szCs w:val="21"/>
        </w:rPr>
        <w:pPrChange w:id="894" w:author="松山 ファミリー" w:date="2023-02-07T21:09: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0.6329</m:t>
          </m:r>
          <m:r>
            <w:ins w:id="895" w:author="松山 ファミリー" w:date="2023-02-07T21:09:00Z">
              <w:rPr>
                <w:rStyle w:val="normaltextrun"/>
                <w:rFonts w:ascii="Cambria Math" w:eastAsia="ＭＳ 明朝" w:hAnsi="Cambria Math" w:cs="Times New Roman"/>
                <w:szCs w:val="21"/>
              </w:rPr>
              <m:t xml:space="preserve"> mmol</m:t>
            </w:ins>
          </m:r>
        </m:oMath>
      </m:oMathPara>
    </w:p>
    <w:p w14:paraId="3913EFC0" w14:textId="65CA56F9" w:rsidR="000B485A" w:rsidRPr="0048090B" w:rsidDel="00AE608D" w:rsidRDefault="00AE608D" w:rsidP="00AE608D">
      <w:pPr>
        <w:widowControl/>
        <w:ind w:leftChars="100" w:left="210" w:rightChars="100" w:right="210"/>
        <w:rPr>
          <w:del w:id="896" w:author="松山 ファミリー" w:date="2023-02-07T21:09:00Z"/>
          <w:rStyle w:val="normaltextrun"/>
          <w:rFonts w:ascii="Times New Roman" w:eastAsia="ＭＳ 明朝" w:hAnsi="Times New Roman" w:cs="Times New Roman" w:hint="eastAsia"/>
          <w:szCs w:val="21"/>
        </w:rPr>
        <w:pPrChange w:id="897" w:author="松山 ファミリー" w:date="2023-02-07T21:09:00Z">
          <w:pPr>
            <w:widowControl/>
            <w:jc w:val="left"/>
          </w:pPr>
        </w:pPrChange>
      </w:pPr>
      <w:ins w:id="898" w:author="松山 ファミリー" w:date="2023-02-07T21:09:00Z">
        <w:r>
          <w:rPr>
            <w:rStyle w:val="normaltextrun"/>
            <w:rFonts w:ascii="Times New Roman" w:eastAsia="ＭＳ 明朝" w:hAnsi="Times New Roman" w:cs="Times New Roman" w:hint="eastAsia"/>
            <w:szCs w:val="21"/>
          </w:rPr>
          <w:lastRenderedPageBreak/>
          <w:t>収率は</w:t>
        </w:r>
      </w:ins>
      <w:del w:id="899" w:author="松山 ファミリー" w:date="2023-02-07T21:09:00Z">
        <w:r w:rsidR="000B485A" w:rsidRPr="0048090B" w:rsidDel="00AE608D">
          <w:rPr>
            <w:rStyle w:val="normaltextrun"/>
            <w:rFonts w:ascii="Times New Roman" w:eastAsia="ＭＳ 明朝" w:hAnsi="Times New Roman" w:cs="Times New Roman"/>
            <w:szCs w:val="21"/>
          </w:rPr>
          <w:delText>より、</w:delText>
        </w:r>
        <w:r w:rsidR="000B485A" w:rsidRPr="0048090B" w:rsidDel="00AE608D">
          <w:rPr>
            <w:rStyle w:val="normaltextrun"/>
            <w:rFonts w:ascii="Times New Roman" w:eastAsia="ＭＳ 明朝" w:hAnsi="Times New Roman" w:cs="Times New Roman"/>
            <w:szCs w:val="21"/>
          </w:rPr>
          <w:delText>0.</w:delText>
        </w:r>
        <w:r w:rsidR="00E712D9" w:rsidRPr="0048090B" w:rsidDel="00AE608D">
          <w:rPr>
            <w:rStyle w:val="normaltextrun"/>
            <w:rFonts w:ascii="Times New Roman" w:eastAsia="ＭＳ 明朝" w:hAnsi="Times New Roman" w:cs="Times New Roman"/>
            <w:szCs w:val="21"/>
          </w:rPr>
          <w:delText>633</w:delText>
        </w:r>
        <w:r w:rsidR="000B485A" w:rsidRPr="0048090B" w:rsidDel="00AE608D">
          <w:rPr>
            <w:rStyle w:val="normaltextrun"/>
            <w:rFonts w:ascii="Times New Roman" w:eastAsia="ＭＳ 明朝" w:hAnsi="Times New Roman" w:cs="Times New Roman"/>
            <w:szCs w:val="21"/>
          </w:rPr>
          <w:delText xml:space="preserve"> mmol</w:delText>
        </w:r>
      </w:del>
    </w:p>
    <w:p w14:paraId="4CE16B2C" w14:textId="48847B44" w:rsidR="000B485A" w:rsidRPr="00AE608D" w:rsidDel="00AE608D" w:rsidRDefault="000B485A" w:rsidP="00AE608D">
      <w:pPr>
        <w:widowControl/>
        <w:ind w:leftChars="100" w:left="210" w:rightChars="100" w:right="210"/>
        <w:rPr>
          <w:del w:id="900" w:author="松山 ファミリー" w:date="2023-02-07T21:09:00Z"/>
          <w:rStyle w:val="normaltextrun"/>
          <w:rFonts w:ascii="Times New Roman" w:eastAsia="ＭＳ 明朝" w:hAnsi="Times New Roman" w:cs="Times New Roman" w:hint="eastAsia"/>
          <w:i/>
          <w:szCs w:val="21"/>
          <w:rPrChange w:id="901" w:author="松山 ファミリー" w:date="2023-02-07T21:09:00Z">
            <w:rPr>
              <w:del w:id="902" w:author="松山 ファミリー" w:date="2023-02-07T21:09:00Z"/>
              <w:rStyle w:val="normaltextrun"/>
              <w:rFonts w:ascii="Times New Roman" w:eastAsia="ＭＳ 明朝" w:hAnsi="Times New Roman" w:cs="Times New Roman" w:hint="eastAsia"/>
              <w:szCs w:val="21"/>
            </w:rPr>
          </w:rPrChange>
        </w:rPr>
        <w:pPrChange w:id="903" w:author="松山 ファミリー" w:date="2023-02-07T21:09:00Z">
          <w:pPr>
            <w:widowControl/>
            <w:jc w:val="left"/>
          </w:pPr>
        </w:pPrChange>
      </w:pPr>
      <w:del w:id="904" w:author="松山 ファミリー" w:date="2023-02-07T21:09:00Z">
        <w:r w:rsidRPr="0048090B" w:rsidDel="00AE608D">
          <w:rPr>
            <w:rStyle w:val="normaltextrun"/>
            <w:rFonts w:ascii="Times New Roman" w:eastAsia="ＭＳ 明朝" w:hAnsi="Times New Roman" w:cs="Times New Roman"/>
            <w:szCs w:val="21"/>
          </w:rPr>
          <w:delText>式</w:delText>
        </w:r>
        <w:r w:rsidRPr="0048090B" w:rsidDel="00AE608D">
          <w:rPr>
            <w:rStyle w:val="normaltextrun"/>
            <w:rFonts w:ascii="Times New Roman" w:eastAsia="ＭＳ 明朝" w:hAnsi="Times New Roman" w:cs="Times New Roman"/>
            <w:szCs w:val="21"/>
          </w:rPr>
          <w:delText>1</w:delText>
        </w:r>
        <w:r w:rsidRPr="0048090B" w:rsidDel="00AE608D">
          <w:rPr>
            <w:rStyle w:val="normaltextrun"/>
            <w:rFonts w:ascii="Times New Roman" w:eastAsia="ＭＳ 明朝" w:hAnsi="Times New Roman" w:cs="Times New Roman"/>
            <w:szCs w:val="21"/>
          </w:rPr>
          <w:delText>より、</w:delText>
        </w:r>
      </w:del>
      <m:oMath>
        <m:r>
          <w:ins w:id="905" w:author="松山 ファミリー" w:date="2023-02-07T21:09:00Z">
            <w:rPr>
              <w:rStyle w:val="normaltextrun"/>
              <w:rFonts w:ascii="Cambria Math" w:eastAsia="ＭＳ 明朝" w:hAnsi="Cambria Math" w:cs="Times New Roman"/>
              <w:szCs w:val="21"/>
            </w:rPr>
            <m:t xml:space="preserve"> </m:t>
          </w:ins>
        </m:r>
      </m:oMath>
    </w:p>
    <w:p w14:paraId="7ED94954" w14:textId="797A28F5" w:rsidR="000B485A" w:rsidRPr="0048090B" w:rsidRDefault="00000000" w:rsidP="00AE608D">
      <w:pPr>
        <w:widowControl/>
        <w:ind w:leftChars="200" w:left="420"/>
        <w:rPr>
          <w:rStyle w:val="normaltextrun"/>
          <w:rFonts w:ascii="Times New Roman" w:eastAsia="ＭＳ 明朝" w:hAnsi="Times New Roman" w:cs="Times New Roman"/>
          <w:i/>
          <w:szCs w:val="21"/>
        </w:rPr>
        <w:pPrChange w:id="906" w:author="松山 ファミリー" w:date="2023-02-07T21:09: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0.2580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60.21</m:t>
          </m:r>
          <m:r>
            <w:ins w:id="907" w:author="松山 ファミリー" w:date="2023-02-07T21:09:00Z">
              <w:rPr>
                <w:rStyle w:val="normaltextrun"/>
                <w:rFonts w:ascii="Cambria Math" w:eastAsia="ＭＳ 明朝" w:hAnsi="Cambria Math" w:cs="Times New Roman"/>
                <w:szCs w:val="21"/>
              </w:rPr>
              <m:t xml:space="preserve"> %</m:t>
            </w:ins>
          </m:r>
        </m:oMath>
      </m:oMathPara>
    </w:p>
    <w:p w14:paraId="76C58E36" w14:textId="19272AE3" w:rsidR="000056FC" w:rsidRPr="0048090B" w:rsidDel="00AE608D" w:rsidRDefault="000B485A" w:rsidP="00AE608D">
      <w:pPr>
        <w:widowControl/>
        <w:ind w:leftChars="100" w:left="210" w:rightChars="100" w:right="210"/>
        <w:rPr>
          <w:del w:id="908" w:author="松山 ファミリー" w:date="2023-02-07T21:09:00Z"/>
          <w:rStyle w:val="normaltextrun"/>
          <w:rFonts w:ascii="Times New Roman" w:eastAsia="ＭＳ 明朝" w:hAnsi="Times New Roman" w:cs="Times New Roman"/>
          <w:color w:val="000000" w:themeColor="text1"/>
          <w:szCs w:val="21"/>
        </w:rPr>
        <w:pPrChange w:id="909" w:author="松山 ファミリー" w:date="2023-02-07T21:09:00Z">
          <w:pPr>
            <w:widowControl/>
            <w:jc w:val="left"/>
          </w:pPr>
        </w:pPrChange>
      </w:pPr>
      <w:del w:id="910" w:author="松山 ファミリー" w:date="2023-02-07T21:09:00Z">
        <w:r w:rsidRPr="0048090B" w:rsidDel="00AE608D">
          <w:rPr>
            <w:rStyle w:val="normaltextrun"/>
            <w:rFonts w:ascii="Times New Roman" w:eastAsia="ＭＳ 明朝" w:hAnsi="Times New Roman" w:cs="Times New Roman"/>
            <w:szCs w:val="21"/>
          </w:rPr>
          <w:delText>収率は</w:delText>
        </w:r>
        <w:r w:rsidR="00FA6CD7" w:rsidRPr="0048090B" w:rsidDel="00AE608D">
          <w:rPr>
            <w:rStyle w:val="normaltextrun"/>
            <w:rFonts w:ascii="Times New Roman" w:eastAsia="ＭＳ 明朝" w:hAnsi="Times New Roman" w:cs="Times New Roman"/>
            <w:szCs w:val="21"/>
          </w:rPr>
          <w:delText>60.2</w:delText>
        </w:r>
        <w:r w:rsidRPr="0048090B" w:rsidDel="00AE608D">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392FACD5" w14:textId="2FC9189F" w:rsidR="00E768D2" w:rsidRPr="0048090B" w:rsidRDefault="000056FC" w:rsidP="00AE608D">
      <w:pPr>
        <w:widowControl/>
        <w:ind w:leftChars="200" w:left="420"/>
        <w:rPr>
          <w:rStyle w:val="normaltextrun"/>
          <w:rFonts w:ascii="Times New Roman" w:eastAsia="ＭＳ 明朝" w:hAnsi="Times New Roman" w:cs="Times New Roman"/>
          <w:szCs w:val="21"/>
        </w:rPr>
        <w:pPrChange w:id="911" w:author="松山 ファミリー" w:date="2023-02-07T21:09:00Z">
          <w:pPr>
            <w:pStyle w:val="a4"/>
            <w:widowControl/>
            <w:numPr>
              <w:numId w:val="17"/>
            </w:numPr>
            <w:ind w:leftChars="0" w:left="420" w:hanging="420"/>
            <w:jc w:val="left"/>
          </w:pPr>
        </w:pPrChange>
      </w:pPr>
      <w:del w:id="912" w:author="松山 ファミリー" w:date="2023-02-07T21:09:00Z">
        <w:r w:rsidRPr="0048090B" w:rsidDel="00AE608D">
          <w:rPr>
            <w:rStyle w:val="normaltextrun"/>
            <w:rFonts w:ascii="Times New Roman" w:eastAsia="ＭＳ 明朝" w:hAnsi="Times New Roman" w:cs="Times New Roman"/>
            <w:szCs w:val="21"/>
          </w:rPr>
          <w:delText>この結晶の</w:delText>
        </w:r>
        <w:r w:rsidRPr="0048090B" w:rsidDel="00AE608D">
          <w:rPr>
            <w:rStyle w:val="normaltextrun"/>
            <w:rFonts w:ascii="Times New Roman" w:eastAsia="ＭＳ 明朝" w:hAnsi="Times New Roman" w:cs="Times New Roman"/>
            <w:szCs w:val="21"/>
          </w:rPr>
          <w:delText>XRD</w:delText>
        </w:r>
        <w:r w:rsidRPr="0048090B" w:rsidDel="00AE608D">
          <w:rPr>
            <w:rStyle w:val="normaltextrun"/>
            <w:rFonts w:ascii="Times New Roman" w:eastAsia="ＭＳ 明朝" w:hAnsi="Times New Roman" w:cs="Times New Roman"/>
            <w:szCs w:val="21"/>
          </w:rPr>
          <w:delText>測定を行なった。</w:delText>
        </w:r>
      </w:del>
    </w:p>
    <w:p w14:paraId="7C73795A" w14:textId="2670CB9B" w:rsidR="00847B91" w:rsidRPr="0048090B" w:rsidDel="00E4604D" w:rsidRDefault="00847B91" w:rsidP="00540A32">
      <w:pPr>
        <w:widowControl/>
        <w:rPr>
          <w:del w:id="913" w:author="松山 ファミリー" w:date="2023-02-07T21:10:00Z"/>
          <w:rStyle w:val="normaltextrun"/>
          <w:rFonts w:ascii="Times New Roman" w:eastAsia="ＭＳ 明朝" w:hAnsi="Times New Roman" w:cs="Times New Roman"/>
          <w:color w:val="000000" w:themeColor="text1"/>
          <w:szCs w:val="21"/>
        </w:rPr>
        <w:pPrChange w:id="914" w:author="松山 ファミリー" w:date="2023-02-07T21:08:00Z">
          <w:pPr>
            <w:widowControl/>
            <w:jc w:val="left"/>
          </w:pPr>
        </w:pPrChange>
      </w:pPr>
    </w:p>
    <w:p w14:paraId="11471254" w14:textId="41A67A02" w:rsidR="00847B91" w:rsidRPr="0048090B" w:rsidDel="00E4604D" w:rsidRDefault="00847B91" w:rsidP="00540A32">
      <w:pPr>
        <w:pStyle w:val="a4"/>
        <w:widowControl/>
        <w:numPr>
          <w:ilvl w:val="2"/>
          <w:numId w:val="62"/>
        </w:numPr>
        <w:ind w:leftChars="0"/>
        <w:outlineLvl w:val="2"/>
        <w:rPr>
          <w:del w:id="915" w:author="松山 ファミリー" w:date="2023-02-07T21:10:00Z"/>
          <w:rStyle w:val="normaltextrun"/>
          <w:rFonts w:ascii="Times New Roman" w:eastAsia="ＭＳ 明朝" w:hAnsi="Times New Roman" w:cs="Times New Roman"/>
          <w:color w:val="000000" w:themeColor="text1"/>
          <w:szCs w:val="21"/>
        </w:rPr>
        <w:pPrChange w:id="916" w:author="松山 ファミリー" w:date="2023-02-07T21:08:00Z">
          <w:pPr>
            <w:pStyle w:val="a4"/>
            <w:widowControl/>
            <w:numPr>
              <w:ilvl w:val="2"/>
              <w:numId w:val="62"/>
            </w:numPr>
            <w:ind w:leftChars="0" w:left="709" w:hanging="709"/>
            <w:jc w:val="left"/>
            <w:outlineLvl w:val="2"/>
          </w:pPr>
        </w:pPrChange>
      </w:pPr>
      <w:commentRangeStart w:id="917"/>
      <w:del w:id="918" w:author="松山 ファミリー" w:date="2023-02-07T21:10:00Z">
        <w:r w:rsidRPr="0048090B" w:rsidDel="00E4604D">
          <w:rPr>
            <w:rStyle w:val="normaltextrun"/>
            <w:rFonts w:ascii="Times New Roman" w:eastAsia="ＭＳ 明朝" w:hAnsi="Times New Roman" w:cs="Times New Roman"/>
            <w:color w:val="000000" w:themeColor="text1"/>
            <w:szCs w:val="21"/>
          </w:rPr>
          <w:delText>221006Ni_OH_DS</w:delText>
        </w:r>
        <w:commentRangeEnd w:id="917"/>
        <w:r w:rsidR="00170266" w:rsidRPr="0048090B" w:rsidDel="00E4604D">
          <w:rPr>
            <w:rStyle w:val="ad"/>
            <w:rFonts w:ascii="Times New Roman" w:eastAsia="ＭＳ 明朝" w:hAnsi="Times New Roman" w:cs="Times New Roman"/>
            <w:sz w:val="21"/>
            <w:szCs w:val="21"/>
          </w:rPr>
          <w:commentReference w:id="917"/>
        </w:r>
      </w:del>
    </w:p>
    <w:p w14:paraId="6E96E466" w14:textId="62224AC1" w:rsidR="00847B91" w:rsidRPr="0048090B" w:rsidDel="00E4604D" w:rsidRDefault="00847B91" w:rsidP="00540A32">
      <w:pPr>
        <w:pStyle w:val="a4"/>
        <w:widowControl/>
        <w:numPr>
          <w:ilvl w:val="0"/>
          <w:numId w:val="19"/>
        </w:numPr>
        <w:ind w:leftChars="0"/>
        <w:rPr>
          <w:del w:id="919" w:author="松山 ファミリー" w:date="2023-02-07T21:10:00Z"/>
          <w:rStyle w:val="normaltextrun"/>
          <w:rFonts w:ascii="Times New Roman" w:eastAsia="ＭＳ 明朝" w:hAnsi="Times New Roman" w:cs="Times New Roman"/>
          <w:color w:val="000000" w:themeColor="text1"/>
          <w:szCs w:val="21"/>
        </w:rPr>
        <w:pPrChange w:id="920" w:author="松山 ファミリー" w:date="2023-02-07T21:08:00Z">
          <w:pPr>
            <w:pStyle w:val="a4"/>
            <w:widowControl/>
            <w:numPr>
              <w:numId w:val="19"/>
            </w:numPr>
            <w:ind w:leftChars="0" w:left="420" w:hanging="420"/>
            <w:jc w:val="left"/>
          </w:pPr>
        </w:pPrChange>
      </w:pPr>
      <w:del w:id="921" w:author="松山 ファミリー" w:date="2023-02-07T21:10:00Z">
        <w:r w:rsidRPr="0048090B" w:rsidDel="00E4604D">
          <w:rPr>
            <w:rStyle w:val="normaltextrun"/>
            <w:rFonts w:ascii="Times New Roman" w:eastAsia="ＭＳ 明朝" w:hAnsi="Times New Roman" w:cs="Times New Roman"/>
            <w:color w:val="000000" w:themeColor="text1"/>
            <w:szCs w:val="21"/>
          </w:rPr>
          <w:delText>ドデシルベンゼンスルホン酸ナトリウム</w:delText>
        </w:r>
        <w:r w:rsidRPr="0048090B" w:rsidDel="00E4604D">
          <w:rPr>
            <w:rStyle w:val="normaltextrun"/>
            <w:rFonts w:ascii="Times New Roman" w:eastAsia="ＭＳ 明朝" w:hAnsi="Times New Roman" w:cs="Times New Roman"/>
            <w:color w:val="000000" w:themeColor="text1"/>
            <w:szCs w:val="21"/>
          </w:rPr>
          <w:delText>(DBS-Na)</w:delText>
        </w:r>
        <w:r w:rsidRPr="0048090B" w:rsidDel="00E4604D">
          <w:rPr>
            <w:rStyle w:val="normaltextrun"/>
            <w:rFonts w:ascii="Times New Roman" w:eastAsia="ＭＳ 明朝" w:hAnsi="Times New Roman" w:cs="Times New Roman"/>
            <w:color w:val="000000" w:themeColor="text1"/>
            <w:szCs w:val="21"/>
          </w:rPr>
          <w:delText>をポリ瓶に</w:delText>
        </w:r>
        <w:r w:rsidRPr="0048090B" w:rsidDel="00E4604D">
          <w:rPr>
            <w:rStyle w:val="normaltextrun"/>
            <w:rFonts w:ascii="Times New Roman" w:eastAsia="ＭＳ 明朝" w:hAnsi="Times New Roman" w:cs="Times New Roman"/>
            <w:color w:val="000000" w:themeColor="text1"/>
            <w:szCs w:val="21"/>
          </w:rPr>
          <w:delText>0.</w:delText>
        </w:r>
        <w:r w:rsidR="00FF12E0" w:rsidRPr="0048090B" w:rsidDel="00E4604D">
          <w:rPr>
            <w:rStyle w:val="normaltextrun"/>
            <w:rFonts w:ascii="Times New Roman" w:eastAsia="ＭＳ 明朝" w:hAnsi="Times New Roman" w:cs="Times New Roman"/>
            <w:color w:val="000000" w:themeColor="text1"/>
            <w:szCs w:val="21"/>
          </w:rPr>
          <w:delText>5160</w:delText>
        </w:r>
        <w:r w:rsidRPr="0048090B" w:rsidDel="00E4604D">
          <w:rPr>
            <w:rStyle w:val="normaltextrun"/>
            <w:rFonts w:ascii="Times New Roman" w:eastAsia="ＭＳ 明朝" w:hAnsi="Times New Roman" w:cs="Times New Roman"/>
            <w:color w:val="000000" w:themeColor="text1"/>
            <w:szCs w:val="21"/>
          </w:rPr>
          <w:delText xml:space="preserve"> g(1.4</w:delText>
        </w:r>
        <w:r w:rsidR="00FF12E0" w:rsidRPr="0048090B" w:rsidDel="00E4604D">
          <w:rPr>
            <w:rStyle w:val="normaltextrun"/>
            <w:rFonts w:ascii="Times New Roman" w:eastAsia="ＭＳ 明朝" w:hAnsi="Times New Roman" w:cs="Times New Roman"/>
            <w:color w:val="000000" w:themeColor="text1"/>
            <w:szCs w:val="21"/>
          </w:rPr>
          <w:delText>81</w:delText>
        </w:r>
        <w:r w:rsidRPr="0048090B" w:rsidDel="00E4604D">
          <w:rPr>
            <w:rStyle w:val="normaltextrun"/>
            <w:rFonts w:ascii="Times New Roman" w:eastAsia="ＭＳ 明朝" w:hAnsi="Times New Roman" w:cs="Times New Roman"/>
            <w:color w:val="000000" w:themeColor="text1"/>
            <w:szCs w:val="21"/>
          </w:rPr>
          <w:delText xml:space="preserve"> mmol)</w:delText>
        </w:r>
        <w:r w:rsidRPr="0048090B" w:rsidDel="00E4604D">
          <w:rPr>
            <w:rStyle w:val="normaltextrun"/>
            <w:rFonts w:ascii="Times New Roman" w:eastAsia="ＭＳ 明朝" w:hAnsi="Times New Roman" w:cs="Times New Roman"/>
            <w:color w:val="000000" w:themeColor="text1"/>
            <w:szCs w:val="21"/>
          </w:rPr>
          <w:delText>量りとり、イオン交換水</w:delText>
        </w:r>
        <w:r w:rsidRPr="0048090B" w:rsidDel="00E4604D">
          <w:rPr>
            <w:rStyle w:val="normaltextrun"/>
            <w:rFonts w:ascii="Times New Roman" w:eastAsia="ＭＳ 明朝" w:hAnsi="Times New Roman" w:cs="Times New Roman"/>
            <w:color w:val="000000" w:themeColor="text1"/>
            <w:szCs w:val="21"/>
          </w:rPr>
          <w:delText>120 ml</w:delText>
        </w:r>
        <w:r w:rsidRPr="0048090B" w:rsidDel="00E4604D">
          <w:rPr>
            <w:rStyle w:val="normaltextrun"/>
            <w:rFonts w:ascii="Times New Roman" w:eastAsia="ＭＳ 明朝" w:hAnsi="Times New Roman" w:cs="Times New Roman"/>
            <w:color w:val="000000" w:themeColor="text1"/>
            <w:szCs w:val="21"/>
          </w:rPr>
          <w:delText>を入れ、攪拌子を入れ</w:delText>
        </w:r>
        <w:r w:rsidRPr="0048090B" w:rsidDel="00E4604D">
          <w:rPr>
            <w:rStyle w:val="normaltextrun"/>
            <w:rFonts w:ascii="Times New Roman" w:eastAsia="ＭＳ 明朝" w:hAnsi="Times New Roman" w:cs="Times New Roman"/>
            <w:color w:val="000000" w:themeColor="text1"/>
            <w:szCs w:val="21"/>
          </w:rPr>
          <w:delText>DBS-Na</w:delText>
        </w:r>
        <w:r w:rsidRPr="0048090B" w:rsidDel="00E4604D">
          <w:rPr>
            <w:rStyle w:val="normaltextrun"/>
            <w:rFonts w:ascii="Times New Roman" w:eastAsia="ＭＳ 明朝" w:hAnsi="Times New Roman" w:cs="Times New Roman"/>
            <w:color w:val="000000" w:themeColor="text1"/>
            <w:szCs w:val="21"/>
          </w:rPr>
          <w:delText>を完全に溶解させた。</w:delText>
        </w:r>
      </w:del>
    </w:p>
    <w:p w14:paraId="2DC50CA0" w14:textId="243E39D8" w:rsidR="00847B91" w:rsidRPr="0048090B" w:rsidDel="00E4604D" w:rsidRDefault="00847B91" w:rsidP="00540A32">
      <w:pPr>
        <w:pStyle w:val="a4"/>
        <w:widowControl/>
        <w:numPr>
          <w:ilvl w:val="0"/>
          <w:numId w:val="19"/>
        </w:numPr>
        <w:ind w:leftChars="0"/>
        <w:rPr>
          <w:del w:id="922" w:author="松山 ファミリー" w:date="2023-02-07T21:10:00Z"/>
          <w:rStyle w:val="normaltextrun"/>
          <w:rFonts w:ascii="Times New Roman" w:eastAsia="ＭＳ 明朝" w:hAnsi="Times New Roman" w:cs="Times New Roman"/>
          <w:color w:val="000000" w:themeColor="text1"/>
          <w:szCs w:val="21"/>
        </w:rPr>
        <w:pPrChange w:id="923" w:author="松山 ファミリー" w:date="2023-02-07T21:08:00Z">
          <w:pPr>
            <w:pStyle w:val="a4"/>
            <w:widowControl/>
            <w:numPr>
              <w:numId w:val="19"/>
            </w:numPr>
            <w:ind w:leftChars="0" w:left="420" w:hanging="420"/>
            <w:jc w:val="left"/>
          </w:pPr>
        </w:pPrChange>
      </w:pPr>
      <w:del w:id="924" w:author="松山 ファミリー" w:date="2023-02-07T21:10:00Z">
        <w:r w:rsidRPr="0048090B" w:rsidDel="00E4604D">
          <w:rPr>
            <w:rStyle w:val="normaltextrun"/>
            <w:rFonts w:ascii="Times New Roman" w:eastAsia="ＭＳ 明朝" w:hAnsi="Times New Roman" w:cs="Times New Roman"/>
            <w:color w:val="000000" w:themeColor="text1"/>
            <w:szCs w:val="21"/>
          </w:rPr>
          <w:delText>その後、試料</w:delText>
        </w:r>
        <w:r w:rsidRPr="0048090B" w:rsidDel="00E4604D">
          <w:rPr>
            <w:rStyle w:val="normaltextrun"/>
            <w:rFonts w:ascii="Times New Roman" w:eastAsia="ＭＳ 明朝" w:hAnsi="Times New Roman" w:cs="Times New Roman"/>
            <w:color w:val="000000" w:themeColor="text1"/>
            <w:szCs w:val="21"/>
          </w:rPr>
          <w:delText>22100</w:delText>
        </w:r>
        <w:r w:rsidR="00FF12E0" w:rsidRPr="0048090B" w:rsidDel="00E4604D">
          <w:rPr>
            <w:rStyle w:val="normaltextrun"/>
            <w:rFonts w:ascii="Times New Roman" w:eastAsia="ＭＳ 明朝" w:hAnsi="Times New Roman" w:cs="Times New Roman"/>
            <w:color w:val="000000" w:themeColor="text1"/>
            <w:szCs w:val="21"/>
          </w:rPr>
          <w:delText>6</w:delText>
        </w:r>
        <w:r w:rsidRPr="0048090B" w:rsidDel="00E4604D">
          <w:rPr>
            <w:rStyle w:val="normaltextrun"/>
            <w:rFonts w:ascii="Times New Roman" w:eastAsia="ＭＳ 明朝" w:hAnsi="Times New Roman" w:cs="Times New Roman"/>
            <w:color w:val="000000" w:themeColor="text1"/>
            <w:szCs w:val="21"/>
          </w:rPr>
          <w:delText>Ni_OH_OAc</w:delText>
        </w:r>
        <w:r w:rsidRPr="0048090B" w:rsidDel="00E4604D">
          <w:rPr>
            <w:rStyle w:val="normaltextrun"/>
            <w:rFonts w:ascii="Times New Roman" w:eastAsia="ＭＳ 明朝" w:hAnsi="Times New Roman" w:cs="Times New Roman"/>
            <w:color w:val="000000" w:themeColor="text1"/>
            <w:szCs w:val="21"/>
          </w:rPr>
          <w:delText>を</w:delText>
        </w:r>
        <w:r w:rsidRPr="0048090B" w:rsidDel="00E4604D">
          <w:rPr>
            <w:rStyle w:val="normaltextrun"/>
            <w:rFonts w:ascii="Times New Roman" w:eastAsia="ＭＳ 明朝" w:hAnsi="Times New Roman" w:cs="Times New Roman"/>
            <w:color w:val="000000" w:themeColor="text1"/>
            <w:szCs w:val="21"/>
          </w:rPr>
          <w:delText>0.2</w:delText>
        </w:r>
        <w:r w:rsidR="00FF12E0" w:rsidRPr="0048090B" w:rsidDel="00E4604D">
          <w:rPr>
            <w:rStyle w:val="normaltextrun"/>
            <w:rFonts w:ascii="Times New Roman" w:eastAsia="ＭＳ 明朝" w:hAnsi="Times New Roman" w:cs="Times New Roman"/>
            <w:color w:val="000000" w:themeColor="text1"/>
            <w:szCs w:val="21"/>
          </w:rPr>
          <w:delText>495</w:delText>
        </w:r>
        <w:r w:rsidRPr="0048090B" w:rsidDel="00E4604D">
          <w:rPr>
            <w:rStyle w:val="normaltextrun"/>
            <w:rFonts w:ascii="Times New Roman" w:eastAsia="ＭＳ 明朝" w:hAnsi="Times New Roman" w:cs="Times New Roman"/>
            <w:color w:val="000000" w:themeColor="text1"/>
            <w:szCs w:val="21"/>
          </w:rPr>
          <w:delText xml:space="preserve"> g(1.0</w:delText>
        </w:r>
        <w:r w:rsidR="00FF12E0" w:rsidRPr="0048090B" w:rsidDel="00E4604D">
          <w:rPr>
            <w:rStyle w:val="normaltextrun"/>
            <w:rFonts w:ascii="Times New Roman" w:eastAsia="ＭＳ 明朝" w:hAnsi="Times New Roman" w:cs="Times New Roman"/>
            <w:color w:val="000000" w:themeColor="text1"/>
            <w:szCs w:val="21"/>
          </w:rPr>
          <w:delText>16</w:delText>
        </w:r>
        <w:r w:rsidRPr="0048090B" w:rsidDel="00E4604D">
          <w:rPr>
            <w:rStyle w:val="normaltextrun"/>
            <w:rFonts w:ascii="Times New Roman" w:eastAsia="ＭＳ 明朝" w:hAnsi="Times New Roman" w:cs="Times New Roman"/>
            <w:color w:val="000000" w:themeColor="text1"/>
            <w:szCs w:val="21"/>
          </w:rPr>
          <w:delText xml:space="preserve"> mmol)</w:delText>
        </w:r>
        <w:r w:rsidRPr="0048090B" w:rsidDel="00E4604D">
          <w:rPr>
            <w:rStyle w:val="normaltextrun"/>
            <w:rFonts w:ascii="Times New Roman" w:eastAsia="ＭＳ 明朝" w:hAnsi="Times New Roman" w:cs="Times New Roman"/>
            <w:color w:val="000000" w:themeColor="text1"/>
            <w:szCs w:val="21"/>
          </w:rPr>
          <w:delText>量り入れ、</w:delText>
        </w:r>
        <w:r w:rsidRPr="0048090B" w:rsidDel="00E4604D">
          <w:rPr>
            <w:rStyle w:val="normaltextrun"/>
            <w:rFonts w:ascii="Times New Roman" w:eastAsia="ＭＳ 明朝" w:hAnsi="Times New Roman" w:cs="Times New Roman"/>
            <w:color w:val="000000" w:themeColor="text1"/>
            <w:szCs w:val="21"/>
          </w:rPr>
          <w:delText>2</w:delText>
        </w:r>
        <w:r w:rsidRPr="0048090B" w:rsidDel="00E4604D">
          <w:rPr>
            <w:rStyle w:val="normaltextrun"/>
            <w:rFonts w:ascii="Times New Roman" w:eastAsia="ＭＳ 明朝" w:hAnsi="Times New Roman" w:cs="Times New Roman"/>
            <w:color w:val="000000" w:themeColor="text1"/>
            <w:szCs w:val="21"/>
          </w:rPr>
          <w:delText>時間撹拌させた。</w:delText>
        </w:r>
      </w:del>
    </w:p>
    <w:p w14:paraId="7B821B6E" w14:textId="7BC993B6" w:rsidR="00847B91" w:rsidRPr="0048090B" w:rsidDel="00E4604D" w:rsidRDefault="00847B91" w:rsidP="00540A32">
      <w:pPr>
        <w:pStyle w:val="a4"/>
        <w:widowControl/>
        <w:numPr>
          <w:ilvl w:val="0"/>
          <w:numId w:val="19"/>
        </w:numPr>
        <w:ind w:leftChars="0"/>
        <w:rPr>
          <w:del w:id="925" w:author="松山 ファミリー" w:date="2023-02-07T21:10:00Z"/>
          <w:rStyle w:val="normaltextrun"/>
          <w:rFonts w:ascii="Times New Roman" w:eastAsia="ＭＳ 明朝" w:hAnsi="Times New Roman" w:cs="Times New Roman"/>
          <w:color w:val="000000" w:themeColor="text1"/>
          <w:szCs w:val="21"/>
        </w:rPr>
        <w:pPrChange w:id="926" w:author="松山 ファミリー" w:date="2023-02-07T21:08:00Z">
          <w:pPr>
            <w:pStyle w:val="a4"/>
            <w:widowControl/>
            <w:numPr>
              <w:numId w:val="19"/>
            </w:numPr>
            <w:ind w:leftChars="0" w:left="420" w:hanging="420"/>
            <w:jc w:val="left"/>
          </w:pPr>
        </w:pPrChange>
      </w:pPr>
      <w:del w:id="927" w:author="松山 ファミリー" w:date="2023-02-07T21:10:00Z">
        <w:r w:rsidRPr="0048090B" w:rsidDel="00E4604D">
          <w:rPr>
            <w:rStyle w:val="normaltextrun"/>
            <w:rFonts w:ascii="Times New Roman" w:eastAsia="ＭＳ 明朝" w:hAnsi="Times New Roman" w:cs="Times New Roman"/>
            <w:color w:val="000000" w:themeColor="text1"/>
            <w:szCs w:val="21"/>
          </w:rPr>
          <w:delText>攪拌後、遠沈管に移し</w:delText>
        </w:r>
        <w:r w:rsidRPr="0048090B" w:rsidDel="00E4604D">
          <w:rPr>
            <w:rStyle w:val="normaltextrun"/>
            <w:rFonts w:ascii="Times New Roman" w:eastAsia="ＭＳ 明朝" w:hAnsi="Times New Roman" w:cs="Times New Roman"/>
            <w:color w:val="000000" w:themeColor="text1"/>
            <w:szCs w:val="21"/>
          </w:rPr>
          <w:delText>4000 rpm</w:delText>
        </w:r>
        <w:r w:rsidRPr="0048090B" w:rsidDel="00E4604D">
          <w:rPr>
            <w:rStyle w:val="normaltextrun"/>
            <w:rFonts w:ascii="Times New Roman" w:eastAsia="ＭＳ 明朝" w:hAnsi="Times New Roman" w:cs="Times New Roman"/>
            <w:color w:val="000000" w:themeColor="text1"/>
            <w:szCs w:val="21"/>
          </w:rPr>
          <w:delText>で</w:delText>
        </w:r>
        <w:r w:rsidRPr="0048090B" w:rsidDel="00E4604D">
          <w:rPr>
            <w:rStyle w:val="normaltextrun"/>
            <w:rFonts w:ascii="Times New Roman" w:eastAsia="ＭＳ 明朝" w:hAnsi="Times New Roman" w:cs="Times New Roman"/>
            <w:color w:val="000000" w:themeColor="text1"/>
            <w:szCs w:val="21"/>
          </w:rPr>
          <w:delText>20</w:delText>
        </w:r>
        <w:r w:rsidRPr="0048090B" w:rsidDel="00E4604D">
          <w:rPr>
            <w:rStyle w:val="normaltextrun"/>
            <w:rFonts w:ascii="Times New Roman" w:eastAsia="ＭＳ 明朝" w:hAnsi="Times New Roman" w:cs="Times New Roman"/>
            <w:color w:val="000000" w:themeColor="text1"/>
            <w:szCs w:val="21"/>
          </w:rPr>
          <w:delText>分間遠心分離にかけ、デカンテーションで上澄みを除いた。</w:delText>
        </w:r>
      </w:del>
    </w:p>
    <w:p w14:paraId="49634BD6" w14:textId="565CCD19" w:rsidR="00847B91" w:rsidRPr="0048090B" w:rsidDel="00E4604D" w:rsidRDefault="00847B91" w:rsidP="00540A32">
      <w:pPr>
        <w:pStyle w:val="a4"/>
        <w:widowControl/>
        <w:numPr>
          <w:ilvl w:val="0"/>
          <w:numId w:val="19"/>
        </w:numPr>
        <w:ind w:leftChars="0"/>
        <w:rPr>
          <w:del w:id="928" w:author="松山 ファミリー" w:date="2023-02-07T21:10:00Z"/>
          <w:rStyle w:val="normaltextrun"/>
          <w:rFonts w:ascii="Times New Roman" w:eastAsia="ＭＳ 明朝" w:hAnsi="Times New Roman" w:cs="Times New Roman"/>
          <w:color w:val="000000" w:themeColor="text1"/>
          <w:szCs w:val="21"/>
        </w:rPr>
        <w:pPrChange w:id="929" w:author="松山 ファミリー" w:date="2023-02-07T21:08:00Z">
          <w:pPr>
            <w:pStyle w:val="a4"/>
            <w:widowControl/>
            <w:numPr>
              <w:numId w:val="19"/>
            </w:numPr>
            <w:ind w:leftChars="0" w:left="420" w:hanging="420"/>
            <w:jc w:val="left"/>
          </w:pPr>
        </w:pPrChange>
      </w:pPr>
      <w:del w:id="930" w:author="松山 ファミリー" w:date="2023-02-07T21:10:00Z">
        <w:r w:rsidRPr="0048090B" w:rsidDel="00E4604D">
          <w:rPr>
            <w:rStyle w:val="normaltextrun"/>
            <w:rFonts w:ascii="Times New Roman" w:eastAsia="ＭＳ 明朝" w:hAnsi="Times New Roman" w:cs="Times New Roman"/>
            <w:color w:val="000000" w:themeColor="text1"/>
            <w:szCs w:val="21"/>
          </w:rPr>
          <w:delText>遠沈管に残った生成物にミリ</w:delText>
        </w:r>
        <w:r w:rsidRPr="0048090B" w:rsidDel="00E4604D">
          <w:rPr>
            <w:rStyle w:val="normaltextrun"/>
            <w:rFonts w:ascii="Times New Roman" w:eastAsia="ＭＳ 明朝" w:hAnsi="Times New Roman" w:cs="Times New Roman"/>
            <w:color w:val="000000" w:themeColor="text1"/>
            <w:szCs w:val="21"/>
          </w:rPr>
          <w:delText>Q</w:delText>
        </w:r>
        <w:r w:rsidRPr="0048090B" w:rsidDel="00E4604D">
          <w:rPr>
            <w:rStyle w:val="normaltextrun"/>
            <w:rFonts w:ascii="Times New Roman" w:eastAsia="ＭＳ 明朝" w:hAnsi="Times New Roman" w:cs="Times New Roman"/>
            <w:color w:val="000000" w:themeColor="text1"/>
            <w:szCs w:val="21"/>
          </w:rPr>
          <w:delText>水を入れ撹拌洗浄し再び</w:delText>
        </w:r>
        <w:r w:rsidRPr="0048090B" w:rsidDel="00E4604D">
          <w:rPr>
            <w:rStyle w:val="normaltextrun"/>
            <w:rFonts w:ascii="Times New Roman" w:eastAsia="ＭＳ 明朝" w:hAnsi="Times New Roman" w:cs="Times New Roman"/>
            <w:color w:val="000000" w:themeColor="text1"/>
            <w:szCs w:val="21"/>
          </w:rPr>
          <w:delText>4000 rpm</w:delText>
        </w:r>
        <w:r w:rsidRPr="0048090B" w:rsidDel="00E4604D">
          <w:rPr>
            <w:rStyle w:val="normaltextrun"/>
            <w:rFonts w:ascii="Times New Roman" w:eastAsia="ＭＳ 明朝" w:hAnsi="Times New Roman" w:cs="Times New Roman"/>
            <w:color w:val="000000" w:themeColor="text1"/>
            <w:szCs w:val="21"/>
          </w:rPr>
          <w:delText>で</w:delText>
        </w:r>
        <w:r w:rsidRPr="0048090B" w:rsidDel="00E4604D">
          <w:rPr>
            <w:rStyle w:val="normaltextrun"/>
            <w:rFonts w:ascii="Times New Roman" w:eastAsia="ＭＳ 明朝" w:hAnsi="Times New Roman" w:cs="Times New Roman"/>
            <w:color w:val="000000" w:themeColor="text1"/>
            <w:szCs w:val="21"/>
          </w:rPr>
          <w:delText>10</w:delText>
        </w:r>
        <w:r w:rsidRPr="0048090B" w:rsidDel="00E4604D">
          <w:rPr>
            <w:rStyle w:val="normaltextrun"/>
            <w:rFonts w:ascii="Times New Roman" w:eastAsia="ＭＳ 明朝" w:hAnsi="Times New Roman" w:cs="Times New Roman"/>
            <w:color w:val="000000" w:themeColor="text1"/>
            <w:szCs w:val="21"/>
          </w:rPr>
          <w:delText>分間遠心分離にかけた。これを</w:delText>
        </w:r>
        <w:r w:rsidRPr="0048090B" w:rsidDel="00E4604D">
          <w:rPr>
            <w:rStyle w:val="normaltextrun"/>
            <w:rFonts w:ascii="Times New Roman" w:eastAsia="ＭＳ 明朝" w:hAnsi="Times New Roman" w:cs="Times New Roman"/>
            <w:color w:val="000000" w:themeColor="text1"/>
            <w:szCs w:val="21"/>
          </w:rPr>
          <w:delText>8</w:delText>
        </w:r>
        <w:r w:rsidRPr="0048090B" w:rsidDel="00E4604D">
          <w:rPr>
            <w:rStyle w:val="normaltextrun"/>
            <w:rFonts w:ascii="Times New Roman" w:eastAsia="ＭＳ 明朝" w:hAnsi="Times New Roman" w:cs="Times New Roman"/>
            <w:color w:val="000000" w:themeColor="text1"/>
            <w:szCs w:val="21"/>
          </w:rPr>
          <w:delText>回繰り返し</w:delText>
        </w:r>
        <w:r w:rsidR="003A3FAF" w:rsidRPr="0048090B" w:rsidDel="00E4604D">
          <w:rPr>
            <w:rStyle w:val="normaltextrun"/>
            <w:rFonts w:ascii="Times New Roman" w:eastAsia="ＭＳ 明朝" w:hAnsi="Times New Roman" w:cs="Times New Roman"/>
            <w:color w:val="000000" w:themeColor="text1"/>
            <w:szCs w:val="21"/>
          </w:rPr>
          <w:delText>、</w:delText>
        </w:r>
        <w:r w:rsidRPr="0048090B" w:rsidDel="00E4604D">
          <w:rPr>
            <w:rStyle w:val="normaltextrun"/>
            <w:rFonts w:ascii="Times New Roman" w:eastAsia="ＭＳ 明朝" w:hAnsi="Times New Roman" w:cs="Times New Roman"/>
            <w:color w:val="000000" w:themeColor="text1"/>
            <w:szCs w:val="21"/>
          </w:rPr>
          <w:delText>減圧乾燥を行った。</w:delText>
        </w:r>
      </w:del>
    </w:p>
    <w:p w14:paraId="736CC4EB" w14:textId="26CA8602" w:rsidR="00540A32" w:rsidRPr="00540A32" w:rsidDel="00E4604D" w:rsidRDefault="00847B91" w:rsidP="00540A32">
      <w:pPr>
        <w:pStyle w:val="a4"/>
        <w:widowControl/>
        <w:numPr>
          <w:ilvl w:val="0"/>
          <w:numId w:val="19"/>
        </w:numPr>
        <w:ind w:leftChars="0"/>
        <w:rPr>
          <w:del w:id="931" w:author="松山 ファミリー" w:date="2023-02-07T21:10:00Z"/>
          <w:rStyle w:val="normaltextrun"/>
          <w:rFonts w:ascii="Times New Roman" w:eastAsia="ＭＳ 明朝" w:hAnsi="Times New Roman" w:cs="Times New Roman" w:hint="eastAsia"/>
          <w:szCs w:val="21"/>
          <w:rPrChange w:id="932" w:author="松山 ファミリー" w:date="2023-02-07T21:08:00Z">
            <w:rPr>
              <w:del w:id="933" w:author="松山 ファミリー" w:date="2023-02-07T21:10:00Z"/>
              <w:rStyle w:val="normaltextrun"/>
              <w:rFonts w:ascii="Times New Roman" w:eastAsia="ＭＳ 明朝" w:hAnsi="Times New Roman" w:cs="Times New Roman" w:hint="eastAsia"/>
              <w:color w:val="000000" w:themeColor="text1"/>
              <w:szCs w:val="21"/>
            </w:rPr>
          </w:rPrChange>
        </w:rPr>
        <w:pPrChange w:id="934" w:author="松山 ファミリー" w:date="2023-02-07T21:08:00Z">
          <w:pPr>
            <w:pStyle w:val="a4"/>
            <w:widowControl/>
            <w:numPr>
              <w:numId w:val="19"/>
            </w:numPr>
            <w:ind w:leftChars="0" w:left="420" w:hanging="420"/>
            <w:jc w:val="left"/>
          </w:pPr>
        </w:pPrChange>
      </w:pPr>
      <w:del w:id="935" w:author="松山 ファミリー" w:date="2023-02-07T21:10:00Z">
        <w:r w:rsidRPr="0048090B" w:rsidDel="00E4604D">
          <w:rPr>
            <w:rStyle w:val="normaltextrun"/>
            <w:rFonts w:ascii="Times New Roman" w:eastAsia="ＭＳ 明朝" w:hAnsi="Times New Roman" w:cs="Times New Roman"/>
            <w:color w:val="000000" w:themeColor="text1"/>
            <w:szCs w:val="21"/>
          </w:rPr>
          <w:delText>後日</w:delText>
        </w:r>
        <w:r w:rsidRPr="0048090B" w:rsidDel="00E4604D">
          <w:rPr>
            <w:rStyle w:val="normaltextrun"/>
            <w:rFonts w:ascii="Times New Roman" w:eastAsia="ＭＳ 明朝" w:hAnsi="Times New Roman" w:cs="Times New Roman"/>
            <w:color w:val="000000" w:themeColor="text1"/>
            <w:szCs w:val="21"/>
          </w:rPr>
          <w:delText>DBS-Na</w:delText>
        </w:r>
        <w:r w:rsidRPr="0048090B" w:rsidDel="00E4604D">
          <w:rPr>
            <w:rStyle w:val="normaltextrun"/>
            <w:rFonts w:ascii="Times New Roman" w:eastAsia="ＭＳ 明朝" w:hAnsi="Times New Roman" w:cs="Times New Roman"/>
            <w:color w:val="000000" w:themeColor="text1"/>
            <w:szCs w:val="21"/>
          </w:rPr>
          <w:delText>の洗浄不足であったことがわかった。収量は</w:delText>
        </w:r>
        <w:r w:rsidRPr="0048090B" w:rsidDel="00E4604D">
          <w:rPr>
            <w:rStyle w:val="normaltextrun"/>
            <w:rFonts w:ascii="Times New Roman" w:eastAsia="ＭＳ 明朝" w:hAnsi="Times New Roman" w:cs="Times New Roman"/>
            <w:color w:val="000000" w:themeColor="text1"/>
            <w:szCs w:val="21"/>
          </w:rPr>
          <w:delText xml:space="preserve"> g( mmol)</w:delText>
        </w:r>
        <w:r w:rsidRPr="0048090B" w:rsidDel="00E4604D">
          <w:rPr>
            <w:rStyle w:val="normaltextrun"/>
            <w:rFonts w:ascii="Times New Roman" w:eastAsia="ＭＳ 明朝" w:hAnsi="Times New Roman" w:cs="Times New Roman"/>
            <w:color w:val="000000" w:themeColor="text1"/>
            <w:szCs w:val="21"/>
          </w:rPr>
          <w:delText>であった。</w:delText>
        </w:r>
      </w:del>
    </w:p>
    <w:p w14:paraId="2C4AA226" w14:textId="551180C5" w:rsidR="000B485A" w:rsidRPr="0048090B" w:rsidDel="00E4604D" w:rsidRDefault="000B485A" w:rsidP="00540A32">
      <w:pPr>
        <w:widowControl/>
        <w:rPr>
          <w:del w:id="936" w:author="松山 ファミリー" w:date="2023-02-07T21:10:00Z"/>
          <w:rStyle w:val="normaltextrun"/>
          <w:rFonts w:ascii="Times New Roman" w:eastAsia="ＭＳ 明朝" w:hAnsi="Times New Roman" w:cs="Times New Roman"/>
          <w:szCs w:val="21"/>
        </w:rPr>
        <w:pPrChange w:id="937" w:author="松山 ファミリー" w:date="2023-02-07T21:08:00Z">
          <w:pPr>
            <w:widowControl/>
            <w:jc w:val="left"/>
          </w:pPr>
        </w:pPrChange>
      </w:pPr>
      <w:del w:id="938" w:author="松山 ファミリー" w:date="2023-02-07T21:10:00Z">
        <w:r w:rsidRPr="0048090B" w:rsidDel="00E4604D">
          <w:rPr>
            <w:rStyle w:val="normaltextrun"/>
            <w:rFonts w:ascii="Times New Roman" w:eastAsia="ＭＳ 明朝" w:hAnsi="Times New Roman" w:cs="Times New Roman"/>
            <w:szCs w:val="21"/>
          </w:rPr>
          <w:delText>収量は</w:delText>
        </w:r>
      </w:del>
    </w:p>
    <w:commentRangeStart w:id="939"/>
    <w:p w14:paraId="463B5D07" w14:textId="28ED282B" w:rsidR="000B485A" w:rsidRPr="0048090B" w:rsidDel="00E4604D" w:rsidRDefault="00000000" w:rsidP="00540A32">
      <w:pPr>
        <w:widowControl/>
        <w:rPr>
          <w:del w:id="940" w:author="松山 ファミリー" w:date="2023-02-07T21:10:00Z"/>
          <w:rStyle w:val="normaltextrun"/>
          <w:rFonts w:ascii="Times New Roman" w:eastAsia="ＭＳ 明朝" w:hAnsi="Times New Roman" w:cs="Times New Roman"/>
          <w:szCs w:val="21"/>
        </w:rPr>
        <w:pPrChange w:id="941" w:author="松山 ファミリー" w:date="2023-02-07T21:08:00Z">
          <w:pPr>
            <w:widowControl/>
            <w:jc w:val="left"/>
          </w:pPr>
        </w:pPrChange>
      </w:pPr>
      <m:oMathPara>
        <m:oMath>
          <m:d>
            <m:dPr>
              <m:ctrlPr>
                <w:del w:id="942" w:author="松山 ファミリー" w:date="2023-02-07T21:10:00Z">
                  <w:rPr>
                    <w:rStyle w:val="normaltextrun"/>
                    <w:rFonts w:ascii="Cambria Math" w:eastAsia="ＭＳ 明朝" w:hAnsi="Cambria Math" w:cs="Times New Roman"/>
                    <w:i/>
                    <w:szCs w:val="21"/>
                  </w:rPr>
                </w:del>
              </m:ctrlPr>
            </m:dPr>
            <m:e>
              <m:f>
                <m:fPr>
                  <m:ctrlPr>
                    <w:del w:id="943" w:author="松山 ファミリー" w:date="2023-02-07T21:10:00Z">
                      <w:rPr>
                        <w:rStyle w:val="normaltextrun"/>
                        <w:rFonts w:ascii="Cambria Math" w:eastAsia="ＭＳ 明朝" w:hAnsi="Cambria Math" w:cs="Times New Roman"/>
                        <w:i/>
                        <w:szCs w:val="21"/>
                      </w:rPr>
                    </w:del>
                  </m:ctrlPr>
                </m:fPr>
                <m:num>
                  <m:r>
                    <w:del w:id="944" w:author="松山 ファミリー" w:date="2023-02-07T21:10:00Z">
                      <w:rPr>
                        <w:rStyle w:val="normaltextrun"/>
                        <w:rFonts w:ascii="Cambria Math" w:eastAsia="ＭＳ 明朝" w:hAnsi="Cambria Math" w:cs="Times New Roman"/>
                        <w:szCs w:val="21"/>
                      </w:rPr>
                      <m:t>??</m:t>
                    </w:del>
                  </m:r>
                </m:num>
                <m:den>
                  <m:r>
                    <w:del w:id="945" w:author="松山 ファミリー" w:date="2023-02-07T21:10:00Z">
                      <w:rPr>
                        <w:rStyle w:val="normaltextrun"/>
                        <w:rFonts w:ascii="Cambria Math" w:eastAsia="ＭＳ 明朝" w:hAnsi="Cambria Math" w:cs="Times New Roman"/>
                        <w:szCs w:val="21"/>
                      </w:rPr>
                      <m:t>511.9</m:t>
                    </w:del>
                  </m:r>
                </m:den>
              </m:f>
            </m:e>
          </m:d>
          <m:r>
            <w:del w:id="946" w:author="松山 ファミリー" w:date="2023-02-07T21:10:00Z">
              <w:rPr>
                <w:rStyle w:val="normaltextrun"/>
                <w:rFonts w:ascii="Cambria Math" w:eastAsia="ＭＳ 明朝" w:hAnsi="Cambria Math" w:cs="Times New Roman"/>
                <w:szCs w:val="21"/>
              </w:rPr>
              <m:t xml:space="preserve">× 1000= </m:t>
            </w:del>
          </m:r>
          <w:commentRangeEnd w:id="939"/>
          <m:r>
            <w:del w:id="947" w:author="松山 ファミリー" w:date="2023-02-07T21:10:00Z">
              <w:rPr>
                <w:rStyle w:val="normaltextrun"/>
                <w:rFonts w:ascii="Cambria Math" w:eastAsia="ＭＳ 明朝" w:hAnsi="Cambria Math" w:cs="Times New Roman"/>
                <w:szCs w:val="21"/>
              </w:rPr>
              <m:t>???</m:t>
            </w:del>
          </m:r>
          <m:r>
            <w:del w:id="948" w:author="松山 ファミリー" w:date="2023-02-07T21:10:00Z">
              <m:rPr>
                <m:sty m:val="p"/>
              </m:rPr>
              <w:rPr>
                <w:rStyle w:val="ad"/>
                <w:rFonts w:ascii="Cambria Math" w:eastAsia="ＭＳ 明朝" w:hAnsi="Cambria Math" w:cs="Times New Roman"/>
                <w:sz w:val="21"/>
                <w:szCs w:val="21"/>
              </w:rPr>
              <w:commentReference w:id="939"/>
            </w:del>
          </m:r>
        </m:oMath>
      </m:oMathPara>
    </w:p>
    <w:p w14:paraId="6E6CAB7C" w14:textId="1C3E603E" w:rsidR="000B485A" w:rsidRPr="0048090B" w:rsidDel="00E4604D" w:rsidRDefault="000B485A" w:rsidP="00540A32">
      <w:pPr>
        <w:widowControl/>
        <w:rPr>
          <w:del w:id="949" w:author="松山 ファミリー" w:date="2023-02-07T21:10:00Z"/>
          <w:rStyle w:val="normaltextrun"/>
          <w:rFonts w:ascii="Times New Roman" w:eastAsia="ＭＳ 明朝" w:hAnsi="Times New Roman" w:cs="Times New Roman"/>
          <w:szCs w:val="21"/>
        </w:rPr>
        <w:pPrChange w:id="950" w:author="松山 ファミリー" w:date="2023-02-07T21:08:00Z">
          <w:pPr>
            <w:widowControl/>
            <w:jc w:val="left"/>
          </w:pPr>
        </w:pPrChange>
      </w:pPr>
      <w:del w:id="951" w:author="松山 ファミリー" w:date="2023-02-07T21:10:00Z">
        <w:r w:rsidRPr="0048090B" w:rsidDel="00E4604D">
          <w:rPr>
            <w:rStyle w:val="normaltextrun"/>
            <w:rFonts w:ascii="Times New Roman" w:eastAsia="ＭＳ 明朝" w:hAnsi="Times New Roman" w:cs="Times New Roman"/>
            <w:szCs w:val="21"/>
          </w:rPr>
          <w:delText>より、</w:delText>
        </w:r>
        <w:r w:rsidR="00A80270" w:rsidRPr="0048090B" w:rsidDel="00E4604D">
          <w:rPr>
            <w:rStyle w:val="normaltextrun"/>
            <w:rFonts w:ascii="Times New Roman" w:eastAsia="ＭＳ 明朝" w:hAnsi="Times New Roman" w:cs="Times New Roman"/>
            <w:szCs w:val="21"/>
          </w:rPr>
          <w:delText>???</w:delText>
        </w:r>
        <w:r w:rsidRPr="0048090B" w:rsidDel="00E4604D">
          <w:rPr>
            <w:rStyle w:val="normaltextrun"/>
            <w:rFonts w:ascii="Times New Roman" w:eastAsia="ＭＳ 明朝" w:hAnsi="Times New Roman" w:cs="Times New Roman"/>
            <w:szCs w:val="21"/>
          </w:rPr>
          <w:delText xml:space="preserve"> mmol</w:delText>
        </w:r>
      </w:del>
    </w:p>
    <w:p w14:paraId="59FB9AFF" w14:textId="67B93E3A" w:rsidR="000B485A" w:rsidRPr="0048090B" w:rsidDel="00E4604D" w:rsidRDefault="000B485A" w:rsidP="00540A32">
      <w:pPr>
        <w:widowControl/>
        <w:rPr>
          <w:del w:id="952" w:author="松山 ファミリー" w:date="2023-02-07T21:10:00Z"/>
          <w:rStyle w:val="normaltextrun"/>
          <w:rFonts w:ascii="Times New Roman" w:eastAsia="ＭＳ 明朝" w:hAnsi="Times New Roman" w:cs="Times New Roman"/>
          <w:szCs w:val="21"/>
        </w:rPr>
        <w:pPrChange w:id="953" w:author="松山 ファミリー" w:date="2023-02-07T21:08:00Z">
          <w:pPr>
            <w:widowControl/>
            <w:jc w:val="left"/>
          </w:pPr>
        </w:pPrChange>
      </w:pPr>
      <w:del w:id="954" w:author="松山 ファミリー" w:date="2023-02-07T21:10:00Z">
        <w:r w:rsidRPr="0048090B" w:rsidDel="00E4604D">
          <w:rPr>
            <w:rStyle w:val="normaltextrun"/>
            <w:rFonts w:ascii="Times New Roman" w:eastAsia="ＭＳ 明朝" w:hAnsi="Times New Roman" w:cs="Times New Roman"/>
            <w:szCs w:val="21"/>
          </w:rPr>
          <w:delText>式</w:delText>
        </w:r>
        <w:r w:rsidRPr="0048090B" w:rsidDel="00E4604D">
          <w:rPr>
            <w:rStyle w:val="normaltextrun"/>
            <w:rFonts w:ascii="Times New Roman" w:eastAsia="ＭＳ 明朝" w:hAnsi="Times New Roman" w:cs="Times New Roman"/>
            <w:szCs w:val="21"/>
          </w:rPr>
          <w:delText>1</w:delText>
        </w:r>
        <w:r w:rsidRPr="0048090B" w:rsidDel="00E4604D">
          <w:rPr>
            <w:rStyle w:val="normaltextrun"/>
            <w:rFonts w:ascii="Times New Roman" w:eastAsia="ＭＳ 明朝" w:hAnsi="Times New Roman" w:cs="Times New Roman"/>
            <w:szCs w:val="21"/>
          </w:rPr>
          <w:delText>より、</w:delText>
        </w:r>
      </w:del>
    </w:p>
    <w:commentRangeStart w:id="955"/>
    <w:p w14:paraId="247618A8" w14:textId="62E9F231" w:rsidR="000B485A" w:rsidRPr="0048090B" w:rsidDel="00E4604D" w:rsidRDefault="00000000" w:rsidP="00540A32">
      <w:pPr>
        <w:widowControl/>
        <w:rPr>
          <w:del w:id="956" w:author="松山 ファミリー" w:date="2023-02-07T21:10:00Z"/>
          <w:rStyle w:val="normaltextrun"/>
          <w:rFonts w:ascii="Times New Roman" w:eastAsia="ＭＳ 明朝" w:hAnsi="Times New Roman" w:cs="Times New Roman"/>
          <w:i/>
          <w:szCs w:val="21"/>
        </w:rPr>
        <w:pPrChange w:id="957" w:author="松山 ファミリー" w:date="2023-02-07T21:08:00Z">
          <w:pPr>
            <w:widowControl/>
            <w:jc w:val="left"/>
          </w:pPr>
        </w:pPrChange>
      </w:pPr>
      <m:oMathPara>
        <m:oMath>
          <m:d>
            <m:dPr>
              <m:ctrlPr>
                <w:del w:id="958" w:author="松山 ファミリー" w:date="2023-02-07T21:10:00Z">
                  <w:rPr>
                    <w:rStyle w:val="normaltextrun"/>
                    <w:rFonts w:ascii="Cambria Math" w:eastAsia="ＭＳ 明朝" w:hAnsi="Cambria Math" w:cs="Times New Roman"/>
                    <w:i/>
                    <w:szCs w:val="21"/>
                  </w:rPr>
                </w:del>
              </m:ctrlPr>
            </m:dPr>
            <m:e>
              <m:f>
                <m:fPr>
                  <m:ctrlPr>
                    <w:del w:id="959" w:author="松山 ファミリー" w:date="2023-02-07T21:10:00Z">
                      <w:rPr>
                        <w:rStyle w:val="normaltextrun"/>
                        <w:rFonts w:ascii="Cambria Math" w:eastAsia="ＭＳ 明朝" w:hAnsi="Cambria Math" w:cs="Times New Roman"/>
                        <w:i/>
                        <w:szCs w:val="21"/>
                      </w:rPr>
                    </w:del>
                  </m:ctrlPr>
                </m:fPr>
                <m:num>
                  <m:r>
                    <w:del w:id="960" w:author="松山 ファミリー" w:date="2023-02-07T21:10:00Z">
                      <w:rPr>
                        <w:rStyle w:val="normaltextrun"/>
                        <w:rFonts w:ascii="Cambria Math" w:eastAsia="ＭＳ 明朝" w:hAnsi="Cambria Math" w:cs="Times New Roman"/>
                        <w:szCs w:val="21"/>
                      </w:rPr>
                      <m:t>??</m:t>
                    </w:del>
                  </m:r>
                </m:num>
                <m:den>
                  <m:r>
                    <w:del w:id="961" w:author="松山 ファミリー" w:date="2023-02-07T21:10:00Z">
                      <w:rPr>
                        <w:rStyle w:val="normaltextrun"/>
                        <w:rFonts w:ascii="Cambria Math" w:eastAsia="ＭＳ 明朝" w:hAnsi="Cambria Math" w:cs="Times New Roman"/>
                        <w:szCs w:val="21"/>
                      </w:rPr>
                      <m:t>511.9</m:t>
                    </w:del>
                  </m:r>
                </m:den>
              </m:f>
              <m:r>
                <w:del w:id="962" w:author="松山 ファミリー" w:date="2023-02-07T21:10:00Z">
                  <w:rPr>
                    <w:rStyle w:val="normaltextrun"/>
                    <w:rFonts w:ascii="Cambria Math" w:eastAsia="ＭＳ 明朝" w:hAnsi="Cambria Math" w:cs="Times New Roman"/>
                    <w:szCs w:val="21"/>
                  </w:rPr>
                  <m:t xml:space="preserve">÷ </m:t>
                </w:del>
              </m:r>
              <m:f>
                <m:fPr>
                  <m:ctrlPr>
                    <w:del w:id="963" w:author="松山 ファミリー" w:date="2023-02-07T21:10:00Z">
                      <w:rPr>
                        <w:rStyle w:val="normaltextrun"/>
                        <w:rFonts w:ascii="Cambria Math" w:eastAsia="ＭＳ 明朝" w:hAnsi="Cambria Math" w:cs="Times New Roman"/>
                        <w:i/>
                        <w:szCs w:val="21"/>
                      </w:rPr>
                    </w:del>
                  </m:ctrlPr>
                </m:fPr>
                <m:num>
                  <m:r>
                    <w:del w:id="964" w:author="松山 ファミリー" w:date="2023-02-07T21:10:00Z">
                      <w:rPr>
                        <w:rStyle w:val="normaltextrun"/>
                        <w:rFonts w:ascii="Cambria Math" w:eastAsia="ＭＳ 明朝" w:hAnsi="Cambria Math" w:cs="Times New Roman"/>
                        <w:szCs w:val="21"/>
                      </w:rPr>
                      <m:t>??</m:t>
                    </w:del>
                  </m:r>
                </m:num>
                <m:den>
                  <m:r>
                    <w:del w:id="965" w:author="松山 ファミリー" w:date="2023-02-07T21:10:00Z">
                      <w:rPr>
                        <w:rStyle w:val="normaltextrun"/>
                        <w:rFonts w:ascii="Cambria Math" w:eastAsia="ＭＳ 明朝" w:hAnsi="Cambria Math" w:cs="Times New Roman"/>
                        <w:szCs w:val="21"/>
                      </w:rPr>
                      <m:t>245.47</m:t>
                    </w:del>
                  </m:r>
                </m:den>
              </m:f>
            </m:e>
          </m:d>
          <m:r>
            <w:del w:id="966" w:author="松山 ファミリー" w:date="2023-02-07T21:10:00Z">
              <w:rPr>
                <w:rStyle w:val="normaltextrun"/>
                <w:rFonts w:ascii="Cambria Math" w:eastAsia="ＭＳ 明朝" w:hAnsi="Cambria Math" w:cs="Times New Roman"/>
                <w:szCs w:val="21"/>
              </w:rPr>
              <m:t xml:space="preserve">× 100= </m:t>
            </w:del>
          </m:r>
          <w:commentRangeEnd w:id="955"/>
          <m:r>
            <w:del w:id="967" w:author="松山 ファミリー" w:date="2023-02-07T21:10:00Z">
              <w:rPr>
                <w:rStyle w:val="normaltextrun"/>
                <w:rFonts w:ascii="Cambria Math" w:eastAsia="ＭＳ 明朝" w:hAnsi="Cambria Math" w:cs="Times New Roman"/>
                <w:szCs w:val="21"/>
              </w:rPr>
              <m:t>??</m:t>
            </w:del>
          </m:r>
          <m:r>
            <w:del w:id="968" w:author="松山 ファミリー" w:date="2023-02-07T21:10:00Z">
              <m:rPr>
                <m:sty m:val="p"/>
              </m:rPr>
              <w:rPr>
                <w:rStyle w:val="ad"/>
                <w:rFonts w:ascii="Cambria Math" w:eastAsia="ＭＳ 明朝" w:hAnsi="Cambria Math" w:cs="Times New Roman"/>
                <w:sz w:val="21"/>
                <w:szCs w:val="21"/>
              </w:rPr>
              <w:commentReference w:id="955"/>
            </w:del>
          </m:r>
        </m:oMath>
      </m:oMathPara>
    </w:p>
    <w:p w14:paraId="4F33CCDD" w14:textId="27B8825A" w:rsidR="00847B91" w:rsidRPr="0048090B" w:rsidDel="00E4604D" w:rsidRDefault="000B485A" w:rsidP="00540A32">
      <w:pPr>
        <w:widowControl/>
        <w:rPr>
          <w:del w:id="969" w:author="松山 ファミリー" w:date="2023-02-07T21:10:00Z"/>
          <w:rStyle w:val="normaltextrun"/>
          <w:rFonts w:ascii="Times New Roman" w:eastAsia="ＭＳ 明朝" w:hAnsi="Times New Roman" w:cs="Times New Roman"/>
          <w:color w:val="000000" w:themeColor="text1"/>
          <w:szCs w:val="21"/>
        </w:rPr>
        <w:pPrChange w:id="970" w:author="松山 ファミリー" w:date="2023-02-07T21:08:00Z">
          <w:pPr>
            <w:widowControl/>
            <w:jc w:val="left"/>
          </w:pPr>
        </w:pPrChange>
      </w:pPr>
      <w:del w:id="971" w:author="松山 ファミリー" w:date="2023-02-07T21:10:00Z">
        <w:r w:rsidRPr="0048090B" w:rsidDel="00E4604D">
          <w:rPr>
            <w:rStyle w:val="normaltextrun"/>
            <w:rFonts w:ascii="Times New Roman" w:eastAsia="ＭＳ 明朝" w:hAnsi="Times New Roman" w:cs="Times New Roman"/>
            <w:szCs w:val="21"/>
          </w:rPr>
          <w:delText>収率は</w:delText>
        </w:r>
        <w:r w:rsidR="00A80270" w:rsidRPr="0048090B" w:rsidDel="00E4604D">
          <w:rPr>
            <w:rStyle w:val="normaltextrun"/>
            <w:rFonts w:ascii="Times New Roman" w:eastAsia="ＭＳ 明朝" w:hAnsi="Times New Roman" w:cs="Times New Roman"/>
            <w:szCs w:val="21"/>
          </w:rPr>
          <w:delText>??</w:delText>
        </w:r>
        <w:r w:rsidRPr="0048090B" w:rsidDel="00E4604D">
          <w:rPr>
            <w:rStyle w:val="normaltextrun"/>
            <w:rFonts w:ascii="Times New Roman" w:eastAsia="ＭＳ 明朝" w:hAnsi="Times New Roman" w:cs="Times New Roman"/>
            <w:szCs w:val="21"/>
          </w:rPr>
          <w:delText xml:space="preserve"> %</w:delText>
        </w:r>
        <w:r w:rsidRPr="0048090B" w:rsidDel="00E4604D">
          <w:rPr>
            <w:rStyle w:val="normaltextrun"/>
            <w:rFonts w:ascii="Times New Roman" w:eastAsia="ＭＳ 明朝" w:hAnsi="Times New Roman" w:cs="Times New Roman"/>
            <w:szCs w:val="21"/>
          </w:rPr>
          <w:delText>であった。</w:delText>
        </w:r>
      </w:del>
    </w:p>
    <w:p w14:paraId="114AA649" w14:textId="77777777" w:rsidR="00E74B2F" w:rsidRPr="0048090B" w:rsidDel="00E4604D" w:rsidRDefault="00E74B2F" w:rsidP="00540A32">
      <w:pPr>
        <w:widowControl/>
        <w:rPr>
          <w:del w:id="972" w:author="松山 ファミリー" w:date="2023-02-07T21:10:00Z"/>
          <w:rStyle w:val="normaltextrun"/>
          <w:rFonts w:ascii="Times New Roman" w:eastAsia="ＭＳ 明朝" w:hAnsi="Times New Roman" w:cs="Times New Roman"/>
          <w:color w:val="000000" w:themeColor="text1"/>
          <w:szCs w:val="21"/>
        </w:rPr>
        <w:pPrChange w:id="973" w:author="松山 ファミリー" w:date="2023-02-07T21:08:00Z">
          <w:pPr>
            <w:widowControl/>
            <w:jc w:val="left"/>
          </w:pPr>
        </w:pPrChange>
      </w:pPr>
    </w:p>
    <w:p w14:paraId="40E673E7" w14:textId="77777777" w:rsidR="00E307EB" w:rsidRPr="0048090B" w:rsidRDefault="00E307EB" w:rsidP="00540A32">
      <w:pPr>
        <w:widowControl/>
        <w:rPr>
          <w:rStyle w:val="normaltextrun"/>
          <w:rFonts w:ascii="Times New Roman" w:eastAsia="ＭＳ 明朝" w:hAnsi="Times New Roman" w:cs="Times New Roman" w:hint="eastAsia"/>
          <w:color w:val="000000" w:themeColor="text1"/>
          <w:szCs w:val="21"/>
        </w:rPr>
        <w:pPrChange w:id="974" w:author="松山 ファミリー" w:date="2023-02-07T21:08:00Z">
          <w:pPr>
            <w:widowControl/>
            <w:jc w:val="left"/>
          </w:pPr>
        </w:pPrChange>
      </w:pPr>
    </w:p>
    <w:p w14:paraId="0175BAAC" w14:textId="3D196A3F" w:rsidR="00E74B2F" w:rsidRPr="0048090B" w:rsidRDefault="00E74B2F" w:rsidP="00540A32">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Change w:id="975" w:author="松山 ファミリー" w:date="2023-02-07T21:08:00Z">
          <w:pPr>
            <w:pStyle w:val="a4"/>
            <w:widowControl/>
            <w:numPr>
              <w:ilvl w:val="1"/>
              <w:numId w:val="62"/>
            </w:numPr>
            <w:ind w:leftChars="0" w:left="567" w:hanging="567"/>
            <w:jc w:val="left"/>
            <w:outlineLvl w:val="1"/>
          </w:pPr>
        </w:pPrChange>
      </w:pPr>
      <w:bookmarkStart w:id="976" w:name="_Toc126715522"/>
      <w:r w:rsidRPr="0048090B">
        <w:rPr>
          <w:rStyle w:val="normaltextrun"/>
          <w:rFonts w:ascii="Times New Roman" w:eastAsia="ＭＳ 明朝" w:hAnsi="Times New Roman" w:cs="Times New Roman"/>
          <w:color w:val="000000" w:themeColor="text1"/>
          <w:szCs w:val="21"/>
        </w:rPr>
        <w:t>分散液の作成</w:t>
      </w:r>
      <w:bookmarkEnd w:id="976"/>
    </w:p>
    <w:p w14:paraId="18F58359" w14:textId="378F9CEF" w:rsidR="00E74B2F" w:rsidRPr="0048090B" w:rsidRDefault="00783185" w:rsidP="00540A32">
      <w:pPr>
        <w:widowControl/>
        <w:rPr>
          <w:rStyle w:val="normaltextrun"/>
          <w:rFonts w:ascii="Times New Roman" w:eastAsia="ＭＳ 明朝" w:hAnsi="Times New Roman" w:cs="Times New Roman"/>
          <w:color w:val="000000" w:themeColor="text1"/>
          <w:szCs w:val="21"/>
        </w:rPr>
        <w:pPrChange w:id="977" w:author="松山 ファミリー" w:date="2023-02-07T21:08:00Z">
          <w:pPr>
            <w:widowControl/>
            <w:jc w:val="left"/>
          </w:pPr>
        </w:pPrChange>
      </w:pPr>
      <w:ins w:id="978" w:author="松山 ファミリー" w:date="2023-02-07T21:11:00Z">
        <w:r>
          <w:rPr>
            <w:rStyle w:val="normaltextrun"/>
            <w:rFonts w:ascii="Times New Roman" w:eastAsia="ＭＳ 明朝" w:hAnsi="Times New Roman" w:cs="Times New Roman" w:hint="eastAsia"/>
            <w:color w:val="000000" w:themeColor="text1"/>
            <w:szCs w:val="21"/>
          </w:rPr>
          <w:t>先ほど得たニッケル</w:t>
        </w:r>
        <w:r w:rsidR="007A2516">
          <w:rPr>
            <w:rStyle w:val="normaltextrun"/>
            <w:rFonts w:ascii="Times New Roman" w:eastAsia="ＭＳ 明朝" w:hAnsi="Times New Roman" w:cs="Times New Roman" w:hint="eastAsia"/>
            <w:color w:val="000000" w:themeColor="text1"/>
            <w:szCs w:val="21"/>
          </w:rPr>
          <w:t>層状</w:t>
        </w:r>
        <w:r>
          <w:rPr>
            <w:rStyle w:val="normaltextrun"/>
            <w:rFonts w:ascii="Times New Roman" w:eastAsia="ＭＳ 明朝" w:hAnsi="Times New Roman" w:cs="Times New Roman" w:hint="eastAsia"/>
            <w:color w:val="000000" w:themeColor="text1"/>
            <w:szCs w:val="21"/>
          </w:rPr>
          <w:t>水酸化物</w:t>
        </w:r>
        <w:r w:rsidR="007A2516">
          <w:rPr>
            <w:rStyle w:val="normaltextrun"/>
            <w:rFonts w:ascii="Times New Roman" w:eastAsia="ＭＳ 明朝" w:hAnsi="Times New Roman" w:cs="Times New Roman"/>
            <w:color w:val="000000" w:themeColor="text1"/>
            <w:szCs w:val="21"/>
          </w:rPr>
          <w:t>(</w:t>
        </w:r>
      </w:ins>
      <w:del w:id="979" w:author="松山 ファミリー" w:date="2023-02-07T21:10:00Z">
        <w:r w:rsidR="005D0C41" w:rsidRPr="0048090B" w:rsidDel="00E4604D">
          <w:rPr>
            <w:rStyle w:val="normaltextrun"/>
            <w:rFonts w:ascii="Times New Roman" w:eastAsia="ＭＳ 明朝" w:hAnsi="Times New Roman" w:cs="Times New Roman"/>
            <w:color w:val="000000" w:themeColor="text1"/>
            <w:szCs w:val="21"/>
          </w:rPr>
          <w:delText>作成した</w:delText>
        </w:r>
      </w:del>
      <w:r w:rsidR="005D0C41" w:rsidRPr="0048090B">
        <w:rPr>
          <w:rStyle w:val="normaltextrun"/>
          <w:rFonts w:ascii="Times New Roman" w:eastAsia="ＭＳ 明朝" w:hAnsi="Times New Roman" w:cs="Times New Roman"/>
          <w:color w:val="000000" w:themeColor="text1"/>
          <w:szCs w:val="21"/>
        </w:rPr>
        <w:t>Ni_OH_DS</w:t>
      </w:r>
      <w:ins w:id="980" w:author="松山 ファミリー" w:date="2023-02-07T21:11:00Z">
        <w:r w:rsidR="007A2516">
          <w:rPr>
            <w:rStyle w:val="normaltextrun"/>
            <w:rFonts w:ascii="Times New Roman" w:eastAsia="ＭＳ 明朝" w:hAnsi="Times New Roman" w:cs="Times New Roman"/>
            <w:color w:val="000000" w:themeColor="text1"/>
            <w:szCs w:val="21"/>
          </w:rPr>
          <w:t>)</w:t>
        </w:r>
      </w:ins>
      <w:r w:rsidR="005D0C41" w:rsidRPr="0048090B">
        <w:rPr>
          <w:rStyle w:val="normaltextrun"/>
          <w:rFonts w:ascii="Times New Roman" w:eastAsia="ＭＳ 明朝" w:hAnsi="Times New Roman" w:cs="Times New Roman"/>
          <w:color w:val="000000" w:themeColor="text1"/>
          <w:szCs w:val="21"/>
        </w:rPr>
        <w:t>を</w:t>
      </w:r>
      <w:ins w:id="981" w:author="松山 ファミリー" w:date="2023-02-07T21:11:00Z">
        <w:r w:rsidR="00261898">
          <w:rPr>
            <w:rStyle w:val="normaltextrun"/>
            <w:rFonts w:ascii="Times New Roman" w:eastAsia="ＭＳ 明朝" w:hAnsi="Times New Roman" w:cs="Times New Roman" w:hint="eastAsia"/>
            <w:color w:val="000000" w:themeColor="text1"/>
            <w:szCs w:val="21"/>
          </w:rPr>
          <w:t>1</w:t>
        </w:r>
        <w:r w:rsidR="00261898">
          <w:rPr>
            <w:rStyle w:val="normaltextrun"/>
            <w:rFonts w:ascii="Times New Roman" w:eastAsia="ＭＳ 明朝" w:hAnsi="Times New Roman" w:cs="Times New Roman"/>
            <w:color w:val="000000" w:themeColor="text1"/>
            <w:szCs w:val="21"/>
          </w:rPr>
          <w:t>-</w:t>
        </w:r>
      </w:ins>
      <w:r w:rsidR="005D0C41" w:rsidRPr="0048090B">
        <w:rPr>
          <w:rStyle w:val="normaltextrun"/>
          <w:rFonts w:ascii="Times New Roman" w:eastAsia="ＭＳ 明朝" w:hAnsi="Times New Roman" w:cs="Times New Roman"/>
          <w:color w:val="000000" w:themeColor="text1"/>
          <w:szCs w:val="21"/>
        </w:rPr>
        <w:t>ブタノール中で</w:t>
      </w:r>
      <w:ins w:id="982" w:author="松山 ファミリー" w:date="2023-02-07T21:12:00Z">
        <w:r w:rsidR="00261898">
          <w:rPr>
            <w:rStyle w:val="normaltextrun"/>
            <w:rFonts w:ascii="Times New Roman" w:eastAsia="ＭＳ 明朝" w:hAnsi="Times New Roman" w:cs="Times New Roman" w:hint="eastAsia"/>
            <w:color w:val="000000" w:themeColor="text1"/>
            <w:szCs w:val="21"/>
          </w:rPr>
          <w:t>層剥離させ、</w:t>
        </w:r>
      </w:ins>
      <w:r w:rsidR="005D0C41" w:rsidRPr="0048090B">
        <w:rPr>
          <w:rStyle w:val="normaltextrun"/>
          <w:rFonts w:ascii="Times New Roman" w:eastAsia="ＭＳ 明朝" w:hAnsi="Times New Roman" w:cs="Times New Roman"/>
          <w:color w:val="000000" w:themeColor="text1"/>
          <w:szCs w:val="21"/>
        </w:rPr>
        <w:t>分散させた。</w:t>
      </w:r>
    </w:p>
    <w:p w14:paraId="6D67F6C9" w14:textId="77777777" w:rsidR="00B149CD" w:rsidRPr="0048090B" w:rsidRDefault="00B149CD" w:rsidP="00540A32">
      <w:pPr>
        <w:widowControl/>
        <w:rPr>
          <w:rStyle w:val="normaltextrun"/>
          <w:rFonts w:ascii="Times New Roman" w:eastAsia="ＭＳ 明朝" w:hAnsi="Times New Roman" w:cs="Times New Roman"/>
          <w:color w:val="000000" w:themeColor="text1"/>
          <w:szCs w:val="21"/>
        </w:rPr>
        <w:pPrChange w:id="983" w:author="松山 ファミリー" w:date="2023-02-07T21:08:00Z">
          <w:pPr>
            <w:widowControl/>
            <w:jc w:val="left"/>
          </w:pPr>
        </w:pPrChange>
      </w:pPr>
    </w:p>
    <w:p w14:paraId="406CA126" w14:textId="3F0606E9" w:rsidR="00F0528B" w:rsidRPr="0048090B" w:rsidRDefault="00F0528B" w:rsidP="00540A32">
      <w:pPr>
        <w:pStyle w:val="a4"/>
        <w:widowControl/>
        <w:numPr>
          <w:ilvl w:val="0"/>
          <w:numId w:val="20"/>
        </w:numPr>
        <w:ind w:leftChars="0"/>
        <w:rPr>
          <w:rStyle w:val="normaltextrun"/>
          <w:rFonts w:ascii="Times New Roman" w:eastAsia="ＭＳ 明朝" w:hAnsi="Times New Roman" w:cs="Times New Roman"/>
          <w:szCs w:val="21"/>
        </w:rPr>
        <w:pPrChange w:id="984" w:author="松山 ファミリー" w:date="2023-02-07T21:08:00Z">
          <w:pPr>
            <w:pStyle w:val="a4"/>
            <w:widowControl/>
            <w:numPr>
              <w:numId w:val="20"/>
            </w:numPr>
            <w:ind w:leftChars="0" w:left="420" w:hanging="420"/>
            <w:jc w:val="left"/>
          </w:pPr>
        </w:pPrChange>
      </w:pPr>
      <w:r w:rsidRPr="0048090B">
        <w:rPr>
          <w:rStyle w:val="normaltextrun"/>
          <w:rFonts w:ascii="Times New Roman" w:eastAsia="ＭＳ 明朝" w:hAnsi="Times New Roman" w:cs="Times New Roman"/>
          <w:szCs w:val="21"/>
        </w:rPr>
        <w:t>Ni_OH_DS</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サンプル瓶に量りとり、</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ブタノール</w:t>
      </w:r>
      <w:r w:rsidRPr="0048090B">
        <w:rPr>
          <w:rStyle w:val="normaltextrun"/>
          <w:rFonts w:ascii="Times New Roman" w:eastAsia="ＭＳ 明朝" w:hAnsi="Times New Roman" w:cs="Times New Roman"/>
          <w:szCs w:val="21"/>
        </w:rPr>
        <w:t>55 ml</w:t>
      </w:r>
      <w:r w:rsidRPr="0048090B">
        <w:rPr>
          <w:rStyle w:val="normaltextrun"/>
          <w:rFonts w:ascii="Times New Roman" w:eastAsia="ＭＳ 明朝" w:hAnsi="Times New Roman" w:cs="Times New Roman"/>
          <w:szCs w:val="21"/>
        </w:rPr>
        <w:t>を入れた。</w:t>
      </w:r>
    </w:p>
    <w:p w14:paraId="226F1263" w14:textId="06842C3E" w:rsidR="00F0528B" w:rsidRPr="0048090B" w:rsidRDefault="00F0528B" w:rsidP="00540A32">
      <w:pPr>
        <w:pStyle w:val="a4"/>
        <w:widowControl/>
        <w:numPr>
          <w:ilvl w:val="0"/>
          <w:numId w:val="20"/>
        </w:numPr>
        <w:ind w:leftChars="0"/>
        <w:rPr>
          <w:rStyle w:val="normaltextrun"/>
          <w:rFonts w:ascii="Times New Roman" w:eastAsia="ＭＳ 明朝" w:hAnsi="Times New Roman" w:cs="Times New Roman"/>
          <w:szCs w:val="21"/>
        </w:rPr>
        <w:pPrChange w:id="985" w:author="松山 ファミリー" w:date="2023-02-07T21:08:00Z">
          <w:pPr>
            <w:pStyle w:val="a4"/>
            <w:widowControl/>
            <w:numPr>
              <w:numId w:val="20"/>
            </w:numPr>
            <w:ind w:leftChars="0" w:left="420" w:hanging="420"/>
            <w:jc w:val="left"/>
          </w:pPr>
        </w:pPrChange>
      </w:pPr>
      <w:r w:rsidRPr="0048090B">
        <w:rPr>
          <w:rStyle w:val="normaltextrun"/>
          <w:rFonts w:ascii="Times New Roman" w:eastAsia="ＭＳ 明朝" w:hAnsi="Times New Roman" w:cs="Times New Roman"/>
          <w:szCs w:val="21"/>
        </w:rPr>
        <w:t>超音波洗浄機にて</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時間撹拌させ</w:t>
      </w:r>
      <w:r w:rsidR="00D6461F" w:rsidRPr="0048090B">
        <w:rPr>
          <w:rStyle w:val="normaltextrun"/>
          <w:rFonts w:ascii="Times New Roman" w:eastAsia="ＭＳ 明朝" w:hAnsi="Times New Roman" w:cs="Times New Roman"/>
          <w:szCs w:val="21"/>
        </w:rPr>
        <w:t>た。</w:t>
      </w:r>
    </w:p>
    <w:p w14:paraId="1A2122CE" w14:textId="2C304723" w:rsidR="00F0528B" w:rsidRPr="0048090B" w:rsidRDefault="00F0528B" w:rsidP="00540A32">
      <w:pPr>
        <w:pStyle w:val="a4"/>
        <w:widowControl/>
        <w:numPr>
          <w:ilvl w:val="0"/>
          <w:numId w:val="20"/>
        </w:numPr>
        <w:ind w:leftChars="0"/>
        <w:rPr>
          <w:rStyle w:val="normaltextrun"/>
          <w:rFonts w:ascii="Times New Roman" w:eastAsia="ＭＳ 明朝" w:hAnsi="Times New Roman" w:cs="Times New Roman"/>
          <w:szCs w:val="21"/>
        </w:rPr>
        <w:pPrChange w:id="986" w:author="松山 ファミリー" w:date="2023-02-07T21:08:00Z">
          <w:pPr>
            <w:pStyle w:val="a4"/>
            <w:widowControl/>
            <w:numPr>
              <w:numId w:val="20"/>
            </w:numPr>
            <w:ind w:leftChars="0" w:left="420" w:hanging="420"/>
            <w:jc w:val="left"/>
          </w:pPr>
        </w:pPrChange>
      </w:pPr>
      <w:r w:rsidRPr="0048090B">
        <w:rPr>
          <w:rStyle w:val="normaltextrun"/>
          <w:rFonts w:ascii="Times New Roman" w:eastAsia="ＭＳ 明朝" w:hAnsi="Times New Roman" w:cs="Times New Roman"/>
          <w:szCs w:val="21"/>
        </w:rPr>
        <w:t>得られた試料を</w:t>
      </w:r>
      <w:r w:rsidR="00D6461F" w:rsidRPr="0048090B">
        <w:rPr>
          <w:rStyle w:val="normaltextrun"/>
          <w:rFonts w:ascii="Times New Roman" w:eastAsia="ＭＳ 明朝" w:hAnsi="Times New Roman" w:cs="Times New Roman"/>
          <w:szCs w:val="21"/>
        </w:rPr>
        <w:t>Ni_OH_nano</w:t>
      </w:r>
      <w:r w:rsidRPr="0048090B">
        <w:rPr>
          <w:rStyle w:val="normaltextrun"/>
          <w:rFonts w:ascii="Times New Roman" w:eastAsia="ＭＳ 明朝" w:hAnsi="Times New Roman" w:cs="Times New Roman"/>
          <w:szCs w:val="21"/>
        </w:rPr>
        <w:t>とする。</w:t>
      </w:r>
    </w:p>
    <w:p w14:paraId="1C63ADAE" w14:textId="7CEE9255" w:rsidR="00F14FFE" w:rsidRPr="00FD0C25" w:rsidDel="00FD0C25" w:rsidRDefault="00F14FFE" w:rsidP="00F14FFE">
      <w:pPr>
        <w:rPr>
          <w:del w:id="987" w:author="松山 ファミリー" w:date="2023-02-08T00:01:00Z"/>
          <w:rFonts w:ascii="Times New Roman" w:eastAsia="ＭＳ 明朝" w:hAnsi="Times New Roman" w:cs="Times New Roman" w:hint="eastAsia"/>
          <w:b/>
          <w:szCs w:val="21"/>
          <w:rPrChange w:id="988" w:author="松山 ファミリー" w:date="2023-02-08T00:01:00Z">
            <w:rPr>
              <w:del w:id="989" w:author="松山 ファミリー" w:date="2023-02-08T00:01:00Z"/>
              <w:rFonts w:ascii="Times New Roman" w:eastAsia="ＭＳ 明朝" w:hAnsi="Times New Roman" w:cs="Times New Roman" w:hint="eastAsia"/>
              <w:szCs w:val="21"/>
            </w:rPr>
          </w:rPrChange>
        </w:rPr>
      </w:pPr>
    </w:p>
    <w:p w14:paraId="0B925FB3" w14:textId="5658965C" w:rsidR="006B6272" w:rsidRPr="0048090B" w:rsidRDefault="006B6272" w:rsidP="006B6272">
      <w:pPr>
        <w:pStyle w:val="ab"/>
        <w:keepNext/>
        <w:rPr>
          <w:rFonts w:ascii="Times New Roman" w:eastAsia="ＭＳ 明朝" w:hAnsi="Times New Roman" w:cs="Times New Roman" w:hint="eastAsia"/>
          <w:b w:val="0"/>
          <w:bCs w:val="0"/>
        </w:rPr>
      </w:pPr>
      <w:del w:id="990" w:author="松山 ファミリー" w:date="2023-02-08T00:01:00Z">
        <w:r w:rsidRPr="0048090B" w:rsidDel="00FD0C25">
          <w:rPr>
            <w:rFonts w:ascii="Times New Roman" w:eastAsia="ＭＳ 明朝" w:hAnsi="Times New Roman" w:cs="Times New Roman"/>
            <w:b w:val="0"/>
            <w:bCs w:val="0"/>
          </w:rPr>
          <w:delText>表</w:delText>
        </w:r>
        <w:r w:rsidRPr="0048090B" w:rsidDel="00FD0C25">
          <w:rPr>
            <w:rFonts w:ascii="Times New Roman" w:eastAsia="ＭＳ 明朝" w:hAnsi="Times New Roman" w:cs="Times New Roman"/>
            <w:b w:val="0"/>
            <w:bCs w:val="0"/>
          </w:rPr>
          <w:delText xml:space="preserve"> </w:delText>
        </w:r>
        <w:r w:rsidR="004777F2" w:rsidRPr="0048090B" w:rsidDel="00FD0C25">
          <w:rPr>
            <w:rFonts w:ascii="Times New Roman" w:eastAsia="ＭＳ 明朝" w:hAnsi="Times New Roman" w:cs="Times New Roman"/>
            <w:b w:val="0"/>
            <w:bCs w:val="0"/>
          </w:rPr>
          <w:delText>3-3-1</w:delText>
        </w:r>
        <w:r w:rsidRPr="0048090B" w:rsidDel="00FD0C25">
          <w:rPr>
            <w:rFonts w:ascii="Times New Roman" w:eastAsia="ＭＳ 明朝" w:hAnsi="Times New Roman" w:cs="Times New Roman"/>
            <w:b w:val="0"/>
            <w:bCs w:val="0"/>
          </w:rPr>
          <w:delText>分散液の作製</w:delText>
        </w:r>
      </w:del>
    </w:p>
    <w:tbl>
      <w:tblPr>
        <w:tblStyle w:val="a5"/>
        <w:tblW w:w="0" w:type="auto"/>
        <w:tblLook w:val="04A0" w:firstRow="1" w:lastRow="0" w:firstColumn="1" w:lastColumn="0" w:noHBand="0" w:noVBand="1"/>
        <w:tblPrChange w:id="991" w:author="松山 ファミリー" w:date="2023-02-08T00:03:00Z">
          <w:tblPr>
            <w:tblStyle w:val="a5"/>
            <w:tblW w:w="0" w:type="auto"/>
            <w:tblLook w:val="04A0" w:firstRow="1" w:lastRow="0" w:firstColumn="1" w:lastColumn="0" w:noHBand="0" w:noVBand="1"/>
          </w:tblPr>
        </w:tblPrChange>
      </w:tblPr>
      <w:tblGrid>
        <w:gridCol w:w="2365"/>
        <w:gridCol w:w="2025"/>
        <w:gridCol w:w="2126"/>
        <w:gridCol w:w="1978"/>
        <w:tblGridChange w:id="992">
          <w:tblGrid>
            <w:gridCol w:w="2365"/>
            <w:gridCol w:w="2025"/>
            <w:gridCol w:w="2126"/>
            <w:gridCol w:w="709"/>
            <w:gridCol w:w="1269"/>
          </w:tblGrid>
        </w:tblGridChange>
      </w:tblGrid>
      <w:tr w:rsidR="00B8743B" w:rsidRPr="0048090B" w14:paraId="6D122117" w14:textId="77777777" w:rsidTr="000E48F0">
        <w:tc>
          <w:tcPr>
            <w:tcW w:w="2365" w:type="dxa"/>
            <w:tcPrChange w:id="993" w:author="松山 ファミリー" w:date="2023-02-08T00:03:00Z">
              <w:tcPr>
                <w:tcW w:w="2365" w:type="dxa"/>
              </w:tcPr>
            </w:tcPrChange>
          </w:tcPr>
          <w:p w14:paraId="04F3ED2C" w14:textId="798916BB"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試料名</w:t>
            </w:r>
          </w:p>
        </w:tc>
        <w:tc>
          <w:tcPr>
            <w:tcW w:w="2025" w:type="dxa"/>
            <w:tcPrChange w:id="994" w:author="松山 ファミリー" w:date="2023-02-08T00:03:00Z">
              <w:tcPr>
                <w:tcW w:w="2025" w:type="dxa"/>
              </w:tcPr>
            </w:tcPrChange>
          </w:tcPr>
          <w:p w14:paraId="1CDE642A" w14:textId="0AB26F56"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試料名</w:t>
            </w:r>
          </w:p>
        </w:tc>
        <w:tc>
          <w:tcPr>
            <w:tcW w:w="2126" w:type="dxa"/>
            <w:tcPrChange w:id="995" w:author="松山 ファミリー" w:date="2023-02-08T00:03:00Z">
              <w:tcPr>
                <w:tcW w:w="2835" w:type="dxa"/>
                <w:gridSpan w:val="2"/>
              </w:tcPr>
            </w:tcPrChange>
          </w:tcPr>
          <w:p w14:paraId="08E4F272" w14:textId="77777777" w:rsidR="000E48F0" w:rsidRDefault="00C72122" w:rsidP="001C546B">
            <w:pPr>
              <w:widowControl/>
              <w:jc w:val="center"/>
              <w:rPr>
                <w:ins w:id="996" w:author="松山 ファミリー" w:date="2023-02-08T00:03: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の量</w:t>
            </w:r>
          </w:p>
          <w:p w14:paraId="1AB5550F" w14:textId="7EC92D4A" w:rsidR="00B8743B" w:rsidRPr="0048090B"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[g</w:t>
            </w:r>
            <w:ins w:id="997" w:author="松山 ファミリー" w:date="2023-02-08T00:04:00Z">
              <w:r w:rsidR="00A708E2">
                <w:rPr>
                  <w:rFonts w:ascii="Times New Roman" w:eastAsia="ＭＳ 明朝" w:hAnsi="Times New Roman" w:cs="Times New Roman"/>
                  <w:color w:val="000000" w:themeColor="text1"/>
                  <w:szCs w:val="21"/>
                </w:rPr>
                <w:t xml:space="preserve"> </w:t>
              </w:r>
            </w:ins>
            <w:r w:rsidR="00622815" w:rsidRPr="0048090B">
              <w:rPr>
                <w:rFonts w:ascii="Times New Roman" w:eastAsia="ＭＳ 明朝" w:hAnsi="Times New Roman" w:cs="Times New Roman"/>
                <w:color w:val="000000" w:themeColor="text1"/>
                <w:szCs w:val="21"/>
              </w:rPr>
              <w:t>(mmol)</w:t>
            </w:r>
            <w:r w:rsidRPr="0048090B">
              <w:rPr>
                <w:rFonts w:ascii="Times New Roman" w:eastAsia="ＭＳ 明朝" w:hAnsi="Times New Roman" w:cs="Times New Roman"/>
                <w:color w:val="000000" w:themeColor="text1"/>
                <w:szCs w:val="21"/>
              </w:rPr>
              <w:t>]</w:t>
            </w:r>
          </w:p>
        </w:tc>
        <w:tc>
          <w:tcPr>
            <w:tcW w:w="1978" w:type="dxa"/>
            <w:tcPrChange w:id="998" w:author="松山 ファミリー" w:date="2023-02-08T00:03:00Z">
              <w:tcPr>
                <w:tcW w:w="1269" w:type="dxa"/>
              </w:tcPr>
            </w:tcPrChange>
          </w:tcPr>
          <w:p w14:paraId="7CFEAD6D" w14:textId="123FE008" w:rsidR="000E48F0" w:rsidRPr="000E48F0" w:rsidRDefault="000E48F0" w:rsidP="000E48F0">
            <w:pPr>
              <w:widowControl/>
              <w:jc w:val="center"/>
              <w:rPr>
                <w:ins w:id="999" w:author="松山 ファミリー" w:date="2023-02-08T00:03:00Z"/>
                <w:rFonts w:ascii="Times New Roman" w:eastAsia="ＭＳ 明朝" w:hAnsi="Times New Roman" w:cs="Times New Roman"/>
                <w:color w:val="000000" w:themeColor="text1"/>
                <w:szCs w:val="21"/>
                <w:rPrChange w:id="1000" w:author="松山 ファミリー" w:date="2023-02-08T00:03:00Z">
                  <w:rPr>
                    <w:ins w:id="1001" w:author="松山 ファミリー" w:date="2023-02-08T00:03:00Z"/>
                  </w:rPr>
                </w:rPrChange>
              </w:rPr>
            </w:pPr>
            <w:ins w:id="1002" w:author="松山 ファミリー" w:date="2023-02-08T00:03:00Z">
              <w:r w:rsidRPr="000E48F0">
                <w:rPr>
                  <w:rFonts w:ascii="Times New Roman" w:eastAsia="ＭＳ 明朝" w:hAnsi="Times New Roman" w:cs="Times New Roman"/>
                  <w:color w:val="000000" w:themeColor="text1"/>
                  <w:szCs w:val="21"/>
                  <w:rPrChange w:id="1003" w:author="松山 ファミリー" w:date="2023-02-08T00:03:00Z">
                    <w:rPr/>
                  </w:rPrChange>
                </w:rPr>
                <w:t>1-</w:t>
              </w:r>
            </w:ins>
            <w:del w:id="1004" w:author="松山 ファミリー" w:date="2023-02-08T00:03:00Z">
              <w:r w:rsidR="00C72122" w:rsidRPr="000E48F0" w:rsidDel="000E48F0">
                <w:rPr>
                  <w:rFonts w:ascii="Times New Roman" w:eastAsia="ＭＳ 明朝" w:hAnsi="Times New Roman" w:cs="Times New Roman"/>
                  <w:color w:val="000000" w:themeColor="text1"/>
                  <w:szCs w:val="21"/>
                  <w:rPrChange w:id="1005" w:author="松山 ファミリー" w:date="2023-02-08T00:03:00Z">
                    <w:rPr/>
                  </w:rPrChange>
                </w:rPr>
                <w:delText>1-</w:delText>
              </w:r>
            </w:del>
            <w:r w:rsidR="00C72122" w:rsidRPr="000E48F0">
              <w:rPr>
                <w:rFonts w:ascii="Times New Roman" w:eastAsia="ＭＳ 明朝" w:hAnsi="Times New Roman" w:cs="Times New Roman"/>
                <w:color w:val="000000" w:themeColor="text1"/>
                <w:szCs w:val="21"/>
                <w:rPrChange w:id="1006" w:author="松山 ファミリー" w:date="2023-02-08T00:03:00Z">
                  <w:rPr/>
                </w:rPrChange>
              </w:rPr>
              <w:t>ブタノール</w:t>
            </w:r>
          </w:p>
          <w:p w14:paraId="398CE3F6" w14:textId="2805AE5B" w:rsidR="00B8743B" w:rsidRPr="000E48F0" w:rsidRDefault="00C72122" w:rsidP="000E48F0">
            <w:pPr>
              <w:widowControl/>
              <w:jc w:val="center"/>
              <w:rPr>
                <w:rFonts w:ascii="Times New Roman" w:eastAsia="ＭＳ 明朝" w:hAnsi="Times New Roman" w:cs="Times New Roman"/>
                <w:color w:val="000000" w:themeColor="text1"/>
                <w:szCs w:val="21"/>
                <w:rPrChange w:id="1007" w:author="松山 ファミリー" w:date="2023-02-08T00:03:00Z">
                  <w:rPr/>
                </w:rPrChange>
              </w:rPr>
            </w:pPr>
            <w:r w:rsidRPr="000E48F0">
              <w:rPr>
                <w:rFonts w:ascii="Times New Roman" w:eastAsia="ＭＳ 明朝" w:hAnsi="Times New Roman" w:cs="Times New Roman"/>
                <w:color w:val="000000" w:themeColor="text1"/>
                <w:szCs w:val="21"/>
                <w:rPrChange w:id="1008" w:author="松山 ファミリー" w:date="2023-02-08T00:03:00Z">
                  <w:rPr/>
                </w:rPrChange>
              </w:rPr>
              <w:t>[mL]</w:t>
            </w:r>
          </w:p>
        </w:tc>
      </w:tr>
      <w:tr w:rsidR="00B8743B" w:rsidRPr="0048090B" w14:paraId="01D0A5B1" w14:textId="77777777" w:rsidTr="000E48F0">
        <w:tc>
          <w:tcPr>
            <w:tcW w:w="2365" w:type="dxa"/>
            <w:tcPrChange w:id="1009" w:author="松山 ファミリー" w:date="2023-02-08T00:03:00Z">
              <w:tcPr>
                <w:tcW w:w="2365" w:type="dxa"/>
              </w:tcPr>
            </w:tcPrChange>
          </w:tcPr>
          <w:p w14:paraId="6B8C6F8E" w14:textId="5C42670A" w:rsidR="00B8743B" w:rsidRPr="0048090B" w:rsidRDefault="00291FD6" w:rsidP="00E74B2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w:t>
            </w:r>
          </w:p>
        </w:tc>
        <w:tc>
          <w:tcPr>
            <w:tcW w:w="2025" w:type="dxa"/>
            <w:tcPrChange w:id="1010" w:author="松山 ファミリー" w:date="2023-02-08T00:03:00Z">
              <w:tcPr>
                <w:tcW w:w="2025" w:type="dxa"/>
              </w:tcPr>
            </w:tcPrChange>
          </w:tcPr>
          <w:p w14:paraId="05A092B3" w14:textId="30044BB8" w:rsidR="00B8743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Change w:id="1011" w:author="松山 ファミリー" w:date="2023-02-08T00:03:00Z">
              <w:tcPr>
                <w:tcW w:w="2835" w:type="dxa"/>
                <w:gridSpan w:val="2"/>
              </w:tcPr>
            </w:tcPrChange>
          </w:tcPr>
          <w:p w14:paraId="7C289718" w14:textId="6ADBC3DF" w:rsidR="00CB3FA9"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w:t>
            </w:r>
            <w:r w:rsidR="00D549A1" w:rsidRPr="0048090B">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(0.109)</w:t>
            </w:r>
          </w:p>
        </w:tc>
        <w:tc>
          <w:tcPr>
            <w:tcW w:w="1978" w:type="dxa"/>
            <w:tcPrChange w:id="1012" w:author="松山 ファミリー" w:date="2023-02-08T00:03:00Z">
              <w:tcPr>
                <w:tcW w:w="1269" w:type="dxa"/>
              </w:tcPr>
            </w:tcPrChange>
          </w:tcPr>
          <w:p w14:paraId="3C396B28" w14:textId="0BD1EF6F" w:rsidR="00B8743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88CB8A" w14:textId="77777777" w:rsidTr="000E48F0">
        <w:trPr>
          <w:ins w:id="1013" w:author="松山 ファミリー" w:date="2023-02-08T00:05:00Z"/>
        </w:trPr>
        <w:tc>
          <w:tcPr>
            <w:tcW w:w="2365" w:type="dxa"/>
          </w:tcPr>
          <w:p w14:paraId="3C277C5F" w14:textId="01F678B5" w:rsidR="00065447" w:rsidRPr="0048090B" w:rsidRDefault="00065447" w:rsidP="00065447">
            <w:pPr>
              <w:widowControl/>
              <w:jc w:val="left"/>
              <w:rPr>
                <w:ins w:id="1014" w:author="松山 ファミリー" w:date="2023-02-08T00:05:00Z"/>
                <w:rFonts w:ascii="Times New Roman" w:eastAsia="ＭＳ 明朝" w:hAnsi="Times New Roman" w:cs="Times New Roman"/>
                <w:color w:val="000000" w:themeColor="text1"/>
                <w:szCs w:val="21"/>
              </w:rPr>
            </w:pPr>
            <w:ins w:id="1015" w:author="松山　晃大" w:date="2023-02-08T00:05:00Z">
              <w:r w:rsidRPr="0048090B">
                <w:rPr>
                  <w:rFonts w:ascii="Times New Roman" w:eastAsia="ＭＳ 明朝" w:hAnsi="Times New Roman" w:cs="Times New Roman"/>
                  <w:color w:val="000000" w:themeColor="text1"/>
                  <w:szCs w:val="21"/>
                </w:rPr>
                <w:t>220415Ni_OH_nano_2</w:t>
              </w:r>
            </w:ins>
          </w:p>
        </w:tc>
        <w:tc>
          <w:tcPr>
            <w:tcW w:w="2025" w:type="dxa"/>
          </w:tcPr>
          <w:p w14:paraId="51DB0C3F" w14:textId="67816529" w:rsidR="00065447" w:rsidRPr="0048090B" w:rsidRDefault="00065447" w:rsidP="00065447">
            <w:pPr>
              <w:widowControl/>
              <w:jc w:val="center"/>
              <w:rPr>
                <w:ins w:id="1016" w:author="松山 ファミリー" w:date="2023-02-08T00:05:00Z"/>
                <w:rFonts w:ascii="Times New Roman" w:eastAsia="ＭＳ 明朝" w:hAnsi="Times New Roman" w:cs="Times New Roman"/>
                <w:color w:val="000000" w:themeColor="text1"/>
                <w:szCs w:val="21"/>
              </w:rPr>
            </w:pPr>
            <w:ins w:id="1017" w:author="松山　晃大" w:date="2023-02-08T00:05:00Z">
              <w:r w:rsidRPr="0048090B">
                <w:rPr>
                  <w:rFonts w:ascii="Times New Roman" w:eastAsia="ＭＳ 明朝" w:hAnsi="Times New Roman" w:cs="Times New Roman"/>
                  <w:color w:val="000000" w:themeColor="text1"/>
                  <w:szCs w:val="21"/>
                </w:rPr>
                <w:t>220415Ni_OH_DS</w:t>
              </w:r>
            </w:ins>
          </w:p>
        </w:tc>
        <w:tc>
          <w:tcPr>
            <w:tcW w:w="2126" w:type="dxa"/>
          </w:tcPr>
          <w:p w14:paraId="5B71AE84" w14:textId="6A12B295" w:rsidR="00065447" w:rsidRPr="0048090B" w:rsidRDefault="00065447" w:rsidP="00065447">
            <w:pPr>
              <w:widowControl/>
              <w:jc w:val="center"/>
              <w:rPr>
                <w:ins w:id="1018" w:author="松山 ファミリー" w:date="2023-02-08T00:05:00Z"/>
                <w:rFonts w:ascii="Times New Roman" w:eastAsia="ＭＳ 明朝" w:hAnsi="Times New Roman" w:cs="Times New Roman"/>
                <w:color w:val="000000" w:themeColor="text1"/>
                <w:szCs w:val="21"/>
              </w:rPr>
            </w:pPr>
            <w:ins w:id="1019" w:author="松山　晃大" w:date="2023-02-08T00:05:00Z">
              <w:r w:rsidRPr="0048090B">
                <w:rPr>
                  <w:rFonts w:ascii="Times New Roman" w:eastAsia="ＭＳ 明朝" w:hAnsi="Times New Roman" w:cs="Times New Roman"/>
                  <w:color w:val="000000" w:themeColor="text1"/>
                  <w:szCs w:val="21"/>
                </w:rPr>
                <w:t>0.0547 (0.107)</w:t>
              </w:r>
            </w:ins>
          </w:p>
        </w:tc>
        <w:tc>
          <w:tcPr>
            <w:tcW w:w="1978" w:type="dxa"/>
          </w:tcPr>
          <w:p w14:paraId="3340F1CB" w14:textId="6A59E30E" w:rsidR="00065447" w:rsidRPr="0048090B" w:rsidRDefault="00065447" w:rsidP="00065447">
            <w:pPr>
              <w:widowControl/>
              <w:jc w:val="center"/>
              <w:rPr>
                <w:ins w:id="1020" w:author="松山 ファミリー" w:date="2023-02-08T00:05:00Z"/>
                <w:rFonts w:ascii="Times New Roman" w:eastAsia="ＭＳ 明朝" w:hAnsi="Times New Roman" w:cs="Times New Roman"/>
                <w:color w:val="000000" w:themeColor="text1"/>
                <w:szCs w:val="21"/>
              </w:rPr>
            </w:pPr>
            <w:ins w:id="1021" w:author="松山　晃大" w:date="2023-02-08T00:05:00Z">
              <w:r w:rsidRPr="0048090B">
                <w:rPr>
                  <w:rFonts w:ascii="Times New Roman" w:eastAsia="ＭＳ 明朝" w:hAnsi="Times New Roman" w:cs="Times New Roman"/>
                  <w:color w:val="000000" w:themeColor="text1"/>
                  <w:szCs w:val="21"/>
                </w:rPr>
                <w:t>55</w:t>
              </w:r>
            </w:ins>
          </w:p>
        </w:tc>
      </w:tr>
      <w:tr w:rsidR="00065447" w:rsidRPr="0048090B" w14:paraId="60FF40D6" w14:textId="77777777" w:rsidTr="000E48F0">
        <w:trPr>
          <w:ins w:id="1022" w:author="松山 ファミリー" w:date="2023-02-08T00:05:00Z"/>
        </w:trPr>
        <w:tc>
          <w:tcPr>
            <w:tcW w:w="2365" w:type="dxa"/>
          </w:tcPr>
          <w:p w14:paraId="1A107864" w14:textId="156883A1" w:rsidR="00065447" w:rsidRPr="0048090B" w:rsidRDefault="00065447" w:rsidP="00065447">
            <w:pPr>
              <w:widowControl/>
              <w:jc w:val="left"/>
              <w:rPr>
                <w:ins w:id="1023" w:author="松山 ファミリー" w:date="2023-02-08T00:05:00Z"/>
                <w:rFonts w:ascii="Times New Roman" w:eastAsia="ＭＳ 明朝" w:hAnsi="Times New Roman" w:cs="Times New Roman"/>
                <w:color w:val="000000" w:themeColor="text1"/>
                <w:szCs w:val="21"/>
              </w:rPr>
            </w:pPr>
            <w:ins w:id="1024" w:author="松山　晃大" w:date="2023-02-08T00:05:00Z">
              <w:r w:rsidRPr="0048090B">
                <w:rPr>
                  <w:rFonts w:ascii="Times New Roman" w:eastAsia="ＭＳ 明朝" w:hAnsi="Times New Roman" w:cs="Times New Roman"/>
                  <w:color w:val="000000" w:themeColor="text1"/>
                  <w:szCs w:val="21"/>
                </w:rPr>
                <w:t>220415Ni_OH_nano_3</w:t>
              </w:r>
            </w:ins>
          </w:p>
        </w:tc>
        <w:tc>
          <w:tcPr>
            <w:tcW w:w="2025" w:type="dxa"/>
          </w:tcPr>
          <w:p w14:paraId="04E752F9" w14:textId="658E6E69" w:rsidR="00065447" w:rsidRPr="0048090B" w:rsidRDefault="00065447" w:rsidP="00065447">
            <w:pPr>
              <w:widowControl/>
              <w:jc w:val="center"/>
              <w:rPr>
                <w:ins w:id="1025" w:author="松山 ファミリー" w:date="2023-02-08T00:05:00Z"/>
                <w:rFonts w:ascii="Times New Roman" w:eastAsia="ＭＳ 明朝" w:hAnsi="Times New Roman" w:cs="Times New Roman"/>
                <w:color w:val="000000" w:themeColor="text1"/>
                <w:szCs w:val="21"/>
              </w:rPr>
            </w:pPr>
            <w:ins w:id="1026" w:author="松山　晃大" w:date="2023-02-08T00:05:00Z">
              <w:r w:rsidRPr="0048090B">
                <w:rPr>
                  <w:rFonts w:ascii="Times New Roman" w:eastAsia="ＭＳ 明朝" w:hAnsi="Times New Roman" w:cs="Times New Roman"/>
                  <w:color w:val="000000" w:themeColor="text1"/>
                  <w:szCs w:val="21"/>
                </w:rPr>
                <w:t>220415Ni_OH_DS</w:t>
              </w:r>
            </w:ins>
          </w:p>
        </w:tc>
        <w:tc>
          <w:tcPr>
            <w:tcW w:w="2126" w:type="dxa"/>
          </w:tcPr>
          <w:p w14:paraId="3966C83D" w14:textId="242E9175" w:rsidR="00065447" w:rsidRPr="0048090B" w:rsidRDefault="00065447" w:rsidP="00065447">
            <w:pPr>
              <w:widowControl/>
              <w:jc w:val="center"/>
              <w:rPr>
                <w:ins w:id="1027" w:author="松山 ファミリー" w:date="2023-02-08T00:05:00Z"/>
                <w:rFonts w:ascii="Times New Roman" w:eastAsia="ＭＳ 明朝" w:hAnsi="Times New Roman" w:cs="Times New Roman"/>
                <w:color w:val="000000" w:themeColor="text1"/>
                <w:szCs w:val="21"/>
              </w:rPr>
            </w:pPr>
            <w:ins w:id="1028" w:author="松山　晃大" w:date="2023-02-08T00:05:00Z">
              <w:r w:rsidRPr="0048090B">
                <w:rPr>
                  <w:rFonts w:ascii="Times New Roman" w:eastAsia="ＭＳ 明朝" w:hAnsi="Times New Roman" w:cs="Times New Roman"/>
                  <w:color w:val="000000" w:themeColor="text1"/>
                  <w:szCs w:val="21"/>
                </w:rPr>
                <w:t>0.0583 (0.114)</w:t>
              </w:r>
            </w:ins>
          </w:p>
        </w:tc>
        <w:tc>
          <w:tcPr>
            <w:tcW w:w="1978" w:type="dxa"/>
          </w:tcPr>
          <w:p w14:paraId="371CA553" w14:textId="298EEAC8" w:rsidR="00065447" w:rsidRPr="0048090B" w:rsidRDefault="00065447" w:rsidP="00065447">
            <w:pPr>
              <w:widowControl/>
              <w:jc w:val="center"/>
              <w:rPr>
                <w:ins w:id="1029" w:author="松山 ファミリー" w:date="2023-02-08T00:05:00Z"/>
                <w:rFonts w:ascii="Times New Roman" w:eastAsia="ＭＳ 明朝" w:hAnsi="Times New Roman" w:cs="Times New Roman"/>
                <w:color w:val="000000" w:themeColor="text1"/>
                <w:szCs w:val="21"/>
              </w:rPr>
            </w:pPr>
            <w:ins w:id="1030" w:author="松山　晃大" w:date="2023-02-08T00:05:00Z">
              <w:r w:rsidRPr="0048090B">
                <w:rPr>
                  <w:rFonts w:ascii="Times New Roman" w:eastAsia="ＭＳ 明朝" w:hAnsi="Times New Roman" w:cs="Times New Roman"/>
                  <w:color w:val="000000" w:themeColor="text1"/>
                  <w:szCs w:val="21"/>
                </w:rPr>
                <w:t>55</w:t>
              </w:r>
            </w:ins>
          </w:p>
        </w:tc>
      </w:tr>
      <w:tr w:rsidR="00065447" w:rsidRPr="0048090B" w14:paraId="64F2833A" w14:textId="77777777" w:rsidTr="000E48F0">
        <w:trPr>
          <w:ins w:id="1031" w:author="松山 ファミリー" w:date="2023-02-08T00:05:00Z"/>
        </w:trPr>
        <w:tc>
          <w:tcPr>
            <w:tcW w:w="2365" w:type="dxa"/>
          </w:tcPr>
          <w:p w14:paraId="6D50AEE5" w14:textId="6AD1B3C0" w:rsidR="00065447" w:rsidRPr="0048090B" w:rsidRDefault="00065447" w:rsidP="00065447">
            <w:pPr>
              <w:widowControl/>
              <w:jc w:val="left"/>
              <w:rPr>
                <w:ins w:id="1032" w:author="松山 ファミリー" w:date="2023-02-08T00:05:00Z"/>
                <w:rFonts w:ascii="Times New Roman" w:eastAsia="ＭＳ 明朝" w:hAnsi="Times New Roman" w:cs="Times New Roman"/>
                <w:color w:val="000000" w:themeColor="text1"/>
                <w:szCs w:val="21"/>
              </w:rPr>
            </w:pPr>
            <w:ins w:id="1033" w:author="松山　晃大" w:date="2023-02-08T00:05:00Z">
              <w:r w:rsidRPr="0048090B">
                <w:rPr>
                  <w:rFonts w:ascii="Times New Roman" w:eastAsia="ＭＳ 明朝" w:hAnsi="Times New Roman" w:cs="Times New Roman"/>
                  <w:color w:val="000000" w:themeColor="text1"/>
                  <w:szCs w:val="21"/>
                </w:rPr>
                <w:t>220415Ni_OH_nano_4</w:t>
              </w:r>
            </w:ins>
          </w:p>
        </w:tc>
        <w:tc>
          <w:tcPr>
            <w:tcW w:w="2025" w:type="dxa"/>
          </w:tcPr>
          <w:p w14:paraId="4B528406" w14:textId="09E9B654" w:rsidR="00065447" w:rsidRPr="0048090B" w:rsidRDefault="00065447" w:rsidP="00065447">
            <w:pPr>
              <w:widowControl/>
              <w:jc w:val="center"/>
              <w:rPr>
                <w:ins w:id="1034" w:author="松山 ファミリー" w:date="2023-02-08T00:05:00Z"/>
                <w:rFonts w:ascii="Times New Roman" w:eastAsia="ＭＳ 明朝" w:hAnsi="Times New Roman" w:cs="Times New Roman"/>
                <w:color w:val="000000" w:themeColor="text1"/>
                <w:szCs w:val="21"/>
              </w:rPr>
            </w:pPr>
            <w:ins w:id="1035" w:author="松山　晃大" w:date="2023-02-08T00:05:00Z">
              <w:r w:rsidRPr="0048090B">
                <w:rPr>
                  <w:rFonts w:ascii="Times New Roman" w:eastAsia="ＭＳ 明朝" w:hAnsi="Times New Roman" w:cs="Times New Roman"/>
                  <w:color w:val="000000" w:themeColor="text1"/>
                  <w:szCs w:val="21"/>
                </w:rPr>
                <w:t>220415Ni_OH_DS</w:t>
              </w:r>
            </w:ins>
          </w:p>
        </w:tc>
        <w:tc>
          <w:tcPr>
            <w:tcW w:w="2126" w:type="dxa"/>
          </w:tcPr>
          <w:p w14:paraId="379FA555" w14:textId="66046571" w:rsidR="00065447" w:rsidRPr="0048090B" w:rsidRDefault="00065447" w:rsidP="00065447">
            <w:pPr>
              <w:widowControl/>
              <w:jc w:val="center"/>
              <w:rPr>
                <w:ins w:id="1036" w:author="松山 ファミリー" w:date="2023-02-08T00:05:00Z"/>
                <w:rFonts w:ascii="Times New Roman" w:eastAsia="ＭＳ 明朝" w:hAnsi="Times New Roman" w:cs="Times New Roman"/>
                <w:color w:val="000000" w:themeColor="text1"/>
                <w:szCs w:val="21"/>
              </w:rPr>
            </w:pPr>
            <w:ins w:id="1037" w:author="松山　晃大" w:date="2023-02-08T00:05:00Z">
              <w:r w:rsidRPr="0048090B">
                <w:rPr>
                  <w:rFonts w:ascii="Times New Roman" w:eastAsia="ＭＳ 明朝" w:hAnsi="Times New Roman" w:cs="Times New Roman"/>
                  <w:color w:val="000000" w:themeColor="text1"/>
                  <w:szCs w:val="21"/>
                </w:rPr>
                <w:t>0.0560 (0.109)</w:t>
              </w:r>
            </w:ins>
          </w:p>
        </w:tc>
        <w:tc>
          <w:tcPr>
            <w:tcW w:w="1978" w:type="dxa"/>
          </w:tcPr>
          <w:p w14:paraId="02968ED7" w14:textId="51B49157" w:rsidR="00065447" w:rsidRPr="0048090B" w:rsidRDefault="00065447" w:rsidP="00065447">
            <w:pPr>
              <w:widowControl/>
              <w:jc w:val="center"/>
              <w:rPr>
                <w:ins w:id="1038" w:author="松山 ファミリー" w:date="2023-02-08T00:05:00Z"/>
                <w:rFonts w:ascii="Times New Roman" w:eastAsia="ＭＳ 明朝" w:hAnsi="Times New Roman" w:cs="Times New Roman"/>
                <w:color w:val="000000" w:themeColor="text1"/>
                <w:szCs w:val="21"/>
              </w:rPr>
            </w:pPr>
            <w:ins w:id="1039" w:author="松山　晃大" w:date="2023-02-08T00:05:00Z">
              <w:r w:rsidRPr="0048090B">
                <w:rPr>
                  <w:rFonts w:ascii="Times New Roman" w:eastAsia="ＭＳ 明朝" w:hAnsi="Times New Roman" w:cs="Times New Roman"/>
                  <w:color w:val="000000" w:themeColor="text1"/>
                  <w:szCs w:val="21"/>
                </w:rPr>
                <w:t>55</w:t>
              </w:r>
            </w:ins>
          </w:p>
        </w:tc>
      </w:tr>
      <w:tr w:rsidR="00065447" w:rsidRPr="0048090B" w14:paraId="13FCCA9F" w14:textId="77777777" w:rsidTr="000E48F0">
        <w:tc>
          <w:tcPr>
            <w:tcW w:w="2365" w:type="dxa"/>
            <w:tcPrChange w:id="1040" w:author="松山 ファミリー" w:date="2023-02-08T00:03:00Z">
              <w:tcPr>
                <w:tcW w:w="2365" w:type="dxa"/>
              </w:tcPr>
            </w:tcPrChange>
          </w:tcPr>
          <w:p w14:paraId="3C7127B4" w14:textId="587CC12D"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w:t>
            </w:r>
          </w:p>
        </w:tc>
        <w:tc>
          <w:tcPr>
            <w:tcW w:w="2025" w:type="dxa"/>
            <w:tcPrChange w:id="1041" w:author="松山 ファミリー" w:date="2023-02-08T00:03:00Z">
              <w:tcPr>
                <w:tcW w:w="2025" w:type="dxa"/>
              </w:tcPr>
            </w:tcPrChange>
          </w:tcPr>
          <w:p w14:paraId="5C0D0B45" w14:textId="5FB294E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Change w:id="1042" w:author="松山 ファミリー" w:date="2023-02-08T00:03:00Z">
              <w:tcPr>
                <w:tcW w:w="2835" w:type="dxa"/>
                <w:gridSpan w:val="2"/>
              </w:tcPr>
            </w:tcPrChange>
          </w:tcPr>
          <w:p w14:paraId="7B762F9A" w14:textId="0BF635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0.0549 (0.107)</w:t>
            </w:r>
          </w:p>
        </w:tc>
        <w:tc>
          <w:tcPr>
            <w:tcW w:w="1978" w:type="dxa"/>
            <w:tcPrChange w:id="1043" w:author="松山 ファミリー" w:date="2023-02-08T00:03:00Z">
              <w:tcPr>
                <w:tcW w:w="1269" w:type="dxa"/>
              </w:tcPr>
            </w:tcPrChange>
          </w:tcPr>
          <w:p w14:paraId="000D297A" w14:textId="64AADE4D"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62B3A66" w14:textId="77777777" w:rsidTr="000E48F0">
        <w:tc>
          <w:tcPr>
            <w:tcW w:w="2365" w:type="dxa"/>
            <w:tcPrChange w:id="1044" w:author="松山 ファミリー" w:date="2023-02-08T00:03:00Z">
              <w:tcPr>
                <w:tcW w:w="2365" w:type="dxa"/>
              </w:tcPr>
            </w:tcPrChange>
          </w:tcPr>
          <w:p w14:paraId="4FAC36CF" w14:textId="331BED83"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220906Ni_OH_nano_2</w:t>
            </w:r>
          </w:p>
        </w:tc>
        <w:tc>
          <w:tcPr>
            <w:tcW w:w="2025" w:type="dxa"/>
            <w:tcPrChange w:id="1045" w:author="松山 ファミリー" w:date="2023-02-08T00:03:00Z">
              <w:tcPr>
                <w:tcW w:w="2025" w:type="dxa"/>
              </w:tcPr>
            </w:tcPrChange>
          </w:tcPr>
          <w:p w14:paraId="1CBF704E" w14:textId="09BFA2F6"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Change w:id="1046" w:author="松山 ファミリー" w:date="2023-02-08T00:03:00Z">
              <w:tcPr>
                <w:tcW w:w="2835" w:type="dxa"/>
                <w:gridSpan w:val="2"/>
              </w:tcPr>
            </w:tcPrChange>
          </w:tcPr>
          <w:p w14:paraId="77441049" w14:textId="55AB264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0.0558 (0.109)</w:t>
            </w:r>
          </w:p>
        </w:tc>
        <w:tc>
          <w:tcPr>
            <w:tcW w:w="1978" w:type="dxa"/>
            <w:tcPrChange w:id="1047" w:author="松山 ファミリー" w:date="2023-02-08T00:03:00Z">
              <w:tcPr>
                <w:tcW w:w="1269" w:type="dxa"/>
              </w:tcPr>
            </w:tcPrChange>
          </w:tcPr>
          <w:p w14:paraId="0931CA51" w14:textId="3D172E0C"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2880FD" w14:textId="77777777" w:rsidTr="000E48F0">
        <w:tc>
          <w:tcPr>
            <w:tcW w:w="2365" w:type="dxa"/>
            <w:tcPrChange w:id="1048" w:author="松山 ファミリー" w:date="2023-02-08T00:03:00Z">
              <w:tcPr>
                <w:tcW w:w="2365" w:type="dxa"/>
              </w:tcPr>
            </w:tcPrChange>
          </w:tcPr>
          <w:p w14:paraId="536C4501" w14:textId="57C1EC46"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220906Ni_OH_nano_3</w:t>
            </w:r>
          </w:p>
        </w:tc>
        <w:tc>
          <w:tcPr>
            <w:tcW w:w="2025" w:type="dxa"/>
            <w:tcPrChange w:id="1049" w:author="松山 ファミリー" w:date="2023-02-08T00:03:00Z">
              <w:tcPr>
                <w:tcW w:w="2025" w:type="dxa"/>
              </w:tcPr>
            </w:tcPrChange>
          </w:tcPr>
          <w:p w14:paraId="7BA00B0E" w14:textId="3E41CFE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Change w:id="1050" w:author="松山 ファミリー" w:date="2023-02-08T00:03:00Z">
              <w:tcPr>
                <w:tcW w:w="2835" w:type="dxa"/>
                <w:gridSpan w:val="2"/>
              </w:tcPr>
            </w:tcPrChange>
          </w:tcPr>
          <w:p w14:paraId="45D5142B" w14:textId="21E8A51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0.0565 (0.110)</w:t>
            </w:r>
          </w:p>
        </w:tc>
        <w:tc>
          <w:tcPr>
            <w:tcW w:w="1978" w:type="dxa"/>
            <w:tcPrChange w:id="1051" w:author="松山 ファミリー" w:date="2023-02-08T00:03:00Z">
              <w:tcPr>
                <w:tcW w:w="1269" w:type="dxa"/>
              </w:tcPr>
            </w:tcPrChange>
          </w:tcPr>
          <w:p w14:paraId="1A7387AC" w14:textId="026A7FBF"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358BDAB5" w14:textId="77777777" w:rsidTr="000E48F0">
        <w:tc>
          <w:tcPr>
            <w:tcW w:w="2365" w:type="dxa"/>
            <w:tcPrChange w:id="1052" w:author="松山 ファミリー" w:date="2023-02-08T00:03:00Z">
              <w:tcPr>
                <w:tcW w:w="2365" w:type="dxa"/>
              </w:tcPr>
            </w:tcPrChange>
          </w:tcPr>
          <w:p w14:paraId="75E949E4" w14:textId="10A687FB"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220906Ni_OH_nano_4</w:t>
            </w:r>
          </w:p>
        </w:tc>
        <w:tc>
          <w:tcPr>
            <w:tcW w:w="2025" w:type="dxa"/>
            <w:tcPrChange w:id="1053" w:author="松山 ファミリー" w:date="2023-02-08T00:03:00Z">
              <w:tcPr>
                <w:tcW w:w="2025" w:type="dxa"/>
              </w:tcPr>
            </w:tcPrChange>
          </w:tcPr>
          <w:p w14:paraId="11C4A3D2" w14:textId="5F31994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Change w:id="1054" w:author="松山 ファミリー" w:date="2023-02-08T00:03:00Z">
              <w:tcPr>
                <w:tcW w:w="2835" w:type="dxa"/>
                <w:gridSpan w:val="2"/>
              </w:tcPr>
            </w:tcPrChange>
          </w:tcPr>
          <w:p w14:paraId="3FCD69A9" w14:textId="75127D1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0.0475 (0.093)</w:t>
            </w:r>
          </w:p>
        </w:tc>
        <w:tc>
          <w:tcPr>
            <w:tcW w:w="1978" w:type="dxa"/>
            <w:tcPrChange w:id="1055" w:author="松山 ファミリー" w:date="2023-02-08T00:03:00Z">
              <w:tcPr>
                <w:tcW w:w="1269" w:type="dxa"/>
              </w:tcPr>
            </w:tcPrChange>
          </w:tcPr>
          <w:p w14:paraId="465B3EFA" w14:textId="616FD47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715A8C34" w14:textId="77777777" w:rsidTr="000E48F0">
        <w:trPr>
          <w:ins w:id="1056" w:author="松山 ファミリー" w:date="2023-02-08T00:05:00Z"/>
        </w:trPr>
        <w:tc>
          <w:tcPr>
            <w:tcW w:w="2365" w:type="dxa"/>
          </w:tcPr>
          <w:p w14:paraId="37CBC9BD" w14:textId="11CA7249" w:rsidR="00065447" w:rsidRPr="0048090B" w:rsidRDefault="00065447" w:rsidP="00065447">
            <w:pPr>
              <w:widowControl/>
              <w:jc w:val="left"/>
              <w:rPr>
                <w:ins w:id="1057" w:author="松山 ファミリー" w:date="2023-02-08T00:05:00Z"/>
                <w:rFonts w:ascii="Times New Roman" w:eastAsia="ＭＳ 明朝" w:hAnsi="Times New Roman" w:cs="Times New Roman"/>
                <w:color w:val="000000" w:themeColor="text1"/>
                <w:szCs w:val="21"/>
              </w:rPr>
            </w:pPr>
            <w:ins w:id="1058" w:author="松山　晃大" w:date="2023-02-08T00:05:00Z">
              <w:r w:rsidRPr="0048090B">
                <w:rPr>
                  <w:rFonts w:ascii="Times New Roman" w:eastAsia="ＭＳ 明朝" w:hAnsi="Times New Roman" w:cs="Times New Roman"/>
                  <w:color w:val="000000" w:themeColor="text1"/>
                  <w:szCs w:val="21"/>
                </w:rPr>
                <w:t>220914Ni_OH_nano</w:t>
              </w:r>
            </w:ins>
          </w:p>
        </w:tc>
        <w:tc>
          <w:tcPr>
            <w:tcW w:w="2025" w:type="dxa"/>
          </w:tcPr>
          <w:p w14:paraId="20072EF4" w14:textId="1E8F1989" w:rsidR="00065447" w:rsidRPr="0048090B" w:rsidRDefault="00065447" w:rsidP="00065447">
            <w:pPr>
              <w:widowControl/>
              <w:jc w:val="center"/>
              <w:rPr>
                <w:ins w:id="1059" w:author="松山 ファミリー" w:date="2023-02-08T00:05:00Z"/>
                <w:rFonts w:ascii="Times New Roman" w:eastAsia="ＭＳ 明朝" w:hAnsi="Times New Roman" w:cs="Times New Roman"/>
                <w:color w:val="000000" w:themeColor="text1"/>
                <w:szCs w:val="21"/>
              </w:rPr>
            </w:pPr>
            <w:ins w:id="1060" w:author="松山　晃大" w:date="2023-02-08T00:05:00Z">
              <w:r w:rsidRPr="0048090B">
                <w:rPr>
                  <w:rFonts w:ascii="Times New Roman" w:eastAsia="ＭＳ 明朝" w:hAnsi="Times New Roman" w:cs="Times New Roman"/>
                  <w:color w:val="000000" w:themeColor="text1"/>
                  <w:szCs w:val="21"/>
                </w:rPr>
                <w:t>220914Ni_OH_DS</w:t>
              </w:r>
            </w:ins>
          </w:p>
        </w:tc>
        <w:tc>
          <w:tcPr>
            <w:tcW w:w="2126" w:type="dxa"/>
          </w:tcPr>
          <w:p w14:paraId="4EA11191" w14:textId="72D36D64" w:rsidR="00065447" w:rsidRPr="0048090B" w:rsidRDefault="00065447" w:rsidP="00065447">
            <w:pPr>
              <w:widowControl/>
              <w:jc w:val="center"/>
              <w:rPr>
                <w:ins w:id="1061" w:author="松山 ファミリー" w:date="2023-02-08T00:05:00Z"/>
                <w:rFonts w:ascii="Times New Roman" w:eastAsia="ＭＳ 明朝" w:hAnsi="Times New Roman" w:cs="Times New Roman"/>
                <w:color w:val="000000" w:themeColor="text1"/>
                <w:szCs w:val="21"/>
              </w:rPr>
            </w:pPr>
            <w:ins w:id="1062" w:author="松山　晃大" w:date="2023-02-08T00:05:00Z">
              <w:r w:rsidRPr="0048090B">
                <w:rPr>
                  <w:rFonts w:ascii="Times New Roman" w:eastAsia="ＭＳ 明朝" w:hAnsi="Times New Roman" w:cs="Times New Roman"/>
                  <w:color w:val="000000" w:themeColor="text1"/>
                  <w:szCs w:val="21"/>
                </w:rPr>
                <w:t>0.0566 (0.111)</w:t>
              </w:r>
            </w:ins>
          </w:p>
        </w:tc>
        <w:tc>
          <w:tcPr>
            <w:tcW w:w="1978" w:type="dxa"/>
          </w:tcPr>
          <w:p w14:paraId="142BDA18" w14:textId="34188040" w:rsidR="00065447" w:rsidRPr="0048090B" w:rsidRDefault="00065447" w:rsidP="00065447">
            <w:pPr>
              <w:widowControl/>
              <w:jc w:val="center"/>
              <w:rPr>
                <w:ins w:id="1063" w:author="松山 ファミリー" w:date="2023-02-08T00:05:00Z"/>
                <w:rFonts w:ascii="Times New Roman" w:eastAsia="ＭＳ 明朝" w:hAnsi="Times New Roman" w:cs="Times New Roman"/>
                <w:color w:val="000000" w:themeColor="text1"/>
                <w:szCs w:val="21"/>
              </w:rPr>
            </w:pPr>
            <w:ins w:id="1064" w:author="松山　晃大" w:date="2023-02-08T00:05:00Z">
              <w:r w:rsidRPr="0048090B">
                <w:rPr>
                  <w:rFonts w:ascii="Times New Roman" w:eastAsia="ＭＳ 明朝" w:hAnsi="Times New Roman" w:cs="Times New Roman"/>
                  <w:color w:val="000000" w:themeColor="text1"/>
                  <w:szCs w:val="21"/>
                </w:rPr>
                <w:t>55</w:t>
              </w:r>
            </w:ins>
          </w:p>
        </w:tc>
      </w:tr>
    </w:tbl>
    <w:p w14:paraId="40116E3F" w14:textId="717B6160" w:rsidR="00B8743B" w:rsidDel="00C4508B" w:rsidRDefault="00B8743B" w:rsidP="00E74B2F">
      <w:pPr>
        <w:widowControl/>
        <w:jc w:val="left"/>
        <w:rPr>
          <w:del w:id="1065" w:author="松山 ファミリー" w:date="2023-02-08T00:02:00Z"/>
          <w:rFonts w:ascii="Times New Roman" w:eastAsia="ＭＳ 明朝" w:hAnsi="Times New Roman" w:cs="Times New Roman"/>
          <w:color w:val="000000" w:themeColor="text1"/>
          <w:szCs w:val="21"/>
        </w:rPr>
      </w:pPr>
    </w:p>
    <w:p w14:paraId="53C494C4" w14:textId="6204C7DC" w:rsidR="00436100" w:rsidRPr="0048090B" w:rsidRDefault="00C4508B" w:rsidP="00E74B2F">
      <w:pPr>
        <w:widowControl/>
        <w:jc w:val="left"/>
        <w:rPr>
          <w:rFonts w:ascii="Times New Roman" w:eastAsia="ＭＳ 明朝" w:hAnsi="Times New Roman" w:cs="Times New Roman" w:hint="eastAsia"/>
          <w:color w:val="000000" w:themeColor="text1"/>
          <w:szCs w:val="21"/>
        </w:rPr>
      </w:pPr>
      <w:ins w:id="1066" w:author="松山 ファミリー" w:date="2023-02-08T00:02:00Z">
        <w:r>
          <w:rPr>
            <w:rFonts w:ascii="Times New Roman" w:eastAsia="ＭＳ 明朝" w:hAnsi="Times New Roman" w:cs="Times New Roman"/>
            <w:color w:val="000000" w:themeColor="text1"/>
            <w:szCs w:val="21"/>
          </w:rPr>
          <w:br w:type="page"/>
        </w:r>
      </w:ins>
    </w:p>
    <w:p w14:paraId="144B9492" w14:textId="363EB06E" w:rsidR="00436100" w:rsidRPr="0048090B" w:rsidDel="000E700F" w:rsidRDefault="006A5E76" w:rsidP="009B6B65">
      <w:pPr>
        <w:pStyle w:val="a4"/>
        <w:widowControl/>
        <w:numPr>
          <w:ilvl w:val="1"/>
          <w:numId w:val="62"/>
        </w:numPr>
        <w:ind w:leftChars="0"/>
        <w:outlineLvl w:val="1"/>
        <w:rPr>
          <w:del w:id="1067" w:author="松山 ファミリー" w:date="2023-02-08T00:10:00Z"/>
          <w:rFonts w:ascii="Times New Roman" w:eastAsia="ＭＳ 明朝" w:hAnsi="Times New Roman" w:cs="Times New Roman"/>
          <w:color w:val="000000" w:themeColor="text1"/>
          <w:szCs w:val="21"/>
        </w:rPr>
        <w:pPrChange w:id="1068" w:author="松山 ファミリー" w:date="2023-02-08T00:24:00Z">
          <w:pPr>
            <w:pStyle w:val="a4"/>
            <w:widowControl/>
            <w:numPr>
              <w:ilvl w:val="1"/>
              <w:numId w:val="62"/>
            </w:numPr>
            <w:ind w:leftChars="0" w:left="567" w:hanging="567"/>
            <w:jc w:val="left"/>
            <w:outlineLvl w:val="1"/>
          </w:pPr>
        </w:pPrChange>
      </w:pPr>
      <w:bookmarkStart w:id="1069" w:name="_Toc126715523"/>
      <w:r w:rsidRPr="0048090B">
        <w:rPr>
          <w:rFonts w:ascii="Times New Roman" w:eastAsia="ＭＳ 明朝" w:hAnsi="Times New Roman" w:cs="Times New Roman"/>
          <w:color w:val="000000" w:themeColor="text1"/>
          <w:szCs w:val="21"/>
        </w:rPr>
        <w:lastRenderedPageBreak/>
        <w:t>電極の</w:t>
      </w:r>
      <w:r w:rsidR="008E5048" w:rsidRPr="0048090B">
        <w:rPr>
          <w:rFonts w:ascii="Times New Roman" w:eastAsia="ＭＳ 明朝" w:hAnsi="Times New Roman" w:cs="Times New Roman"/>
          <w:color w:val="000000" w:themeColor="text1"/>
          <w:szCs w:val="21"/>
        </w:rPr>
        <w:t>作製</w:t>
      </w:r>
      <w:r w:rsidR="00A4145D" w:rsidRPr="0048090B">
        <w:rPr>
          <w:rFonts w:ascii="Times New Roman" w:eastAsia="ＭＳ 明朝" w:hAnsi="Times New Roman" w:cs="Times New Roman"/>
          <w:color w:val="000000" w:themeColor="text1"/>
          <w:szCs w:val="21"/>
        </w:rPr>
        <w:t>I (</w:t>
      </w:r>
      <w:r w:rsidR="00A4145D" w:rsidRPr="0048090B">
        <w:rPr>
          <w:rFonts w:ascii="Times New Roman" w:eastAsia="ＭＳ 明朝" w:hAnsi="Times New Roman" w:cs="Times New Roman"/>
          <w:color w:val="000000" w:themeColor="text1"/>
          <w:szCs w:val="21"/>
        </w:rPr>
        <w:t>ケッチェンブラックと流動パラフィン</w:t>
      </w:r>
      <w:r w:rsidR="00A4145D" w:rsidRPr="0048090B">
        <w:rPr>
          <w:rFonts w:ascii="Times New Roman" w:eastAsia="ＭＳ 明朝" w:hAnsi="Times New Roman" w:cs="Times New Roman"/>
          <w:color w:val="000000" w:themeColor="text1"/>
          <w:szCs w:val="21"/>
        </w:rPr>
        <w:t>)</w:t>
      </w:r>
      <w:bookmarkEnd w:id="1069"/>
    </w:p>
    <w:p w14:paraId="33EECE2A" w14:textId="77777777" w:rsidR="000E700F" w:rsidRPr="000E700F" w:rsidRDefault="000E700F" w:rsidP="009B6B65">
      <w:pPr>
        <w:pStyle w:val="a4"/>
        <w:widowControl/>
        <w:numPr>
          <w:ilvl w:val="1"/>
          <w:numId w:val="62"/>
        </w:numPr>
        <w:ind w:leftChars="0"/>
        <w:outlineLvl w:val="1"/>
        <w:rPr>
          <w:ins w:id="1070" w:author="松山 ファミリー" w:date="2023-02-08T00:09:00Z"/>
          <w:rFonts w:ascii="Times New Roman" w:eastAsia="ＭＳ 明朝" w:hAnsi="Times New Roman" w:cs="Times New Roman" w:hint="eastAsia"/>
          <w:szCs w:val="21"/>
          <w:rPrChange w:id="1071" w:author="松山 ファミリー" w:date="2023-02-08T00:10:00Z">
            <w:rPr>
              <w:ins w:id="1072" w:author="松山 ファミリー" w:date="2023-02-08T00:09:00Z"/>
              <w:rFonts w:ascii="Times New Roman" w:hAnsi="Times New Roman"/>
              <w:szCs w:val="21"/>
            </w:rPr>
          </w:rPrChange>
        </w:rPr>
        <w:pPrChange w:id="1073" w:author="松山 ファミリー" w:date="2023-02-08T00:24:00Z">
          <w:pPr>
            <w:widowControl/>
            <w:jc w:val="left"/>
          </w:pPr>
        </w:pPrChange>
      </w:pPr>
      <w:bookmarkStart w:id="1074" w:name="_Toc126715524"/>
      <w:bookmarkEnd w:id="1074"/>
    </w:p>
    <w:p w14:paraId="268420FA" w14:textId="6A0C92B4" w:rsidR="00751CF6" w:rsidRPr="000E700F" w:rsidRDefault="000E700F" w:rsidP="009B6B65">
      <w:pPr>
        <w:widowControl/>
        <w:rPr>
          <w:rFonts w:ascii="Times New Roman" w:eastAsia="ＭＳ 明朝" w:hAnsi="Times New Roman" w:cs="Times New Roman"/>
          <w:rPrChange w:id="1075" w:author="松山 ファミリー" w:date="2023-02-08T00:09:00Z">
            <w:rPr/>
          </w:rPrChange>
        </w:rPr>
        <w:pPrChange w:id="1076" w:author="松山 ファミリー" w:date="2023-02-08T00:24:00Z">
          <w:pPr>
            <w:widowControl/>
            <w:jc w:val="left"/>
          </w:pPr>
        </w:pPrChange>
      </w:pPr>
      <w:ins w:id="1077" w:author="松山 ファミリー" w:date="2023-02-08T00:09:00Z">
        <w:r w:rsidRPr="000E700F">
          <w:rPr>
            <w:rFonts w:ascii="Times New Roman" w:eastAsia="ＭＳ 明朝" w:hAnsi="Times New Roman" w:cs="Times New Roman"/>
            <w:color w:val="000000" w:themeColor="text1"/>
            <w:szCs w:val="21"/>
            <w:rPrChange w:id="1078" w:author="松山 ファミリー" w:date="2023-02-08T00:09:00Z">
              <w:rPr>
                <w:rFonts w:ascii="Times New Roman" w:eastAsia="ＭＳ 明朝" w:hAnsi="Times New Roman" w:cs="Times New Roman" w:hint="eastAsia"/>
                <w:color w:val="000000" w:themeColor="text1"/>
                <w:szCs w:val="21"/>
              </w:rPr>
            </w:rPrChange>
          </w:rPr>
          <w:t>1-</w:t>
        </w:r>
        <w:r w:rsidRPr="000E700F">
          <w:rPr>
            <w:rFonts w:ascii="Times New Roman" w:eastAsia="ＭＳ 明朝" w:hAnsi="Times New Roman" w:cs="Times New Roman"/>
            <w:color w:val="000000" w:themeColor="text1"/>
            <w:szCs w:val="21"/>
            <w:rPrChange w:id="1079" w:author="松山 ファミリー" w:date="2023-02-08T00:09:00Z">
              <w:rPr>
                <w:rFonts w:ascii="Times New Roman" w:eastAsia="ＭＳ 明朝" w:hAnsi="Times New Roman" w:cs="Times New Roman" w:hint="eastAsia"/>
                <w:color w:val="000000" w:themeColor="text1"/>
                <w:szCs w:val="21"/>
              </w:rPr>
            </w:rPrChange>
          </w:rPr>
          <w:t>ブタノール中で層剥離して得た</w:t>
        </w:r>
        <w:r w:rsidRPr="000E700F">
          <w:rPr>
            <w:rFonts w:ascii="Times New Roman" w:eastAsia="ＭＳ 明朝" w:hAnsi="Times New Roman" w:cs="Times New Roman"/>
            <w:szCs w:val="21"/>
            <w:rPrChange w:id="1080" w:author="松山 ファミリー" w:date="2023-02-08T00:09:00Z">
              <w:rPr>
                <w:rFonts w:ascii="Times New Roman" w:hAnsi="Times New Roman"/>
                <w:szCs w:val="21"/>
              </w:rPr>
            </w:rPrChange>
          </w:rPr>
          <w:t>ナノシート分散液</w:t>
        </w:r>
        <w:r w:rsidRPr="000E700F">
          <w:rPr>
            <w:rFonts w:ascii="Times New Roman" w:eastAsia="ＭＳ 明朝" w:hAnsi="Times New Roman" w:cs="Times New Roman"/>
            <w:szCs w:val="21"/>
            <w:rPrChange w:id="1081" w:author="松山 ファミリー" w:date="2023-02-08T00:09:00Z">
              <w:rPr>
                <w:rFonts w:ascii="Times New Roman" w:hAnsi="Times New Roman"/>
                <w:szCs w:val="21"/>
              </w:rPr>
            </w:rPrChange>
          </w:rPr>
          <w:t>15 g</w:t>
        </w:r>
        <w:r w:rsidRPr="000E700F">
          <w:rPr>
            <w:rFonts w:ascii="Times New Roman" w:eastAsia="ＭＳ 明朝" w:hAnsi="Times New Roman" w:cs="Times New Roman"/>
            <w:szCs w:val="21"/>
            <w:rPrChange w:id="1082" w:author="松山 ファミリー" w:date="2023-02-08T00:09:00Z">
              <w:rPr>
                <w:rFonts w:ascii="Times New Roman" w:hAnsi="Times New Roman"/>
                <w:szCs w:val="21"/>
              </w:rPr>
            </w:rPrChange>
          </w:rPr>
          <w:t>にケッチェンブラック</w:t>
        </w:r>
        <w:r w:rsidRPr="000E700F">
          <w:rPr>
            <w:rFonts w:ascii="Times New Roman" w:eastAsia="ＭＳ 明朝" w:hAnsi="Times New Roman" w:cs="Times New Roman"/>
            <w:szCs w:val="21"/>
            <w:rPrChange w:id="1083" w:author="松山 ファミリー" w:date="2023-02-08T00:09:00Z">
              <w:rPr>
                <w:rFonts w:ascii="Times New Roman" w:hAnsi="Times New Roman"/>
                <w:szCs w:val="21"/>
              </w:rPr>
            </w:rPrChange>
          </w:rPr>
          <w:t>0.01 g</w:t>
        </w:r>
        <w:r w:rsidRPr="000E700F">
          <w:rPr>
            <w:rFonts w:ascii="Times New Roman" w:eastAsia="ＭＳ 明朝" w:hAnsi="Times New Roman" w:cs="Times New Roman"/>
            <w:szCs w:val="21"/>
            <w:rPrChange w:id="1084" w:author="松山 ファミリー" w:date="2023-02-08T00:09:00Z">
              <w:rPr>
                <w:rFonts w:ascii="Times New Roman" w:hAnsi="Times New Roman"/>
                <w:szCs w:val="21"/>
              </w:rPr>
            </w:rPrChange>
          </w:rPr>
          <w:t>を加えてから減圧濃縮し、得た粉末を</w:t>
        </w:r>
      </w:ins>
      <w:ins w:id="1085" w:author="松山 ファミリー" w:date="2023-02-08T00:10:00Z">
        <w:r w:rsidR="00E6127F">
          <w:rPr>
            <w:rFonts w:ascii="Times New Roman" w:eastAsia="ＭＳ 明朝" w:hAnsi="Times New Roman" w:cs="Times New Roman" w:hint="eastAsia"/>
            <w:szCs w:val="21"/>
          </w:rPr>
          <w:t>流動パラフィン</w:t>
        </w:r>
      </w:ins>
      <w:ins w:id="1086" w:author="松山 ファミリー" w:date="2023-02-08T00:09:00Z">
        <w:r w:rsidRPr="000E700F">
          <w:rPr>
            <w:rFonts w:ascii="Times New Roman" w:eastAsia="ＭＳ 明朝" w:hAnsi="Times New Roman" w:cs="Times New Roman"/>
            <w:szCs w:val="21"/>
            <w:rPrChange w:id="1087" w:author="松山 ファミリー" w:date="2023-02-08T00:09:00Z">
              <w:rPr>
                <w:rFonts w:ascii="Times New Roman" w:hAnsi="Times New Roman"/>
                <w:szCs w:val="21"/>
              </w:rPr>
            </w:rPrChange>
          </w:rPr>
          <w:t>と乳鉢で混合し、カーボンペースト</w:t>
        </w:r>
        <w:r w:rsidRPr="000E700F">
          <w:rPr>
            <w:rFonts w:ascii="Times New Roman" w:eastAsia="ＭＳ 明朝" w:hAnsi="Times New Roman" w:cs="Times New Roman"/>
            <w:szCs w:val="21"/>
            <w:rPrChange w:id="1088" w:author="松山 ファミリー" w:date="2023-02-08T00:09:00Z">
              <w:rPr>
                <w:rFonts w:ascii="Times New Roman" w:hAnsi="Times New Roman"/>
                <w:szCs w:val="21"/>
              </w:rPr>
            </w:rPrChange>
          </w:rPr>
          <w:t>(CP)</w:t>
        </w:r>
        <w:r w:rsidRPr="000E700F">
          <w:rPr>
            <w:rFonts w:ascii="Times New Roman" w:eastAsia="ＭＳ 明朝" w:hAnsi="Times New Roman" w:cs="Times New Roman"/>
            <w:szCs w:val="21"/>
            <w:rPrChange w:id="1089" w:author="松山 ファミリー" w:date="2023-02-08T00:09:00Z">
              <w:rPr>
                <w:rFonts w:ascii="Times New Roman" w:hAnsi="Times New Roman"/>
                <w:szCs w:val="21"/>
              </w:rPr>
            </w:rPrChange>
          </w:rPr>
          <w:t>とした。</w:t>
        </w:r>
      </w:ins>
      <w:del w:id="1090" w:author="松山 ファミリー" w:date="2023-02-08T00:06:00Z">
        <w:r w:rsidR="00420680" w:rsidRPr="000E700F" w:rsidDel="00D437A3">
          <w:rPr>
            <w:rFonts w:ascii="Times New Roman" w:eastAsia="ＭＳ 明朝" w:hAnsi="Times New Roman" w:cs="Times New Roman"/>
            <w:color w:val="000000" w:themeColor="text1"/>
            <w:szCs w:val="21"/>
            <w:rPrChange w:id="1091" w:author="松山 ファミリー" w:date="2023-02-08T00:09:00Z">
              <w:rPr/>
            </w:rPrChange>
          </w:rPr>
          <w:delText>作成した</w:delText>
        </w:r>
      </w:del>
      <w:del w:id="1092" w:author="松山 ファミリー" w:date="2023-02-08T00:10:00Z">
        <w:r w:rsidR="00420680" w:rsidRPr="000E700F" w:rsidDel="00E6127F">
          <w:rPr>
            <w:rFonts w:ascii="Times New Roman" w:eastAsia="ＭＳ 明朝" w:hAnsi="Times New Roman" w:cs="Times New Roman"/>
            <w:color w:val="000000" w:themeColor="text1"/>
            <w:szCs w:val="21"/>
            <w:rPrChange w:id="1093" w:author="松山 ファミリー" w:date="2023-02-08T00:09:00Z">
              <w:rPr/>
            </w:rPrChange>
          </w:rPr>
          <w:delText>分散液を濃縮し</w:delText>
        </w:r>
      </w:del>
      <w:del w:id="1094" w:author="松山 ファミリー" w:date="2023-02-08T00:07:00Z">
        <w:r w:rsidR="00420680" w:rsidRPr="000E700F" w:rsidDel="00587590">
          <w:rPr>
            <w:rFonts w:ascii="Times New Roman" w:eastAsia="ＭＳ 明朝" w:hAnsi="Times New Roman" w:cs="Times New Roman"/>
            <w:color w:val="000000" w:themeColor="text1"/>
            <w:szCs w:val="21"/>
            <w:rPrChange w:id="1095" w:author="松山 ファミリー" w:date="2023-02-08T00:09:00Z">
              <w:rPr>
                <w:rFonts w:hint="eastAsia"/>
              </w:rPr>
            </w:rPrChange>
          </w:rPr>
          <w:delText>、</w:delText>
        </w:r>
      </w:del>
      <w:del w:id="1096" w:author="松山 ファミリー" w:date="2023-02-08T00:10:00Z">
        <w:r w:rsidR="002516F5" w:rsidRPr="000E700F" w:rsidDel="00E6127F">
          <w:rPr>
            <w:rFonts w:ascii="Times New Roman" w:eastAsia="ＭＳ 明朝" w:hAnsi="Times New Roman" w:cs="Times New Roman"/>
            <w:color w:val="000000" w:themeColor="text1"/>
            <w:szCs w:val="21"/>
            <w:rPrChange w:id="1097" w:author="松山 ファミリー" w:date="2023-02-08T00:09:00Z">
              <w:rPr/>
            </w:rPrChange>
          </w:rPr>
          <w:delText>流動パラフィンを用いて</w:delText>
        </w:r>
        <w:r w:rsidR="00420680" w:rsidRPr="000E700F" w:rsidDel="00E6127F">
          <w:rPr>
            <w:rFonts w:ascii="Times New Roman" w:eastAsia="ＭＳ 明朝" w:hAnsi="Times New Roman" w:cs="Times New Roman"/>
            <w:rPrChange w:id="1098" w:author="松山 ファミリー" w:date="2023-02-08T00:09:00Z">
              <w:rPr/>
            </w:rPrChange>
          </w:rPr>
          <w:delText>電極</w:delText>
        </w:r>
        <w:r w:rsidR="00420680" w:rsidRPr="000E700F" w:rsidDel="00E6127F">
          <w:rPr>
            <w:rFonts w:ascii="Times New Roman" w:eastAsia="ＭＳ 明朝" w:hAnsi="Times New Roman" w:cs="Times New Roman"/>
            <w:rPrChange w:id="1099" w:author="松山 ファミリー" w:date="2023-02-08T00:09:00Z">
              <w:rPr>
                <w:rFonts w:hint="eastAsia"/>
              </w:rPr>
            </w:rPrChange>
          </w:rPr>
          <w:delText>を</w:delText>
        </w:r>
        <w:r w:rsidR="00420680" w:rsidRPr="000E700F" w:rsidDel="00E6127F">
          <w:rPr>
            <w:rFonts w:ascii="Times New Roman" w:eastAsia="ＭＳ 明朝" w:hAnsi="Times New Roman" w:cs="Times New Roman"/>
            <w:rPrChange w:id="1100" w:author="松山 ファミリー" w:date="2023-02-08T00:09:00Z">
              <w:rPr/>
            </w:rPrChange>
          </w:rPr>
          <w:delText>作成した</w:delText>
        </w:r>
        <w:r w:rsidR="00E30879" w:rsidRPr="000E700F" w:rsidDel="00E6127F">
          <w:rPr>
            <w:rFonts w:ascii="Times New Roman" w:eastAsia="ＭＳ 明朝" w:hAnsi="Times New Roman" w:cs="Times New Roman"/>
            <w:rPrChange w:id="1101" w:author="松山 ファミリー" w:date="2023-02-08T00:09:00Z">
              <w:rPr/>
            </w:rPrChange>
          </w:rPr>
          <w:delText>。なお、</w:delText>
        </w:r>
        <w:r w:rsidR="008641B0" w:rsidRPr="000E700F" w:rsidDel="00E6127F">
          <w:rPr>
            <w:rFonts w:ascii="Times New Roman" w:eastAsia="ＭＳ 明朝" w:hAnsi="Times New Roman" w:cs="Times New Roman"/>
            <w:rPrChange w:id="1102" w:author="松山 ファミリー" w:date="2023-02-08T00:09:00Z">
              <w:rPr/>
            </w:rPrChange>
          </w:rPr>
          <w:delText>カーボンペースト電極</w:delText>
        </w:r>
        <w:r w:rsidR="00A5340C" w:rsidRPr="000E700F" w:rsidDel="00E6127F">
          <w:rPr>
            <w:rFonts w:ascii="Times New Roman" w:eastAsia="ＭＳ 明朝" w:hAnsi="Times New Roman" w:cs="Times New Roman"/>
            <w:rPrChange w:id="1103" w:author="松山 ファミリー" w:date="2023-02-08T00:09:00Z">
              <w:rPr/>
            </w:rPrChange>
          </w:rPr>
          <w:delText>は以下</w:delText>
        </w:r>
        <w:r w:rsidR="00B1193D" w:rsidRPr="000E700F" w:rsidDel="00E6127F">
          <w:rPr>
            <w:rFonts w:ascii="Times New Roman" w:eastAsia="ＭＳ 明朝" w:hAnsi="Times New Roman" w:cs="Times New Roman"/>
            <w:rPrChange w:id="1104" w:author="松山 ファミリー" w:date="2023-02-08T00:09:00Z">
              <w:rPr/>
            </w:rPrChange>
          </w:rPr>
          <w:delText>CP</w:delText>
        </w:r>
        <w:r w:rsidR="00B1193D" w:rsidRPr="000E700F" w:rsidDel="00E6127F">
          <w:rPr>
            <w:rFonts w:ascii="Times New Roman" w:eastAsia="ＭＳ 明朝" w:hAnsi="Times New Roman" w:cs="Times New Roman"/>
            <w:rPrChange w:id="1105" w:author="松山 ファミリー" w:date="2023-02-08T00:09:00Z">
              <w:rPr/>
            </w:rPrChange>
          </w:rPr>
          <w:delText>電極と表記する。</w:delText>
        </w:r>
      </w:del>
    </w:p>
    <w:p w14:paraId="05339E45" w14:textId="77777777" w:rsidR="00B1193D" w:rsidRPr="000E700F" w:rsidRDefault="00B1193D" w:rsidP="009B6B65">
      <w:pPr>
        <w:widowControl/>
        <w:rPr>
          <w:rFonts w:ascii="Times New Roman" w:eastAsia="ＭＳ 明朝" w:hAnsi="Times New Roman" w:cs="Times New Roman"/>
          <w:color w:val="000000" w:themeColor="text1"/>
          <w:szCs w:val="21"/>
        </w:rPr>
        <w:pPrChange w:id="1106" w:author="松山 ファミリー" w:date="2023-02-08T00:24:00Z">
          <w:pPr>
            <w:widowControl/>
            <w:jc w:val="left"/>
          </w:pPr>
        </w:pPrChange>
      </w:pPr>
    </w:p>
    <w:p w14:paraId="733FFE1C" w14:textId="21D4FE76" w:rsidR="00B1193D" w:rsidRPr="0048090B" w:rsidRDefault="006E7D13" w:rsidP="009B6B65">
      <w:pPr>
        <w:pStyle w:val="a4"/>
        <w:widowControl/>
        <w:numPr>
          <w:ilvl w:val="2"/>
          <w:numId w:val="62"/>
        </w:numPr>
        <w:ind w:leftChars="0"/>
        <w:outlineLvl w:val="2"/>
        <w:rPr>
          <w:rFonts w:ascii="Times New Roman" w:eastAsia="ＭＳ 明朝" w:hAnsi="Times New Roman" w:cs="Times New Roman"/>
          <w:color w:val="000000" w:themeColor="text1"/>
          <w:szCs w:val="21"/>
        </w:rPr>
        <w:pPrChange w:id="1107" w:author="松山 ファミリー" w:date="2023-02-08T00:24:00Z">
          <w:pPr>
            <w:pStyle w:val="a4"/>
            <w:widowControl/>
            <w:numPr>
              <w:ilvl w:val="2"/>
              <w:numId w:val="62"/>
            </w:numPr>
            <w:ind w:leftChars="0" w:left="709" w:hanging="709"/>
            <w:jc w:val="left"/>
            <w:outlineLvl w:val="2"/>
          </w:pPr>
        </w:pPrChange>
      </w:pPr>
      <w:bookmarkStart w:id="1108" w:name="_Toc126715525"/>
      <w:r w:rsidRPr="0048090B">
        <w:rPr>
          <w:rFonts w:ascii="Times New Roman" w:eastAsia="ＭＳ 明朝" w:hAnsi="Times New Roman" w:cs="Times New Roman"/>
          <w:color w:val="000000" w:themeColor="text1"/>
          <w:szCs w:val="21"/>
        </w:rPr>
        <w:t>220415CP_para5μL</w:t>
      </w:r>
      <w:bookmarkEnd w:id="1108"/>
    </w:p>
    <w:p w14:paraId="7BB65BC2" w14:textId="60B23722"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w:t>
      </w:r>
      <w:r w:rsidR="00CE69F6" w:rsidRPr="0048090B">
        <w:rPr>
          <w:rStyle w:val="normaltextrun"/>
          <w:rFonts w:ascii="Times New Roman" w:eastAsia="ＭＳ 明朝" w:hAnsi="Times New Roman" w:cs="Times New Roman"/>
          <w:sz w:val="21"/>
          <w:szCs w:val="21"/>
        </w:rPr>
        <w:t>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0.0109 g</w:t>
      </w:r>
      <w:r w:rsidRPr="0048090B">
        <w:rPr>
          <w:rStyle w:val="normaltextrun"/>
          <w:rFonts w:ascii="Times New Roman" w:eastAsia="ＭＳ 明朝" w:hAnsi="Times New Roman" w:cs="Times New Roman"/>
          <w:sz w:val="21"/>
          <w:szCs w:val="21"/>
        </w:rPr>
        <w:t>を入れた。</w:t>
      </w:r>
    </w:p>
    <w:p w14:paraId="1DEB10AC"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5DEB5F3D"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567904B4" w14:textId="4DA670EC"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日自然乾燥を行った。</w:t>
      </w:r>
    </w:p>
    <w:p w14:paraId="620BC42E" w14:textId="0FF65D93" w:rsidR="008F36CD"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E046A1" w:rsidRPr="0048090B">
        <w:rPr>
          <w:rStyle w:val="normaltextrun"/>
          <w:rFonts w:ascii="Times New Roman" w:eastAsia="ＭＳ 明朝" w:hAnsi="Times New Roman" w:cs="Times New Roman"/>
          <w:sz w:val="21"/>
          <w:szCs w:val="21"/>
        </w:rPr>
        <w:t xml:space="preserve"> </w:t>
      </w:r>
      <w:r w:rsidR="00E046A1" w:rsidRPr="0048090B">
        <w:rPr>
          <w:rStyle w:val="normaltextrun"/>
          <w:rFonts w:ascii="Times New Roman" w:eastAsia="ＭＳ 明朝" w:hAnsi="Times New Roman" w:cs="Times New Roman"/>
          <w:sz w:val="21"/>
          <w:szCs w:val="21"/>
        </w:rPr>
        <w:t>外径</w:t>
      </w:r>
      <w:r w:rsidRPr="0048090B">
        <w:rPr>
          <w:rStyle w:val="normaltextrun"/>
          <w:rFonts w:ascii="Times New Roman" w:eastAsia="ＭＳ 明朝" w:hAnsi="Times New Roman" w:cs="Times New Roman"/>
          <w:sz w:val="21"/>
          <w:szCs w:val="21"/>
        </w:rPr>
        <w:t>3.0</w:t>
      </w:r>
      <w:r w:rsidR="00E046A1" w:rsidRPr="0048090B">
        <w:rPr>
          <w:rStyle w:val="normaltextrun"/>
          <w:rFonts w:ascii="Times New Roman" w:eastAsia="ＭＳ 明朝" w:hAnsi="Times New Roman" w:cs="Times New Roman"/>
          <w:sz w:val="21"/>
          <w:szCs w:val="21"/>
        </w:rPr>
        <w:t xml:space="preserve"> mm </w:t>
      </w:r>
      <w:r w:rsidR="00AE0D90"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1.6 mm</w:t>
      </w:r>
      <w:r w:rsidRPr="0048090B">
        <w:rPr>
          <w:rStyle w:val="normaltextrun"/>
          <w:rFonts w:ascii="Times New Roman" w:eastAsia="ＭＳ 明朝" w:hAnsi="Times New Roman" w:cs="Times New Roman"/>
          <w:sz w:val="21"/>
          <w:szCs w:val="21"/>
        </w:rPr>
        <w:t>にケッチェンブラックを</w:t>
      </w:r>
      <w:r w:rsidRPr="0048090B">
        <w:rPr>
          <w:rStyle w:val="normaltextrun"/>
          <w:rFonts w:ascii="Times New Roman" w:eastAsia="ＭＳ 明朝" w:hAnsi="Times New Roman" w:cs="Times New Roman"/>
          <w:sz w:val="21"/>
          <w:szCs w:val="21"/>
        </w:rPr>
        <w:t>0.0028 g</w:t>
      </w:r>
      <w:r w:rsidRPr="0048090B">
        <w:rPr>
          <w:rStyle w:val="normaltextrun"/>
          <w:rFonts w:ascii="Times New Roman" w:eastAsia="ＭＳ 明朝" w:hAnsi="Times New Roman" w:cs="Times New Roman"/>
          <w:sz w:val="21"/>
          <w:szCs w:val="21"/>
        </w:rPr>
        <w:t>詰め</w:t>
      </w:r>
      <w:r w:rsidR="008F36CD" w:rsidRPr="0048090B">
        <w:rPr>
          <w:rStyle w:val="normaltextrun"/>
          <w:rFonts w:ascii="Times New Roman" w:eastAsia="ＭＳ 明朝" w:hAnsi="Times New Roman" w:cs="Times New Roman"/>
          <w:sz w:val="21"/>
          <w:szCs w:val="21"/>
        </w:rPr>
        <w:t>た。</w:t>
      </w:r>
    </w:p>
    <w:p w14:paraId="317B085D" w14:textId="192F952D" w:rsidR="00DB18C8"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残りを流動パラフィン</w:t>
      </w:r>
      <w:r w:rsidRPr="0048090B">
        <w:rPr>
          <w:rStyle w:val="normaltextrun"/>
          <w:rFonts w:ascii="Times New Roman" w:eastAsia="ＭＳ 明朝" w:hAnsi="Times New Roman" w:cs="Times New Roman"/>
          <w:sz w:val="21"/>
          <w:szCs w:val="21"/>
        </w:rPr>
        <w:t xml:space="preserve">5 </w:t>
      </w:r>
      <w:ins w:id="1109" w:author="松山 ファミリー" w:date="2023-02-08T00:10:00Z">
        <w:r w:rsidR="00153219">
          <w:rPr>
            <w:rStyle w:val="normaltextrun"/>
            <w:rFonts w:ascii="Times New Roman" w:eastAsia="ＭＳ 明朝" w:hAnsi="Times New Roman" w:cs="Times New Roman"/>
            <w:sz w:val="21"/>
            <w:szCs w:val="21"/>
          </w:rPr>
          <w:t>μL</w:t>
        </w:r>
      </w:ins>
      <w:del w:id="1110" w:author="松山 ファミリー" w:date="2023-02-08T00:10:00Z">
        <w:r w:rsidRPr="0048090B" w:rsidDel="00153219">
          <w:rPr>
            <w:rStyle w:val="normaltextrun"/>
            <w:rFonts w:ascii="Times New Roman" w:eastAsia="ＭＳ 明朝" w:hAnsi="Times New Roman" w:cs="Times New Roman"/>
            <w:sz w:val="21"/>
            <w:szCs w:val="21"/>
          </w:rPr>
          <w:delText>μl</w:delText>
        </w:r>
      </w:del>
      <w:r w:rsidR="00B977A6" w:rsidRPr="0048090B">
        <w:rPr>
          <w:rStyle w:val="normaltextrun"/>
          <w:rFonts w:ascii="Times New Roman" w:eastAsia="ＭＳ 明朝" w:hAnsi="Times New Roman" w:cs="Times New Roman"/>
          <w:sz w:val="21"/>
          <w:szCs w:val="21"/>
        </w:rPr>
        <w:t>と</w:t>
      </w:r>
      <w:r w:rsidR="00465F2A" w:rsidRPr="0048090B">
        <w:rPr>
          <w:rStyle w:val="normaltextrun"/>
          <w:rFonts w:ascii="Times New Roman" w:eastAsia="ＭＳ 明朝" w:hAnsi="Times New Roman" w:cs="Times New Roman"/>
          <w:sz w:val="21"/>
          <w:szCs w:val="21"/>
        </w:rPr>
        <w:t>乾燥した</w:t>
      </w:r>
      <w:r w:rsidR="00465F2A"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と</w:t>
      </w:r>
      <w:r w:rsidR="008F36CD" w:rsidRPr="0048090B">
        <w:rPr>
          <w:rStyle w:val="normaltextrun"/>
          <w:rFonts w:ascii="Times New Roman" w:eastAsia="ＭＳ 明朝" w:hAnsi="Times New Roman" w:cs="Times New Roman"/>
          <w:sz w:val="21"/>
          <w:szCs w:val="21"/>
        </w:rPr>
        <w:t>をすり鉢で</w:t>
      </w:r>
      <w:r w:rsidRPr="0048090B">
        <w:rPr>
          <w:rStyle w:val="normaltextrun"/>
          <w:rFonts w:ascii="Times New Roman" w:eastAsia="ＭＳ 明朝" w:hAnsi="Times New Roman" w:cs="Times New Roman"/>
          <w:sz w:val="21"/>
          <w:szCs w:val="21"/>
        </w:rPr>
        <w:t>混ぜた後、電極に詰めた。</w:t>
      </w:r>
    </w:p>
    <w:p w14:paraId="34838BCD" w14:textId="77777777" w:rsidR="00887EF4" w:rsidRPr="0048090B" w:rsidRDefault="00887EF4"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612199CC" w14:textId="6C5B3FD7" w:rsidR="003A1B73" w:rsidDel="00413ACF" w:rsidRDefault="00B83E34" w:rsidP="009B6B65">
      <w:pPr>
        <w:pStyle w:val="a4"/>
        <w:widowControl/>
        <w:numPr>
          <w:ilvl w:val="1"/>
          <w:numId w:val="62"/>
        </w:numPr>
        <w:ind w:leftChars="0"/>
        <w:outlineLvl w:val="1"/>
        <w:rPr>
          <w:del w:id="1111" w:author="松山 ファミリー" w:date="2023-02-08T00:12:00Z"/>
          <w:rFonts w:ascii="Times New Roman" w:eastAsia="ＭＳ 明朝" w:hAnsi="Times New Roman" w:cs="Times New Roman"/>
          <w:color w:val="000000" w:themeColor="text1"/>
          <w:szCs w:val="21"/>
        </w:rPr>
        <w:pPrChange w:id="1112" w:author="松山 ファミリー" w:date="2023-02-08T00:24:00Z">
          <w:pPr>
            <w:pStyle w:val="a4"/>
            <w:widowControl/>
            <w:numPr>
              <w:ilvl w:val="1"/>
              <w:numId w:val="62"/>
            </w:numPr>
            <w:ind w:leftChars="0" w:left="567" w:hanging="567"/>
            <w:jc w:val="left"/>
            <w:outlineLvl w:val="1"/>
          </w:pPr>
        </w:pPrChange>
      </w:pPr>
      <w:bookmarkStart w:id="1113" w:name="_Toc126715526"/>
      <w:r w:rsidRPr="0048090B">
        <w:rPr>
          <w:rFonts w:ascii="Times New Roman" w:eastAsia="ＭＳ 明朝" w:hAnsi="Times New Roman" w:cs="Times New Roman"/>
          <w:color w:val="000000" w:themeColor="text1"/>
          <w:szCs w:val="21"/>
        </w:rPr>
        <w:t>サイクリック</w:t>
      </w:r>
      <w:r w:rsidR="00C82266" w:rsidRPr="0048090B">
        <w:rPr>
          <w:rFonts w:ascii="Times New Roman" w:eastAsia="ＭＳ 明朝" w:hAnsi="Times New Roman" w:cs="Times New Roman"/>
          <w:color w:val="000000" w:themeColor="text1"/>
          <w:szCs w:val="21"/>
        </w:rPr>
        <w:t>ボルタンメトリー</w:t>
      </w:r>
      <w:r w:rsidR="003A1B73"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CV</w:t>
      </w:r>
      <w:r w:rsidR="003A1B73" w:rsidRPr="0048090B">
        <w:rPr>
          <w:rFonts w:ascii="Times New Roman" w:eastAsia="ＭＳ 明朝" w:hAnsi="Times New Roman" w:cs="Times New Roman"/>
          <w:color w:val="000000" w:themeColor="text1"/>
          <w:szCs w:val="21"/>
        </w:rPr>
        <w:t>)</w:t>
      </w:r>
      <w:r w:rsidR="00C82266" w:rsidRPr="0048090B">
        <w:rPr>
          <w:rFonts w:ascii="Times New Roman" w:eastAsia="ＭＳ 明朝" w:hAnsi="Times New Roman" w:cs="Times New Roman"/>
          <w:color w:val="000000" w:themeColor="text1"/>
          <w:szCs w:val="21"/>
        </w:rPr>
        <w:t>測定</w:t>
      </w:r>
      <w:bookmarkEnd w:id="1113"/>
    </w:p>
    <w:p w14:paraId="26A9A8CB" w14:textId="0A424F55" w:rsidR="006D5C9B" w:rsidRPr="006C207A" w:rsidRDefault="006D5C9B" w:rsidP="009B6B65">
      <w:pPr>
        <w:pStyle w:val="a4"/>
        <w:widowControl/>
        <w:numPr>
          <w:ilvl w:val="1"/>
          <w:numId w:val="62"/>
        </w:numPr>
        <w:ind w:leftChars="0"/>
        <w:outlineLvl w:val="1"/>
        <w:rPr>
          <w:ins w:id="1114" w:author="松山 ファミリー" w:date="2023-02-08T00:17:00Z"/>
          <w:rFonts w:ascii="Times New Roman" w:eastAsia="ＭＳ 明朝" w:hAnsi="Times New Roman" w:cs="Times New Roman" w:hint="eastAsia"/>
          <w:color w:val="000000" w:themeColor="text1"/>
          <w:szCs w:val="21"/>
          <w:rPrChange w:id="1115" w:author="松山 ファミリー" w:date="2023-02-08T00:19:00Z">
            <w:rPr>
              <w:ins w:id="1116" w:author="松山 ファミリー" w:date="2023-02-08T00:17:00Z"/>
              <w:rFonts w:hint="eastAsia"/>
            </w:rPr>
          </w:rPrChange>
        </w:rPr>
        <w:pPrChange w:id="1117" w:author="松山 ファミリー" w:date="2023-02-08T00:24:00Z">
          <w:pPr>
            <w:widowControl/>
            <w:jc w:val="left"/>
            <w:outlineLvl w:val="1"/>
          </w:pPr>
        </w:pPrChange>
      </w:pPr>
      <w:bookmarkStart w:id="1118" w:name="_Toc126715527"/>
      <w:bookmarkEnd w:id="1118"/>
    </w:p>
    <w:p w14:paraId="21A9DC87" w14:textId="4454F79B" w:rsidR="00413ACF" w:rsidRPr="004F0272" w:rsidRDefault="006C207A" w:rsidP="009B6B65">
      <w:pPr>
        <w:rPr>
          <w:ins w:id="1119" w:author="松山 ファミリー" w:date="2023-02-08T00:17:00Z"/>
          <w:rFonts w:ascii="Times New Roman" w:eastAsia="ＭＳ 明朝" w:hAnsi="Times New Roman" w:cs="Times New Roman" w:hint="eastAsia"/>
          <w:color w:val="000000"/>
          <w:szCs w:val="21"/>
          <w:rPrChange w:id="1120" w:author="松山 ファミリー" w:date="2023-02-08T00:20:00Z">
            <w:rPr>
              <w:ins w:id="1121" w:author="松山 ファミリー" w:date="2023-02-08T00:17:00Z"/>
              <w:rFonts w:ascii="Times New Roman" w:eastAsia="ＭＳ 明朝" w:hAnsi="Times New Roman" w:cs="Times New Roman" w:hint="eastAsia"/>
              <w:color w:val="000000" w:themeColor="text1"/>
              <w:szCs w:val="21"/>
            </w:rPr>
          </w:rPrChange>
        </w:rPr>
      </w:pPr>
      <w:ins w:id="1122" w:author="松山 ファミリー" w:date="2023-02-08T00:19:00Z">
        <w:r>
          <w:rPr>
            <w:rFonts w:ascii="Times New Roman" w:eastAsia="ＭＳ 明朝" w:hAnsi="Times New Roman" w:cs="Times New Roman" w:hint="eastAsia"/>
            <w:szCs w:val="21"/>
          </w:rPr>
          <w:t>作製</w:t>
        </w:r>
      </w:ins>
      <w:ins w:id="1123" w:author="松山 ファミリー" w:date="2023-02-08T00:17:00Z">
        <w:r w:rsidR="00413ACF" w:rsidRPr="0048090B">
          <w:rPr>
            <w:rFonts w:ascii="Times New Roman" w:eastAsia="ＭＳ 明朝" w:hAnsi="Times New Roman" w:cs="Times New Roman"/>
            <w:szCs w:val="21"/>
          </w:rPr>
          <w:t>した電極</w:t>
        </w:r>
        <w:r w:rsidR="00413ACF" w:rsidRPr="0048090B">
          <w:rPr>
            <w:rFonts w:ascii="Times New Roman" w:eastAsia="ＭＳ 明朝" w:hAnsi="Times New Roman" w:cs="Times New Roman"/>
            <w:color w:val="000000"/>
            <w:szCs w:val="21"/>
          </w:rPr>
          <w:t>を作用極として、</w:t>
        </w:r>
      </w:ins>
      <w:ins w:id="1124" w:author="松山 ファミリー" w:date="2023-02-08T00:19:00Z">
        <w:r w:rsidR="00E533D6" w:rsidRPr="00E533D6">
          <w:rPr>
            <w:rFonts w:ascii="Times New Roman" w:eastAsia="ＭＳ 明朝" w:hAnsi="Times New Roman" w:cs="Times New Roman" w:hint="eastAsia"/>
            <w:color w:val="000000"/>
            <w:szCs w:val="21"/>
          </w:rPr>
          <w:t>電解液は</w:t>
        </w:r>
        <w:r w:rsidR="00E533D6" w:rsidRPr="00E533D6">
          <w:rPr>
            <w:rFonts w:ascii="Times New Roman" w:eastAsia="ＭＳ 明朝" w:hAnsi="Times New Roman" w:cs="Times New Roman"/>
            <w:color w:val="000000"/>
            <w:szCs w:val="21"/>
          </w:rPr>
          <w:t>0.1 M NaOH</w:t>
        </w:r>
        <w:r w:rsidR="00E533D6" w:rsidRPr="00E533D6">
          <w:rPr>
            <w:rFonts w:ascii="Times New Roman" w:eastAsia="ＭＳ 明朝" w:hAnsi="Times New Roman" w:cs="Times New Roman"/>
            <w:color w:val="000000"/>
            <w:szCs w:val="21"/>
          </w:rPr>
          <w:t>水溶液、参照極には</w:t>
        </w:r>
        <w:r w:rsidR="00E533D6" w:rsidRPr="00E533D6">
          <w:rPr>
            <w:rFonts w:ascii="Times New Roman" w:eastAsia="ＭＳ 明朝" w:hAnsi="Times New Roman" w:cs="Times New Roman"/>
            <w:color w:val="000000"/>
            <w:szCs w:val="21"/>
          </w:rPr>
          <w:t>Ag/AgCl</w:t>
        </w:r>
        <w:r w:rsidR="00E533D6" w:rsidRPr="00E533D6">
          <w:rPr>
            <w:rFonts w:ascii="Times New Roman" w:eastAsia="ＭＳ 明朝" w:hAnsi="Times New Roman" w:cs="Times New Roman"/>
            <w:color w:val="000000"/>
            <w:szCs w:val="21"/>
          </w:rPr>
          <w:t>電極、対極には白金線を使用し大気下で電気化学測定を行なった。</w:t>
        </w:r>
      </w:ins>
    </w:p>
    <w:p w14:paraId="0C7DF14D" w14:textId="77777777" w:rsidR="00413ACF" w:rsidRPr="0048090B" w:rsidRDefault="00413ACF" w:rsidP="009B6B65">
      <w:pPr>
        <w:rPr>
          <w:ins w:id="1125" w:author="松山 ファミリー" w:date="2023-02-08T00:17:00Z"/>
          <w:rFonts w:ascii="Times New Roman" w:eastAsia="ＭＳ 明朝" w:hAnsi="Times New Roman" w:cs="Times New Roman"/>
          <w:color w:val="000000" w:themeColor="text1"/>
          <w:szCs w:val="21"/>
        </w:rPr>
      </w:pPr>
      <w:ins w:id="1126" w:author="松山 ファミリー" w:date="2023-02-08T00:17:00Z">
        <w:r w:rsidRPr="0048090B">
          <w:rPr>
            <w:rFonts w:ascii="Times New Roman" w:eastAsia="ＭＳ 明朝" w:hAnsi="Times New Roman" w:cs="Times New Roman"/>
            <w:color w:val="000000" w:themeColor="text1"/>
            <w:szCs w:val="21"/>
          </w:rPr>
          <w:t>以下式に示すのは、グルコースを加えた時の濃度の計算式である。</w:t>
        </w:r>
      </w:ins>
    </w:p>
    <w:p w14:paraId="569ECAAC" w14:textId="77777777" w:rsidR="00413ACF" w:rsidRPr="0048090B" w:rsidRDefault="00413ACF" w:rsidP="009B6B65">
      <w:pPr>
        <w:rPr>
          <w:ins w:id="1127" w:author="松山 ファミリー" w:date="2023-02-08T00:17:00Z"/>
          <w:rFonts w:ascii="Times New Roman" w:eastAsia="ＭＳ 明朝" w:hAnsi="Times New Roman" w:cs="Times New Roman"/>
          <w:color w:val="000000" w:themeColor="text1"/>
          <w:szCs w:val="21"/>
        </w:rPr>
      </w:pPr>
      <w:ins w:id="1128" w:author="松山 ファミリー" w:date="2023-02-08T00:17:00Z">
        <w:r w:rsidRPr="0048090B">
          <w:rPr>
            <w:rFonts w:ascii="Times New Roman" w:eastAsia="ＭＳ 明朝" w:hAnsi="Times New Roman" w:cs="Times New Roman"/>
            <w:color w:val="000000" w:themeColor="text1"/>
            <w:szCs w:val="21"/>
          </w:rPr>
          <w:t>セル内の濃度計算</w:t>
        </w:r>
      </w:ins>
    </w:p>
    <w:p w14:paraId="24D20F10" w14:textId="77777777" w:rsidR="00413ACF" w:rsidRPr="0048090B" w:rsidRDefault="00413ACF" w:rsidP="009B6B65">
      <w:pPr>
        <w:rPr>
          <w:ins w:id="1129" w:author="松山 ファミリー" w:date="2023-02-08T00:17:00Z"/>
          <w:rFonts w:ascii="Times New Roman" w:eastAsia="ＭＳ 明朝" w:hAnsi="Times New Roman" w:cs="Times New Roman"/>
          <w:i/>
          <w:color w:val="000000" w:themeColor="text1"/>
          <w:szCs w:val="21"/>
        </w:rPr>
      </w:pPr>
      <m:oMathPara>
        <m:oMath>
          <m:r>
            <w:ins w:id="1130" w:author="松山 ファミリー" w:date="2023-02-08T00:17:00Z">
              <w:rPr>
                <w:rFonts w:ascii="Cambria Math" w:eastAsia="ＭＳ 明朝" w:hAnsi="Cambria Math" w:cs="Times New Roman"/>
                <w:color w:val="000000" w:themeColor="text1"/>
                <w:szCs w:val="21"/>
              </w:rPr>
              <m:t>C</m:t>
            </w:ins>
          </m:r>
          <m:d>
            <m:dPr>
              <m:ctrlPr>
                <w:ins w:id="1131" w:author="松山 ファミリー" w:date="2023-02-08T00:17:00Z">
                  <w:rPr>
                    <w:rFonts w:ascii="Cambria Math" w:eastAsia="ＭＳ 明朝" w:hAnsi="Cambria Math" w:cs="Times New Roman"/>
                    <w:i/>
                    <w:color w:val="000000" w:themeColor="text1"/>
                    <w:szCs w:val="21"/>
                  </w:rPr>
                </w:ins>
              </m:ctrlPr>
            </m:dPr>
            <m:e>
              <m:r>
                <w:ins w:id="1132" w:author="松山 ファミリー" w:date="2023-02-08T00:17:00Z">
                  <w:rPr>
                    <w:rFonts w:ascii="Cambria Math" w:eastAsia="ＭＳ 明朝" w:hAnsi="Cambria Math" w:cs="Times New Roman"/>
                    <w:color w:val="000000" w:themeColor="text1"/>
                    <w:szCs w:val="21"/>
                  </w:rPr>
                  <m:t xml:space="preserve">mol </m:t>
                </w:ins>
              </m:r>
              <m:sSup>
                <m:sSupPr>
                  <m:ctrlPr>
                    <w:ins w:id="1133" w:author="松山 ファミリー" w:date="2023-02-08T00:17:00Z">
                      <w:rPr>
                        <w:rFonts w:ascii="Cambria Math" w:eastAsia="ＭＳ 明朝" w:hAnsi="Cambria Math" w:cs="Times New Roman"/>
                        <w:i/>
                        <w:color w:val="000000" w:themeColor="text1"/>
                        <w:szCs w:val="21"/>
                      </w:rPr>
                    </w:ins>
                  </m:ctrlPr>
                </m:sSupPr>
                <m:e>
                  <m:r>
                    <w:ins w:id="1134" w:author="松山 ファミリー" w:date="2023-02-08T00:17:00Z">
                      <w:rPr>
                        <w:rFonts w:ascii="Cambria Math" w:eastAsia="ＭＳ 明朝" w:hAnsi="Cambria Math" w:cs="Times New Roman"/>
                        <w:color w:val="000000" w:themeColor="text1"/>
                        <w:szCs w:val="21"/>
                      </w:rPr>
                      <m:t>L</m:t>
                    </w:ins>
                  </m:r>
                </m:e>
                <m:sup>
                  <m:r>
                    <w:ins w:id="1135" w:author="松山 ファミリー" w:date="2023-02-08T00:17:00Z">
                      <w:rPr>
                        <w:rFonts w:ascii="Cambria Math" w:eastAsia="ＭＳ 明朝" w:hAnsi="Cambria Math" w:cs="Times New Roman"/>
                        <w:color w:val="000000" w:themeColor="text1"/>
                        <w:szCs w:val="21"/>
                      </w:rPr>
                      <m:t>-1</m:t>
                    </w:ins>
                  </m:r>
                </m:sup>
              </m:sSup>
            </m:e>
          </m:d>
          <m:r>
            <w:ins w:id="1136" w:author="松山 ファミリー" w:date="2023-02-08T00:17:00Z">
              <w:rPr>
                <w:rFonts w:ascii="Cambria Math" w:eastAsia="ＭＳ 明朝" w:hAnsi="Cambria Math" w:cs="Times New Roman"/>
                <w:color w:val="000000" w:themeColor="text1"/>
                <w:szCs w:val="21"/>
              </w:rPr>
              <m:t>=</m:t>
            </w:ins>
          </m:r>
          <m:f>
            <m:fPr>
              <m:ctrlPr>
                <w:ins w:id="1137" w:author="松山 ファミリー" w:date="2023-02-08T00:17:00Z">
                  <w:rPr>
                    <w:rFonts w:ascii="Cambria Math" w:eastAsia="ＭＳ 明朝" w:hAnsi="Cambria Math" w:cs="Times New Roman"/>
                    <w:i/>
                    <w:color w:val="000000" w:themeColor="text1"/>
                    <w:szCs w:val="21"/>
                  </w:rPr>
                </w:ins>
              </m:ctrlPr>
            </m:fPr>
            <m:num>
              <m:r>
                <w:ins w:id="1138" w:author="松山 ファミリー" w:date="2023-02-08T00:17:00Z">
                  <w:rPr>
                    <w:rFonts w:ascii="Cambria Math" w:eastAsia="ＭＳ 明朝" w:hAnsi="Cambria Math" w:cs="Times New Roman"/>
                    <w:color w:val="000000" w:themeColor="text1"/>
                    <w:szCs w:val="21"/>
                  </w:rPr>
                  <m:t>グルコース濃度</m:t>
                </w:ins>
              </m:r>
              <m:d>
                <m:dPr>
                  <m:ctrlPr>
                    <w:ins w:id="1139" w:author="松山 ファミリー" w:date="2023-02-08T00:17:00Z">
                      <w:rPr>
                        <w:rFonts w:ascii="Cambria Math" w:eastAsia="ＭＳ 明朝" w:hAnsi="Cambria Math" w:cs="Times New Roman"/>
                        <w:i/>
                        <w:color w:val="000000" w:themeColor="text1"/>
                        <w:szCs w:val="21"/>
                      </w:rPr>
                    </w:ins>
                  </m:ctrlPr>
                </m:dPr>
                <m:e>
                  <m:r>
                    <w:ins w:id="1140" w:author="松山 ファミリー" w:date="2023-02-08T00:17:00Z">
                      <w:rPr>
                        <w:rFonts w:ascii="Cambria Math" w:eastAsia="ＭＳ 明朝" w:hAnsi="Cambria Math" w:cs="Times New Roman"/>
                        <w:color w:val="000000" w:themeColor="text1"/>
                        <w:szCs w:val="21"/>
                      </w:rPr>
                      <m:t xml:space="preserve">mol </m:t>
                    </w:ins>
                  </m:r>
                  <m:sSup>
                    <m:sSupPr>
                      <m:ctrlPr>
                        <w:ins w:id="1141" w:author="松山 ファミリー" w:date="2023-02-08T00:17:00Z">
                          <w:rPr>
                            <w:rFonts w:ascii="Cambria Math" w:eastAsia="ＭＳ 明朝" w:hAnsi="Cambria Math" w:cs="Times New Roman"/>
                            <w:i/>
                            <w:color w:val="000000" w:themeColor="text1"/>
                            <w:szCs w:val="21"/>
                          </w:rPr>
                        </w:ins>
                      </m:ctrlPr>
                    </m:sSupPr>
                    <m:e>
                      <m:r>
                        <w:ins w:id="1142" w:author="松山 ファミリー" w:date="2023-02-08T00:17:00Z">
                          <w:rPr>
                            <w:rFonts w:ascii="Cambria Math" w:eastAsia="ＭＳ 明朝" w:hAnsi="Cambria Math" w:cs="Times New Roman"/>
                            <w:color w:val="000000" w:themeColor="text1"/>
                            <w:szCs w:val="21"/>
                          </w:rPr>
                          <m:t>L</m:t>
                        </w:ins>
                      </m:r>
                    </m:e>
                    <m:sup>
                      <m:r>
                        <w:ins w:id="1143" w:author="松山 ファミリー" w:date="2023-02-08T00:17:00Z">
                          <w:rPr>
                            <w:rFonts w:ascii="Cambria Math" w:eastAsia="ＭＳ 明朝" w:hAnsi="Cambria Math" w:cs="Times New Roman"/>
                            <w:color w:val="000000" w:themeColor="text1"/>
                            <w:szCs w:val="21"/>
                          </w:rPr>
                          <m:t>-1</m:t>
                        </w:ins>
                      </m:r>
                    </m:sup>
                  </m:sSup>
                </m:e>
              </m:d>
              <m:r>
                <w:ins w:id="1144" w:author="松山 ファミリー" w:date="2023-02-08T00:17:00Z">
                  <w:rPr>
                    <w:rFonts w:ascii="Cambria Math" w:eastAsia="ＭＳ 明朝" w:hAnsi="Cambria Math" w:cs="Times New Roman"/>
                    <w:color w:val="000000" w:themeColor="text1"/>
                    <w:szCs w:val="21"/>
                  </w:rPr>
                  <m:t>×y (L)</m:t>
                </w:ins>
              </m:r>
            </m:num>
            <m:den>
              <m:r>
                <w:ins w:id="1145" w:author="松山 ファミリー" w:date="2023-02-08T00:17:00Z">
                  <w:rPr>
                    <w:rFonts w:ascii="Cambria Math" w:eastAsia="ＭＳ 明朝" w:hAnsi="Cambria Math" w:cs="Times New Roman"/>
                    <w:color w:val="000000" w:themeColor="text1"/>
                    <w:szCs w:val="21"/>
                  </w:rPr>
                  <m:t>開始前のセル内の溶液量</m:t>
                </w:ins>
              </m:r>
              <m:d>
                <m:dPr>
                  <m:ctrlPr>
                    <w:ins w:id="1146" w:author="松山 ファミリー" w:date="2023-02-08T00:17:00Z">
                      <w:rPr>
                        <w:rFonts w:ascii="Cambria Math" w:eastAsia="ＭＳ 明朝" w:hAnsi="Cambria Math" w:cs="Times New Roman"/>
                        <w:i/>
                        <w:color w:val="000000" w:themeColor="text1"/>
                        <w:szCs w:val="21"/>
                      </w:rPr>
                    </w:ins>
                  </m:ctrlPr>
                </m:dPr>
                <m:e>
                  <m:r>
                    <w:ins w:id="1147" w:author="松山 ファミリー" w:date="2023-02-08T00:17:00Z">
                      <w:rPr>
                        <w:rFonts w:ascii="Cambria Math" w:eastAsia="ＭＳ 明朝" w:hAnsi="Cambria Math" w:cs="Times New Roman"/>
                        <w:color w:val="000000" w:themeColor="text1"/>
                        <w:szCs w:val="21"/>
                      </w:rPr>
                      <m:t>L</m:t>
                    </w:ins>
                  </m:r>
                </m:e>
              </m:d>
              <m:r>
                <w:ins w:id="1148" w:author="松山 ファミリー" w:date="2023-02-08T00:17:00Z">
                  <w:rPr>
                    <w:rFonts w:ascii="Cambria Math" w:eastAsia="ＭＳ 明朝" w:hAnsi="Cambria Math" w:cs="Times New Roman"/>
                    <w:color w:val="000000" w:themeColor="text1"/>
                    <w:szCs w:val="21"/>
                  </w:rPr>
                  <m:t>+y(L)</m:t>
                </w:ins>
              </m:r>
            </m:den>
          </m:f>
        </m:oMath>
      </m:oMathPara>
    </w:p>
    <w:p w14:paraId="2998A5D7" w14:textId="77777777" w:rsidR="00413ACF" w:rsidRPr="0048090B" w:rsidRDefault="00413ACF" w:rsidP="009B6B65">
      <w:pPr>
        <w:rPr>
          <w:ins w:id="1149" w:author="松山 ファミリー" w:date="2023-02-08T00:17:00Z"/>
          <w:rFonts w:ascii="Times New Roman" w:eastAsia="ＭＳ 明朝" w:hAnsi="Times New Roman" w:cs="Times New Roman"/>
          <w:color w:val="000000" w:themeColor="text1"/>
          <w:szCs w:val="21"/>
        </w:rPr>
      </w:pPr>
      <w:ins w:id="1150" w:author="松山 ファミリー" w:date="2023-02-08T00:17:00Z">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w:ins>
      <m:oMath>
        <m:sSup>
          <m:sSupPr>
            <m:ctrlPr>
              <w:ins w:id="1151" w:author="松山 ファミリー" w:date="2023-02-08T00:17:00Z">
                <w:rPr>
                  <w:rFonts w:ascii="Cambria Math" w:eastAsia="ＭＳ 明朝" w:hAnsi="Cambria Math" w:cs="Times New Roman"/>
                  <w:i/>
                  <w:color w:val="000000" w:themeColor="text1"/>
                  <w:szCs w:val="21"/>
                </w:rPr>
              </w:ins>
            </m:ctrlPr>
          </m:sSupPr>
          <m:e>
            <m:r>
              <w:ins w:id="1152" w:author="松山 ファミリー" w:date="2023-02-08T00:17:00Z">
                <w:rPr>
                  <w:rFonts w:ascii="Cambria Math" w:eastAsia="ＭＳ 明朝" w:hAnsi="Cambria Math" w:cs="Times New Roman"/>
                  <w:color w:val="000000" w:themeColor="text1"/>
                  <w:szCs w:val="21"/>
                </w:rPr>
                <m:t>L</m:t>
              </w:ins>
            </m:r>
          </m:e>
          <m:sup>
            <m:r>
              <w:ins w:id="1153" w:author="松山 ファミリー" w:date="2023-02-08T00:17:00Z">
                <w:rPr>
                  <w:rFonts w:ascii="Cambria Math" w:eastAsia="ＭＳ 明朝" w:hAnsi="Cambria Math" w:cs="Times New Roman"/>
                  <w:color w:val="000000" w:themeColor="text1"/>
                  <w:szCs w:val="21"/>
                </w:rPr>
                <m:t>-1</m:t>
              </w:ins>
            </m:r>
          </m:sup>
        </m:sSup>
      </m:oMath>
      <w:ins w:id="1154" w:author="松山 ファミリー" w:date="2023-02-08T00:17:00Z">
        <w:r w:rsidRPr="0048090B">
          <w:rPr>
            <w:rFonts w:ascii="Times New Roman" w:eastAsia="ＭＳ 明朝" w:hAnsi="Times New Roman" w:cs="Times New Roman"/>
            <w:color w:val="000000" w:themeColor="text1"/>
            <w:szCs w:val="21"/>
          </w:rPr>
          <w:t>)</w:t>
        </w:r>
      </w:ins>
    </w:p>
    <w:p w14:paraId="601EF874" w14:textId="77777777" w:rsidR="00413ACF" w:rsidRPr="0048090B" w:rsidRDefault="00413ACF" w:rsidP="009B6B65">
      <w:pPr>
        <w:rPr>
          <w:ins w:id="1155" w:author="松山 ファミリー" w:date="2023-02-08T00:17:00Z"/>
          <w:rFonts w:ascii="Times New Roman" w:eastAsia="ＭＳ 明朝" w:hAnsi="Times New Roman" w:cs="Times New Roman"/>
          <w:color w:val="000000" w:themeColor="text1"/>
          <w:szCs w:val="21"/>
        </w:rPr>
      </w:pPr>
      <w:ins w:id="1156" w:author="松山 ファミリー" w:date="2023-02-08T00:17:00Z">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ins>
    </w:p>
    <w:p w14:paraId="6B706947" w14:textId="51360654" w:rsidR="00413ACF" w:rsidRPr="00413ACF" w:rsidRDefault="00413ACF" w:rsidP="009B6B65">
      <w:pPr>
        <w:rPr>
          <w:ins w:id="1157" w:author="松山 ファミリー" w:date="2023-02-08T00:17:00Z"/>
          <w:rFonts w:ascii="Times New Roman" w:eastAsia="ＭＳ 明朝" w:hAnsi="Times New Roman" w:cs="Times New Roman" w:hint="eastAsia"/>
          <w:color w:val="000000" w:themeColor="text1"/>
          <w:szCs w:val="21"/>
        </w:rPr>
        <w:pPrChange w:id="1158" w:author="松山 ファミリー" w:date="2023-02-08T00:24:00Z">
          <w:pPr>
            <w:widowControl/>
            <w:jc w:val="left"/>
            <w:outlineLvl w:val="1"/>
          </w:pPr>
        </w:pPrChange>
      </w:pPr>
      <w:ins w:id="1159" w:author="松山 ファミリー" w:date="2023-02-08T00:17:00Z">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ins>
    </w:p>
    <w:p w14:paraId="42216C71" w14:textId="77777777" w:rsidR="00413ACF" w:rsidRPr="00413ACF" w:rsidRDefault="00413ACF" w:rsidP="009B6B65">
      <w:pPr>
        <w:widowControl/>
        <w:outlineLvl w:val="1"/>
        <w:rPr>
          <w:rFonts w:ascii="Times New Roman" w:eastAsia="ＭＳ 明朝" w:hAnsi="Times New Roman" w:cs="Times New Roman" w:hint="eastAsia"/>
          <w:color w:val="000000" w:themeColor="text1"/>
          <w:szCs w:val="21"/>
          <w:rPrChange w:id="1160" w:author="松山 ファミリー" w:date="2023-02-08T00:17:00Z">
            <w:rPr>
              <w:rFonts w:hint="eastAsia"/>
            </w:rPr>
          </w:rPrChange>
        </w:rPr>
        <w:pPrChange w:id="1161" w:author="松山 ファミリー" w:date="2023-02-08T00:24:00Z">
          <w:pPr>
            <w:widowControl/>
            <w:ind w:left="-147"/>
            <w:jc w:val="left"/>
            <w:outlineLvl w:val="1"/>
          </w:pPr>
        </w:pPrChange>
      </w:pPr>
    </w:p>
    <w:p w14:paraId="7CB8CE5D" w14:textId="4842929F" w:rsidR="005B0976" w:rsidRPr="0048090B" w:rsidRDefault="00213F9F" w:rsidP="009B6B65">
      <w:pPr>
        <w:pStyle w:val="a4"/>
        <w:widowControl/>
        <w:numPr>
          <w:ilvl w:val="2"/>
          <w:numId w:val="62"/>
        </w:numPr>
        <w:ind w:leftChars="0"/>
        <w:outlineLvl w:val="2"/>
        <w:rPr>
          <w:rFonts w:ascii="Times New Roman" w:eastAsia="ＭＳ 明朝" w:hAnsi="Times New Roman" w:cs="Times New Roman"/>
          <w:color w:val="000000" w:themeColor="text1"/>
          <w:szCs w:val="21"/>
        </w:rPr>
        <w:pPrChange w:id="1162" w:author="松山 ファミリー" w:date="2023-02-08T00:24:00Z">
          <w:pPr>
            <w:pStyle w:val="a4"/>
            <w:widowControl/>
            <w:numPr>
              <w:ilvl w:val="2"/>
              <w:numId w:val="62"/>
            </w:numPr>
            <w:ind w:leftChars="0" w:left="709" w:hanging="709"/>
            <w:jc w:val="left"/>
            <w:outlineLvl w:val="2"/>
          </w:pPr>
        </w:pPrChange>
      </w:pPr>
      <w:bookmarkStart w:id="1163" w:name="_Toc126715528"/>
      <w:r w:rsidRPr="0048090B">
        <w:rPr>
          <w:rFonts w:ascii="Times New Roman" w:eastAsia="ＭＳ 明朝" w:hAnsi="Times New Roman" w:cs="Times New Roman"/>
          <w:color w:val="000000" w:themeColor="text1"/>
          <w:szCs w:val="21"/>
        </w:rPr>
        <w:t>220415CP_</w:t>
      </w:r>
      <w:r w:rsidR="007929F7" w:rsidRPr="0048090B">
        <w:rPr>
          <w:rFonts w:ascii="Times New Roman" w:eastAsia="ＭＳ 明朝" w:hAnsi="Times New Roman" w:cs="Times New Roman"/>
          <w:color w:val="000000" w:themeColor="text1"/>
          <w:szCs w:val="21"/>
        </w:rPr>
        <w:t>para</w:t>
      </w:r>
      <w:r w:rsidRPr="0048090B">
        <w:rPr>
          <w:rFonts w:ascii="Times New Roman" w:eastAsia="ＭＳ 明朝" w:hAnsi="Times New Roman" w:cs="Times New Roman"/>
          <w:color w:val="000000" w:themeColor="text1"/>
          <w:szCs w:val="21"/>
        </w:rPr>
        <w:t>5</w:t>
      </w:r>
      <w:ins w:id="1164" w:author="松山 ファミリー" w:date="2023-02-08T00:14:00Z">
        <w:r w:rsidR="005066C1">
          <w:rPr>
            <w:rFonts w:ascii="Times New Roman" w:eastAsia="ＭＳ 明朝" w:hAnsi="Times New Roman" w:cs="Times New Roman"/>
            <w:color w:val="000000" w:themeColor="text1"/>
            <w:szCs w:val="21"/>
          </w:rPr>
          <w:t>μ</w:t>
        </w:r>
      </w:ins>
      <w:del w:id="1165" w:author="松山 ファミリー" w:date="2023-02-08T00:13:00Z">
        <w:r w:rsidR="007929F7" w:rsidRPr="0048090B" w:rsidDel="005066C1">
          <w:rPr>
            <w:rFonts w:ascii="Times New Roman" w:eastAsia="ＭＳ 明朝" w:hAnsi="Times New Roman" w:cs="Times New Roman"/>
            <w:color w:val="000000" w:themeColor="text1"/>
            <w:szCs w:val="21"/>
          </w:rPr>
          <w:delText>μ</w:delText>
        </w:r>
      </w:del>
      <w:r w:rsidRPr="0048090B">
        <w:rPr>
          <w:rFonts w:ascii="Times New Roman" w:eastAsia="ＭＳ 明朝" w:hAnsi="Times New Roman" w:cs="Times New Roman"/>
          <w:color w:val="000000" w:themeColor="text1"/>
          <w:szCs w:val="21"/>
        </w:rPr>
        <w:t>L</w:t>
      </w:r>
      <w:bookmarkEnd w:id="1163"/>
    </w:p>
    <w:p w14:paraId="7F01F68E" w14:textId="5C064C09" w:rsidR="005B0976" w:rsidRPr="0048090B" w:rsidRDefault="00393AC7"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866E97" w:rsidRPr="0048090B">
        <w:rPr>
          <w:rFonts w:ascii="Times New Roman" w:eastAsia="ＭＳ 明朝" w:hAnsi="Times New Roman" w:cs="Times New Roman"/>
          <w:color w:val="000000" w:themeColor="text1"/>
          <w:sz w:val="21"/>
          <w:szCs w:val="21"/>
        </w:rPr>
        <w:t>1.2128</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00ED200B" w:rsidRPr="0048090B">
        <w:rPr>
          <w:rFonts w:ascii="Times New Roman" w:eastAsia="ＭＳ 明朝" w:hAnsi="Times New Roman" w:cs="Times New Roman"/>
          <w:color w:val="000000" w:themeColor="text1"/>
          <w:sz w:val="21"/>
          <w:szCs w:val="21"/>
        </w:rPr>
        <w:t xml:space="preserve"> </w:t>
      </w:r>
      <w:r w:rsidR="00AF26CC" w:rsidRPr="0048090B">
        <w:rPr>
          <w:rFonts w:ascii="Times New Roman" w:eastAsia="ＭＳ 明朝" w:hAnsi="Times New Roman" w:cs="Times New Roman"/>
          <w:color w:val="000000" w:themeColor="text1"/>
          <w:sz w:val="21"/>
          <w:szCs w:val="21"/>
        </w:rPr>
        <w:t>303</w:t>
      </w:r>
      <w:r w:rsidR="00ED200B" w:rsidRPr="0048090B">
        <w:rPr>
          <w:rFonts w:ascii="Times New Roman" w:eastAsia="ＭＳ 明朝" w:hAnsi="Times New Roman" w:cs="Times New Roman"/>
          <w:color w:val="000000" w:themeColor="text1"/>
          <w:sz w:val="21"/>
          <w:szCs w:val="21"/>
        </w:rPr>
        <w:t xml:space="preserve"> mL</w:t>
      </w:r>
      <w:r w:rsidR="00ED200B" w:rsidRPr="0048090B">
        <w:rPr>
          <w:rFonts w:ascii="Times New Roman" w:eastAsia="ＭＳ 明朝" w:hAnsi="Times New Roman" w:cs="Times New Roman"/>
          <w:color w:val="000000" w:themeColor="text1"/>
          <w:sz w:val="21"/>
          <w:szCs w:val="21"/>
        </w:rPr>
        <w:t>を加えて</w:t>
      </w:r>
      <w:r w:rsidR="00ED200B" w:rsidRPr="0048090B">
        <w:rPr>
          <w:rFonts w:ascii="Times New Roman" w:eastAsia="ＭＳ 明朝" w:hAnsi="Times New Roman" w:cs="Times New Roman"/>
          <w:color w:val="000000" w:themeColor="text1"/>
          <w:sz w:val="21"/>
          <w:szCs w:val="21"/>
        </w:rPr>
        <w:t>0.1 M</w:t>
      </w:r>
      <w:r w:rsidR="00ED200B" w:rsidRPr="0048090B">
        <w:rPr>
          <w:rFonts w:ascii="Times New Roman" w:eastAsia="ＭＳ 明朝" w:hAnsi="Times New Roman" w:cs="Times New Roman"/>
          <w:color w:val="000000" w:themeColor="text1"/>
          <w:sz w:val="21"/>
          <w:szCs w:val="21"/>
        </w:rPr>
        <w:t>水溶液を作製し</w:t>
      </w:r>
      <w:r w:rsidR="00984C66" w:rsidRPr="0048090B">
        <w:rPr>
          <w:rFonts w:ascii="Times New Roman" w:eastAsia="ＭＳ 明朝" w:hAnsi="Times New Roman" w:cs="Times New Roman"/>
          <w:color w:val="000000" w:themeColor="text1"/>
          <w:sz w:val="21"/>
          <w:szCs w:val="21"/>
        </w:rPr>
        <w:t>、</w:t>
      </w:r>
      <w:r w:rsidR="00AF26CC" w:rsidRPr="0048090B">
        <w:rPr>
          <w:rFonts w:ascii="Times New Roman" w:eastAsia="ＭＳ 明朝" w:hAnsi="Times New Roman" w:cs="Times New Roman"/>
          <w:color w:val="000000" w:themeColor="text1"/>
          <w:sz w:val="21"/>
          <w:szCs w:val="21"/>
        </w:rPr>
        <w:t>メスシリンダーを使って</w:t>
      </w:r>
      <w:r w:rsidR="00630C9A" w:rsidRPr="0048090B">
        <w:rPr>
          <w:rFonts w:ascii="Times New Roman" w:eastAsia="ＭＳ 明朝" w:hAnsi="Times New Roman" w:cs="Times New Roman"/>
          <w:color w:val="000000" w:themeColor="text1"/>
          <w:sz w:val="21"/>
          <w:szCs w:val="21"/>
        </w:rPr>
        <w:t>80 mL</w:t>
      </w:r>
      <w:r w:rsidR="00984C66" w:rsidRPr="0048090B">
        <w:rPr>
          <w:rFonts w:ascii="Times New Roman" w:eastAsia="ＭＳ 明朝" w:hAnsi="Times New Roman" w:cs="Times New Roman"/>
          <w:color w:val="000000" w:themeColor="text1"/>
          <w:sz w:val="21"/>
          <w:szCs w:val="21"/>
        </w:rPr>
        <w:t>セルに入れた。</w:t>
      </w:r>
    </w:p>
    <w:p w14:paraId="4CB76B87" w14:textId="57FAD6FF" w:rsidR="00984C66" w:rsidRPr="0048090B" w:rsidRDefault="00984C66"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96DBA" w:rsidRPr="0048090B">
        <w:rPr>
          <w:rFonts w:ascii="Times New Roman" w:eastAsia="ＭＳ 明朝" w:hAnsi="Times New Roman" w:cs="Times New Roman"/>
          <w:color w:val="000000" w:themeColor="text1"/>
          <w:sz w:val="21"/>
          <w:szCs w:val="21"/>
        </w:rPr>
        <w:t>1.2622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w:t>
      </w:r>
      <w:r w:rsidR="005420A9" w:rsidRPr="0048090B">
        <w:rPr>
          <w:rFonts w:ascii="Times New Roman" w:eastAsia="ＭＳ 明朝" w:hAnsi="Times New Roman" w:cs="Times New Roman"/>
          <w:color w:val="000000" w:themeColor="text1"/>
          <w:sz w:val="21"/>
          <w:szCs w:val="21"/>
        </w:rPr>
        <w:t xml:space="preserve"> M NaOH</w:t>
      </w:r>
      <w:r w:rsidR="005420A9" w:rsidRPr="0048090B">
        <w:rPr>
          <w:rFonts w:ascii="Times New Roman" w:eastAsia="ＭＳ 明朝" w:hAnsi="Times New Roman" w:cs="Times New Roman"/>
          <w:color w:val="000000" w:themeColor="text1"/>
          <w:sz w:val="21"/>
          <w:szCs w:val="21"/>
        </w:rPr>
        <w:t>溶液を</w:t>
      </w:r>
      <w:r w:rsidR="005420A9" w:rsidRPr="0048090B">
        <w:rPr>
          <w:rFonts w:ascii="Times New Roman" w:eastAsia="ＭＳ 明朝" w:hAnsi="Times New Roman" w:cs="Times New Roman"/>
          <w:color w:val="000000" w:themeColor="text1"/>
          <w:sz w:val="21"/>
          <w:szCs w:val="21"/>
        </w:rPr>
        <w:t>10 mL</w:t>
      </w:r>
      <w:r w:rsidR="005420A9" w:rsidRPr="0048090B">
        <w:rPr>
          <w:rFonts w:ascii="Times New Roman" w:eastAsia="ＭＳ 明朝" w:hAnsi="Times New Roman" w:cs="Times New Roman"/>
          <w:color w:val="000000" w:themeColor="text1"/>
          <w:sz w:val="21"/>
          <w:szCs w:val="21"/>
        </w:rPr>
        <w:t>加えて</w:t>
      </w:r>
      <w:r w:rsidR="005420A9" w:rsidRPr="0048090B">
        <w:rPr>
          <w:rFonts w:ascii="Times New Roman" w:eastAsia="ＭＳ 明朝" w:hAnsi="Times New Roman" w:cs="Times New Roman"/>
          <w:color w:val="000000" w:themeColor="text1"/>
          <w:sz w:val="21"/>
          <w:szCs w:val="21"/>
        </w:rPr>
        <w:t>0.7 M</w:t>
      </w:r>
      <w:r w:rsidR="005420A9" w:rsidRPr="0048090B">
        <w:rPr>
          <w:rFonts w:ascii="Times New Roman" w:eastAsia="ＭＳ 明朝" w:hAnsi="Times New Roman" w:cs="Times New Roman"/>
          <w:color w:val="000000" w:themeColor="text1"/>
          <w:sz w:val="21"/>
          <w:szCs w:val="21"/>
        </w:rPr>
        <w:t>グルコース溶液を作製した。</w:t>
      </w:r>
    </w:p>
    <w:p w14:paraId="46646DF9" w14:textId="68B3360E" w:rsidR="005916C7" w:rsidRPr="0048090B" w:rsidRDefault="00307D88"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00B57F84" w:rsidRPr="0048090B">
        <w:rPr>
          <w:rFonts w:ascii="Times New Roman" w:eastAsia="ＭＳ 明朝" w:hAnsi="Times New Roman" w:cs="Times New Roman"/>
          <w:color w:val="000000" w:themeColor="text1"/>
          <w:sz w:val="21"/>
          <w:szCs w:val="21"/>
        </w:rPr>
        <w:t xml:space="preserve"> V</w:t>
      </w:r>
      <w:r w:rsidR="00B57F84" w:rsidRPr="0048090B">
        <w:rPr>
          <w:rFonts w:ascii="Times New Roman" w:eastAsia="ＭＳ 明朝" w:hAnsi="Times New Roman" w:cs="Times New Roman"/>
          <w:color w:val="000000" w:themeColor="text1"/>
          <w:sz w:val="21"/>
          <w:szCs w:val="21"/>
        </w:rPr>
        <w:t>でグルコースの濃度を変化させながら</w:t>
      </w:r>
      <w:r w:rsidR="00B57F84" w:rsidRPr="0048090B">
        <w:rPr>
          <w:rFonts w:ascii="Times New Roman" w:eastAsia="ＭＳ 明朝" w:hAnsi="Times New Roman" w:cs="Times New Roman"/>
          <w:color w:val="000000" w:themeColor="text1"/>
          <w:sz w:val="21"/>
          <w:szCs w:val="21"/>
        </w:rPr>
        <w:t>CV</w:t>
      </w:r>
      <w:r w:rsidR="00B57F84" w:rsidRPr="0048090B">
        <w:rPr>
          <w:rFonts w:ascii="Times New Roman" w:eastAsia="ＭＳ 明朝" w:hAnsi="Times New Roman" w:cs="Times New Roman"/>
          <w:color w:val="000000" w:themeColor="text1"/>
          <w:sz w:val="21"/>
          <w:szCs w:val="21"/>
        </w:rPr>
        <w:t>測定を行い酸化還元反応の変化を確認した。</w:t>
      </w:r>
    </w:p>
    <w:p w14:paraId="23F4CA76" w14:textId="54830DC3" w:rsidR="002E45CE" w:rsidRPr="0048090B" w:rsidRDefault="00FC2C47" w:rsidP="009B6B65">
      <w:pPr>
        <w:pStyle w:val="paragraph"/>
        <w:spacing w:before="0" w:beforeAutospacing="0" w:after="0" w:afterAutospacing="0"/>
        <w:ind w:left="420"/>
        <w:jc w:val="both"/>
        <w:textAlignment w:val="baseline"/>
        <w:rPr>
          <w:rFonts w:ascii="Times New Roman" w:eastAsia="ＭＳ 明朝" w:hAnsi="Times New Roman" w:cs="Times New Roman" w:hint="eastAsia"/>
          <w:color w:val="000000" w:themeColor="text1"/>
          <w:sz w:val="21"/>
          <w:szCs w:val="21"/>
        </w:rPr>
      </w:pPr>
      <w:ins w:id="1166" w:author="松山 ファミリー" w:date="2023-02-08T00:14:00Z">
        <w:r>
          <w:rPr>
            <w:rFonts w:ascii="Times New Roman" w:eastAsia="ＭＳ 明朝" w:hAnsi="Times New Roman" w:cs="Times New Roman"/>
            <w:color w:val="000000" w:themeColor="text1"/>
            <w:sz w:val="21"/>
            <w:szCs w:val="21"/>
          </w:rPr>
          <w:br w:type="page"/>
        </w:r>
      </w:ins>
    </w:p>
    <w:p w14:paraId="65031CFC" w14:textId="0F0D7916" w:rsidR="005F4B88" w:rsidRPr="0048090B" w:rsidDel="00413ACF" w:rsidRDefault="008E5048" w:rsidP="009B6B65">
      <w:pPr>
        <w:pStyle w:val="a4"/>
        <w:widowControl/>
        <w:numPr>
          <w:ilvl w:val="1"/>
          <w:numId w:val="62"/>
        </w:numPr>
        <w:ind w:leftChars="0"/>
        <w:outlineLvl w:val="1"/>
        <w:rPr>
          <w:del w:id="1167" w:author="松山 ファミリー" w:date="2023-02-08T00:16:00Z"/>
          <w:rFonts w:ascii="Times New Roman" w:eastAsia="ＭＳ 明朝" w:hAnsi="Times New Roman" w:cs="Times New Roman"/>
          <w:color w:val="000000" w:themeColor="text1"/>
          <w:szCs w:val="21"/>
        </w:rPr>
        <w:pPrChange w:id="1168" w:author="松山 ファミリー" w:date="2023-02-08T00:24:00Z">
          <w:pPr>
            <w:pStyle w:val="a4"/>
            <w:widowControl/>
            <w:numPr>
              <w:ilvl w:val="1"/>
              <w:numId w:val="62"/>
            </w:numPr>
            <w:ind w:leftChars="0" w:left="567" w:hanging="567"/>
            <w:jc w:val="left"/>
            <w:outlineLvl w:val="1"/>
          </w:pPr>
        </w:pPrChange>
      </w:pPr>
      <w:bookmarkStart w:id="1169" w:name="_Toc126715529"/>
      <w:r w:rsidRPr="0048090B">
        <w:rPr>
          <w:rFonts w:ascii="Times New Roman" w:eastAsia="ＭＳ 明朝" w:hAnsi="Times New Roman" w:cs="Times New Roman"/>
          <w:color w:val="000000" w:themeColor="text1"/>
          <w:szCs w:val="21"/>
        </w:rPr>
        <w:lastRenderedPageBreak/>
        <w:t>電極の作製</w:t>
      </w:r>
      <w:r w:rsidR="00B911FE" w:rsidRPr="0048090B">
        <w:rPr>
          <w:rFonts w:ascii="Times New Roman" w:eastAsia="ＭＳ 明朝" w:hAnsi="Times New Roman" w:cs="Times New Roman"/>
          <w:color w:val="000000" w:themeColor="text1"/>
          <w:szCs w:val="21"/>
        </w:rPr>
        <w:t>II(</w:t>
      </w:r>
      <w:r w:rsidR="00B911FE" w:rsidRPr="0048090B">
        <w:rPr>
          <w:rFonts w:ascii="Times New Roman" w:eastAsia="ＭＳ 明朝" w:hAnsi="Times New Roman" w:cs="Times New Roman"/>
          <w:color w:val="000000" w:themeColor="text1"/>
          <w:szCs w:val="21"/>
        </w:rPr>
        <w:t>キャスト</w:t>
      </w:r>
      <w:r w:rsidR="00B911FE" w:rsidRPr="0048090B">
        <w:rPr>
          <w:rFonts w:ascii="Times New Roman" w:eastAsia="ＭＳ 明朝" w:hAnsi="Times New Roman" w:cs="Times New Roman"/>
          <w:color w:val="000000" w:themeColor="text1"/>
          <w:szCs w:val="21"/>
        </w:rPr>
        <w:t>)</w:t>
      </w:r>
      <w:bookmarkEnd w:id="1169"/>
    </w:p>
    <w:p w14:paraId="4F6F7F3C" w14:textId="77777777" w:rsidR="00F70179" w:rsidRPr="00413ACF" w:rsidRDefault="00F70179" w:rsidP="009B6B65">
      <w:pPr>
        <w:pStyle w:val="a4"/>
        <w:widowControl/>
        <w:numPr>
          <w:ilvl w:val="1"/>
          <w:numId w:val="62"/>
        </w:numPr>
        <w:ind w:leftChars="0"/>
        <w:outlineLvl w:val="1"/>
        <w:rPr>
          <w:ins w:id="1170" w:author="松山 ファミリー" w:date="2023-02-08T00:15:00Z"/>
          <w:rFonts w:ascii="Times New Roman" w:eastAsia="ＭＳ 明朝" w:hAnsi="Times New Roman" w:cs="Times New Roman" w:hint="eastAsia"/>
          <w:color w:val="000000" w:themeColor="text1"/>
          <w:szCs w:val="21"/>
          <w:rPrChange w:id="1171" w:author="松山 ファミリー" w:date="2023-02-08T00:16:00Z">
            <w:rPr>
              <w:ins w:id="1172" w:author="松山 ファミリー" w:date="2023-02-08T00:15:00Z"/>
              <w:rFonts w:hint="eastAsia"/>
            </w:rPr>
          </w:rPrChange>
        </w:rPr>
        <w:pPrChange w:id="1173" w:author="松山 ファミリー" w:date="2023-02-08T00:24:00Z">
          <w:pPr>
            <w:widowControl/>
            <w:jc w:val="left"/>
          </w:pPr>
        </w:pPrChange>
      </w:pPr>
      <w:bookmarkStart w:id="1174" w:name="_Toc126715530"/>
      <w:bookmarkEnd w:id="1174"/>
    </w:p>
    <w:p w14:paraId="5FC1AEF3" w14:textId="2B1B1924" w:rsidR="007A26BF" w:rsidRDefault="00F70179" w:rsidP="009B6B65">
      <w:pPr>
        <w:widowControl/>
        <w:rPr>
          <w:ins w:id="1175" w:author="松山 ファミリー" w:date="2023-02-08T00:14:00Z"/>
          <w:rFonts w:ascii="Times New Roman" w:eastAsia="ＭＳ 明朝" w:hAnsi="Times New Roman" w:cs="Times New Roman" w:hint="eastAsia"/>
          <w:color w:val="000000" w:themeColor="text1"/>
          <w:szCs w:val="21"/>
        </w:rPr>
        <w:pPrChange w:id="1176" w:author="松山 ファミリー" w:date="2023-02-08T00:24:00Z">
          <w:pPr>
            <w:widowControl/>
            <w:ind w:leftChars="100" w:left="210"/>
            <w:jc w:val="left"/>
          </w:pPr>
        </w:pPrChange>
      </w:pPr>
      <w:ins w:id="1177" w:author="松山 ファミリー" w:date="2023-02-08T00:15:00Z">
        <w:r w:rsidRPr="00F70179">
          <w:rPr>
            <w:rFonts w:ascii="Times New Roman" w:eastAsia="ＭＳ 明朝" w:hAnsi="Times New Roman" w:cs="Times New Roman"/>
            <w:color w:val="000000" w:themeColor="text1"/>
            <w:szCs w:val="21"/>
          </w:rPr>
          <w:t>1-</w:t>
        </w:r>
        <w:r w:rsidRPr="00F70179">
          <w:rPr>
            <w:rFonts w:ascii="Times New Roman" w:eastAsia="ＭＳ 明朝" w:hAnsi="Times New Roman" w:cs="Times New Roman"/>
            <w:color w:val="000000" w:themeColor="text1"/>
            <w:szCs w:val="21"/>
          </w:rPr>
          <w:t>ブタノール中で層剥離して得たナノシート分散液</w:t>
        </w:r>
        <w:r w:rsidRPr="00F70179">
          <w:rPr>
            <w:rFonts w:ascii="Times New Roman" w:eastAsia="ＭＳ 明朝" w:hAnsi="Times New Roman" w:cs="Times New Roman"/>
            <w:color w:val="000000" w:themeColor="text1"/>
            <w:szCs w:val="21"/>
          </w:rPr>
          <w:t>15 g</w:t>
        </w:r>
      </w:ins>
      <w:ins w:id="1178" w:author="松山 ファミリー" w:date="2023-02-08T00:16:00Z">
        <w:r w:rsidR="00413ACF">
          <w:rPr>
            <w:rFonts w:ascii="Times New Roman" w:eastAsia="ＭＳ 明朝" w:hAnsi="Times New Roman" w:cs="Times New Roman" w:hint="eastAsia"/>
            <w:color w:val="000000" w:themeColor="text1"/>
            <w:szCs w:val="21"/>
          </w:rPr>
          <w:t>を</w:t>
        </w:r>
        <w:r w:rsidR="00CC3702" w:rsidRPr="00CC3702">
          <w:rPr>
            <w:rFonts w:ascii="Times New Roman" w:eastAsia="ＭＳ 明朝" w:hAnsi="Times New Roman" w:cs="Times New Roman" w:hint="eastAsia"/>
            <w:color w:val="000000" w:themeColor="text1"/>
            <w:szCs w:val="21"/>
          </w:rPr>
          <w:t>減圧濃縮し</w:t>
        </w:r>
        <w:r w:rsidR="00413ACF">
          <w:rPr>
            <w:rFonts w:ascii="Times New Roman" w:eastAsia="ＭＳ 明朝" w:hAnsi="Times New Roman" w:cs="Times New Roman" w:hint="eastAsia"/>
            <w:color w:val="000000" w:themeColor="text1"/>
            <w:szCs w:val="21"/>
          </w:rPr>
          <w:t>、</w:t>
        </w:r>
        <w:r w:rsidR="00CC3702" w:rsidRPr="00CC3702">
          <w:rPr>
            <w:rFonts w:ascii="Times New Roman" w:eastAsia="ＭＳ 明朝" w:hAnsi="Times New Roman" w:cs="Times New Roman" w:hint="eastAsia"/>
            <w:color w:val="000000" w:themeColor="text1"/>
            <w:szCs w:val="21"/>
          </w:rPr>
          <w:t>グラッシーカーボン電極に数滴滴下し乾燥させ、キャスト電極</w:t>
        </w:r>
        <w:r w:rsidR="00CC3702" w:rsidRPr="00CC3702">
          <w:rPr>
            <w:rFonts w:ascii="Times New Roman" w:eastAsia="ＭＳ 明朝" w:hAnsi="Times New Roman" w:cs="Times New Roman"/>
            <w:color w:val="000000" w:themeColor="text1"/>
            <w:szCs w:val="21"/>
          </w:rPr>
          <w:t>とした。</w:t>
        </w:r>
      </w:ins>
      <w:del w:id="1179" w:author="松山 ファミリー" w:date="2023-02-08T00:16:00Z">
        <w:r w:rsidR="00E26F8C" w:rsidRPr="0048090B" w:rsidDel="00413ACF">
          <w:rPr>
            <w:rFonts w:ascii="Times New Roman" w:eastAsia="ＭＳ 明朝" w:hAnsi="Times New Roman" w:cs="Times New Roman"/>
            <w:color w:val="000000" w:themeColor="text1"/>
            <w:szCs w:val="21"/>
          </w:rPr>
          <w:delText>作成した分散液を濃縮し、キャスティング法を用いて電極に</w:delText>
        </w:r>
        <w:r w:rsidR="00561158" w:rsidRPr="0048090B" w:rsidDel="00413ACF">
          <w:rPr>
            <w:rFonts w:ascii="Times New Roman" w:eastAsia="ＭＳ 明朝" w:hAnsi="Times New Roman" w:cs="Times New Roman"/>
            <w:color w:val="000000" w:themeColor="text1"/>
            <w:szCs w:val="21"/>
          </w:rPr>
          <w:delText>滴下</w:delText>
        </w:r>
        <w:r w:rsidR="00E26F8C" w:rsidRPr="0048090B" w:rsidDel="00413ACF">
          <w:rPr>
            <w:rFonts w:ascii="Times New Roman" w:eastAsia="ＭＳ 明朝" w:hAnsi="Times New Roman" w:cs="Times New Roman"/>
            <w:color w:val="000000" w:themeColor="text1"/>
            <w:szCs w:val="21"/>
          </w:rPr>
          <w:delText>した</w:delText>
        </w:r>
        <w:r w:rsidR="007A26BF" w:rsidRPr="0048090B" w:rsidDel="00413ACF">
          <w:rPr>
            <w:rFonts w:ascii="Times New Roman" w:eastAsia="ＭＳ 明朝" w:hAnsi="Times New Roman" w:cs="Times New Roman"/>
            <w:color w:val="000000" w:themeColor="text1"/>
            <w:szCs w:val="21"/>
          </w:rPr>
          <w:delText>。</w:delText>
        </w:r>
      </w:del>
    </w:p>
    <w:p w14:paraId="49BEC73E" w14:textId="77777777" w:rsidR="00F70179" w:rsidRPr="0048090B" w:rsidRDefault="00F70179" w:rsidP="009B6B65">
      <w:pPr>
        <w:widowControl/>
        <w:rPr>
          <w:rFonts w:ascii="Times New Roman" w:eastAsia="ＭＳ 明朝" w:hAnsi="Times New Roman" w:cs="Times New Roman" w:hint="eastAsia"/>
          <w:color w:val="000000" w:themeColor="text1"/>
          <w:szCs w:val="21"/>
        </w:rPr>
        <w:pPrChange w:id="1180" w:author="松山 ファミリー" w:date="2023-02-08T00:24:00Z">
          <w:pPr>
            <w:widowControl/>
            <w:ind w:leftChars="100" w:left="210"/>
            <w:jc w:val="left"/>
          </w:pPr>
        </w:pPrChange>
      </w:pPr>
    </w:p>
    <w:p w14:paraId="4A462631" w14:textId="414324F7" w:rsidR="007A26BF" w:rsidRPr="0048090B" w:rsidRDefault="007A26BF" w:rsidP="009B6B65">
      <w:pPr>
        <w:pStyle w:val="a4"/>
        <w:widowControl/>
        <w:numPr>
          <w:ilvl w:val="2"/>
          <w:numId w:val="62"/>
        </w:numPr>
        <w:ind w:leftChars="0"/>
        <w:outlineLvl w:val="2"/>
        <w:rPr>
          <w:rFonts w:ascii="Times New Roman" w:eastAsia="ＭＳ 明朝" w:hAnsi="Times New Roman" w:cs="Times New Roman"/>
          <w:color w:val="000000" w:themeColor="text1"/>
          <w:szCs w:val="21"/>
        </w:rPr>
        <w:pPrChange w:id="1181" w:author="松山 ファミリー" w:date="2023-02-08T00:24:00Z">
          <w:pPr>
            <w:pStyle w:val="a4"/>
            <w:widowControl/>
            <w:numPr>
              <w:ilvl w:val="2"/>
              <w:numId w:val="62"/>
            </w:numPr>
            <w:ind w:leftChars="0" w:left="709" w:hanging="709"/>
            <w:jc w:val="left"/>
            <w:outlineLvl w:val="2"/>
          </w:pPr>
        </w:pPrChange>
      </w:pPr>
      <w:bookmarkStart w:id="1182" w:name="_Toc126715531"/>
      <w:r w:rsidRPr="0048090B">
        <w:rPr>
          <w:rFonts w:ascii="Times New Roman" w:eastAsia="ＭＳ 明朝" w:hAnsi="Times New Roman" w:cs="Times New Roman"/>
          <w:color w:val="000000" w:themeColor="text1"/>
          <w:szCs w:val="21"/>
        </w:rPr>
        <w:t>220415Cast</w:t>
      </w:r>
      <w:r w:rsidR="00F45CAE" w:rsidRPr="0048090B">
        <w:rPr>
          <w:rFonts w:ascii="Times New Roman" w:eastAsia="ＭＳ 明朝" w:hAnsi="Times New Roman" w:cs="Times New Roman"/>
          <w:color w:val="000000" w:themeColor="text1"/>
          <w:szCs w:val="21"/>
        </w:rPr>
        <w:t>_1</w:t>
      </w:r>
      <w:bookmarkEnd w:id="1182"/>
    </w:p>
    <w:p w14:paraId="77C59DF4" w14:textId="2139CDBE"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w:t>
      </w:r>
      <w:r w:rsidR="00716EAE" w:rsidRPr="0048090B">
        <w:rPr>
          <w:rStyle w:val="normaltextrun"/>
          <w:rFonts w:ascii="Times New Roman" w:eastAsia="ＭＳ 明朝" w:hAnsi="Times New Roman" w:cs="Times New Roman"/>
          <w:sz w:val="21"/>
          <w:szCs w:val="21"/>
        </w:rPr>
        <w:t>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ナスフラスコへ入れ、ロータリーエバポレーターに接続した。</w:t>
      </w:r>
    </w:p>
    <w:p w14:paraId="73498250" w14:textId="376ECA97"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w:t>
      </w:r>
      <w:r w:rsidR="008B3199" w:rsidRPr="0048090B">
        <w:rPr>
          <w:rStyle w:val="normaltextrun"/>
          <w:rFonts w:ascii="Times New Roman" w:eastAsia="ＭＳ 明朝" w:hAnsi="Times New Roman" w:cs="Times New Roman"/>
          <w:sz w:val="21"/>
          <w:szCs w:val="21"/>
        </w:rPr>
        <w:t>濃縮</w:t>
      </w:r>
      <w:r w:rsidRPr="0048090B">
        <w:rPr>
          <w:rStyle w:val="normaltextrun"/>
          <w:rFonts w:ascii="Times New Roman" w:eastAsia="ＭＳ 明朝" w:hAnsi="Times New Roman" w:cs="Times New Roman"/>
          <w:sz w:val="21"/>
          <w:szCs w:val="21"/>
        </w:rPr>
        <w:t>を行った。</w:t>
      </w:r>
    </w:p>
    <w:p w14:paraId="66192DD2" w14:textId="491B5210"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6EFFCDBE" w14:textId="549F7CE2"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45017160" w14:textId="04E2204B" w:rsidR="00F45CAE"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の上澄み液がなくなるまで滴下乾燥させた</w:t>
      </w:r>
    </w:p>
    <w:p w14:paraId="2974A60F" w14:textId="77777777" w:rsidR="009C3F15" w:rsidRPr="0048090B" w:rsidRDefault="009C3F15"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4FDDC5B7" w14:textId="2BCC0901" w:rsidR="00DD51F6" w:rsidRPr="0048090B" w:rsidRDefault="00DD51F6" w:rsidP="009B6B65">
      <w:pPr>
        <w:pStyle w:val="a4"/>
        <w:widowControl/>
        <w:numPr>
          <w:ilvl w:val="2"/>
          <w:numId w:val="62"/>
        </w:numPr>
        <w:ind w:leftChars="0"/>
        <w:outlineLvl w:val="2"/>
        <w:rPr>
          <w:rFonts w:ascii="Times New Roman" w:eastAsia="ＭＳ 明朝" w:hAnsi="Times New Roman" w:cs="Times New Roman"/>
          <w:color w:val="000000" w:themeColor="text1"/>
          <w:szCs w:val="21"/>
        </w:rPr>
        <w:pPrChange w:id="1183" w:author="松山 ファミリー" w:date="2023-02-08T00:24:00Z">
          <w:pPr>
            <w:pStyle w:val="a4"/>
            <w:widowControl/>
            <w:numPr>
              <w:ilvl w:val="2"/>
              <w:numId w:val="62"/>
            </w:numPr>
            <w:ind w:leftChars="0" w:left="709" w:hanging="709"/>
            <w:jc w:val="left"/>
            <w:outlineLvl w:val="2"/>
          </w:pPr>
        </w:pPrChange>
      </w:pPr>
      <w:bookmarkStart w:id="1184" w:name="_Toc126715532"/>
      <w:r w:rsidRPr="0048090B">
        <w:rPr>
          <w:rFonts w:ascii="Times New Roman" w:eastAsia="ＭＳ 明朝" w:hAnsi="Times New Roman" w:cs="Times New Roman"/>
          <w:color w:val="000000" w:themeColor="text1"/>
          <w:szCs w:val="21"/>
        </w:rPr>
        <w:t>220415Cast_2</w:t>
      </w:r>
      <w:bookmarkEnd w:id="1184"/>
    </w:p>
    <w:p w14:paraId="58FEB517" w14:textId="75DCC3C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ナシフラスコへ</w:t>
      </w:r>
      <w:r w:rsidRPr="0048090B">
        <w:rPr>
          <w:rStyle w:val="normaltextrun"/>
          <w:rFonts w:ascii="Times New Roman" w:eastAsia="ＭＳ 明朝" w:hAnsi="Times New Roman" w:cs="Times New Roman"/>
          <w:sz w:val="21"/>
          <w:szCs w:val="21"/>
        </w:rPr>
        <w:t>12.1 g</w:t>
      </w:r>
      <w:r w:rsidRPr="0048090B">
        <w:rPr>
          <w:rStyle w:val="normaltextrun"/>
          <w:rFonts w:ascii="Times New Roman" w:eastAsia="ＭＳ 明朝" w:hAnsi="Times New Roman" w:cs="Times New Roman"/>
          <w:sz w:val="21"/>
          <w:szCs w:val="21"/>
        </w:rPr>
        <w:t>入れた。</w:t>
      </w:r>
    </w:p>
    <w:p w14:paraId="3E76130A" w14:textId="1507BC1D"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ナシフラスコを、ロータリーエバポレーターに接続した。</w:t>
      </w:r>
    </w:p>
    <w:p w14:paraId="52C53EBF" w14:textId="39CB0CA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7405169A" w14:textId="7777777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0240FD66" w14:textId="2D979CC8"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1B8106BE" w14:textId="75169C25"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の上澄み液を</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滴滴下し乾燥させた</w:t>
      </w:r>
    </w:p>
    <w:p w14:paraId="70C4AB3E" w14:textId="77777777" w:rsidR="00DD51F6" w:rsidRPr="0048090B" w:rsidRDefault="00DD51F6" w:rsidP="009B6B65">
      <w:pPr>
        <w:widowControl/>
        <w:rPr>
          <w:rFonts w:ascii="Times New Roman" w:eastAsia="ＭＳ 明朝" w:hAnsi="Times New Roman" w:cs="Times New Roman" w:hint="eastAsia"/>
          <w:color w:val="000000" w:themeColor="text1"/>
          <w:szCs w:val="21"/>
        </w:rPr>
        <w:pPrChange w:id="1185" w:author="松山 ファミリー" w:date="2023-02-08T00:24:00Z">
          <w:pPr>
            <w:widowControl/>
            <w:ind w:leftChars="-100" w:left="-210"/>
            <w:jc w:val="left"/>
          </w:pPr>
        </w:pPrChange>
      </w:pPr>
    </w:p>
    <w:p w14:paraId="1267B4BF" w14:textId="77777777" w:rsidR="00B02BB6" w:rsidRPr="0048090B" w:rsidDel="001A5003" w:rsidRDefault="00B02BB6" w:rsidP="009B6B65">
      <w:pPr>
        <w:pStyle w:val="a4"/>
        <w:widowControl/>
        <w:numPr>
          <w:ilvl w:val="1"/>
          <w:numId w:val="62"/>
        </w:numPr>
        <w:ind w:leftChars="0"/>
        <w:outlineLvl w:val="1"/>
        <w:rPr>
          <w:del w:id="1186" w:author="松山 ファミリー" w:date="2023-02-08T00:22:00Z"/>
          <w:rFonts w:ascii="Times New Roman" w:eastAsia="ＭＳ 明朝" w:hAnsi="Times New Roman" w:cs="Times New Roman"/>
          <w:color w:val="000000" w:themeColor="text1"/>
          <w:szCs w:val="21"/>
        </w:rPr>
        <w:pPrChange w:id="1187" w:author="松山 ファミリー" w:date="2023-02-08T00:24:00Z">
          <w:pPr>
            <w:pStyle w:val="a4"/>
            <w:widowControl/>
            <w:numPr>
              <w:ilvl w:val="1"/>
              <w:numId w:val="62"/>
            </w:numPr>
            <w:ind w:leftChars="0" w:left="567" w:hanging="567"/>
            <w:jc w:val="left"/>
            <w:outlineLvl w:val="1"/>
          </w:pPr>
        </w:pPrChange>
      </w:pPr>
      <w:bookmarkStart w:id="1188" w:name="_Toc126715533"/>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1188"/>
    </w:p>
    <w:p w14:paraId="39A9A6A4" w14:textId="09C1EF3C" w:rsidR="00B839B4" w:rsidRPr="001A5003" w:rsidDel="001A5003" w:rsidRDefault="00FB10D5" w:rsidP="009B6B65">
      <w:pPr>
        <w:pStyle w:val="a4"/>
        <w:widowControl/>
        <w:numPr>
          <w:ilvl w:val="1"/>
          <w:numId w:val="62"/>
        </w:numPr>
        <w:ind w:leftChars="0"/>
        <w:outlineLvl w:val="1"/>
        <w:rPr>
          <w:del w:id="1189" w:author="松山 ファミリー" w:date="2023-02-08T00:21:00Z"/>
          <w:rFonts w:ascii="Times New Roman" w:eastAsia="ＭＳ 明朝" w:hAnsi="Times New Roman" w:cs="Times New Roman"/>
          <w:color w:val="000000"/>
          <w:szCs w:val="21"/>
          <w:rPrChange w:id="1190" w:author="松山 ファミリー" w:date="2023-02-08T00:22:00Z">
            <w:rPr>
              <w:del w:id="1191" w:author="松山 ファミリー" w:date="2023-02-08T00:21:00Z"/>
            </w:rPr>
          </w:rPrChange>
        </w:rPr>
        <w:pPrChange w:id="1192" w:author="松山 ファミリー" w:date="2023-02-08T00:24:00Z">
          <w:pPr/>
        </w:pPrChange>
      </w:pPr>
      <w:del w:id="1193" w:author="松山 ファミリー" w:date="2023-02-08T00:21:00Z">
        <w:r w:rsidRPr="001A5003" w:rsidDel="001A5003">
          <w:rPr>
            <w:rFonts w:ascii="Times New Roman" w:eastAsia="ＭＳ 明朝" w:hAnsi="Times New Roman" w:cs="Times New Roman"/>
            <w:szCs w:val="21"/>
            <w:rPrChange w:id="1194" w:author="松山 ファミリー" w:date="2023-02-08T00:22:00Z">
              <w:rPr/>
            </w:rPrChange>
          </w:rPr>
          <w:delText>作成した</w:delText>
        </w:r>
        <w:r w:rsidR="00B839B4" w:rsidRPr="001A5003" w:rsidDel="001A5003">
          <w:rPr>
            <w:rFonts w:ascii="Times New Roman" w:eastAsia="ＭＳ 明朝" w:hAnsi="Times New Roman" w:cs="Times New Roman"/>
            <w:szCs w:val="21"/>
            <w:rPrChange w:id="1195" w:author="松山 ファミリー" w:date="2023-02-08T00:22:00Z">
              <w:rPr/>
            </w:rPrChange>
          </w:rPr>
          <w:delText>修飾電極</w:delText>
        </w:r>
        <w:r w:rsidR="00B839B4" w:rsidRPr="001A5003" w:rsidDel="001A5003">
          <w:rPr>
            <w:rFonts w:ascii="Times New Roman" w:eastAsia="ＭＳ 明朝" w:hAnsi="Times New Roman" w:cs="Times New Roman"/>
            <w:color w:val="000000"/>
            <w:szCs w:val="21"/>
            <w:rPrChange w:id="1196" w:author="松山 ファミリー" w:date="2023-02-08T00:22:00Z">
              <w:rPr/>
            </w:rPrChange>
          </w:rPr>
          <w:delText>を作用極として、大気下で電気化学測定を行った。電解液は</w:delText>
        </w:r>
        <w:r w:rsidR="00B839B4" w:rsidRPr="001A5003" w:rsidDel="001A5003">
          <w:rPr>
            <w:rFonts w:ascii="Times New Roman" w:eastAsia="ＭＳ 明朝" w:hAnsi="Times New Roman" w:cs="Times New Roman"/>
            <w:color w:val="000000"/>
            <w:szCs w:val="21"/>
            <w:rPrChange w:id="1197" w:author="松山 ファミリー" w:date="2023-02-08T00:22:00Z">
              <w:rPr/>
            </w:rPrChange>
          </w:rPr>
          <w:delText>0.1 M NaOH</w:delText>
        </w:r>
        <w:r w:rsidR="00B839B4" w:rsidRPr="001A5003" w:rsidDel="001A5003">
          <w:rPr>
            <w:rFonts w:ascii="Times New Roman" w:eastAsia="ＭＳ 明朝" w:hAnsi="Times New Roman" w:cs="Times New Roman"/>
            <w:color w:val="000000"/>
            <w:szCs w:val="21"/>
            <w:rPrChange w:id="1198" w:author="松山 ファミリー" w:date="2023-02-08T00:22:00Z">
              <w:rPr/>
            </w:rPrChange>
          </w:rPr>
          <w:delText>水溶液、参照極には</w:delText>
        </w:r>
        <w:r w:rsidR="00B839B4" w:rsidRPr="001A5003" w:rsidDel="001A5003">
          <w:rPr>
            <w:rFonts w:ascii="Times New Roman" w:eastAsia="ＭＳ 明朝" w:hAnsi="Times New Roman" w:cs="Times New Roman"/>
            <w:color w:val="000000"/>
            <w:szCs w:val="21"/>
            <w:rPrChange w:id="1199" w:author="松山 ファミリー" w:date="2023-02-08T00:22:00Z">
              <w:rPr/>
            </w:rPrChange>
          </w:rPr>
          <w:delText>Ag/AgCl</w:delText>
        </w:r>
        <w:r w:rsidR="00B839B4" w:rsidRPr="001A5003" w:rsidDel="001A5003">
          <w:rPr>
            <w:rFonts w:ascii="Times New Roman" w:eastAsia="ＭＳ 明朝" w:hAnsi="Times New Roman" w:cs="Times New Roman"/>
            <w:color w:val="000000"/>
            <w:szCs w:val="21"/>
            <w:rPrChange w:id="1200" w:author="松山 ファミリー" w:date="2023-02-08T00:22:00Z">
              <w:rPr/>
            </w:rPrChange>
          </w:rPr>
          <w:delText>電極、対極には白金線を使用し</w:delText>
        </w:r>
        <w:r w:rsidR="00E024F1" w:rsidRPr="001A5003" w:rsidDel="001A5003">
          <w:rPr>
            <w:rFonts w:ascii="Times New Roman" w:eastAsia="ＭＳ 明朝" w:hAnsi="Times New Roman" w:cs="Times New Roman"/>
            <w:color w:val="000000"/>
            <w:szCs w:val="21"/>
            <w:rPrChange w:id="1201" w:author="松山 ファミリー" w:date="2023-02-08T00:22:00Z">
              <w:rPr/>
            </w:rPrChange>
          </w:rPr>
          <w:delText>、</w:delText>
        </w:r>
        <w:r w:rsidRPr="001A5003" w:rsidDel="001A5003">
          <w:rPr>
            <w:rFonts w:ascii="Times New Roman" w:eastAsia="ＭＳ 明朝" w:hAnsi="Times New Roman" w:cs="Times New Roman"/>
            <w:color w:val="000000"/>
            <w:szCs w:val="21"/>
            <w:rPrChange w:id="1202" w:author="松山 ファミリー" w:date="2023-02-08T00:22:00Z">
              <w:rPr/>
            </w:rPrChange>
          </w:rPr>
          <w:delText>設定は</w:delText>
        </w:r>
        <w:r w:rsidR="002013C3" w:rsidRPr="001A5003" w:rsidDel="001A5003">
          <w:rPr>
            <w:rFonts w:ascii="Times New Roman" w:eastAsia="ＭＳ 明朝" w:hAnsi="Times New Roman" w:cs="Times New Roman"/>
            <w:color w:val="000000"/>
            <w:szCs w:val="21"/>
            <w:rPrChange w:id="1203" w:author="松山 ファミリー" w:date="2023-02-08T00:22:00Z">
              <w:rPr/>
            </w:rPrChange>
          </w:rPr>
          <w:delText>アノード、右側、</w:delText>
        </w:r>
        <w:r w:rsidR="002013C3" w:rsidRPr="001A5003" w:rsidDel="001A5003">
          <w:rPr>
            <w:rFonts w:ascii="Times New Roman" w:eastAsia="ＭＳ 明朝" w:hAnsi="Times New Roman" w:cs="Times New Roman"/>
            <w:color w:val="000000"/>
            <w:szCs w:val="21"/>
            <w:rPrChange w:id="1204" w:author="松山 ファミリー" w:date="2023-02-08T00:22:00Z">
              <w:rPr/>
            </w:rPrChange>
          </w:rPr>
          <w:delText>60 Hz</w:delText>
        </w:r>
        <w:r w:rsidR="002013C3" w:rsidRPr="001A5003" w:rsidDel="001A5003">
          <w:rPr>
            <w:rFonts w:ascii="Times New Roman" w:eastAsia="ＭＳ 明朝" w:hAnsi="Times New Roman" w:cs="Times New Roman"/>
            <w:color w:val="000000"/>
            <w:szCs w:val="21"/>
            <w:rPrChange w:id="1205" w:author="松山 ファミリー" w:date="2023-02-08T00:22:00Z">
              <w:rPr/>
            </w:rPrChange>
          </w:rPr>
          <w:delText>で</w:delText>
        </w:r>
        <w:r w:rsidR="001353E4" w:rsidRPr="001A5003" w:rsidDel="001A5003">
          <w:rPr>
            <w:rFonts w:ascii="Times New Roman" w:eastAsia="ＭＳ 明朝" w:hAnsi="Times New Roman" w:cs="Times New Roman"/>
            <w:color w:val="000000"/>
            <w:szCs w:val="21"/>
            <w:rPrChange w:id="1206" w:author="松山 ファミリー" w:date="2023-02-08T00:22:00Z">
              <w:rPr/>
            </w:rPrChange>
          </w:rPr>
          <w:delText>行なった。初期電位の設定は</w:delText>
        </w:r>
        <w:r w:rsidR="002D6A45" w:rsidRPr="001A5003" w:rsidDel="001A5003">
          <w:rPr>
            <w:rFonts w:ascii="Times New Roman" w:eastAsia="ＭＳ 明朝" w:hAnsi="Times New Roman" w:cs="Times New Roman"/>
            <w:color w:val="000000"/>
            <w:szCs w:val="21"/>
            <w:rPrChange w:id="1207" w:author="松山 ファミリー" w:date="2023-02-08T00:22:00Z">
              <w:rPr/>
            </w:rPrChange>
          </w:rPr>
          <w:delText>オープンサーキットポテンシャル測定で出た静止電位</w:delText>
        </w:r>
        <w:r w:rsidR="007C103B" w:rsidRPr="001A5003" w:rsidDel="001A5003">
          <w:rPr>
            <w:rFonts w:ascii="Times New Roman" w:eastAsia="ＭＳ 明朝" w:hAnsi="Times New Roman" w:cs="Times New Roman"/>
            <w:color w:val="000000"/>
            <w:szCs w:val="21"/>
            <w:rPrChange w:id="1208" w:author="松山 ファミリー" w:date="2023-02-08T00:22:00Z">
              <w:rPr/>
            </w:rPrChange>
          </w:rPr>
          <w:delText>を設定。</w:delText>
        </w:r>
        <w:r w:rsidR="002D6A45" w:rsidRPr="001A5003" w:rsidDel="001A5003">
          <w:rPr>
            <w:rFonts w:ascii="Times New Roman" w:eastAsia="ＭＳ 明朝" w:hAnsi="Times New Roman" w:cs="Times New Roman"/>
            <w:color w:val="000000"/>
            <w:szCs w:val="21"/>
            <w:rPrChange w:id="1209" w:author="松山 ファミリー" w:date="2023-02-08T00:22:00Z">
              <w:rPr/>
            </w:rPrChange>
          </w:rPr>
          <w:delText>0 V</w:delText>
        </w:r>
        <w:r w:rsidR="00E56449" w:rsidRPr="001A5003" w:rsidDel="001A5003">
          <w:rPr>
            <w:rFonts w:ascii="Times New Roman" w:eastAsia="ＭＳ 明朝" w:hAnsi="Times New Roman" w:cs="Times New Roman"/>
            <w:color w:val="000000"/>
            <w:szCs w:val="21"/>
            <w:rPrChange w:id="1210" w:author="松山 ファミリー" w:date="2023-02-08T00:22:00Z">
              <w:rPr/>
            </w:rPrChange>
          </w:rPr>
          <w:delText xml:space="preserve"> </w:delText>
        </w:r>
        <w:r w:rsidR="002D6A45" w:rsidRPr="001A5003" w:rsidDel="001A5003">
          <w:rPr>
            <w:rFonts w:ascii="Times New Roman" w:eastAsia="ＭＳ 明朝" w:hAnsi="Times New Roman" w:cs="Times New Roman"/>
            <w:color w:val="000000"/>
            <w:szCs w:val="21"/>
            <w:rPrChange w:id="1211" w:author="松山 ファミリー" w:date="2023-02-08T00:22:00Z">
              <w:rPr/>
            </w:rPrChange>
          </w:rPr>
          <w:delText>vs</w:delText>
        </w:r>
        <w:r w:rsidR="00E56449" w:rsidRPr="001A5003" w:rsidDel="001A5003">
          <w:rPr>
            <w:rFonts w:ascii="Times New Roman" w:eastAsia="ＭＳ 明朝" w:hAnsi="Times New Roman" w:cs="Times New Roman"/>
            <w:color w:val="000000"/>
            <w:szCs w:val="21"/>
            <w:rPrChange w:id="1212" w:author="松山 ファミリー" w:date="2023-02-08T00:22:00Z">
              <w:rPr/>
            </w:rPrChange>
          </w:rPr>
          <w:delText xml:space="preserve"> </w:delText>
        </w:r>
        <w:r w:rsidR="002D6A45" w:rsidRPr="001A5003" w:rsidDel="001A5003">
          <w:rPr>
            <w:rFonts w:ascii="Times New Roman" w:eastAsia="ＭＳ 明朝" w:hAnsi="Times New Roman" w:cs="Times New Roman"/>
            <w:color w:val="000000"/>
            <w:szCs w:val="21"/>
            <w:rPrChange w:id="1213" w:author="松山 ファミリー" w:date="2023-02-08T00:22:00Z">
              <w:rPr/>
            </w:rPrChange>
          </w:rPr>
          <w:delText>Ag/AgCl</w:delText>
        </w:r>
        <w:r w:rsidR="002D6A45" w:rsidRPr="001A5003" w:rsidDel="001A5003">
          <w:rPr>
            <w:rFonts w:ascii="Times New Roman" w:eastAsia="ＭＳ 明朝" w:hAnsi="Times New Roman" w:cs="Times New Roman"/>
            <w:color w:val="000000"/>
            <w:szCs w:val="21"/>
            <w:rPrChange w:id="1214" w:author="松山 ファミリー" w:date="2023-02-08T00:22:00Z">
              <w:rPr/>
            </w:rPrChange>
          </w:rPr>
          <w:delText>以下の場合は</w:delText>
        </w:r>
        <w:r w:rsidR="002D6A45" w:rsidRPr="001A5003" w:rsidDel="001A5003">
          <w:rPr>
            <w:rFonts w:ascii="Times New Roman" w:eastAsia="ＭＳ 明朝" w:hAnsi="Times New Roman" w:cs="Times New Roman"/>
            <w:color w:val="000000"/>
            <w:szCs w:val="21"/>
            <w:rPrChange w:id="1215" w:author="松山 ファミリー" w:date="2023-02-08T00:22:00Z">
              <w:rPr/>
            </w:rPrChange>
          </w:rPr>
          <w:delText>0</w:delText>
        </w:r>
        <w:r w:rsidR="00E56449" w:rsidRPr="001A5003" w:rsidDel="001A5003">
          <w:rPr>
            <w:rFonts w:ascii="Times New Roman" w:eastAsia="ＭＳ 明朝" w:hAnsi="Times New Roman" w:cs="Times New Roman"/>
            <w:color w:val="000000"/>
            <w:szCs w:val="21"/>
            <w:rPrChange w:id="1216" w:author="松山 ファミリー" w:date="2023-02-08T00:22:00Z">
              <w:rPr/>
            </w:rPrChange>
          </w:rPr>
          <w:delText xml:space="preserve"> V vs Ag/AgCl</w:delText>
        </w:r>
        <w:r w:rsidR="002D6A45" w:rsidRPr="001A5003" w:rsidDel="001A5003">
          <w:rPr>
            <w:rFonts w:ascii="Times New Roman" w:eastAsia="ＭＳ 明朝" w:hAnsi="Times New Roman" w:cs="Times New Roman"/>
            <w:color w:val="000000"/>
            <w:szCs w:val="21"/>
            <w:rPrChange w:id="1217" w:author="松山 ファミリー" w:date="2023-02-08T00:22:00Z">
              <w:rPr/>
            </w:rPrChange>
          </w:rPr>
          <w:delText>に</w:delText>
        </w:r>
        <w:r w:rsidR="007C103B" w:rsidRPr="001A5003" w:rsidDel="001A5003">
          <w:rPr>
            <w:rFonts w:ascii="Times New Roman" w:eastAsia="ＭＳ 明朝" w:hAnsi="Times New Roman" w:cs="Times New Roman"/>
            <w:color w:val="000000"/>
            <w:szCs w:val="21"/>
            <w:rPrChange w:id="1218" w:author="松山 ファミリー" w:date="2023-02-08T00:22:00Z">
              <w:rPr/>
            </w:rPrChange>
          </w:rPr>
          <w:delText>設定した。</w:delText>
        </w:r>
        <w:bookmarkStart w:id="1219" w:name="_Toc126715265"/>
        <w:bookmarkStart w:id="1220" w:name="_Toc126715399"/>
        <w:bookmarkStart w:id="1221" w:name="_Toc126715534"/>
        <w:bookmarkEnd w:id="1219"/>
        <w:bookmarkEnd w:id="1220"/>
        <w:bookmarkEnd w:id="1221"/>
      </w:del>
    </w:p>
    <w:p w14:paraId="7BB41AA5" w14:textId="70038D7C" w:rsidR="00EB682F" w:rsidRPr="0048090B" w:rsidDel="001A5003" w:rsidRDefault="00EB682F" w:rsidP="009B6B65">
      <w:pPr>
        <w:pStyle w:val="a4"/>
        <w:rPr>
          <w:del w:id="1222" w:author="松山 ファミリー" w:date="2023-02-08T00:21:00Z"/>
          <w:color w:val="000000" w:themeColor="text1"/>
        </w:rPr>
        <w:pPrChange w:id="1223" w:author="松山 ファミリー" w:date="2023-02-08T00:24:00Z">
          <w:pPr/>
        </w:pPrChange>
      </w:pPr>
      <w:bookmarkStart w:id="1224" w:name="_Toc126715266"/>
      <w:bookmarkStart w:id="1225" w:name="_Toc126715400"/>
      <w:bookmarkStart w:id="1226" w:name="_Toc126715535"/>
      <w:bookmarkEnd w:id="1224"/>
      <w:bookmarkEnd w:id="1225"/>
      <w:bookmarkEnd w:id="1226"/>
    </w:p>
    <w:p w14:paraId="6BB4D286" w14:textId="6B4DF675" w:rsidR="00FD3D4E" w:rsidRPr="0048090B" w:rsidDel="001A5003" w:rsidRDefault="00FD3D4E" w:rsidP="009B6B65">
      <w:pPr>
        <w:pStyle w:val="a4"/>
        <w:rPr>
          <w:del w:id="1227" w:author="松山 ファミリー" w:date="2023-02-08T00:21:00Z"/>
          <w:color w:val="000000" w:themeColor="text1"/>
        </w:rPr>
        <w:pPrChange w:id="1228" w:author="松山 ファミリー" w:date="2023-02-08T00:24:00Z">
          <w:pPr/>
        </w:pPrChange>
      </w:pPr>
      <w:del w:id="1229" w:author="松山 ファミリー" w:date="2023-02-08T00:21:00Z">
        <w:r w:rsidRPr="0048090B" w:rsidDel="001A5003">
          <w:rPr>
            <w:color w:val="000000" w:themeColor="text1"/>
          </w:rPr>
          <w:delText>以下式に示すのは、グルコースを加えた時の濃度の計算式である。</w:delText>
        </w:r>
        <w:bookmarkStart w:id="1230" w:name="_Toc126715267"/>
        <w:bookmarkStart w:id="1231" w:name="_Toc126715401"/>
        <w:bookmarkStart w:id="1232" w:name="_Toc126715536"/>
        <w:bookmarkEnd w:id="1230"/>
        <w:bookmarkEnd w:id="1231"/>
        <w:bookmarkEnd w:id="1232"/>
      </w:del>
    </w:p>
    <w:p w14:paraId="26D5F18D" w14:textId="56B95A1F" w:rsidR="003146E5" w:rsidRPr="0048090B" w:rsidDel="001A5003" w:rsidRDefault="003146E5" w:rsidP="009B6B65">
      <w:pPr>
        <w:pStyle w:val="a4"/>
        <w:rPr>
          <w:del w:id="1233" w:author="松山 ファミリー" w:date="2023-02-08T00:21:00Z"/>
          <w:color w:val="000000" w:themeColor="text1"/>
        </w:rPr>
        <w:pPrChange w:id="1234" w:author="松山 ファミリー" w:date="2023-02-08T00:24:00Z">
          <w:pPr/>
        </w:pPrChange>
      </w:pPr>
      <w:del w:id="1235" w:author="松山 ファミリー" w:date="2023-02-08T00:21:00Z">
        <w:r w:rsidRPr="0048090B" w:rsidDel="001A5003">
          <w:rPr>
            <w:color w:val="000000" w:themeColor="text1"/>
          </w:rPr>
          <w:delText>セル内の濃度計算</w:delText>
        </w:r>
        <w:bookmarkStart w:id="1236" w:name="_Toc126715268"/>
        <w:bookmarkStart w:id="1237" w:name="_Toc126715402"/>
        <w:bookmarkStart w:id="1238" w:name="_Toc126715537"/>
        <w:bookmarkEnd w:id="1236"/>
        <w:bookmarkEnd w:id="1237"/>
        <w:bookmarkEnd w:id="1238"/>
      </w:del>
    </w:p>
    <w:p w14:paraId="78A06B96" w14:textId="3DD89208" w:rsidR="003146E5" w:rsidRPr="0048090B" w:rsidDel="001A5003" w:rsidRDefault="0014533A" w:rsidP="009B6B65">
      <w:pPr>
        <w:pStyle w:val="a4"/>
        <w:rPr>
          <w:del w:id="1239" w:author="松山 ファミリー" w:date="2023-02-08T00:21:00Z"/>
          <w:i/>
          <w:color w:val="000000" w:themeColor="text1"/>
        </w:rPr>
        <w:pPrChange w:id="1240" w:author="松山 ファミリー" w:date="2023-02-08T00:24:00Z">
          <w:pPr/>
        </w:pPrChange>
      </w:pPr>
      <m:oMathPara>
        <m:oMath>
          <m:r>
            <w:del w:id="1241" w:author="松山 ファミリー" w:date="2023-02-08T00:21:00Z">
              <w:rPr>
                <w:rFonts w:ascii="Cambria Math" w:hAnsi="Cambria Math"/>
                <w:color w:val="000000" w:themeColor="text1"/>
              </w:rPr>
              <m:t>C</m:t>
            </w:del>
          </m:r>
          <m:d>
            <m:dPr>
              <m:ctrlPr>
                <w:del w:id="1242" w:author="松山 ファミリー" w:date="2023-02-08T00:21:00Z">
                  <w:rPr>
                    <w:rFonts w:ascii="Cambria Math" w:hAnsi="Cambria Math"/>
                    <w:i/>
                    <w:color w:val="000000" w:themeColor="text1"/>
                  </w:rPr>
                </w:del>
              </m:ctrlPr>
            </m:dPr>
            <m:e>
              <m:r>
                <w:del w:id="1243" w:author="松山 ファミリー" w:date="2023-02-08T00:21:00Z">
                  <w:rPr>
                    <w:rFonts w:ascii="Cambria Math" w:hAnsi="Cambria Math"/>
                    <w:color w:val="000000" w:themeColor="text1"/>
                  </w:rPr>
                  <m:t xml:space="preserve">mol </m:t>
                </w:del>
              </m:r>
              <m:sSup>
                <m:sSupPr>
                  <m:ctrlPr>
                    <w:del w:id="1244" w:author="松山 ファミリー" w:date="2023-02-08T00:21:00Z">
                      <w:rPr>
                        <w:rFonts w:ascii="Cambria Math" w:hAnsi="Cambria Math"/>
                        <w:i/>
                        <w:color w:val="000000" w:themeColor="text1"/>
                      </w:rPr>
                    </w:del>
                  </m:ctrlPr>
                </m:sSupPr>
                <m:e>
                  <m:r>
                    <w:del w:id="1245" w:author="松山 ファミリー" w:date="2023-02-08T00:21:00Z">
                      <w:rPr>
                        <w:rFonts w:ascii="Cambria Math" w:hAnsi="Cambria Math"/>
                        <w:color w:val="000000" w:themeColor="text1"/>
                      </w:rPr>
                      <m:t>L</m:t>
                    </w:del>
                  </m:r>
                </m:e>
                <m:sup>
                  <m:r>
                    <w:del w:id="1246" w:author="松山 ファミリー" w:date="2023-02-08T00:21:00Z">
                      <w:rPr>
                        <w:rFonts w:ascii="Cambria Math" w:hAnsi="Cambria Math"/>
                        <w:color w:val="000000" w:themeColor="text1"/>
                      </w:rPr>
                      <m:t>-1</m:t>
                    </w:del>
                  </m:r>
                </m:sup>
              </m:sSup>
            </m:e>
          </m:d>
          <m:r>
            <w:del w:id="1247" w:author="松山 ファミリー" w:date="2023-02-08T00:21:00Z">
              <w:rPr>
                <w:rFonts w:ascii="Cambria Math" w:hAnsi="Cambria Math"/>
                <w:color w:val="000000" w:themeColor="text1"/>
              </w:rPr>
              <m:t>=</m:t>
            </w:del>
          </m:r>
          <m:f>
            <m:fPr>
              <m:ctrlPr>
                <w:del w:id="1248" w:author="松山 ファミリー" w:date="2023-02-08T00:21:00Z">
                  <w:rPr>
                    <w:rFonts w:ascii="Cambria Math" w:hAnsi="Cambria Math"/>
                    <w:i/>
                    <w:color w:val="000000" w:themeColor="text1"/>
                  </w:rPr>
                </w:del>
              </m:ctrlPr>
            </m:fPr>
            <m:num>
              <m:r>
                <w:del w:id="1249" w:author="松山 ファミリー" w:date="2023-02-08T00:21:00Z">
                  <w:rPr>
                    <w:rFonts w:ascii="Cambria Math" w:hAnsi="Cambria Math"/>
                    <w:color w:val="000000" w:themeColor="text1"/>
                  </w:rPr>
                  <m:t>グルコース濃度</m:t>
                </w:del>
              </m:r>
              <m:d>
                <m:dPr>
                  <m:ctrlPr>
                    <w:del w:id="1250" w:author="松山 ファミリー" w:date="2023-02-08T00:21:00Z">
                      <w:rPr>
                        <w:rFonts w:ascii="Cambria Math" w:hAnsi="Cambria Math"/>
                        <w:i/>
                        <w:color w:val="000000" w:themeColor="text1"/>
                      </w:rPr>
                    </w:del>
                  </m:ctrlPr>
                </m:dPr>
                <m:e>
                  <m:r>
                    <w:del w:id="1251" w:author="松山 ファミリー" w:date="2023-02-08T00:21:00Z">
                      <w:rPr>
                        <w:rFonts w:ascii="Cambria Math" w:hAnsi="Cambria Math"/>
                        <w:color w:val="000000" w:themeColor="text1"/>
                      </w:rPr>
                      <m:t xml:space="preserve">mol </m:t>
                    </w:del>
                  </m:r>
                  <m:sSup>
                    <m:sSupPr>
                      <m:ctrlPr>
                        <w:del w:id="1252" w:author="松山 ファミリー" w:date="2023-02-08T00:21:00Z">
                          <w:rPr>
                            <w:rFonts w:ascii="Cambria Math" w:hAnsi="Cambria Math"/>
                            <w:i/>
                            <w:color w:val="000000" w:themeColor="text1"/>
                          </w:rPr>
                        </w:del>
                      </m:ctrlPr>
                    </m:sSupPr>
                    <m:e>
                      <m:r>
                        <w:del w:id="1253" w:author="松山 ファミリー" w:date="2023-02-08T00:21:00Z">
                          <w:rPr>
                            <w:rFonts w:ascii="Cambria Math" w:hAnsi="Cambria Math"/>
                            <w:color w:val="000000" w:themeColor="text1"/>
                          </w:rPr>
                          <m:t>L</m:t>
                        </w:del>
                      </m:r>
                    </m:e>
                    <m:sup>
                      <m:r>
                        <w:del w:id="1254" w:author="松山 ファミリー" w:date="2023-02-08T00:21:00Z">
                          <w:rPr>
                            <w:rFonts w:ascii="Cambria Math" w:hAnsi="Cambria Math"/>
                            <w:color w:val="000000" w:themeColor="text1"/>
                          </w:rPr>
                          <m:t>-1</m:t>
                        </w:del>
                      </m:r>
                    </m:sup>
                  </m:sSup>
                </m:e>
              </m:d>
              <m:r>
                <w:del w:id="1255" w:author="松山 ファミリー" w:date="2023-02-08T00:21:00Z">
                  <w:rPr>
                    <w:rFonts w:ascii="Cambria Math" w:hAnsi="Cambria Math"/>
                    <w:color w:val="000000" w:themeColor="text1"/>
                  </w:rPr>
                  <m:t>×y (L)</m:t>
                </w:del>
              </m:r>
            </m:num>
            <m:den>
              <m:r>
                <w:del w:id="1256" w:author="松山 ファミリー" w:date="2023-02-08T00:21:00Z">
                  <w:rPr>
                    <w:rFonts w:ascii="Cambria Math" w:hAnsi="Cambria Math"/>
                    <w:color w:val="000000" w:themeColor="text1"/>
                  </w:rPr>
                  <m:t>開始前のセル内の溶液量</m:t>
                </w:del>
              </m:r>
              <m:d>
                <m:dPr>
                  <m:ctrlPr>
                    <w:del w:id="1257" w:author="松山 ファミリー" w:date="2023-02-08T00:21:00Z">
                      <w:rPr>
                        <w:rFonts w:ascii="Cambria Math" w:hAnsi="Cambria Math"/>
                        <w:i/>
                        <w:color w:val="000000" w:themeColor="text1"/>
                      </w:rPr>
                    </w:del>
                  </m:ctrlPr>
                </m:dPr>
                <m:e>
                  <m:r>
                    <w:del w:id="1258" w:author="松山 ファミリー" w:date="2023-02-08T00:21:00Z">
                      <w:rPr>
                        <w:rFonts w:ascii="Cambria Math" w:hAnsi="Cambria Math"/>
                        <w:color w:val="000000" w:themeColor="text1"/>
                      </w:rPr>
                      <m:t>L</m:t>
                    </w:del>
                  </m:r>
                </m:e>
              </m:d>
              <m:r>
                <w:del w:id="1259" w:author="松山 ファミリー" w:date="2023-02-08T00:21:00Z">
                  <w:rPr>
                    <w:rFonts w:ascii="Cambria Math" w:hAnsi="Cambria Math"/>
                    <w:color w:val="000000" w:themeColor="text1"/>
                  </w:rPr>
                  <m:t>+y(L)</m:t>
                </w:del>
              </m:r>
            </m:den>
          </m:f>
        </m:oMath>
      </m:oMathPara>
      <w:bookmarkStart w:id="1260" w:name="_Toc126715269"/>
      <w:bookmarkStart w:id="1261" w:name="_Toc126715403"/>
      <w:bookmarkStart w:id="1262" w:name="_Toc126715538"/>
      <w:bookmarkEnd w:id="1260"/>
      <w:bookmarkEnd w:id="1261"/>
      <w:bookmarkEnd w:id="1262"/>
    </w:p>
    <w:p w14:paraId="3D4C5C21" w14:textId="40D77829" w:rsidR="003146E5" w:rsidRPr="0048090B" w:rsidDel="001A5003" w:rsidRDefault="003146E5" w:rsidP="009B6B65">
      <w:pPr>
        <w:pStyle w:val="a4"/>
        <w:rPr>
          <w:del w:id="1263" w:author="松山 ファミリー" w:date="2023-02-08T00:21:00Z"/>
          <w:color w:val="000000" w:themeColor="text1"/>
        </w:rPr>
        <w:pPrChange w:id="1264" w:author="松山 ファミリー" w:date="2023-02-08T00:24:00Z">
          <w:pPr/>
        </w:pPrChange>
      </w:pPr>
      <w:del w:id="1265" w:author="松山 ファミリー" w:date="2023-02-08T00:21:00Z">
        <w:r w:rsidRPr="0048090B" w:rsidDel="001A5003">
          <w:rPr>
            <w:color w:val="000000" w:themeColor="text1"/>
          </w:rPr>
          <w:delText xml:space="preserve">グルコース濃度：0.7 (mol </w:delText>
        </w:r>
      </w:del>
      <m:oMath>
        <m:sSup>
          <m:sSupPr>
            <m:ctrlPr>
              <w:del w:id="1266" w:author="松山 ファミリー" w:date="2023-02-08T00:21:00Z">
                <w:rPr>
                  <w:rFonts w:ascii="Cambria Math" w:hAnsi="Cambria Math"/>
                  <w:i/>
                  <w:color w:val="000000" w:themeColor="text1"/>
                </w:rPr>
              </w:del>
            </m:ctrlPr>
          </m:sSupPr>
          <m:e>
            <m:r>
              <w:del w:id="1267" w:author="松山 ファミリー" w:date="2023-02-08T00:21:00Z">
                <w:rPr>
                  <w:rFonts w:ascii="Cambria Math" w:hAnsi="Cambria Math"/>
                  <w:color w:val="000000" w:themeColor="text1"/>
                </w:rPr>
                <m:t>L</m:t>
              </w:del>
            </m:r>
          </m:e>
          <m:sup>
            <m:r>
              <w:del w:id="1268" w:author="松山 ファミリー" w:date="2023-02-08T00:21:00Z">
                <w:rPr>
                  <w:rFonts w:ascii="Cambria Math" w:hAnsi="Cambria Math"/>
                  <w:color w:val="000000" w:themeColor="text1"/>
                </w:rPr>
                <m:t>-1</m:t>
              </w:del>
            </m:r>
          </m:sup>
        </m:sSup>
      </m:oMath>
      <w:del w:id="1269" w:author="松山 ファミリー" w:date="2023-02-08T00:21:00Z">
        <w:r w:rsidRPr="0048090B" w:rsidDel="001A5003">
          <w:rPr>
            <w:color w:val="000000" w:themeColor="text1"/>
          </w:rPr>
          <w:delText>)</w:delText>
        </w:r>
        <w:bookmarkStart w:id="1270" w:name="_Toc126715270"/>
        <w:bookmarkStart w:id="1271" w:name="_Toc126715404"/>
        <w:bookmarkStart w:id="1272" w:name="_Toc126715539"/>
        <w:bookmarkEnd w:id="1270"/>
        <w:bookmarkEnd w:id="1271"/>
        <w:bookmarkEnd w:id="1272"/>
      </w:del>
    </w:p>
    <w:p w14:paraId="35773F2C" w14:textId="0F5491EC" w:rsidR="003146E5" w:rsidRPr="0048090B" w:rsidDel="001A5003" w:rsidRDefault="003146E5" w:rsidP="009B6B65">
      <w:pPr>
        <w:pStyle w:val="a4"/>
        <w:rPr>
          <w:del w:id="1273" w:author="松山 ファミリー" w:date="2023-02-08T00:21:00Z"/>
          <w:color w:val="000000" w:themeColor="text1"/>
        </w:rPr>
        <w:pPrChange w:id="1274" w:author="松山 ファミリー" w:date="2023-02-08T00:24:00Z">
          <w:pPr/>
        </w:pPrChange>
      </w:pPr>
      <w:del w:id="1275" w:author="松山 ファミリー" w:date="2023-02-08T00:21:00Z">
        <w:r w:rsidRPr="0048090B" w:rsidDel="001A5003">
          <w:rPr>
            <w:color w:val="000000" w:themeColor="text1"/>
          </w:rPr>
          <w:delText>開始前のセル内の溶液量：0.08 L</w:delText>
        </w:r>
        <w:bookmarkStart w:id="1276" w:name="_Toc126715271"/>
        <w:bookmarkStart w:id="1277" w:name="_Toc126715405"/>
        <w:bookmarkStart w:id="1278" w:name="_Toc126715540"/>
        <w:bookmarkEnd w:id="1276"/>
        <w:bookmarkEnd w:id="1277"/>
        <w:bookmarkEnd w:id="1278"/>
      </w:del>
    </w:p>
    <w:p w14:paraId="3ABF4504" w14:textId="0584761B" w:rsidR="003146E5" w:rsidRPr="0048090B" w:rsidDel="001A5003" w:rsidRDefault="003146E5" w:rsidP="009B6B65">
      <w:pPr>
        <w:pStyle w:val="a4"/>
        <w:rPr>
          <w:del w:id="1279" w:author="松山 ファミリー" w:date="2023-02-08T00:21:00Z"/>
          <w:color w:val="000000" w:themeColor="text1"/>
        </w:rPr>
        <w:pPrChange w:id="1280" w:author="松山 ファミリー" w:date="2023-02-08T00:24:00Z">
          <w:pPr/>
        </w:pPrChange>
      </w:pPr>
      <w:del w:id="1281" w:author="松山 ファミリー" w:date="2023-02-08T00:21:00Z">
        <w:r w:rsidRPr="0048090B" w:rsidDel="001A5003">
          <w:rPr>
            <w:color w:val="000000" w:themeColor="text1"/>
          </w:rPr>
          <w:delText>y：加えたグルコース溶液量(L)</w:delText>
        </w:r>
        <w:bookmarkStart w:id="1282" w:name="_Toc126715272"/>
        <w:bookmarkStart w:id="1283" w:name="_Toc126715406"/>
        <w:bookmarkStart w:id="1284" w:name="_Toc126715541"/>
        <w:bookmarkEnd w:id="1282"/>
        <w:bookmarkEnd w:id="1283"/>
        <w:bookmarkEnd w:id="1284"/>
      </w:del>
    </w:p>
    <w:p w14:paraId="568215CA" w14:textId="77777777" w:rsidR="003146E5" w:rsidRPr="0048090B" w:rsidRDefault="003146E5" w:rsidP="009B6B65">
      <w:pPr>
        <w:pStyle w:val="a4"/>
        <w:widowControl/>
        <w:numPr>
          <w:ilvl w:val="1"/>
          <w:numId w:val="62"/>
        </w:numPr>
        <w:ind w:leftChars="0"/>
        <w:outlineLvl w:val="1"/>
        <w:rPr>
          <w:color w:val="000000" w:themeColor="text1"/>
        </w:rPr>
        <w:pPrChange w:id="1285" w:author="松山 ファミリー" w:date="2023-02-08T00:24:00Z">
          <w:pPr>
            <w:widowControl/>
            <w:ind w:left="-147"/>
            <w:jc w:val="left"/>
            <w:outlineLvl w:val="1"/>
          </w:pPr>
        </w:pPrChange>
      </w:pPr>
      <w:bookmarkStart w:id="1286" w:name="_Toc126715542"/>
      <w:bookmarkEnd w:id="1286"/>
    </w:p>
    <w:p w14:paraId="53D03F3F" w14:textId="77777777" w:rsidR="001A5003" w:rsidRPr="001D0ECF" w:rsidRDefault="001A5003" w:rsidP="009B6B65">
      <w:pPr>
        <w:rPr>
          <w:ins w:id="1287" w:author="松山 ファミリー" w:date="2023-02-08T00:21:00Z"/>
          <w:rFonts w:ascii="Times New Roman" w:eastAsia="ＭＳ 明朝" w:hAnsi="Times New Roman" w:cs="Times New Roman" w:hint="eastAsia"/>
          <w:color w:val="000000"/>
          <w:szCs w:val="21"/>
        </w:rPr>
      </w:pPr>
      <w:ins w:id="1288" w:author="松山 ファミリー" w:date="2023-02-08T00:21:00Z">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ins>
    </w:p>
    <w:p w14:paraId="77173704" w14:textId="77777777" w:rsidR="001A5003" w:rsidRPr="0048090B" w:rsidRDefault="001A5003" w:rsidP="009B6B65">
      <w:pPr>
        <w:rPr>
          <w:ins w:id="1289" w:author="松山 ファミリー" w:date="2023-02-08T00:21:00Z"/>
          <w:rFonts w:ascii="Times New Roman" w:eastAsia="ＭＳ 明朝" w:hAnsi="Times New Roman" w:cs="Times New Roman"/>
          <w:color w:val="000000" w:themeColor="text1"/>
          <w:szCs w:val="21"/>
        </w:rPr>
      </w:pPr>
      <w:ins w:id="1290" w:author="松山 ファミリー" w:date="2023-02-08T00:21:00Z">
        <w:r w:rsidRPr="0048090B">
          <w:rPr>
            <w:rFonts w:ascii="Times New Roman" w:eastAsia="ＭＳ 明朝" w:hAnsi="Times New Roman" w:cs="Times New Roman"/>
            <w:color w:val="000000" w:themeColor="text1"/>
            <w:szCs w:val="21"/>
          </w:rPr>
          <w:t>以下式に示すのは、グルコースを加えた時の濃度の計算式である。</w:t>
        </w:r>
      </w:ins>
    </w:p>
    <w:p w14:paraId="50A67A34" w14:textId="77777777" w:rsidR="001A5003" w:rsidRPr="0048090B" w:rsidRDefault="001A5003" w:rsidP="009B6B65">
      <w:pPr>
        <w:rPr>
          <w:ins w:id="1291" w:author="松山 ファミリー" w:date="2023-02-08T00:21:00Z"/>
          <w:rFonts w:ascii="Times New Roman" w:eastAsia="ＭＳ 明朝" w:hAnsi="Times New Roman" w:cs="Times New Roman"/>
          <w:color w:val="000000" w:themeColor="text1"/>
          <w:szCs w:val="21"/>
        </w:rPr>
      </w:pPr>
      <w:ins w:id="1292" w:author="松山 ファミリー" w:date="2023-02-08T00:21:00Z">
        <w:r w:rsidRPr="0048090B">
          <w:rPr>
            <w:rFonts w:ascii="Times New Roman" w:eastAsia="ＭＳ 明朝" w:hAnsi="Times New Roman" w:cs="Times New Roman"/>
            <w:color w:val="000000" w:themeColor="text1"/>
            <w:szCs w:val="21"/>
          </w:rPr>
          <w:t>セル内の濃度計算</w:t>
        </w:r>
      </w:ins>
    </w:p>
    <w:p w14:paraId="1DAB1082" w14:textId="77777777" w:rsidR="001A5003" w:rsidRPr="0048090B" w:rsidRDefault="001A5003" w:rsidP="009B6B65">
      <w:pPr>
        <w:rPr>
          <w:ins w:id="1293" w:author="松山 ファミリー" w:date="2023-02-08T00:21:00Z"/>
          <w:rFonts w:ascii="Times New Roman" w:eastAsia="ＭＳ 明朝" w:hAnsi="Times New Roman" w:cs="Times New Roman"/>
          <w:i/>
          <w:color w:val="000000" w:themeColor="text1"/>
          <w:szCs w:val="21"/>
        </w:rPr>
      </w:pPr>
      <m:oMathPara>
        <m:oMath>
          <m:r>
            <w:ins w:id="1294" w:author="松山 ファミリー" w:date="2023-02-08T00:21:00Z">
              <w:rPr>
                <w:rFonts w:ascii="Cambria Math" w:eastAsia="ＭＳ 明朝" w:hAnsi="Cambria Math" w:cs="Times New Roman"/>
                <w:color w:val="000000" w:themeColor="text1"/>
                <w:szCs w:val="21"/>
              </w:rPr>
              <m:t>C</m:t>
            </w:ins>
          </m:r>
          <m:d>
            <m:dPr>
              <m:ctrlPr>
                <w:ins w:id="1295" w:author="松山 ファミリー" w:date="2023-02-08T00:21:00Z">
                  <w:rPr>
                    <w:rFonts w:ascii="Cambria Math" w:eastAsia="ＭＳ 明朝" w:hAnsi="Cambria Math" w:cs="Times New Roman"/>
                    <w:i/>
                    <w:color w:val="000000" w:themeColor="text1"/>
                    <w:szCs w:val="21"/>
                  </w:rPr>
                </w:ins>
              </m:ctrlPr>
            </m:dPr>
            <m:e>
              <m:r>
                <w:ins w:id="1296" w:author="松山 ファミリー" w:date="2023-02-08T00:21:00Z">
                  <w:rPr>
                    <w:rFonts w:ascii="Cambria Math" w:eastAsia="ＭＳ 明朝" w:hAnsi="Cambria Math" w:cs="Times New Roman"/>
                    <w:color w:val="000000" w:themeColor="text1"/>
                    <w:szCs w:val="21"/>
                  </w:rPr>
                  <m:t xml:space="preserve">mol </m:t>
                </w:ins>
              </m:r>
              <m:sSup>
                <m:sSupPr>
                  <m:ctrlPr>
                    <w:ins w:id="1297" w:author="松山 ファミリー" w:date="2023-02-08T00:21:00Z">
                      <w:rPr>
                        <w:rFonts w:ascii="Cambria Math" w:eastAsia="ＭＳ 明朝" w:hAnsi="Cambria Math" w:cs="Times New Roman"/>
                        <w:i/>
                        <w:color w:val="000000" w:themeColor="text1"/>
                        <w:szCs w:val="21"/>
                      </w:rPr>
                    </w:ins>
                  </m:ctrlPr>
                </m:sSupPr>
                <m:e>
                  <m:r>
                    <w:ins w:id="1298" w:author="松山 ファミリー" w:date="2023-02-08T00:21:00Z">
                      <w:rPr>
                        <w:rFonts w:ascii="Cambria Math" w:eastAsia="ＭＳ 明朝" w:hAnsi="Cambria Math" w:cs="Times New Roman"/>
                        <w:color w:val="000000" w:themeColor="text1"/>
                        <w:szCs w:val="21"/>
                      </w:rPr>
                      <m:t>L</m:t>
                    </w:ins>
                  </m:r>
                </m:e>
                <m:sup>
                  <m:r>
                    <w:ins w:id="1299" w:author="松山 ファミリー" w:date="2023-02-08T00:21:00Z">
                      <w:rPr>
                        <w:rFonts w:ascii="Cambria Math" w:eastAsia="ＭＳ 明朝" w:hAnsi="Cambria Math" w:cs="Times New Roman"/>
                        <w:color w:val="000000" w:themeColor="text1"/>
                        <w:szCs w:val="21"/>
                      </w:rPr>
                      <m:t>-1</m:t>
                    </w:ins>
                  </m:r>
                </m:sup>
              </m:sSup>
            </m:e>
          </m:d>
          <m:r>
            <w:ins w:id="1300" w:author="松山 ファミリー" w:date="2023-02-08T00:21:00Z">
              <w:rPr>
                <w:rFonts w:ascii="Cambria Math" w:eastAsia="ＭＳ 明朝" w:hAnsi="Cambria Math" w:cs="Times New Roman"/>
                <w:color w:val="000000" w:themeColor="text1"/>
                <w:szCs w:val="21"/>
              </w:rPr>
              <m:t>=</m:t>
            </w:ins>
          </m:r>
          <m:f>
            <m:fPr>
              <m:ctrlPr>
                <w:ins w:id="1301" w:author="松山 ファミリー" w:date="2023-02-08T00:21:00Z">
                  <w:rPr>
                    <w:rFonts w:ascii="Cambria Math" w:eastAsia="ＭＳ 明朝" w:hAnsi="Cambria Math" w:cs="Times New Roman"/>
                    <w:i/>
                    <w:color w:val="000000" w:themeColor="text1"/>
                    <w:szCs w:val="21"/>
                  </w:rPr>
                </w:ins>
              </m:ctrlPr>
            </m:fPr>
            <m:num>
              <m:r>
                <w:ins w:id="1302" w:author="松山 ファミリー" w:date="2023-02-08T00:21:00Z">
                  <w:rPr>
                    <w:rFonts w:ascii="Cambria Math" w:eastAsia="ＭＳ 明朝" w:hAnsi="Cambria Math" w:cs="Times New Roman"/>
                    <w:color w:val="000000" w:themeColor="text1"/>
                    <w:szCs w:val="21"/>
                  </w:rPr>
                  <m:t>グルコース濃度</m:t>
                </w:ins>
              </m:r>
              <m:d>
                <m:dPr>
                  <m:ctrlPr>
                    <w:ins w:id="1303" w:author="松山 ファミリー" w:date="2023-02-08T00:21:00Z">
                      <w:rPr>
                        <w:rFonts w:ascii="Cambria Math" w:eastAsia="ＭＳ 明朝" w:hAnsi="Cambria Math" w:cs="Times New Roman"/>
                        <w:i/>
                        <w:color w:val="000000" w:themeColor="text1"/>
                        <w:szCs w:val="21"/>
                      </w:rPr>
                    </w:ins>
                  </m:ctrlPr>
                </m:dPr>
                <m:e>
                  <m:r>
                    <w:ins w:id="1304" w:author="松山 ファミリー" w:date="2023-02-08T00:21:00Z">
                      <w:rPr>
                        <w:rFonts w:ascii="Cambria Math" w:eastAsia="ＭＳ 明朝" w:hAnsi="Cambria Math" w:cs="Times New Roman"/>
                        <w:color w:val="000000" w:themeColor="text1"/>
                        <w:szCs w:val="21"/>
                      </w:rPr>
                      <m:t xml:space="preserve">mol </m:t>
                    </w:ins>
                  </m:r>
                  <m:sSup>
                    <m:sSupPr>
                      <m:ctrlPr>
                        <w:ins w:id="1305" w:author="松山 ファミリー" w:date="2023-02-08T00:21:00Z">
                          <w:rPr>
                            <w:rFonts w:ascii="Cambria Math" w:eastAsia="ＭＳ 明朝" w:hAnsi="Cambria Math" w:cs="Times New Roman"/>
                            <w:i/>
                            <w:color w:val="000000" w:themeColor="text1"/>
                            <w:szCs w:val="21"/>
                          </w:rPr>
                        </w:ins>
                      </m:ctrlPr>
                    </m:sSupPr>
                    <m:e>
                      <m:r>
                        <w:ins w:id="1306" w:author="松山 ファミリー" w:date="2023-02-08T00:21:00Z">
                          <w:rPr>
                            <w:rFonts w:ascii="Cambria Math" w:eastAsia="ＭＳ 明朝" w:hAnsi="Cambria Math" w:cs="Times New Roman"/>
                            <w:color w:val="000000" w:themeColor="text1"/>
                            <w:szCs w:val="21"/>
                          </w:rPr>
                          <m:t>L</m:t>
                        </w:ins>
                      </m:r>
                    </m:e>
                    <m:sup>
                      <m:r>
                        <w:ins w:id="1307" w:author="松山 ファミリー" w:date="2023-02-08T00:21:00Z">
                          <w:rPr>
                            <w:rFonts w:ascii="Cambria Math" w:eastAsia="ＭＳ 明朝" w:hAnsi="Cambria Math" w:cs="Times New Roman"/>
                            <w:color w:val="000000" w:themeColor="text1"/>
                            <w:szCs w:val="21"/>
                          </w:rPr>
                          <m:t>-1</m:t>
                        </w:ins>
                      </m:r>
                    </m:sup>
                  </m:sSup>
                </m:e>
              </m:d>
              <m:r>
                <w:ins w:id="1308" w:author="松山 ファミリー" w:date="2023-02-08T00:21:00Z">
                  <w:rPr>
                    <w:rFonts w:ascii="Cambria Math" w:eastAsia="ＭＳ 明朝" w:hAnsi="Cambria Math" w:cs="Times New Roman"/>
                    <w:color w:val="000000" w:themeColor="text1"/>
                    <w:szCs w:val="21"/>
                  </w:rPr>
                  <m:t>×y (L)</m:t>
                </w:ins>
              </m:r>
            </m:num>
            <m:den>
              <m:r>
                <w:ins w:id="1309" w:author="松山 ファミリー" w:date="2023-02-08T00:21:00Z">
                  <w:rPr>
                    <w:rFonts w:ascii="Cambria Math" w:eastAsia="ＭＳ 明朝" w:hAnsi="Cambria Math" w:cs="Times New Roman"/>
                    <w:color w:val="000000" w:themeColor="text1"/>
                    <w:szCs w:val="21"/>
                  </w:rPr>
                  <m:t>開始前のセル内の溶液量</m:t>
                </w:ins>
              </m:r>
              <m:d>
                <m:dPr>
                  <m:ctrlPr>
                    <w:ins w:id="1310" w:author="松山 ファミリー" w:date="2023-02-08T00:21:00Z">
                      <w:rPr>
                        <w:rFonts w:ascii="Cambria Math" w:eastAsia="ＭＳ 明朝" w:hAnsi="Cambria Math" w:cs="Times New Roman"/>
                        <w:i/>
                        <w:color w:val="000000" w:themeColor="text1"/>
                        <w:szCs w:val="21"/>
                      </w:rPr>
                    </w:ins>
                  </m:ctrlPr>
                </m:dPr>
                <m:e>
                  <m:r>
                    <w:ins w:id="1311" w:author="松山 ファミリー" w:date="2023-02-08T00:21:00Z">
                      <w:rPr>
                        <w:rFonts w:ascii="Cambria Math" w:eastAsia="ＭＳ 明朝" w:hAnsi="Cambria Math" w:cs="Times New Roman"/>
                        <w:color w:val="000000" w:themeColor="text1"/>
                        <w:szCs w:val="21"/>
                      </w:rPr>
                      <m:t>L</m:t>
                    </w:ins>
                  </m:r>
                </m:e>
              </m:d>
              <m:r>
                <w:ins w:id="1312" w:author="松山 ファミリー" w:date="2023-02-08T00:21:00Z">
                  <w:rPr>
                    <w:rFonts w:ascii="Cambria Math" w:eastAsia="ＭＳ 明朝" w:hAnsi="Cambria Math" w:cs="Times New Roman"/>
                    <w:color w:val="000000" w:themeColor="text1"/>
                    <w:szCs w:val="21"/>
                  </w:rPr>
                  <m:t>+y(L)</m:t>
                </w:ins>
              </m:r>
            </m:den>
          </m:f>
        </m:oMath>
      </m:oMathPara>
    </w:p>
    <w:p w14:paraId="46A5091E" w14:textId="77777777" w:rsidR="001A5003" w:rsidRPr="0048090B" w:rsidRDefault="001A5003" w:rsidP="009B6B65">
      <w:pPr>
        <w:rPr>
          <w:ins w:id="1313" w:author="松山 ファミリー" w:date="2023-02-08T00:21:00Z"/>
          <w:rFonts w:ascii="Times New Roman" w:eastAsia="ＭＳ 明朝" w:hAnsi="Times New Roman" w:cs="Times New Roman"/>
          <w:color w:val="000000" w:themeColor="text1"/>
          <w:szCs w:val="21"/>
        </w:rPr>
      </w:pPr>
      <w:ins w:id="1314" w:author="松山 ファミリー" w:date="2023-02-08T00:21:00Z">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w:ins>
      <m:oMath>
        <m:sSup>
          <m:sSupPr>
            <m:ctrlPr>
              <w:ins w:id="1315" w:author="松山 ファミリー" w:date="2023-02-08T00:21:00Z">
                <w:rPr>
                  <w:rFonts w:ascii="Cambria Math" w:eastAsia="ＭＳ 明朝" w:hAnsi="Cambria Math" w:cs="Times New Roman"/>
                  <w:i/>
                  <w:color w:val="000000" w:themeColor="text1"/>
                  <w:szCs w:val="21"/>
                </w:rPr>
              </w:ins>
            </m:ctrlPr>
          </m:sSupPr>
          <m:e>
            <m:r>
              <w:ins w:id="1316" w:author="松山 ファミリー" w:date="2023-02-08T00:21:00Z">
                <w:rPr>
                  <w:rFonts w:ascii="Cambria Math" w:eastAsia="ＭＳ 明朝" w:hAnsi="Cambria Math" w:cs="Times New Roman"/>
                  <w:color w:val="000000" w:themeColor="text1"/>
                  <w:szCs w:val="21"/>
                </w:rPr>
                <m:t>L</m:t>
              </w:ins>
            </m:r>
          </m:e>
          <m:sup>
            <m:r>
              <w:ins w:id="1317" w:author="松山 ファミリー" w:date="2023-02-08T00:21:00Z">
                <w:rPr>
                  <w:rFonts w:ascii="Cambria Math" w:eastAsia="ＭＳ 明朝" w:hAnsi="Cambria Math" w:cs="Times New Roman"/>
                  <w:color w:val="000000" w:themeColor="text1"/>
                  <w:szCs w:val="21"/>
                </w:rPr>
                <m:t>-1</m:t>
              </w:ins>
            </m:r>
          </m:sup>
        </m:sSup>
      </m:oMath>
      <w:ins w:id="1318" w:author="松山 ファミリー" w:date="2023-02-08T00:21:00Z">
        <w:r w:rsidRPr="0048090B">
          <w:rPr>
            <w:rFonts w:ascii="Times New Roman" w:eastAsia="ＭＳ 明朝" w:hAnsi="Times New Roman" w:cs="Times New Roman"/>
            <w:color w:val="000000" w:themeColor="text1"/>
            <w:szCs w:val="21"/>
          </w:rPr>
          <w:t>)</w:t>
        </w:r>
      </w:ins>
    </w:p>
    <w:p w14:paraId="445B9F16" w14:textId="77777777" w:rsidR="001A5003" w:rsidRPr="0048090B" w:rsidRDefault="001A5003" w:rsidP="009B6B65">
      <w:pPr>
        <w:rPr>
          <w:ins w:id="1319" w:author="松山 ファミリー" w:date="2023-02-08T00:21:00Z"/>
          <w:rFonts w:ascii="Times New Roman" w:eastAsia="ＭＳ 明朝" w:hAnsi="Times New Roman" w:cs="Times New Roman"/>
          <w:color w:val="000000" w:themeColor="text1"/>
          <w:szCs w:val="21"/>
        </w:rPr>
      </w:pPr>
      <w:ins w:id="1320" w:author="松山 ファミリー" w:date="2023-02-08T00:21:00Z">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ins>
    </w:p>
    <w:p w14:paraId="09F2EB02" w14:textId="77777777" w:rsidR="001A5003" w:rsidRPr="00413ACF" w:rsidRDefault="001A5003" w:rsidP="009B6B65">
      <w:pPr>
        <w:rPr>
          <w:ins w:id="1321" w:author="松山 ファミリー" w:date="2023-02-08T00:21:00Z"/>
          <w:rFonts w:ascii="Times New Roman" w:eastAsia="ＭＳ 明朝" w:hAnsi="Times New Roman" w:cs="Times New Roman" w:hint="eastAsia"/>
          <w:color w:val="000000" w:themeColor="text1"/>
          <w:szCs w:val="21"/>
        </w:rPr>
      </w:pPr>
      <w:ins w:id="1322" w:author="松山 ファミリー" w:date="2023-02-08T00:21:00Z">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ins>
    </w:p>
    <w:p w14:paraId="346459EF" w14:textId="77777777" w:rsidR="001A5003" w:rsidRPr="0048090B" w:rsidRDefault="001A5003" w:rsidP="009B6B65">
      <w:pPr>
        <w:widowControl/>
        <w:outlineLvl w:val="1"/>
        <w:rPr>
          <w:rFonts w:ascii="Times New Roman" w:eastAsia="ＭＳ 明朝" w:hAnsi="Times New Roman" w:cs="Times New Roman" w:hint="eastAsia"/>
          <w:color w:val="000000" w:themeColor="text1"/>
          <w:szCs w:val="21"/>
        </w:rPr>
        <w:pPrChange w:id="1323" w:author="松山 ファミリー" w:date="2023-02-08T00:24:00Z">
          <w:pPr>
            <w:widowControl/>
            <w:ind w:left="-147"/>
            <w:jc w:val="left"/>
            <w:outlineLvl w:val="1"/>
          </w:pPr>
        </w:pPrChange>
      </w:pPr>
    </w:p>
    <w:p w14:paraId="2F8DAE19" w14:textId="5789420A" w:rsidR="00B02BB6" w:rsidRPr="0048090B" w:rsidRDefault="00B02BB6" w:rsidP="009B6B65">
      <w:pPr>
        <w:pStyle w:val="a4"/>
        <w:widowControl/>
        <w:numPr>
          <w:ilvl w:val="2"/>
          <w:numId w:val="62"/>
        </w:numPr>
        <w:ind w:leftChars="0"/>
        <w:outlineLvl w:val="2"/>
        <w:rPr>
          <w:rFonts w:ascii="Times New Roman" w:eastAsia="ＭＳ 明朝" w:hAnsi="Times New Roman" w:cs="Times New Roman"/>
          <w:color w:val="000000" w:themeColor="text1"/>
          <w:szCs w:val="21"/>
        </w:rPr>
        <w:pPrChange w:id="1324" w:author="松山 ファミリー" w:date="2023-02-08T00:24:00Z">
          <w:pPr>
            <w:pStyle w:val="a4"/>
            <w:widowControl/>
            <w:numPr>
              <w:ilvl w:val="2"/>
              <w:numId w:val="62"/>
            </w:numPr>
            <w:ind w:leftChars="0" w:left="709" w:hanging="709"/>
            <w:jc w:val="left"/>
            <w:outlineLvl w:val="2"/>
          </w:pPr>
        </w:pPrChange>
      </w:pPr>
      <w:bookmarkStart w:id="1325" w:name="_Toc126715543"/>
      <w:r w:rsidRPr="0048090B">
        <w:rPr>
          <w:rFonts w:ascii="Times New Roman" w:eastAsia="ＭＳ 明朝" w:hAnsi="Times New Roman" w:cs="Times New Roman"/>
          <w:color w:val="000000" w:themeColor="text1"/>
          <w:szCs w:val="21"/>
        </w:rPr>
        <w:t>220415C</w:t>
      </w:r>
      <w:r w:rsidR="00575055" w:rsidRPr="0048090B">
        <w:rPr>
          <w:rFonts w:ascii="Times New Roman" w:eastAsia="ＭＳ 明朝" w:hAnsi="Times New Roman" w:cs="Times New Roman"/>
          <w:color w:val="000000" w:themeColor="text1"/>
          <w:szCs w:val="21"/>
        </w:rPr>
        <w:t>ast_1</w:t>
      </w:r>
      <w:r w:rsidR="00B73B44" w:rsidRPr="0048090B">
        <w:rPr>
          <w:rFonts w:ascii="Times New Roman" w:eastAsia="ＭＳ 明朝" w:hAnsi="Times New Roman" w:cs="Times New Roman"/>
          <w:color w:val="000000" w:themeColor="text1"/>
          <w:szCs w:val="21"/>
        </w:rPr>
        <w:t>_1</w:t>
      </w:r>
      <w:r w:rsidR="00B73B44" w:rsidRPr="0048090B">
        <w:rPr>
          <w:rFonts w:ascii="Times New Roman" w:eastAsia="ＭＳ 明朝" w:hAnsi="Times New Roman" w:cs="Times New Roman"/>
          <w:color w:val="000000" w:themeColor="text1"/>
          <w:szCs w:val="21"/>
        </w:rPr>
        <w:t>回目</w:t>
      </w:r>
      <w:ins w:id="1326" w:author="松山 ファミリー" w:date="2023-02-08T00:41:00Z">
        <w:r w:rsidR="009F6C45">
          <w:rPr>
            <w:rFonts w:ascii="Times New Roman" w:eastAsia="ＭＳ 明朝" w:hAnsi="Times New Roman" w:cs="Times New Roman" w:hint="eastAsia"/>
            <w:color w:val="000000" w:themeColor="text1"/>
            <w:szCs w:val="21"/>
          </w:rPr>
          <w:t xml:space="preserve"> </w:t>
        </w:r>
        <w:r w:rsidR="009F6C45">
          <w:rPr>
            <w:rFonts w:ascii="Times New Roman" w:eastAsia="ＭＳ 明朝" w:hAnsi="Times New Roman" w:cs="Times New Roman"/>
            <w:color w:val="000000" w:themeColor="text1"/>
            <w:szCs w:val="21"/>
          </w:rPr>
          <w:t>CV</w:t>
        </w:r>
        <w:r w:rsidR="009F6C45">
          <w:rPr>
            <w:rFonts w:ascii="Times New Roman" w:eastAsia="ＭＳ 明朝" w:hAnsi="Times New Roman" w:cs="Times New Roman" w:hint="eastAsia"/>
            <w:color w:val="000000" w:themeColor="text1"/>
            <w:szCs w:val="21"/>
          </w:rPr>
          <w:t>測定</w:t>
        </w:r>
      </w:ins>
      <w:bookmarkEnd w:id="1325"/>
    </w:p>
    <w:p w14:paraId="695CBD16" w14:textId="138C038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5707D9" w:rsidRPr="0048090B">
        <w:rPr>
          <w:rFonts w:ascii="Times New Roman" w:eastAsia="ＭＳ 明朝" w:hAnsi="Times New Roman" w:cs="Times New Roman"/>
          <w:color w:val="000000" w:themeColor="text1"/>
          <w:sz w:val="21"/>
          <w:szCs w:val="21"/>
        </w:rPr>
        <w:t>1.2433</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310</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2A4848" w:rsidRPr="0048090B">
        <w:rPr>
          <w:rFonts w:ascii="Times New Roman" w:eastAsia="ＭＳ 明朝" w:hAnsi="Times New Roman" w:cs="Times New Roman"/>
          <w:color w:val="000000" w:themeColor="text1"/>
          <w:sz w:val="21"/>
          <w:szCs w:val="21"/>
        </w:rPr>
        <w:t>メスシリンダーで</w:t>
      </w:r>
      <w:r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をセルに入れた。</w:t>
      </w:r>
    </w:p>
    <w:p w14:paraId="25CEE430" w14:textId="58B9B2E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lastRenderedPageBreak/>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1.2679</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Pr="0048090B">
        <w:rPr>
          <w:rFonts w:ascii="Times New Roman" w:eastAsia="ＭＳ 明朝" w:hAnsi="Times New Roman" w:cs="Times New Roman"/>
          <w:color w:val="000000" w:themeColor="text1"/>
          <w:sz w:val="21"/>
          <w:szCs w:val="21"/>
        </w:rPr>
        <w:t>10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27627C33" w14:textId="196681E9" w:rsidR="00B02BB6" w:rsidDel="0044111D" w:rsidRDefault="00B02BB6" w:rsidP="0044111D">
      <w:pPr>
        <w:pStyle w:val="paragraph"/>
        <w:numPr>
          <w:ilvl w:val="0"/>
          <w:numId w:val="25"/>
        </w:numPr>
        <w:spacing w:before="0" w:beforeAutospacing="0" w:after="0" w:afterAutospacing="0"/>
        <w:jc w:val="both"/>
        <w:textAlignment w:val="baseline"/>
        <w:rPr>
          <w:del w:id="1327" w:author="松山 ファミリー" w:date="2023-02-08T00:29:00Z"/>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0.09</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w:t>
      </w:r>
      <w:r w:rsidR="00407EF6" w:rsidRPr="0048090B">
        <w:rPr>
          <w:rFonts w:ascii="Times New Roman" w:eastAsia="ＭＳ 明朝" w:hAnsi="Times New Roman" w:cs="Times New Roman"/>
          <w:color w:val="000000" w:themeColor="text1"/>
          <w:sz w:val="21"/>
          <w:szCs w:val="21"/>
        </w:rPr>
        <w:t>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00407EF6" w:rsidRPr="0048090B">
        <w:rPr>
          <w:rFonts w:ascii="Times New Roman" w:eastAsia="ＭＳ 明朝" w:hAnsi="Times New Roman" w:cs="Times New Roman"/>
          <w:color w:val="000000" w:themeColor="text1"/>
          <w:sz w:val="21"/>
          <w:szCs w:val="21"/>
        </w:rPr>
        <w:t>、スキャン速度</w:t>
      </w:r>
      <w:r w:rsidR="00407EF6" w:rsidRPr="0048090B">
        <w:rPr>
          <w:rFonts w:ascii="Times New Roman" w:eastAsia="ＭＳ 明朝" w:hAnsi="Times New Roman" w:cs="Times New Roman"/>
          <w:color w:val="000000" w:themeColor="text1"/>
          <w:sz w:val="21"/>
          <w:szCs w:val="21"/>
        </w:rPr>
        <w:t xml:space="preserve"> 0.02</w:t>
      </w:r>
      <w:r w:rsidR="009F5587" w:rsidRPr="0048090B">
        <w:rPr>
          <w:rFonts w:ascii="Times New Roman" w:eastAsia="ＭＳ 明朝" w:hAnsi="Times New Roman" w:cs="Times New Roman"/>
          <w:color w:val="000000" w:themeColor="text1"/>
          <w:sz w:val="21"/>
          <w:szCs w:val="21"/>
        </w:rPr>
        <w:t xml:space="preserve"> s</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1C5A1F07" w14:textId="77777777" w:rsidR="0044111D" w:rsidRPr="0048090B" w:rsidRDefault="0044111D" w:rsidP="009B6B65">
      <w:pPr>
        <w:pStyle w:val="paragraph"/>
        <w:numPr>
          <w:ilvl w:val="0"/>
          <w:numId w:val="25"/>
        </w:numPr>
        <w:spacing w:before="0" w:beforeAutospacing="0" w:after="0" w:afterAutospacing="0"/>
        <w:jc w:val="both"/>
        <w:textAlignment w:val="baseline"/>
        <w:rPr>
          <w:ins w:id="1328" w:author="松山 ファミリー" w:date="2023-02-08T00:29:00Z"/>
          <w:rFonts w:ascii="Times New Roman" w:eastAsia="ＭＳ 明朝" w:hAnsi="Times New Roman" w:cs="Times New Roman"/>
          <w:color w:val="000000" w:themeColor="text1"/>
          <w:sz w:val="21"/>
          <w:szCs w:val="21"/>
        </w:rPr>
      </w:pPr>
    </w:p>
    <w:p w14:paraId="7B8491EB" w14:textId="481BE740" w:rsidR="00F33A34" w:rsidRPr="0044111D" w:rsidRDefault="004A1E7E" w:rsidP="0044111D">
      <w:pPr>
        <w:pStyle w:val="paragraph"/>
        <w:spacing w:before="0" w:beforeAutospacing="0" w:after="0" w:afterAutospacing="0"/>
        <w:jc w:val="both"/>
        <w:textAlignment w:val="baseline"/>
        <w:rPr>
          <w:ins w:id="1329" w:author="松山 ファミリー" w:date="2023-02-08T00:29:00Z"/>
          <w:rFonts w:ascii="Times New Roman" w:eastAsia="ＭＳ 明朝" w:hAnsi="Times New Roman" w:cs="Times New Roman"/>
          <w:sz w:val="21"/>
          <w:szCs w:val="21"/>
          <w:rPrChange w:id="1330" w:author="松山 ファミリー" w:date="2023-02-08T00:29:00Z">
            <w:rPr>
              <w:ins w:id="1331" w:author="松山 ファミリー" w:date="2023-02-08T00:29:00Z"/>
              <w:rFonts w:ascii="Times New Roman" w:eastAsia="ＭＳ 明朝" w:hAnsi="Times New Roman" w:cs="Times New Roman"/>
            </w:rPr>
          </w:rPrChange>
        </w:rPr>
      </w:pPr>
      <w:del w:id="1332" w:author="松山 ファミリー" w:date="2023-02-08T00:29:00Z">
        <w:r w:rsidRPr="0044111D" w:rsidDel="0044111D">
          <w:rPr>
            <w:rFonts w:ascii="Times New Roman" w:eastAsia="ＭＳ 明朝" w:hAnsi="Times New Roman" w:cs="Times New Roman"/>
            <w:sz w:val="21"/>
            <w:szCs w:val="21"/>
            <w:rPrChange w:id="1333" w:author="松山 ファミリー" w:date="2023-02-08T00:29:00Z">
              <w:rPr/>
            </w:rPrChange>
          </w:rPr>
          <w:delText>表</w:delText>
        </w:r>
        <w:r w:rsidRPr="0044111D" w:rsidDel="0044111D">
          <w:rPr>
            <w:rFonts w:ascii="Times New Roman" w:eastAsia="ＭＳ 明朝" w:hAnsi="Times New Roman" w:cs="Times New Roman"/>
            <w:sz w:val="21"/>
            <w:szCs w:val="21"/>
            <w:rPrChange w:id="1334" w:author="松山 ファミリー" w:date="2023-02-08T00:29:00Z">
              <w:rPr/>
            </w:rPrChange>
          </w:rPr>
          <w:delText xml:space="preserve"> 3-</w:delText>
        </w:r>
        <w:r w:rsidR="007D7AEE" w:rsidRPr="0044111D" w:rsidDel="0044111D">
          <w:rPr>
            <w:rFonts w:ascii="Times New Roman" w:eastAsia="ＭＳ 明朝" w:hAnsi="Times New Roman" w:cs="Times New Roman"/>
            <w:sz w:val="21"/>
            <w:szCs w:val="21"/>
            <w:rPrChange w:id="1335" w:author="松山 ファミリー" w:date="2023-02-08T00:29:00Z">
              <w:rPr/>
            </w:rPrChange>
          </w:rPr>
          <w:delText>7</w:delText>
        </w:r>
        <w:r w:rsidRPr="0044111D" w:rsidDel="0044111D">
          <w:rPr>
            <w:rFonts w:ascii="Times New Roman" w:eastAsia="ＭＳ 明朝" w:hAnsi="Times New Roman" w:cs="Times New Roman"/>
            <w:sz w:val="21"/>
            <w:szCs w:val="21"/>
            <w:rPrChange w:id="1336" w:author="松山 ファミリー" w:date="2023-02-08T00:29:00Z">
              <w:rPr/>
            </w:rPrChange>
          </w:rPr>
          <w:delText>-1</w:delText>
        </w:r>
        <w:r w:rsidRPr="0044111D" w:rsidDel="0044111D">
          <w:rPr>
            <w:rFonts w:ascii="Times New Roman" w:eastAsia="ＭＳ 明朝" w:hAnsi="Times New Roman" w:cs="Times New Roman"/>
            <w:sz w:val="21"/>
            <w:szCs w:val="21"/>
            <w:rPrChange w:id="1337" w:author="松山 ファミリー" w:date="2023-02-08T00:29:00Z">
              <w:rPr/>
            </w:rPrChange>
          </w:rPr>
          <w:delText>セル内のグルコース濃度</w:delText>
        </w:r>
      </w:del>
    </w:p>
    <w:p w14:paraId="4BC3CD46" w14:textId="738736D7" w:rsidR="0044111D" w:rsidRPr="0044111D" w:rsidRDefault="00331933" w:rsidP="0044111D">
      <w:pPr>
        <w:pStyle w:val="paragraph"/>
        <w:spacing w:before="0" w:beforeAutospacing="0" w:after="0" w:afterAutospacing="0"/>
        <w:jc w:val="both"/>
        <w:textAlignment w:val="baseline"/>
        <w:rPr>
          <w:rFonts w:ascii="Times New Roman" w:eastAsia="ＭＳ 明朝" w:hAnsi="Times New Roman" w:cs="Times New Roman" w:hint="eastAsia"/>
          <w:sz w:val="21"/>
          <w:szCs w:val="21"/>
          <w:rPrChange w:id="1338" w:author="松山 ファミリー" w:date="2023-02-08T00:29:00Z">
            <w:rPr/>
          </w:rPrChange>
        </w:rPr>
        <w:pPrChange w:id="1339" w:author="松山 ファミリー" w:date="2023-02-08T00:29:00Z">
          <w:pPr>
            <w:pStyle w:val="ab"/>
            <w:keepNext/>
          </w:pPr>
        </w:pPrChange>
      </w:pPr>
      <w:ins w:id="1340" w:author="松山 ファミリー" w:date="2023-02-08T00:30:00Z">
        <w:r w:rsidRPr="00331933">
          <w:rPr>
            <w:rFonts w:ascii="Times New Roman" w:eastAsia="ＭＳ 明朝" w:hAnsi="Times New Roman" w:cs="Times New Roman" w:hint="eastAsia"/>
            <w:sz w:val="21"/>
            <w:szCs w:val="21"/>
          </w:rPr>
          <w:t>表</w:t>
        </w:r>
        <w:r w:rsidRPr="00331933">
          <w:rPr>
            <w:rFonts w:ascii="Times New Roman" w:eastAsia="ＭＳ 明朝" w:hAnsi="Times New Roman" w:cs="Times New Roman"/>
            <w:sz w:val="21"/>
            <w:szCs w:val="21"/>
          </w:rPr>
          <w:t xml:space="preserve"> 3-7-1</w:t>
        </w:r>
        <w:r w:rsidRPr="00331933">
          <w:rPr>
            <w:rFonts w:ascii="Times New Roman" w:eastAsia="ＭＳ 明朝" w:hAnsi="Times New Roman" w:cs="Times New Roman"/>
            <w:sz w:val="21"/>
            <w:szCs w:val="21"/>
          </w:rPr>
          <w:t>セル内のグルコース濃度</w:t>
        </w:r>
      </w:ins>
    </w:p>
    <w:tbl>
      <w:tblPr>
        <w:tblStyle w:val="a5"/>
        <w:tblW w:w="0" w:type="auto"/>
        <w:tblLook w:val="04A0" w:firstRow="1" w:lastRow="0" w:firstColumn="1" w:lastColumn="0" w:noHBand="0" w:noVBand="1"/>
        <w:tblPrChange w:id="1341" w:author="松山 ファミリー" w:date="2023-02-08T00:34:00Z">
          <w:tblPr>
            <w:tblStyle w:val="a5"/>
            <w:tblW w:w="0" w:type="auto"/>
            <w:tblLook w:val="04A0" w:firstRow="1" w:lastRow="0" w:firstColumn="1" w:lastColumn="0" w:noHBand="0" w:noVBand="1"/>
          </w:tblPr>
        </w:tblPrChange>
      </w:tblPr>
      <w:tblGrid>
        <w:gridCol w:w="1129"/>
        <w:gridCol w:w="1134"/>
        <w:tblGridChange w:id="1342">
          <w:tblGrid>
            <w:gridCol w:w="1129"/>
            <w:gridCol w:w="1276"/>
            <w:gridCol w:w="9"/>
          </w:tblGrid>
        </w:tblGridChange>
      </w:tblGrid>
      <w:tr w:rsidR="00DF768A" w:rsidRPr="0048090B" w14:paraId="05241856" w14:textId="77777777" w:rsidTr="00DE0804">
        <w:trPr>
          <w:trHeight w:val="416"/>
          <w:trPrChange w:id="1343" w:author="松山 ファミリー" w:date="2023-02-08T00:34:00Z">
            <w:trPr>
              <w:gridAfter w:val="0"/>
              <w:wAfter w:w="9" w:type="dxa"/>
              <w:trHeight w:val="416"/>
            </w:trPr>
          </w:trPrChange>
        </w:trPr>
        <w:tc>
          <w:tcPr>
            <w:tcW w:w="1129" w:type="dxa"/>
            <w:hideMark/>
            <w:tcPrChange w:id="1344" w:author="松山 ファミリー" w:date="2023-02-08T00:34:00Z">
              <w:tcPr>
                <w:tcW w:w="1129" w:type="dxa"/>
                <w:hideMark/>
              </w:tcPr>
            </w:tcPrChange>
          </w:tcPr>
          <w:p w14:paraId="519F647D" w14:textId="7896F088" w:rsidR="00450A09" w:rsidRPr="0048090B" w:rsidRDefault="007D7AE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w:t>
            </w:r>
            <w:r w:rsidR="00450A09" w:rsidRPr="0048090B">
              <w:rPr>
                <w:rFonts w:ascii="Times New Roman" w:eastAsia="ＭＳ 明朝" w:hAnsi="Times New Roman" w:cs="Times New Roman"/>
                <w:color w:val="000000" w:themeColor="text1"/>
                <w:sz w:val="21"/>
                <w:szCs w:val="21"/>
              </w:rPr>
              <w:t>量</w:t>
            </w:r>
          </w:p>
        </w:tc>
        <w:tc>
          <w:tcPr>
            <w:tcW w:w="1134" w:type="dxa"/>
            <w:hideMark/>
            <w:tcPrChange w:id="1345" w:author="松山 ファミリー" w:date="2023-02-08T00:34:00Z">
              <w:tcPr>
                <w:tcW w:w="1276" w:type="dxa"/>
                <w:hideMark/>
              </w:tcPr>
            </w:tcPrChange>
          </w:tcPr>
          <w:p w14:paraId="6ADEEC82" w14:textId="7C07C9CE" w:rsidR="00450A09" w:rsidRPr="0048090B" w:rsidRDefault="00450A09"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4A1E7E" w:rsidRPr="0048090B" w14:paraId="03903474" w14:textId="77777777" w:rsidTr="00DE0804">
        <w:trPr>
          <w:trHeight w:val="416"/>
          <w:trPrChange w:id="1346" w:author="松山 ファミリー" w:date="2023-02-08T00:34:00Z">
            <w:trPr>
              <w:gridAfter w:val="0"/>
              <w:wAfter w:w="9" w:type="dxa"/>
              <w:trHeight w:val="416"/>
            </w:trPr>
          </w:trPrChange>
        </w:trPr>
        <w:tc>
          <w:tcPr>
            <w:tcW w:w="1129" w:type="dxa"/>
            <w:tcPrChange w:id="1347" w:author="松山 ファミリー" w:date="2023-02-08T00:34:00Z">
              <w:tcPr>
                <w:tcW w:w="1129" w:type="dxa"/>
              </w:tcPr>
            </w:tcPrChange>
          </w:tcPr>
          <w:p w14:paraId="0B9B5F85" w14:textId="4029928A"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134" w:type="dxa"/>
            <w:tcPrChange w:id="1348" w:author="松山 ファミリー" w:date="2023-02-08T00:34:00Z">
              <w:tcPr>
                <w:tcW w:w="1276" w:type="dxa"/>
              </w:tcPr>
            </w:tcPrChange>
          </w:tcPr>
          <w:p w14:paraId="62AC3593" w14:textId="3E22DFE0"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ins w:id="1349" w:author="松山 ファミリー" w:date="2023-02-08T00:32:00Z">
              <w:r w:rsidR="00EC21D2">
                <w:rPr>
                  <w:rFonts w:ascii="Times New Roman" w:eastAsia="ＭＳ 明朝" w:hAnsi="Times New Roman" w:cs="Times New Roman"/>
                  <w:color w:val="000000" w:themeColor="text1"/>
                  <w:sz w:val="21"/>
                  <w:szCs w:val="21"/>
                </w:rPr>
                <w:t>m</w:t>
              </w:r>
            </w:ins>
            <w:r w:rsidRPr="0048090B">
              <w:rPr>
                <w:rFonts w:ascii="Times New Roman" w:eastAsia="ＭＳ 明朝" w:hAnsi="Times New Roman" w:cs="Times New Roman"/>
                <w:color w:val="000000" w:themeColor="text1"/>
                <w:sz w:val="21"/>
                <w:szCs w:val="21"/>
              </w:rPr>
              <w:t>M</w:t>
            </w:r>
          </w:p>
        </w:tc>
      </w:tr>
      <w:tr w:rsidR="00450A09" w:rsidRPr="0048090B" w14:paraId="3A243C9A" w14:textId="77777777" w:rsidTr="00DE0804">
        <w:trPr>
          <w:trHeight w:val="400"/>
          <w:trPrChange w:id="1350" w:author="松山 ファミリー" w:date="2023-02-08T00:34:00Z">
            <w:trPr>
              <w:gridAfter w:val="0"/>
              <w:wAfter w:w="9" w:type="dxa"/>
              <w:trHeight w:val="400"/>
            </w:trPr>
          </w:trPrChange>
        </w:trPr>
        <w:tc>
          <w:tcPr>
            <w:tcW w:w="1129" w:type="dxa"/>
            <w:noWrap/>
            <w:hideMark/>
            <w:tcPrChange w:id="1351" w:author="松山 ファミリー" w:date="2023-02-08T00:34:00Z">
              <w:tcPr>
                <w:tcW w:w="1129" w:type="dxa"/>
                <w:noWrap/>
                <w:hideMark/>
              </w:tcPr>
            </w:tcPrChange>
          </w:tcPr>
          <w:p w14:paraId="54C65E4D" w14:textId="13EBEFAE"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134" w:type="dxa"/>
            <w:noWrap/>
            <w:hideMark/>
            <w:tcPrChange w:id="1352" w:author="松山 ファミリー" w:date="2023-02-08T00:34:00Z">
              <w:tcPr>
                <w:tcW w:w="1276" w:type="dxa"/>
                <w:noWrap/>
                <w:hideMark/>
              </w:tcPr>
            </w:tcPrChange>
          </w:tcPr>
          <w:p w14:paraId="591C9F9D" w14:textId="5EDFA045"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r w:rsidR="007D7AEE" w:rsidRPr="0048090B">
              <w:rPr>
                <w:rFonts w:ascii="Times New Roman" w:eastAsia="ＭＳ 明朝" w:hAnsi="Times New Roman" w:cs="Times New Roman"/>
                <w:sz w:val="21"/>
                <w:szCs w:val="21"/>
              </w:rPr>
              <w:t>0</w:t>
            </w:r>
            <w:del w:id="1353" w:author="松山 ファミリー" w:date="2023-02-08T00:32:00Z">
              <w:r w:rsidR="007D7AEE" w:rsidRPr="0048090B" w:rsidDel="00EC21D2">
                <w:rPr>
                  <w:rFonts w:ascii="Times New Roman" w:eastAsia="ＭＳ 明朝" w:hAnsi="Times New Roman" w:cs="Times New Roman"/>
                  <w:sz w:val="21"/>
                  <w:szCs w:val="21"/>
                </w:rPr>
                <w:delText>.E+</w:delText>
              </w:r>
              <w:r w:rsidRPr="0048090B" w:rsidDel="00EC21D2">
                <w:rPr>
                  <w:rFonts w:ascii="Times New Roman" w:eastAsia="ＭＳ 明朝" w:hAnsi="Times New Roman" w:cs="Times New Roman"/>
                  <w:sz w:val="21"/>
                  <w:szCs w:val="21"/>
                </w:rPr>
                <w:delText>00</w:delText>
              </w:r>
            </w:del>
          </w:p>
        </w:tc>
      </w:tr>
      <w:tr w:rsidR="00450A09" w:rsidRPr="0048090B" w14:paraId="06E851E4" w14:textId="77777777" w:rsidTr="00DE0804">
        <w:trPr>
          <w:trHeight w:val="400"/>
          <w:trPrChange w:id="1354" w:author="松山 ファミリー" w:date="2023-02-08T00:34:00Z">
            <w:trPr>
              <w:gridAfter w:val="0"/>
              <w:wAfter w:w="9" w:type="dxa"/>
              <w:trHeight w:val="400"/>
            </w:trPr>
          </w:trPrChange>
        </w:trPr>
        <w:tc>
          <w:tcPr>
            <w:tcW w:w="1129" w:type="dxa"/>
            <w:noWrap/>
            <w:hideMark/>
            <w:tcPrChange w:id="1355" w:author="松山 ファミリー" w:date="2023-02-08T00:34:00Z">
              <w:tcPr>
                <w:tcW w:w="1129" w:type="dxa"/>
                <w:noWrap/>
                <w:hideMark/>
              </w:tcPr>
            </w:tcPrChange>
          </w:tcPr>
          <w:p w14:paraId="1B35AF5F" w14:textId="07CD4B3E"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25</w:t>
            </w:r>
            <w:r w:rsidR="007D7AEE" w:rsidRPr="0048090B">
              <w:rPr>
                <w:rFonts w:ascii="Times New Roman" w:eastAsia="ＭＳ 明朝" w:hAnsi="Times New Roman" w:cs="Times New Roman"/>
                <w:sz w:val="21"/>
                <w:szCs w:val="21"/>
              </w:rPr>
              <w:t>0</w:t>
            </w:r>
          </w:p>
        </w:tc>
        <w:tc>
          <w:tcPr>
            <w:tcW w:w="1134" w:type="dxa"/>
            <w:noWrap/>
            <w:hideMark/>
            <w:tcPrChange w:id="1356" w:author="松山 ファミリー" w:date="2023-02-08T00:34:00Z">
              <w:tcPr>
                <w:tcW w:w="1276" w:type="dxa"/>
                <w:noWrap/>
                <w:hideMark/>
              </w:tcPr>
            </w:tcPrChange>
          </w:tcPr>
          <w:p w14:paraId="759597AA" w14:textId="5C5004CE" w:rsidR="00450A09" w:rsidRPr="0048090B" w:rsidRDefault="006340B4"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7</w:t>
            </w:r>
            <w:r w:rsidR="007D7AEE"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38</w:t>
            </w:r>
            <w:del w:id="1357" w:author="松山 ファミリー" w:date="2023-02-08T00:32:00Z">
              <w:r w:rsidR="007D7AEE" w:rsidRPr="0048090B" w:rsidDel="00410F8C">
                <w:rPr>
                  <w:rFonts w:ascii="Times New Roman" w:eastAsia="ＭＳ 明朝" w:hAnsi="Times New Roman" w:cs="Times New Roman"/>
                  <w:sz w:val="21"/>
                  <w:szCs w:val="21"/>
                </w:rPr>
                <w:delText>.E-0</w:delText>
              </w:r>
              <w:r w:rsidR="009104EA" w:rsidRPr="0048090B" w:rsidDel="00410F8C">
                <w:rPr>
                  <w:rFonts w:ascii="Times New Roman" w:eastAsia="ＭＳ 明朝" w:hAnsi="Times New Roman" w:cs="Times New Roman"/>
                  <w:sz w:val="21"/>
                  <w:szCs w:val="21"/>
                </w:rPr>
                <w:delText>3</w:delText>
              </w:r>
            </w:del>
          </w:p>
        </w:tc>
      </w:tr>
      <w:tr w:rsidR="00450A09" w:rsidRPr="0048090B" w14:paraId="7C48DC6F" w14:textId="77777777" w:rsidTr="00DE0804">
        <w:trPr>
          <w:trHeight w:val="400"/>
          <w:trPrChange w:id="1358" w:author="松山 ファミリー" w:date="2023-02-08T00:34:00Z">
            <w:trPr>
              <w:gridAfter w:val="0"/>
              <w:wAfter w:w="9" w:type="dxa"/>
              <w:trHeight w:val="400"/>
            </w:trPr>
          </w:trPrChange>
        </w:trPr>
        <w:tc>
          <w:tcPr>
            <w:tcW w:w="1129" w:type="dxa"/>
            <w:noWrap/>
            <w:hideMark/>
            <w:tcPrChange w:id="1359" w:author="松山 ファミリー" w:date="2023-02-08T00:34:00Z">
              <w:tcPr>
                <w:tcW w:w="1129" w:type="dxa"/>
                <w:noWrap/>
                <w:hideMark/>
              </w:tcPr>
            </w:tcPrChange>
          </w:tcPr>
          <w:p w14:paraId="1C0EAB63" w14:textId="5C38B01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4</w:t>
            </w:r>
            <w:r w:rsidR="007D7AEE" w:rsidRPr="0048090B">
              <w:rPr>
                <w:rFonts w:ascii="Times New Roman" w:eastAsia="ＭＳ 明朝" w:hAnsi="Times New Roman" w:cs="Times New Roman"/>
                <w:sz w:val="21"/>
                <w:szCs w:val="21"/>
              </w:rPr>
              <w:t>00</w:t>
            </w:r>
          </w:p>
        </w:tc>
        <w:tc>
          <w:tcPr>
            <w:tcW w:w="1134" w:type="dxa"/>
            <w:noWrap/>
            <w:hideMark/>
            <w:tcPrChange w:id="1360" w:author="松山 ファミリー" w:date="2023-02-08T00:34:00Z">
              <w:tcPr>
                <w:tcW w:w="1276" w:type="dxa"/>
                <w:noWrap/>
                <w:hideMark/>
              </w:tcPr>
            </w:tcPrChange>
          </w:tcPr>
          <w:p w14:paraId="79D1AF8E" w14:textId="06CC9B73" w:rsidR="00450A09" w:rsidRPr="0048090B" w:rsidRDefault="00557D08"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w:t>
            </w:r>
            <w:del w:id="1361" w:author="松山 ファミリー" w:date="2023-02-08T00:32:00Z">
              <w:r w:rsidR="00FF6DE3" w:rsidRPr="0048090B" w:rsidDel="00410F8C">
                <w:rPr>
                  <w:rFonts w:ascii="Times New Roman" w:eastAsia="ＭＳ 明朝" w:hAnsi="Times New Roman" w:cs="Times New Roman"/>
                  <w:sz w:val="21"/>
                  <w:szCs w:val="21"/>
                </w:rPr>
                <w:delText>.</w:delText>
              </w:r>
            </w:del>
            <w:r w:rsidRPr="0048090B">
              <w:rPr>
                <w:rFonts w:ascii="Times New Roman" w:eastAsia="ＭＳ 明朝" w:hAnsi="Times New Roman" w:cs="Times New Roman"/>
                <w:sz w:val="21"/>
                <w:szCs w:val="21"/>
              </w:rPr>
              <w:t>6</w:t>
            </w:r>
            <w:ins w:id="1362" w:author="松山 ファミリー" w:date="2023-02-08T00:32:00Z">
              <w:r w:rsidR="00410F8C">
                <w:rPr>
                  <w:rFonts w:ascii="Times New Roman" w:eastAsia="ＭＳ 明朝" w:hAnsi="Times New Roman" w:cs="Times New Roman"/>
                  <w:sz w:val="21"/>
                  <w:szCs w:val="21"/>
                </w:rPr>
                <w:t>.</w:t>
              </w:r>
            </w:ins>
            <w:r w:rsidR="00FF6DE3" w:rsidRPr="0048090B">
              <w:rPr>
                <w:rFonts w:ascii="Times New Roman" w:eastAsia="ＭＳ 明朝" w:hAnsi="Times New Roman" w:cs="Times New Roman"/>
                <w:sz w:val="21"/>
                <w:szCs w:val="21"/>
              </w:rPr>
              <w:t>3</w:t>
            </w:r>
            <w:del w:id="1363" w:author="松山 ファミリー" w:date="2023-02-08T00:32:00Z">
              <w:r w:rsidR="007D7AEE" w:rsidRPr="0048090B" w:rsidDel="00410F8C">
                <w:rPr>
                  <w:rFonts w:ascii="Times New Roman" w:eastAsia="ＭＳ 明朝" w:hAnsi="Times New Roman" w:cs="Times New Roman"/>
                  <w:sz w:val="21"/>
                  <w:szCs w:val="21"/>
                </w:rPr>
                <w:delText>.E-0</w:delText>
              </w:r>
              <w:r w:rsidRPr="0048090B" w:rsidDel="00410F8C">
                <w:rPr>
                  <w:rFonts w:ascii="Times New Roman" w:eastAsia="ＭＳ 明朝" w:hAnsi="Times New Roman" w:cs="Times New Roman"/>
                  <w:sz w:val="21"/>
                  <w:szCs w:val="21"/>
                </w:rPr>
                <w:delText>2</w:delText>
              </w:r>
            </w:del>
          </w:p>
        </w:tc>
      </w:tr>
      <w:tr w:rsidR="00450A09" w:rsidRPr="0048090B" w14:paraId="7241B643" w14:textId="77777777" w:rsidTr="00DE0804">
        <w:trPr>
          <w:trHeight w:val="400"/>
          <w:trPrChange w:id="1364" w:author="松山 ファミリー" w:date="2023-02-08T00:34:00Z">
            <w:trPr>
              <w:gridAfter w:val="0"/>
              <w:wAfter w:w="9" w:type="dxa"/>
              <w:trHeight w:val="400"/>
            </w:trPr>
          </w:trPrChange>
        </w:trPr>
        <w:tc>
          <w:tcPr>
            <w:tcW w:w="1129" w:type="dxa"/>
            <w:noWrap/>
            <w:hideMark/>
            <w:tcPrChange w:id="1365" w:author="松山 ファミリー" w:date="2023-02-08T00:34:00Z">
              <w:tcPr>
                <w:tcW w:w="1129" w:type="dxa"/>
                <w:noWrap/>
                <w:hideMark/>
              </w:tcPr>
            </w:tcPrChange>
          </w:tcPr>
          <w:p w14:paraId="0EAFA472" w14:textId="4C441D3A"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600</w:t>
            </w:r>
          </w:p>
        </w:tc>
        <w:tc>
          <w:tcPr>
            <w:tcW w:w="1134" w:type="dxa"/>
            <w:noWrap/>
            <w:hideMark/>
            <w:tcPrChange w:id="1366" w:author="松山 ファミリー" w:date="2023-02-08T00:34:00Z">
              <w:tcPr>
                <w:tcW w:w="1276" w:type="dxa"/>
                <w:noWrap/>
                <w:hideMark/>
              </w:tcPr>
            </w:tcPrChange>
          </w:tcPr>
          <w:p w14:paraId="03446775" w14:textId="4C4C74CA"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del w:id="1367" w:author="松山 ファミリー" w:date="2023-02-08T00:32:00Z">
              <w:r w:rsidR="00FF6DE3" w:rsidRPr="0048090B" w:rsidDel="00410F8C">
                <w:rPr>
                  <w:rFonts w:ascii="Times New Roman" w:eastAsia="ＭＳ 明朝" w:hAnsi="Times New Roman" w:cs="Times New Roman"/>
                  <w:sz w:val="21"/>
                  <w:szCs w:val="21"/>
                </w:rPr>
                <w:delText>.</w:delText>
              </w:r>
            </w:del>
            <w:r w:rsidR="00494351" w:rsidRPr="0048090B">
              <w:rPr>
                <w:rFonts w:ascii="Times New Roman" w:eastAsia="ＭＳ 明朝" w:hAnsi="Times New Roman" w:cs="Times New Roman"/>
                <w:sz w:val="21"/>
                <w:szCs w:val="21"/>
              </w:rPr>
              <w:t>5</w:t>
            </w:r>
            <w:ins w:id="1368" w:author="松山 ファミリー" w:date="2023-02-08T00:32:00Z">
              <w:r w:rsidR="00410F8C">
                <w:rPr>
                  <w:rFonts w:ascii="Times New Roman" w:eastAsia="ＭＳ 明朝" w:hAnsi="Times New Roman" w:cs="Times New Roman"/>
                  <w:sz w:val="21"/>
                  <w:szCs w:val="21"/>
                </w:rPr>
                <w:t>.</w:t>
              </w:r>
            </w:ins>
            <w:r w:rsidR="00FF6DE3" w:rsidRPr="0048090B">
              <w:rPr>
                <w:rFonts w:ascii="Times New Roman" w:eastAsia="ＭＳ 明朝" w:hAnsi="Times New Roman" w:cs="Times New Roman"/>
                <w:sz w:val="21"/>
                <w:szCs w:val="21"/>
              </w:rPr>
              <w:t>4</w:t>
            </w:r>
            <w:del w:id="1369" w:author="松山 ファミリー" w:date="2023-02-08T00:32:00Z">
              <w:r w:rsidR="007D7AEE" w:rsidRPr="0048090B" w:rsidDel="00410F8C">
                <w:rPr>
                  <w:rFonts w:ascii="Times New Roman" w:eastAsia="ＭＳ 明朝" w:hAnsi="Times New Roman" w:cs="Times New Roman"/>
                  <w:sz w:val="21"/>
                  <w:szCs w:val="21"/>
                </w:rPr>
                <w:delText>.E-02</w:delText>
              </w:r>
            </w:del>
          </w:p>
        </w:tc>
      </w:tr>
      <w:tr w:rsidR="007F67E3" w:rsidRPr="0048090B" w14:paraId="747AC465" w14:textId="77777777" w:rsidTr="00DE0804">
        <w:trPr>
          <w:trHeight w:val="400"/>
          <w:trPrChange w:id="1370" w:author="松山 ファミリー" w:date="2023-02-08T00:34:00Z">
            <w:trPr>
              <w:trHeight w:val="400"/>
            </w:trPr>
          </w:trPrChange>
        </w:trPr>
        <w:tc>
          <w:tcPr>
            <w:tcW w:w="1129" w:type="dxa"/>
            <w:noWrap/>
            <w:tcPrChange w:id="1371" w:author="松山 ファミリー" w:date="2023-02-08T00:34:00Z">
              <w:tcPr>
                <w:tcW w:w="1129" w:type="dxa"/>
                <w:noWrap/>
              </w:tcPr>
            </w:tcPrChange>
          </w:tcPr>
          <w:p w14:paraId="1F3EC417" w14:textId="0FFA89EA" w:rsidR="007F67E3" w:rsidRPr="0048090B" w:rsidRDefault="007F67E3"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800</w:t>
            </w:r>
          </w:p>
        </w:tc>
        <w:tc>
          <w:tcPr>
            <w:tcW w:w="1134" w:type="dxa"/>
            <w:noWrap/>
            <w:tcPrChange w:id="1372" w:author="松山 ファミリー" w:date="2023-02-08T00:34:00Z">
              <w:tcPr>
                <w:tcW w:w="1276" w:type="dxa"/>
                <w:gridSpan w:val="2"/>
                <w:noWrap/>
              </w:tcPr>
            </w:tcPrChange>
          </w:tcPr>
          <w:p w14:paraId="45F57448" w14:textId="0A807DDA" w:rsidR="007F67E3" w:rsidRPr="0048090B" w:rsidRDefault="00494351"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3</w:t>
            </w:r>
            <w:del w:id="1373" w:author="松山 ファミリー" w:date="2023-02-08T00:34:00Z">
              <w:r w:rsidR="007F67E3" w:rsidRPr="0048090B" w:rsidDel="00930A4D">
                <w:rPr>
                  <w:rFonts w:ascii="Times New Roman" w:eastAsia="ＭＳ 明朝" w:hAnsi="Times New Roman" w:cs="Times New Roman"/>
                  <w:sz w:val="21"/>
                  <w:szCs w:val="21"/>
                </w:rPr>
                <w:delText>.</w:delText>
              </w:r>
            </w:del>
            <w:r w:rsidRPr="0048090B">
              <w:rPr>
                <w:rFonts w:ascii="Times New Roman" w:eastAsia="ＭＳ 明朝" w:hAnsi="Times New Roman" w:cs="Times New Roman"/>
                <w:sz w:val="21"/>
                <w:szCs w:val="21"/>
              </w:rPr>
              <w:t>7</w:t>
            </w:r>
            <w:ins w:id="1374" w:author="松山 ファミリー" w:date="2023-02-08T00:34:00Z">
              <w:r w:rsidR="00930A4D">
                <w:rPr>
                  <w:rFonts w:ascii="Times New Roman" w:eastAsia="ＭＳ 明朝" w:hAnsi="Times New Roman" w:cs="Times New Roman"/>
                  <w:sz w:val="21"/>
                  <w:szCs w:val="21"/>
                </w:rPr>
                <w:t>.</w:t>
              </w:r>
            </w:ins>
            <w:r w:rsidR="002C216C" w:rsidRPr="0048090B">
              <w:rPr>
                <w:rFonts w:ascii="Times New Roman" w:eastAsia="ＭＳ 明朝" w:hAnsi="Times New Roman" w:cs="Times New Roman"/>
                <w:sz w:val="21"/>
                <w:szCs w:val="21"/>
              </w:rPr>
              <w:t>4</w:t>
            </w:r>
            <w:del w:id="1375" w:author="松山 ファミリー" w:date="2023-02-08T00:34:00Z">
              <w:r w:rsidR="007F67E3" w:rsidRPr="0048090B" w:rsidDel="00930A4D">
                <w:rPr>
                  <w:rFonts w:ascii="Times New Roman" w:eastAsia="ＭＳ 明朝" w:hAnsi="Times New Roman" w:cs="Times New Roman"/>
                  <w:sz w:val="21"/>
                  <w:szCs w:val="21"/>
                </w:rPr>
                <w:delText>.E-02</w:delText>
              </w:r>
            </w:del>
          </w:p>
        </w:tc>
      </w:tr>
    </w:tbl>
    <w:p w14:paraId="1EC1B09F" w14:textId="77777777" w:rsidR="00B02BB6" w:rsidRPr="0048090B" w:rsidRDefault="00B02BB6" w:rsidP="009B6B65">
      <w:pPr>
        <w:widowControl/>
        <w:rPr>
          <w:rFonts w:ascii="Times New Roman" w:eastAsia="ＭＳ 明朝" w:hAnsi="Times New Roman" w:cs="Times New Roman"/>
          <w:color w:val="000000" w:themeColor="text1"/>
          <w:szCs w:val="21"/>
        </w:rPr>
        <w:pPrChange w:id="1376" w:author="松山 ファミリー" w:date="2023-02-08T00:24:00Z">
          <w:pPr>
            <w:widowControl/>
            <w:jc w:val="left"/>
          </w:pPr>
        </w:pPrChange>
      </w:pPr>
    </w:p>
    <w:p w14:paraId="3D896597" w14:textId="2335B83D" w:rsidR="00450AD2" w:rsidRPr="0048090B" w:rsidDel="008475D6" w:rsidRDefault="00450AD2" w:rsidP="009B6B65">
      <w:pPr>
        <w:pStyle w:val="a4"/>
        <w:widowControl/>
        <w:numPr>
          <w:ilvl w:val="1"/>
          <w:numId w:val="62"/>
        </w:numPr>
        <w:ind w:leftChars="0"/>
        <w:outlineLvl w:val="1"/>
        <w:rPr>
          <w:del w:id="1377" w:author="松山 ファミリー" w:date="2023-02-08T00:38:00Z"/>
          <w:rFonts w:ascii="Times New Roman" w:eastAsia="ＭＳ 明朝" w:hAnsi="Times New Roman" w:cs="Times New Roman"/>
          <w:color w:val="000000" w:themeColor="text1"/>
          <w:szCs w:val="21"/>
        </w:rPr>
        <w:pPrChange w:id="1378" w:author="松山 ファミリー" w:date="2023-02-08T00:24:00Z">
          <w:pPr>
            <w:pStyle w:val="a4"/>
            <w:widowControl/>
            <w:numPr>
              <w:ilvl w:val="1"/>
              <w:numId w:val="62"/>
            </w:numPr>
            <w:ind w:leftChars="0" w:left="567" w:hanging="567"/>
            <w:jc w:val="left"/>
            <w:outlineLvl w:val="1"/>
          </w:pPr>
        </w:pPrChange>
      </w:pPr>
      <w:bookmarkStart w:id="1379" w:name="_Toc126715544"/>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1379"/>
    </w:p>
    <w:p w14:paraId="3ACBA255" w14:textId="77777777" w:rsidR="004E1D32" w:rsidRPr="008475D6" w:rsidRDefault="004E1D32" w:rsidP="009B6B65">
      <w:pPr>
        <w:pStyle w:val="a4"/>
        <w:widowControl/>
        <w:numPr>
          <w:ilvl w:val="1"/>
          <w:numId w:val="62"/>
        </w:numPr>
        <w:ind w:leftChars="0"/>
        <w:outlineLvl w:val="1"/>
        <w:rPr>
          <w:ins w:id="1380" w:author="松山 ファミリー" w:date="2023-02-08T00:37:00Z"/>
          <w:rFonts w:ascii="Times New Roman" w:eastAsia="ＭＳ 明朝" w:hAnsi="Times New Roman" w:cs="Times New Roman" w:hint="eastAsia"/>
          <w:color w:val="000000" w:themeColor="text1"/>
          <w:szCs w:val="21"/>
          <w:rPrChange w:id="1381" w:author="松山 ファミリー" w:date="2023-02-08T00:38:00Z">
            <w:rPr>
              <w:ins w:id="1382" w:author="松山 ファミリー" w:date="2023-02-08T00:37:00Z"/>
              <w:rFonts w:hint="eastAsia"/>
            </w:rPr>
          </w:rPrChange>
        </w:rPr>
        <w:pPrChange w:id="1383" w:author="松山 ファミリー" w:date="2023-02-08T00:38:00Z">
          <w:pPr/>
        </w:pPrChange>
      </w:pPr>
      <w:bookmarkStart w:id="1384" w:name="_Toc126715545"/>
      <w:bookmarkEnd w:id="1384"/>
    </w:p>
    <w:p w14:paraId="5B0B1956" w14:textId="3FCE48FB" w:rsidR="00450AD2" w:rsidRPr="0048090B" w:rsidRDefault="004E1D32" w:rsidP="009B6B65">
      <w:pPr>
        <w:rPr>
          <w:rFonts w:ascii="Times New Roman" w:eastAsia="ＭＳ 明朝" w:hAnsi="Times New Roman" w:cs="Times New Roman" w:hint="eastAsia"/>
          <w:color w:val="000000" w:themeColor="text1"/>
          <w:szCs w:val="21"/>
        </w:rPr>
      </w:pPr>
      <w:ins w:id="1385" w:author="松山 ファミリー" w:date="2023-02-08T00:37:00Z">
        <w:r w:rsidRPr="004E1D32">
          <w:rPr>
            <w:rFonts w:ascii="Times New Roman" w:eastAsia="ＭＳ 明朝" w:hAnsi="Times New Roman" w:cs="Times New Roman" w:hint="eastAsia"/>
            <w:color w:val="000000" w:themeColor="text1"/>
            <w:szCs w:val="21"/>
          </w:rPr>
          <w:t>キャスト電極</w:t>
        </w:r>
      </w:ins>
      <w:ins w:id="1386" w:author="松山 ファミリー" w:date="2023-02-08T00:38:00Z">
        <w:r>
          <w:rPr>
            <w:rFonts w:ascii="Times New Roman" w:eastAsia="ＭＳ 明朝" w:hAnsi="Times New Roman" w:cs="Times New Roman" w:hint="eastAsia"/>
            <w:color w:val="000000" w:themeColor="text1"/>
            <w:szCs w:val="21"/>
          </w:rPr>
          <w:t>で</w:t>
        </w:r>
      </w:ins>
      <w:ins w:id="1387" w:author="松山 ファミリー" w:date="2023-02-08T00:37:00Z">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ins>
      <w:del w:id="1388" w:author="松山 ファミリー" w:date="2023-02-08T00:39:00Z">
        <w:r w:rsidR="00450AD2" w:rsidRPr="0048090B" w:rsidDel="008475D6">
          <w:rPr>
            <w:rFonts w:ascii="Times New Roman" w:eastAsia="ＭＳ 明朝" w:hAnsi="Times New Roman" w:cs="Times New Roman"/>
            <w:color w:val="000000" w:themeColor="text1"/>
            <w:szCs w:val="21"/>
          </w:rPr>
          <w:delText>酸化電位があ</w:delText>
        </w:r>
      </w:del>
      <w:del w:id="1389" w:author="松山 ファミリー" w:date="2023-02-08T00:37:00Z">
        <w:r w:rsidR="00450AD2" w:rsidRPr="0048090B" w:rsidDel="00530794">
          <w:rPr>
            <w:rFonts w:ascii="Times New Roman" w:eastAsia="ＭＳ 明朝" w:hAnsi="Times New Roman" w:cs="Times New Roman"/>
            <w:color w:val="000000" w:themeColor="text1"/>
            <w:szCs w:val="21"/>
          </w:rPr>
          <w:delText>った</w:delText>
        </w:r>
      </w:del>
      <w:del w:id="1390" w:author="松山 ファミリー" w:date="2023-02-08T00:39:00Z">
        <w:r w:rsidR="00450AD2" w:rsidRPr="0048090B" w:rsidDel="008475D6">
          <w:rPr>
            <w:rFonts w:ascii="Times New Roman" w:eastAsia="ＭＳ 明朝" w:hAnsi="Times New Roman" w:cs="Times New Roman"/>
            <w:color w:val="000000" w:themeColor="text1"/>
            <w:szCs w:val="21"/>
          </w:rPr>
          <w:delText>と考えて、</w:delText>
        </w:r>
        <w:r w:rsidR="00494985" w:rsidRPr="0048090B" w:rsidDel="008475D6">
          <w:rPr>
            <w:rFonts w:ascii="Times New Roman" w:eastAsia="ＭＳ 明朝" w:hAnsi="Times New Roman" w:cs="Times New Roman"/>
            <w:color w:val="000000"/>
            <w:szCs w:val="21"/>
          </w:rPr>
          <w:delText>十分撹拌しながら、電解液に</w:delText>
        </w:r>
        <w:r w:rsidR="00494985" w:rsidRPr="0048090B" w:rsidDel="008475D6">
          <w:rPr>
            <w:rFonts w:ascii="Times New Roman" w:eastAsia="ＭＳ 明朝" w:hAnsi="Times New Roman" w:cs="Times New Roman"/>
            <w:color w:val="000000"/>
            <w:szCs w:val="21"/>
          </w:rPr>
          <w:delText>0.7 M</w:delText>
        </w:r>
        <w:r w:rsidR="00494985" w:rsidRPr="0048090B" w:rsidDel="008475D6">
          <w:rPr>
            <w:rFonts w:ascii="Times New Roman" w:eastAsia="ＭＳ 明朝" w:hAnsi="Times New Roman" w:cs="Times New Roman"/>
            <w:color w:val="000000"/>
            <w:szCs w:val="21"/>
          </w:rPr>
          <w:delText>グルコース溶液を任意量加えて電流値の時間変化</w:delText>
        </w:r>
      </w:del>
      <w:del w:id="1391" w:author="松山 ファミリー" w:date="2023-02-08T00:38:00Z">
        <w:r w:rsidR="00494985" w:rsidRPr="0048090B" w:rsidDel="008475D6">
          <w:rPr>
            <w:rFonts w:ascii="Times New Roman" w:eastAsia="ＭＳ 明朝" w:hAnsi="Times New Roman" w:cs="Times New Roman"/>
            <w:color w:val="000000"/>
            <w:szCs w:val="21"/>
          </w:rPr>
          <w:delText>を調べた。</w:delText>
        </w:r>
      </w:del>
    </w:p>
    <w:p w14:paraId="53D7DD05" w14:textId="5D71AA07"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w:t>
      </w:r>
      <w:r w:rsidR="002B7348" w:rsidRPr="0048090B">
        <w:rPr>
          <w:rFonts w:ascii="Times New Roman" w:eastAsia="ＭＳ 明朝" w:hAnsi="Times New Roman" w:cs="Times New Roman"/>
          <w:color w:val="000000" w:themeColor="text1"/>
          <w:szCs w:val="21"/>
        </w:rPr>
        <w:t>電流密度の計算式と</w:t>
      </w:r>
      <w:r w:rsidRPr="0048090B">
        <w:rPr>
          <w:rFonts w:ascii="Times New Roman" w:eastAsia="ＭＳ 明朝" w:hAnsi="Times New Roman" w:cs="Times New Roman"/>
          <w:color w:val="000000" w:themeColor="text1"/>
          <w:szCs w:val="21"/>
        </w:rPr>
        <w:t>グルコースを加えた時の濃度の計算式である。</w:t>
      </w:r>
    </w:p>
    <w:p w14:paraId="227BF631" w14:textId="4E570EC2" w:rsidR="002B7348" w:rsidRPr="0048090B" w:rsidRDefault="00701D70"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6E7E52E7" w14:textId="5CADD098" w:rsidR="00701D70" w:rsidRPr="0048090B" w:rsidRDefault="00097F14" w:rsidP="009B6B65">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1029B57B" w14:textId="57B7237D" w:rsidR="002B7348" w:rsidRPr="0048090B" w:rsidRDefault="00F73561"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808D25F" w14:textId="2A920D03" w:rsidR="00266F47" w:rsidRPr="0048090B" w:rsidRDefault="00266F47"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3C58A430" w14:textId="70ABECCD" w:rsidR="00F73561" w:rsidRPr="0048090B" w:rsidRDefault="00F73561" w:rsidP="009B6B65">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w:t>
      </w:r>
      <w:r w:rsidR="00FE3E72" w:rsidRPr="0048090B">
        <w:rPr>
          <w:rFonts w:ascii="Times New Roman" w:eastAsia="ＭＳ 明朝" w:hAnsi="Times New Roman" w:cs="Times New Roman"/>
          <w:color w:val="000000" w:themeColor="text1"/>
          <w:szCs w:val="21"/>
        </w:rPr>
        <w:t xml:space="preserve"> 0.020106 cm</w:t>
      </w:r>
      <w:r w:rsidR="00FE3E72" w:rsidRPr="0048090B">
        <w:rPr>
          <w:rFonts w:ascii="Times New Roman" w:eastAsia="ＭＳ 明朝" w:hAnsi="Times New Roman" w:cs="Times New Roman"/>
          <w:color w:val="000000" w:themeColor="text1"/>
          <w:szCs w:val="21"/>
          <w:vertAlign w:val="superscript"/>
        </w:rPr>
        <w:t>2</w:t>
      </w:r>
    </w:p>
    <w:p w14:paraId="5940230A" w14:textId="77777777" w:rsidR="00F73561" w:rsidRPr="0048090B" w:rsidRDefault="00F73561" w:rsidP="009B6B65">
      <w:pPr>
        <w:rPr>
          <w:rFonts w:ascii="Times New Roman" w:eastAsia="ＭＳ 明朝" w:hAnsi="Times New Roman" w:cs="Times New Roman"/>
          <w:color w:val="000000" w:themeColor="text1"/>
          <w:szCs w:val="21"/>
        </w:rPr>
      </w:pPr>
    </w:p>
    <w:p w14:paraId="1B46EE6C" w14:textId="507D02C1"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0B356467" w14:textId="717A63CB" w:rsidR="00450AD2" w:rsidRPr="0048090B" w:rsidRDefault="00EA04CC"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597B9E" w14:textId="4E44ABB3"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75E818B6" w14:textId="2BB1D9A0"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40906C9" w14:textId="39D1BB03" w:rsidR="00450AD2" w:rsidRPr="0048090B" w:rsidRDefault="00881E8E"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00450AD2" w:rsidRPr="0048090B">
        <w:rPr>
          <w:rFonts w:ascii="Times New Roman" w:eastAsia="ＭＳ 明朝" w:hAnsi="Times New Roman" w:cs="Times New Roman"/>
          <w:color w:val="000000" w:themeColor="text1"/>
          <w:szCs w:val="21"/>
        </w:rPr>
        <w:t>：加えたグルコース溶液量</w:t>
      </w:r>
      <w:r w:rsidR="00450AD2" w:rsidRPr="0048090B">
        <w:rPr>
          <w:rFonts w:ascii="Times New Roman" w:eastAsia="ＭＳ 明朝" w:hAnsi="Times New Roman" w:cs="Times New Roman"/>
          <w:color w:val="000000" w:themeColor="text1"/>
          <w:szCs w:val="21"/>
        </w:rPr>
        <w:t>(L)</w:t>
      </w:r>
    </w:p>
    <w:p w14:paraId="495632D9" w14:textId="77777777" w:rsidR="00450AD2" w:rsidRPr="0048090B" w:rsidRDefault="00450AD2" w:rsidP="009B6B65">
      <w:pPr>
        <w:widowControl/>
        <w:outlineLvl w:val="1"/>
        <w:rPr>
          <w:rStyle w:val="normaltextrun"/>
          <w:rFonts w:ascii="Times New Roman" w:eastAsia="ＭＳ 明朝" w:hAnsi="Times New Roman" w:cs="Times New Roman"/>
          <w:color w:val="000000" w:themeColor="text1"/>
          <w:szCs w:val="21"/>
        </w:rPr>
        <w:pPrChange w:id="1392" w:author="松山 ファミリー" w:date="2023-02-08T00:24:00Z">
          <w:pPr>
            <w:widowControl/>
            <w:jc w:val="left"/>
            <w:outlineLvl w:val="1"/>
          </w:pPr>
        </w:pPrChange>
      </w:pPr>
    </w:p>
    <w:p w14:paraId="07E9D15A" w14:textId="65E4255F" w:rsidR="009E28E7" w:rsidRPr="0048090B" w:rsidRDefault="0081308D" w:rsidP="009B6B65">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w:t>
      </w:r>
      <w:r w:rsidR="0015391C" w:rsidRPr="0048090B">
        <w:rPr>
          <w:rStyle w:val="normaltextrun"/>
          <w:rFonts w:ascii="Times New Roman" w:eastAsia="ＭＳ 明朝" w:hAnsi="Times New Roman" w:cs="Times New Roman"/>
          <w:color w:val="000000" w:themeColor="text1"/>
          <w:szCs w:val="21"/>
        </w:rPr>
        <w:t>電極のグルコース濃度における電流密度のグラフを作成するにあたり、</w:t>
      </w:r>
      <w:r w:rsidR="00A81B2C" w:rsidRPr="0048090B">
        <w:rPr>
          <w:rStyle w:val="normaltextrun"/>
          <w:rFonts w:ascii="Times New Roman" w:eastAsia="ＭＳ 明朝" w:hAnsi="Times New Roman" w:cs="Times New Roman"/>
          <w:color w:val="000000" w:themeColor="text1"/>
          <w:szCs w:val="21"/>
        </w:rPr>
        <w:t>決定係数</w:t>
      </w:r>
      <w:r w:rsidR="00A81B2C" w:rsidRPr="0048090B">
        <w:rPr>
          <w:rStyle w:val="normaltextrun"/>
          <w:rFonts w:ascii="Times New Roman" w:eastAsia="ＭＳ 明朝" w:hAnsi="Times New Roman" w:cs="Times New Roman"/>
          <w:color w:val="000000" w:themeColor="text1"/>
          <w:szCs w:val="21"/>
        </w:rPr>
        <w:t>(R</w:t>
      </w:r>
      <w:r w:rsidR="00A81B2C" w:rsidRPr="0048090B">
        <w:rPr>
          <w:rStyle w:val="normaltextrun"/>
          <w:rFonts w:ascii="Times New Roman" w:eastAsia="ＭＳ 明朝" w:hAnsi="Times New Roman" w:cs="Times New Roman"/>
          <w:color w:val="000000" w:themeColor="text1"/>
          <w:szCs w:val="21"/>
          <w:vertAlign w:val="superscript"/>
        </w:rPr>
        <w:t>2</w:t>
      </w:r>
      <w:r w:rsidR="00A81B2C" w:rsidRPr="0048090B">
        <w:rPr>
          <w:rStyle w:val="normaltextrun"/>
          <w:rFonts w:ascii="Times New Roman" w:eastAsia="ＭＳ 明朝" w:hAnsi="Times New Roman" w:cs="Times New Roman"/>
          <w:color w:val="000000" w:themeColor="text1"/>
          <w:szCs w:val="21"/>
        </w:rPr>
        <w:t>)</w:t>
      </w:r>
      <w:r w:rsidR="00A81B2C" w:rsidRPr="0048090B">
        <w:rPr>
          <w:rStyle w:val="normaltextrun"/>
          <w:rFonts w:ascii="Times New Roman" w:eastAsia="ＭＳ 明朝" w:hAnsi="Times New Roman" w:cs="Times New Roman"/>
          <w:color w:val="000000" w:themeColor="text1"/>
          <w:szCs w:val="21"/>
        </w:rPr>
        <w:t>が</w:t>
      </w:r>
      <w:r w:rsidR="00A81B2C" w:rsidRPr="0048090B">
        <w:rPr>
          <w:rStyle w:val="normaltextrun"/>
          <w:rFonts w:ascii="Times New Roman" w:eastAsia="ＭＳ 明朝" w:hAnsi="Times New Roman" w:cs="Times New Roman"/>
          <w:color w:val="000000" w:themeColor="text1"/>
          <w:szCs w:val="21"/>
        </w:rPr>
        <w:t>0.99</w:t>
      </w:r>
      <w:r w:rsidR="00A81B2C" w:rsidRPr="0048090B">
        <w:rPr>
          <w:rStyle w:val="normaltextrun"/>
          <w:rFonts w:ascii="Times New Roman" w:eastAsia="ＭＳ 明朝" w:hAnsi="Times New Roman" w:cs="Times New Roman"/>
          <w:color w:val="000000" w:themeColor="text1"/>
          <w:szCs w:val="21"/>
        </w:rPr>
        <w:t>以上を取るように</w:t>
      </w:r>
      <w:r w:rsidRPr="0048090B">
        <w:rPr>
          <w:rStyle w:val="normaltextrun"/>
          <w:rFonts w:ascii="Times New Roman" w:eastAsia="ＭＳ 明朝" w:hAnsi="Times New Roman" w:cs="Times New Roman"/>
          <w:color w:val="000000" w:themeColor="text1"/>
          <w:szCs w:val="21"/>
        </w:rPr>
        <w:t>滴下データを後ろもしくは</w:t>
      </w:r>
      <w:r w:rsidR="00835C18" w:rsidRPr="0048090B">
        <w:rPr>
          <w:rStyle w:val="normaltextrun"/>
          <w:rFonts w:ascii="Times New Roman" w:eastAsia="ＭＳ 明朝" w:hAnsi="Times New Roman" w:cs="Times New Roman"/>
          <w:color w:val="000000" w:themeColor="text1"/>
          <w:szCs w:val="21"/>
        </w:rPr>
        <w:t>前から連続して</w:t>
      </w:r>
      <w:r w:rsidR="001F3EDD" w:rsidRPr="0048090B">
        <w:rPr>
          <w:rStyle w:val="normaltextrun"/>
          <w:rFonts w:ascii="Times New Roman" w:eastAsia="ＭＳ 明朝" w:hAnsi="Times New Roman" w:cs="Times New Roman"/>
          <w:color w:val="000000" w:themeColor="text1"/>
          <w:szCs w:val="21"/>
        </w:rPr>
        <w:t>データ除去</w:t>
      </w:r>
      <w:r w:rsidR="00835C18" w:rsidRPr="0048090B">
        <w:rPr>
          <w:rStyle w:val="normaltextrun"/>
          <w:rFonts w:ascii="Times New Roman" w:eastAsia="ＭＳ 明朝" w:hAnsi="Times New Roman" w:cs="Times New Roman"/>
          <w:color w:val="000000" w:themeColor="text1"/>
          <w:szCs w:val="21"/>
        </w:rPr>
        <w:t>を行な</w:t>
      </w:r>
      <w:r w:rsidR="001F3EDD" w:rsidRPr="0048090B">
        <w:rPr>
          <w:rStyle w:val="normaltextrun"/>
          <w:rFonts w:ascii="Times New Roman" w:eastAsia="ＭＳ 明朝" w:hAnsi="Times New Roman" w:cs="Times New Roman"/>
          <w:color w:val="000000" w:themeColor="text1"/>
          <w:szCs w:val="21"/>
        </w:rPr>
        <w:t>い</w:t>
      </w:r>
      <w:r w:rsidR="00DB2770" w:rsidRPr="0048090B">
        <w:rPr>
          <w:rStyle w:val="normaltextrun"/>
          <w:rFonts w:ascii="Times New Roman" w:eastAsia="ＭＳ 明朝" w:hAnsi="Times New Roman" w:cs="Times New Roman"/>
          <w:color w:val="000000" w:themeColor="text1"/>
          <w:szCs w:val="21"/>
        </w:rPr>
        <w:t>、</w:t>
      </w:r>
      <w:r w:rsidR="00292391" w:rsidRPr="0048090B">
        <w:rPr>
          <w:rStyle w:val="normaltextrun"/>
          <w:rFonts w:ascii="Times New Roman" w:eastAsia="ＭＳ 明朝" w:hAnsi="Times New Roman" w:cs="Times New Roman"/>
          <w:color w:val="000000" w:themeColor="text1"/>
          <w:szCs w:val="21"/>
        </w:rPr>
        <w:lastRenderedPageBreak/>
        <w:t>近侍曲線</w:t>
      </w:r>
      <w:r w:rsidR="001F3EDD" w:rsidRPr="0048090B">
        <w:rPr>
          <w:rStyle w:val="normaltextrun"/>
          <w:rFonts w:ascii="Times New Roman" w:eastAsia="ＭＳ 明朝" w:hAnsi="Times New Roman" w:cs="Times New Roman"/>
          <w:color w:val="000000" w:themeColor="text1"/>
          <w:szCs w:val="21"/>
        </w:rPr>
        <w:t>を作成した</w:t>
      </w:r>
      <w:r w:rsidR="00835C18" w:rsidRPr="0048090B">
        <w:rPr>
          <w:rStyle w:val="normaltextrun"/>
          <w:rFonts w:ascii="Times New Roman" w:eastAsia="ＭＳ 明朝" w:hAnsi="Times New Roman" w:cs="Times New Roman"/>
          <w:color w:val="000000" w:themeColor="text1"/>
          <w:szCs w:val="21"/>
        </w:rPr>
        <w:t>。</w:t>
      </w:r>
    </w:p>
    <w:p w14:paraId="1F937043" w14:textId="77777777" w:rsidR="009E28E7" w:rsidRPr="0048090B" w:rsidRDefault="009E28E7" w:rsidP="009B6B65">
      <w:pPr>
        <w:widowControl/>
        <w:outlineLvl w:val="1"/>
        <w:rPr>
          <w:rStyle w:val="normaltextrun"/>
          <w:rFonts w:ascii="Times New Roman" w:eastAsia="ＭＳ 明朝" w:hAnsi="Times New Roman" w:cs="Times New Roman"/>
          <w:color w:val="000000" w:themeColor="text1"/>
          <w:szCs w:val="21"/>
        </w:rPr>
        <w:pPrChange w:id="1393" w:author="松山 ファミリー" w:date="2023-02-08T00:24:00Z">
          <w:pPr>
            <w:widowControl/>
            <w:jc w:val="left"/>
            <w:outlineLvl w:val="1"/>
          </w:pPr>
        </w:pPrChange>
      </w:pPr>
    </w:p>
    <w:p w14:paraId="0AE982E8" w14:textId="488C6806" w:rsidR="00450AD2" w:rsidRPr="0048090B" w:rsidRDefault="00450AD2" w:rsidP="009B6B65">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394" w:name="_Toc126715546"/>
      <w:r w:rsidRPr="0048090B">
        <w:rPr>
          <w:rStyle w:val="normaltextrun"/>
          <w:rFonts w:ascii="Times New Roman" w:eastAsia="ＭＳ 明朝" w:hAnsi="Times New Roman" w:cs="Times New Roman"/>
          <w:sz w:val="21"/>
          <w:szCs w:val="21"/>
        </w:rPr>
        <w:t>220415C</w:t>
      </w:r>
      <w:r w:rsidR="00D15C34" w:rsidRPr="0048090B">
        <w:rPr>
          <w:rStyle w:val="normaltextrun"/>
          <w:rFonts w:ascii="Times New Roman" w:eastAsia="ＭＳ 明朝" w:hAnsi="Times New Roman" w:cs="Times New Roman"/>
          <w:sz w:val="21"/>
          <w:szCs w:val="21"/>
        </w:rPr>
        <w:t>ast</w:t>
      </w:r>
      <w:r w:rsidRPr="0048090B">
        <w:rPr>
          <w:rStyle w:val="normaltextrun"/>
          <w:rFonts w:ascii="Times New Roman" w:eastAsia="ＭＳ 明朝" w:hAnsi="Times New Roman" w:cs="Times New Roman"/>
          <w:sz w:val="21"/>
          <w:szCs w:val="21"/>
        </w:rPr>
        <w:t>_1</w:t>
      </w:r>
      <w:r w:rsidR="005C2D7A" w:rsidRPr="0048090B">
        <w:rPr>
          <w:rStyle w:val="normaltextrun"/>
          <w:rFonts w:ascii="Times New Roman" w:eastAsia="ＭＳ 明朝" w:hAnsi="Times New Roman" w:cs="Times New Roman"/>
          <w:sz w:val="21"/>
          <w:szCs w:val="21"/>
        </w:rPr>
        <w:t>_2</w:t>
      </w:r>
      <w:r w:rsidR="005C2D7A"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w:t>
      </w:r>
      <w:del w:id="1395" w:author="松山 ファミリー" w:date="2023-02-08T00:41:00Z">
        <w:r w:rsidRPr="0048090B" w:rsidDel="009F6C45">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1394"/>
    </w:p>
    <w:p w14:paraId="248A93C4" w14:textId="488F2D52" w:rsidR="005C2D7A" w:rsidRPr="0048090B" w:rsidRDefault="005C2D7A" w:rsidP="009B6B65">
      <w:pPr>
        <w:pStyle w:val="a4"/>
        <w:widowControl/>
        <w:numPr>
          <w:ilvl w:val="0"/>
          <w:numId w:val="26"/>
        </w:numPr>
        <w:ind w:leftChars="0"/>
        <w:rPr>
          <w:rStyle w:val="normaltextrun"/>
          <w:rFonts w:ascii="Times New Roman" w:eastAsia="ＭＳ 明朝" w:hAnsi="Times New Roman" w:cs="Times New Roman"/>
          <w:szCs w:val="21"/>
        </w:rPr>
        <w:pPrChange w:id="1396" w:author="松山 ファミリー" w:date="2023-02-08T00:24:00Z">
          <w:pPr>
            <w:pStyle w:val="a4"/>
            <w:widowControl/>
            <w:numPr>
              <w:numId w:val="26"/>
            </w:numPr>
            <w:ind w:leftChars="0" w:left="420" w:hanging="420"/>
            <w:jc w:val="left"/>
          </w:pPr>
        </w:pPrChange>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220415Cast_1</w:t>
      </w:r>
      <w:r w:rsidRPr="0048090B">
        <w:rPr>
          <w:rStyle w:val="normaltextrun"/>
          <w:rFonts w:ascii="Times New Roman" w:eastAsia="ＭＳ 明朝" w:hAnsi="Times New Roman" w:cs="Times New Roman"/>
          <w:szCs w:val="21"/>
        </w:rPr>
        <w:t>を</w:t>
      </w:r>
      <w:r w:rsidR="002D2A62" w:rsidRPr="0048090B">
        <w:rPr>
          <w:rStyle w:val="normaltextrun"/>
          <w:rFonts w:ascii="Times New Roman" w:eastAsia="ＭＳ 明朝" w:hAnsi="Times New Roman" w:cs="Times New Roman"/>
          <w:szCs w:val="21"/>
        </w:rPr>
        <w:t>プロワイプで水分を拭き取り、</w:t>
      </w:r>
      <w:r w:rsidR="00F13A05" w:rsidRPr="0048090B">
        <w:rPr>
          <w:rStyle w:val="normaltextrun"/>
          <w:rFonts w:ascii="Times New Roman" w:eastAsia="ＭＳ 明朝" w:hAnsi="Times New Roman" w:cs="Times New Roman"/>
          <w:szCs w:val="21"/>
        </w:rPr>
        <w:t>再度使用した。</w:t>
      </w:r>
    </w:p>
    <w:p w14:paraId="3B4FAA1D" w14:textId="4E68C641" w:rsidR="00450AD2" w:rsidRPr="0048090B" w:rsidRDefault="00450AD2" w:rsidP="009B6B65">
      <w:pPr>
        <w:pStyle w:val="a4"/>
        <w:widowControl/>
        <w:numPr>
          <w:ilvl w:val="0"/>
          <w:numId w:val="26"/>
        </w:numPr>
        <w:ind w:leftChars="0"/>
        <w:rPr>
          <w:rStyle w:val="normaltextrun"/>
          <w:rFonts w:ascii="Times New Roman" w:eastAsia="ＭＳ 明朝" w:hAnsi="Times New Roman" w:cs="Times New Roman"/>
          <w:szCs w:val="21"/>
        </w:rPr>
        <w:pPrChange w:id="1397" w:author="松山 ファミリー" w:date="2023-02-08T00:24:00Z">
          <w:pPr>
            <w:pStyle w:val="a4"/>
            <w:widowControl/>
            <w:numPr>
              <w:numId w:val="26"/>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A3DFE56" w14:textId="517E2E91" w:rsidR="00450AD2" w:rsidRPr="00D705A5" w:rsidRDefault="00450AD2" w:rsidP="009B6B65">
      <w:pPr>
        <w:pStyle w:val="a4"/>
        <w:widowControl/>
        <w:numPr>
          <w:ilvl w:val="0"/>
          <w:numId w:val="26"/>
        </w:numPr>
        <w:ind w:leftChars="0"/>
        <w:rPr>
          <w:rStyle w:val="normaltextrun"/>
          <w:rFonts w:ascii="Times New Roman" w:eastAsia="ＭＳ 明朝" w:hAnsi="Times New Roman" w:cs="Times New Roman"/>
          <w:szCs w:val="21"/>
        </w:rPr>
        <w:pPrChange w:id="1398" w:author="松山 ファミリー" w:date="2023-02-08T00:24:00Z">
          <w:pPr>
            <w:pStyle w:val="a4"/>
            <w:widowControl/>
            <w:numPr>
              <w:numId w:val="26"/>
            </w:numPr>
            <w:ind w:leftChars="0" w:left="420" w:hanging="420"/>
            <w:jc w:val="left"/>
          </w:pPr>
        </w:pPrChange>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853E9B"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FE1549" w:rsidRPr="0048090B">
        <w:rPr>
          <w:rStyle w:val="normaltextrun"/>
          <w:rFonts w:ascii="Times New Roman" w:eastAsia="ＭＳ 明朝" w:hAnsi="Times New Roman" w:cs="Times New Roman"/>
          <w:szCs w:val="21"/>
        </w:rPr>
        <w:t xml:space="preserve">293 </w:t>
      </w:r>
      <w:r w:rsidRPr="0048090B">
        <w:rPr>
          <w:rStyle w:val="normaltextrun"/>
          <w:rFonts w:ascii="Times New Roman" w:eastAsia="ＭＳ 明朝" w:hAnsi="Times New Roman" w:cs="Times New Roman"/>
          <w:szCs w:val="21"/>
        </w:rPr>
        <w:t>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FE1549" w:rsidRPr="00D705A5">
        <w:rPr>
          <w:rStyle w:val="normaltextrun"/>
          <w:rFonts w:ascii="Times New Roman" w:eastAsia="ＭＳ 明朝" w:hAnsi="Times New Roman" w:cs="Times New Roman"/>
          <w:szCs w:val="21"/>
        </w:rPr>
        <w:t>(0.01 mM)</w:t>
      </w:r>
      <w:r w:rsidRPr="00D705A5">
        <w:rPr>
          <w:rStyle w:val="normaltextrun"/>
          <w:rFonts w:ascii="Times New Roman" w:eastAsia="ＭＳ 明朝" w:hAnsi="Times New Roman" w:cs="Times New Roman"/>
          <w:szCs w:val="21"/>
        </w:rPr>
        <w:t>を調整した。</w:t>
      </w:r>
    </w:p>
    <w:p w14:paraId="37532759" w14:textId="0F18E125" w:rsidR="00450AD2" w:rsidRPr="0048090B" w:rsidRDefault="00D705A5" w:rsidP="009B6B65">
      <w:pPr>
        <w:pStyle w:val="a4"/>
        <w:widowControl/>
        <w:numPr>
          <w:ilvl w:val="0"/>
          <w:numId w:val="26"/>
        </w:numPr>
        <w:ind w:leftChars="0"/>
        <w:rPr>
          <w:rStyle w:val="normaltextrun"/>
          <w:rFonts w:ascii="Times New Roman" w:eastAsia="ＭＳ 明朝" w:hAnsi="Times New Roman" w:cs="Times New Roman"/>
          <w:szCs w:val="21"/>
        </w:rPr>
        <w:pPrChange w:id="1399" w:author="松山 ファミリー" w:date="2023-02-08T00:24:00Z">
          <w:pPr>
            <w:pStyle w:val="a4"/>
            <w:widowControl/>
            <w:numPr>
              <w:numId w:val="26"/>
            </w:numPr>
            <w:ind w:leftChars="0" w:left="420" w:hanging="420"/>
            <w:jc w:val="left"/>
          </w:pPr>
        </w:pPrChange>
      </w:pPr>
      <w:ins w:id="1400" w:author="松山 ファミリー" w:date="2023-02-08T00:41:00Z">
        <w:r w:rsidRPr="00D705A5">
          <w:rPr>
            <w:rStyle w:val="normaltextrun"/>
            <w:rFonts w:ascii="Cambria Math" w:eastAsia="ＭＳ 明朝" w:hAnsi="Cambria Math" w:cs="Cambria Math"/>
            <w:szCs w:val="21"/>
            <w:rPrChange w:id="1401" w:author="松山 ファミリー" w:date="2023-02-08T00:42:00Z">
              <w:rPr>
                <w:rStyle w:val="normaltextrun"/>
                <w:rFonts w:ascii="Cambria Math" w:eastAsia="ＭＳ 明朝" w:hAnsi="Cambria Math" w:cs="Cambria Math" w:hint="eastAsia"/>
                <w:szCs w:val="21"/>
              </w:rPr>
            </w:rPrChange>
          </w:rPr>
          <w:t>③</w:t>
        </w:r>
      </w:ins>
      <w:del w:id="1402" w:author="松山 ファミリー" w:date="2023-02-08T00:41:00Z">
        <w:r w:rsidR="00450AD2" w:rsidRPr="00D705A5" w:rsidDel="00D705A5">
          <w:rPr>
            <w:rStyle w:val="normaltextrun"/>
            <w:rFonts w:ascii="Cambria Math" w:eastAsia="ＭＳ 明朝" w:hAnsi="Cambria Math" w:cs="Cambria Math"/>
            <w:szCs w:val="21"/>
          </w:rPr>
          <w:delText>②</w:delText>
        </w:r>
      </w:del>
      <w:r w:rsidR="00450AD2" w:rsidRPr="00D705A5">
        <w:rPr>
          <w:rStyle w:val="normaltextrun"/>
          <w:rFonts w:ascii="Times New Roman" w:eastAsia="ＭＳ 明朝" w:hAnsi="Times New Roman" w:cs="Times New Roman"/>
          <w:szCs w:val="21"/>
        </w:rPr>
        <w:t>の</w:t>
      </w:r>
      <w:r w:rsidR="00450AD2" w:rsidRPr="0048090B">
        <w:rPr>
          <w:rStyle w:val="normaltextrun"/>
          <w:rFonts w:ascii="Times New Roman" w:eastAsia="ＭＳ 明朝" w:hAnsi="Times New Roman" w:cs="Times New Roman"/>
          <w:szCs w:val="21"/>
        </w:rPr>
        <w:t>水溶液</w:t>
      </w:r>
      <w:r w:rsidR="00450AD2" w:rsidRPr="0048090B">
        <w:rPr>
          <w:rStyle w:val="normaltextrun"/>
          <w:rFonts w:ascii="Times New Roman" w:eastAsia="ＭＳ 明朝" w:hAnsi="Times New Roman" w:cs="Times New Roman"/>
          <w:szCs w:val="21"/>
        </w:rPr>
        <w:t>80 mL</w:t>
      </w:r>
      <w:r w:rsidR="00450AD2" w:rsidRPr="0048090B">
        <w:rPr>
          <w:rStyle w:val="normaltextrun"/>
          <w:rFonts w:ascii="Times New Roman" w:eastAsia="ＭＳ 明朝" w:hAnsi="Times New Roman" w:cs="Times New Roman"/>
          <w:szCs w:val="21"/>
        </w:rPr>
        <w:t>をメスシリンダーで量りとり装置のセルに加えた。</w:t>
      </w:r>
    </w:p>
    <w:p w14:paraId="3F7C1F63" w14:textId="1C6BFEF0" w:rsidR="0026379D" w:rsidRPr="0048090B" w:rsidRDefault="00450AD2" w:rsidP="009B6B65">
      <w:pPr>
        <w:pStyle w:val="a4"/>
        <w:widowControl/>
        <w:numPr>
          <w:ilvl w:val="0"/>
          <w:numId w:val="26"/>
        </w:numPr>
        <w:ind w:leftChars="0"/>
        <w:rPr>
          <w:rStyle w:val="normaltextrun"/>
          <w:rFonts w:ascii="Times New Roman" w:eastAsia="ＭＳ 明朝" w:hAnsi="Times New Roman" w:cs="Times New Roman"/>
          <w:szCs w:val="21"/>
        </w:rPr>
        <w:pPrChange w:id="1403" w:author="松山 ファミリー" w:date="2023-02-08T00:24:00Z">
          <w:pPr>
            <w:pStyle w:val="a4"/>
            <w:widowControl/>
            <w:numPr>
              <w:numId w:val="26"/>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041396"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0C674F"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ins w:id="1404" w:author="松山 ファミリー" w:date="2023-02-08T00:42:00Z">
        <w:r w:rsidR="00D705A5" w:rsidRPr="001D0ECF">
          <w:rPr>
            <w:rStyle w:val="normaltextrun"/>
            <w:rFonts w:ascii="Cambria Math" w:eastAsia="ＭＳ 明朝" w:hAnsi="Cambria Math" w:cs="Cambria Math"/>
            <w:szCs w:val="21"/>
          </w:rPr>
          <w:t>③</w:t>
        </w:r>
      </w:ins>
      <w:del w:id="1405" w:author="松山 ファミリー" w:date="2023-02-08T00:42:00Z">
        <w:r w:rsidRPr="0048090B" w:rsidDel="00D705A5">
          <w:rPr>
            <w:rStyle w:val="normaltextrun"/>
            <w:rFonts w:ascii="Cambria Math" w:eastAsia="ＭＳ 明朝" w:hAnsi="Cambria Math" w:cs="Cambria Math"/>
            <w:szCs w:val="21"/>
          </w:rPr>
          <w:delText>②</w:delText>
        </w:r>
      </w:del>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1829E5B" w14:textId="3E51BE78" w:rsidR="00450AD2" w:rsidRPr="0048090B" w:rsidRDefault="00450AD2" w:rsidP="009B6B65">
      <w:pPr>
        <w:pStyle w:val="a4"/>
        <w:widowControl/>
        <w:numPr>
          <w:ilvl w:val="0"/>
          <w:numId w:val="26"/>
        </w:numPr>
        <w:ind w:leftChars="0"/>
        <w:rPr>
          <w:rStyle w:val="normaltextrun"/>
          <w:rFonts w:ascii="Times New Roman" w:eastAsia="ＭＳ 明朝" w:hAnsi="Times New Roman" w:cs="Times New Roman"/>
          <w:szCs w:val="21"/>
        </w:rPr>
        <w:pPrChange w:id="1406" w:author="松山 ファミリー" w:date="2023-02-08T00:24:00Z">
          <w:pPr>
            <w:pStyle w:val="a4"/>
            <w:widowControl/>
            <w:numPr>
              <w:numId w:val="26"/>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87694C" w:rsidRPr="0048090B">
        <w:rPr>
          <w:rStyle w:val="normaltextrun"/>
          <w:rFonts w:ascii="Times New Roman" w:eastAsia="ＭＳ 明朝" w:hAnsi="Times New Roman" w:cs="Times New Roman"/>
          <w:szCs w:val="21"/>
        </w:rPr>
        <w:t>7</w:t>
      </w:r>
      <w:r w:rsidR="007D0529" w:rsidRPr="0048090B">
        <w:rPr>
          <w:rStyle w:val="normaltextrun"/>
          <w:rFonts w:ascii="Times New Roman" w:eastAsia="ＭＳ 明朝" w:hAnsi="Times New Roman" w:cs="Times New Roman"/>
          <w:szCs w:val="21"/>
        </w:rPr>
        <w:t xml:space="preserve"> V</w:t>
      </w:r>
      <w:r w:rsidR="009D3CF0" w:rsidRPr="0048090B">
        <w:rPr>
          <w:rStyle w:val="normaltextrun"/>
          <w:rFonts w:ascii="Times New Roman" w:eastAsia="ＭＳ 明朝" w:hAnsi="Times New Roman" w:cs="Times New Roman"/>
          <w:szCs w:val="21"/>
        </w:rPr>
        <w:t>、サンプリング時間</w:t>
      </w:r>
      <w:r w:rsidR="009D3CF0" w:rsidRPr="0048090B">
        <w:rPr>
          <w:rStyle w:val="normaltextrun"/>
          <w:rFonts w:ascii="Times New Roman" w:eastAsia="ＭＳ 明朝" w:hAnsi="Times New Roman" w:cs="Times New Roman"/>
          <w:szCs w:val="21"/>
        </w:rPr>
        <w:t>0.1 s</w:t>
      </w:r>
      <w:r w:rsidR="009D3CF0" w:rsidRPr="0048090B">
        <w:rPr>
          <w:rStyle w:val="normaltextrun"/>
          <w:rFonts w:ascii="Times New Roman" w:eastAsia="ＭＳ 明朝" w:hAnsi="Times New Roman" w:cs="Times New Roman"/>
          <w:szCs w:val="21"/>
        </w:rPr>
        <w:t>でクロノアンペロメトリック</w:t>
      </w:r>
      <w:r w:rsidR="0026379D" w:rsidRPr="0048090B">
        <w:rPr>
          <w:rStyle w:val="normaltextrun"/>
          <w:rFonts w:ascii="Times New Roman" w:eastAsia="ＭＳ 明朝" w:hAnsi="Times New Roman" w:cs="Times New Roman"/>
          <w:szCs w:val="21"/>
        </w:rPr>
        <w:t>測定を行なった</w:t>
      </w:r>
      <w:r w:rsidR="008F136F" w:rsidRPr="0048090B">
        <w:rPr>
          <w:rStyle w:val="normaltextrun"/>
          <w:rFonts w:ascii="Times New Roman" w:eastAsia="ＭＳ 明朝" w:hAnsi="Times New Roman" w:cs="Times New Roman"/>
          <w:szCs w:val="21"/>
        </w:rPr>
        <w:t>。</w:t>
      </w:r>
    </w:p>
    <w:p w14:paraId="3C113CBE" w14:textId="1B3098BC" w:rsidR="008F136F" w:rsidRPr="0048090B" w:rsidRDefault="008F136F" w:rsidP="009B6B65">
      <w:pPr>
        <w:pStyle w:val="a4"/>
        <w:widowControl/>
        <w:numPr>
          <w:ilvl w:val="0"/>
          <w:numId w:val="26"/>
        </w:numPr>
        <w:ind w:leftChars="0"/>
        <w:rPr>
          <w:rFonts w:ascii="Times New Roman" w:eastAsia="ＭＳ 明朝" w:hAnsi="Times New Roman" w:cs="Times New Roman"/>
          <w:szCs w:val="21"/>
        </w:rPr>
        <w:pPrChange w:id="1407" w:author="松山 ファミリー" w:date="2023-02-08T00:24:00Z">
          <w:pPr>
            <w:pStyle w:val="a4"/>
            <w:widowControl/>
            <w:numPr>
              <w:numId w:val="26"/>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6FF6C22A" w14:textId="7D362F93" w:rsidR="008F136F" w:rsidRPr="0048090B" w:rsidRDefault="009B0684" w:rsidP="009B6B65">
      <w:pPr>
        <w:pStyle w:val="a4"/>
        <w:widowControl/>
        <w:numPr>
          <w:ilvl w:val="0"/>
          <w:numId w:val="26"/>
        </w:numPr>
        <w:ind w:leftChars="0"/>
        <w:rPr>
          <w:rFonts w:ascii="Times New Roman" w:eastAsia="ＭＳ 明朝" w:hAnsi="Times New Roman" w:cs="Times New Roman"/>
          <w:szCs w:val="21"/>
        </w:rPr>
        <w:pPrChange w:id="1408" w:author="松山 ファミリー" w:date="2023-02-08T00:24:00Z">
          <w:pPr>
            <w:pStyle w:val="a4"/>
            <w:widowControl/>
            <w:numPr>
              <w:numId w:val="26"/>
            </w:numPr>
            <w:ind w:leftChars="0" w:left="420" w:hanging="420"/>
            <w:jc w:val="left"/>
          </w:pPr>
        </w:pPrChange>
      </w:pPr>
      <w:r w:rsidRPr="0048090B">
        <w:rPr>
          <w:rFonts w:ascii="Cambria Math" w:eastAsia="ＭＳ 明朝" w:hAnsi="Cambria Math" w:cs="Cambria Math"/>
          <w:szCs w:val="21"/>
        </w:rPr>
        <w:t>⑤</w:t>
      </w:r>
      <w:r w:rsidR="008F136F" w:rsidRPr="0048090B">
        <w:rPr>
          <w:rFonts w:ascii="Times New Roman" w:eastAsia="ＭＳ 明朝" w:hAnsi="Times New Roman" w:cs="Times New Roman"/>
          <w:szCs w:val="21"/>
        </w:rPr>
        <w:t>の溶液をマイクロピペットで連続的に加えた。</w:t>
      </w:r>
    </w:p>
    <w:p w14:paraId="7E7F3296" w14:textId="3C13A831" w:rsidR="000A6B2C" w:rsidRPr="0048090B" w:rsidRDefault="000A6B2C" w:rsidP="009B6B65">
      <w:pPr>
        <w:widowControl/>
        <w:rPr>
          <w:rFonts w:ascii="Times New Roman" w:eastAsia="ＭＳ 明朝" w:hAnsi="Times New Roman" w:cs="Times New Roman"/>
          <w:szCs w:val="21"/>
        </w:rPr>
        <w:pPrChange w:id="1409" w:author="松山 ファミリー" w:date="2023-02-08T00:24: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0C9911" w14:textId="77777777" w:rsidR="00F86B50" w:rsidRDefault="00F86B50" w:rsidP="00D83AC5">
      <w:pPr>
        <w:rPr>
          <w:ins w:id="1410" w:author="松山 ファミリー" w:date="2023-02-08T00:50:00Z"/>
          <w:rFonts w:ascii="Times New Roman" w:eastAsia="ＭＳ 明朝" w:hAnsi="Times New Roman" w:cs="Times New Roman"/>
        </w:rPr>
      </w:pPr>
    </w:p>
    <w:p w14:paraId="38CA116D" w14:textId="73753F5C" w:rsidR="00A53248" w:rsidRPr="00F86B50" w:rsidDel="00D83AC5" w:rsidRDefault="00F86B50" w:rsidP="009B6B65">
      <w:pPr>
        <w:pStyle w:val="ab"/>
        <w:keepNext/>
        <w:rPr>
          <w:del w:id="1411" w:author="松山 ファミリー" w:date="2023-02-08T00:49:00Z"/>
          <w:rFonts w:ascii="Times New Roman" w:eastAsia="ＭＳ 明朝" w:hAnsi="Times New Roman" w:cs="Times New Roman"/>
          <w:b w:val="0"/>
          <w:bCs w:val="0"/>
        </w:rPr>
      </w:pPr>
      <w:ins w:id="1412" w:author="松山 ファミリー" w:date="2023-02-08T00:50:00Z">
        <w:r w:rsidRPr="00F86B50">
          <w:rPr>
            <w:rFonts w:ascii="Times New Roman" w:eastAsia="ＭＳ 明朝" w:hAnsi="Times New Roman" w:cs="Times New Roman" w:hint="eastAsia"/>
          </w:rPr>
          <w:t>表</w:t>
        </w:r>
        <w:r w:rsidRPr="00F86B50">
          <w:rPr>
            <w:rFonts w:ascii="Times New Roman" w:eastAsia="ＭＳ 明朝" w:hAnsi="Times New Roman" w:cs="Times New Roman"/>
          </w:rPr>
          <w:t xml:space="preserve"> 3-8-1</w:t>
        </w:r>
        <w:r w:rsidRPr="00F86B50">
          <w:rPr>
            <w:rFonts w:ascii="Times New Roman" w:eastAsia="ＭＳ 明朝" w:hAnsi="Times New Roman" w:cs="Times New Roman"/>
          </w:rPr>
          <w:t>セル内のグルコース濃度</w:t>
        </w:r>
      </w:ins>
    </w:p>
    <w:p w14:paraId="1740ACEE" w14:textId="2E5166A8" w:rsidR="00BD026A" w:rsidRPr="0048090B" w:rsidRDefault="00BD026A" w:rsidP="00D83AC5">
      <w:pPr>
        <w:rPr>
          <w:b/>
          <w:bCs/>
        </w:rPr>
        <w:pPrChange w:id="1413" w:author="松山 ファミリー" w:date="2023-02-08T00:50:00Z">
          <w:pPr>
            <w:pStyle w:val="ab"/>
            <w:keepNext/>
          </w:pPr>
        </w:pPrChange>
      </w:pPr>
      <w:del w:id="1414" w:author="松山 ファミリー" w:date="2023-02-08T00:49:00Z">
        <w:r w:rsidRPr="0048090B" w:rsidDel="00D83AC5">
          <w:delText xml:space="preserve">表 </w:delText>
        </w:r>
        <w:r w:rsidR="00933F79" w:rsidRPr="0048090B" w:rsidDel="00D83AC5">
          <w:delText>3-</w:delText>
        </w:r>
        <w:r w:rsidR="003B3445" w:rsidRPr="0048090B" w:rsidDel="00D83AC5">
          <w:delText>8</w:delText>
        </w:r>
        <w:r w:rsidR="00933F79" w:rsidRPr="0048090B" w:rsidDel="00D83AC5">
          <w:delText>-</w:delText>
        </w:r>
        <w:r w:rsidR="003B3445" w:rsidRPr="0048090B" w:rsidDel="00D83AC5">
          <w:delText>1</w:delText>
        </w:r>
        <w:r w:rsidRPr="0048090B" w:rsidDel="00D83AC5">
          <w:delText>セル内のグルコース濃度</w:delText>
        </w:r>
      </w:del>
    </w:p>
    <w:tbl>
      <w:tblPr>
        <w:tblW w:w="8500" w:type="dxa"/>
        <w:tblCellMar>
          <w:left w:w="99" w:type="dxa"/>
          <w:right w:w="99" w:type="dxa"/>
        </w:tblCellMar>
        <w:tblLook w:val="04A0" w:firstRow="1" w:lastRow="0" w:firstColumn="1" w:lastColumn="0" w:noHBand="0" w:noVBand="1"/>
        <w:tblPrChange w:id="1415" w:author="松山 ファミリー" w:date="2023-02-08T00:45:00Z">
          <w:tblPr>
            <w:tblW w:w="8500" w:type="dxa"/>
            <w:tblCellMar>
              <w:left w:w="99" w:type="dxa"/>
              <w:right w:w="99" w:type="dxa"/>
            </w:tblCellMar>
            <w:tblLook w:val="04A0" w:firstRow="1" w:lastRow="0" w:firstColumn="1" w:lastColumn="0" w:noHBand="0" w:noVBand="1"/>
          </w:tblPr>
        </w:tblPrChange>
      </w:tblPr>
      <w:tblGrid>
        <w:gridCol w:w="1271"/>
        <w:gridCol w:w="1276"/>
        <w:gridCol w:w="1559"/>
        <w:gridCol w:w="284"/>
        <w:gridCol w:w="1275"/>
        <w:gridCol w:w="1276"/>
        <w:gridCol w:w="1559"/>
        <w:tblGridChange w:id="1416">
          <w:tblGrid>
            <w:gridCol w:w="1129"/>
            <w:gridCol w:w="1134"/>
            <w:gridCol w:w="1843"/>
            <w:gridCol w:w="284"/>
            <w:gridCol w:w="1134"/>
            <w:gridCol w:w="1134"/>
            <w:gridCol w:w="1842"/>
          </w:tblGrid>
        </w:tblGridChange>
      </w:tblGrid>
      <w:tr w:rsidR="003B70C7" w:rsidRPr="0048090B" w14:paraId="369B6499" w14:textId="4169A9D1" w:rsidTr="000D4118">
        <w:trPr>
          <w:trHeight w:val="280"/>
          <w:trPrChange w:id="1417" w:author="松山 ファミリー" w:date="2023-02-08T00:45:00Z">
            <w:trPr>
              <w:trHeight w:val="280"/>
            </w:trPr>
          </w:trPrChange>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1418" w:author="松山 ファミリー" w:date="2023-02-08T00:45:00Z">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2D901B76" w14:textId="77777777" w:rsidR="00BE2297" w:rsidRPr="0048090B" w:rsidRDefault="00BE2297" w:rsidP="00BE2297">
            <w:pPr>
              <w:widowControl/>
              <w:rPr>
                <w:rFonts w:ascii="Times New Roman" w:eastAsia="ＭＳ 明朝" w:hAnsi="Times New Roman" w:cs="Times New Roman"/>
                <w:color w:val="000000"/>
                <w:kern w:val="0"/>
                <w:szCs w:val="21"/>
              </w:rPr>
              <w:pPrChange w:id="1419" w:author="松山 ファミリー" w:date="2023-02-08T00:24:00Z">
                <w:pPr>
                  <w:widowControl/>
                  <w:jc w:val="left"/>
                </w:pPr>
              </w:pPrChange>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Change w:id="1420" w:author="松山 ファミリー" w:date="2023-02-08T00:45:00Z">
              <w:tcPr>
                <w:tcW w:w="1134"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0C7A553D" w14:textId="77777777" w:rsidR="00BE2297" w:rsidRPr="0048090B" w:rsidRDefault="00BE2297" w:rsidP="00BE2297">
            <w:pPr>
              <w:widowControl/>
              <w:rPr>
                <w:rFonts w:ascii="Times New Roman" w:eastAsia="ＭＳ 明朝" w:hAnsi="Times New Roman" w:cs="Times New Roman"/>
                <w:color w:val="000000"/>
                <w:kern w:val="0"/>
                <w:szCs w:val="21"/>
              </w:rPr>
              <w:pPrChange w:id="1421" w:author="松山 ファミリー" w:date="2023-02-08T00:24:00Z">
                <w:pPr>
                  <w:widowControl/>
                  <w:jc w:val="left"/>
                </w:pPr>
              </w:pPrChange>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Change w:id="1422" w:author="松山 ファミリー" w:date="2023-02-08T00:45:00Z">
              <w:tcPr>
                <w:tcW w:w="1843"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4C24B0B1" w14:textId="77777777" w:rsidR="00BE2297" w:rsidRPr="0048090B" w:rsidRDefault="00BE2297" w:rsidP="00BE2297">
            <w:pPr>
              <w:widowControl/>
              <w:rPr>
                <w:rFonts w:ascii="Times New Roman" w:eastAsia="ＭＳ 明朝" w:hAnsi="Times New Roman" w:cs="Times New Roman"/>
                <w:color w:val="000000"/>
                <w:kern w:val="0"/>
                <w:szCs w:val="21"/>
              </w:rPr>
              <w:pPrChange w:id="1423" w:author="松山 ファミリー" w:date="2023-02-08T00:24:00Z">
                <w:pPr>
                  <w:widowControl/>
                  <w:jc w:val="left"/>
                </w:pPr>
              </w:pPrChange>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Change w:id="1424" w:author="松山 ファミリー" w:date="2023-02-08T00:45:00Z">
              <w:tcPr>
                <w:tcW w:w="284" w:type="dxa"/>
                <w:tcBorders>
                  <w:top w:val="single" w:sz="4" w:space="0" w:color="auto"/>
                  <w:left w:val="nil"/>
                  <w:bottom w:val="single" w:sz="4" w:space="0" w:color="auto"/>
                  <w:right w:val="single" w:sz="4" w:space="0" w:color="auto"/>
                </w:tcBorders>
              </w:tcPr>
            </w:tcPrChange>
          </w:tcPr>
          <w:p w14:paraId="0F2D5AE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Change w:id="1425" w:author="松山 ファミリー" w:date="2023-02-08T00:45:00Z">
              <w:tcPr>
                <w:tcW w:w="1134" w:type="dxa"/>
                <w:tcBorders>
                  <w:top w:val="single" w:sz="4" w:space="0" w:color="auto"/>
                  <w:left w:val="nil"/>
                  <w:bottom w:val="single" w:sz="4" w:space="0" w:color="auto"/>
                  <w:right w:val="single" w:sz="4" w:space="0" w:color="auto"/>
                </w:tcBorders>
                <w:vAlign w:val="center"/>
              </w:tcPr>
            </w:tcPrChange>
          </w:tcPr>
          <w:p w14:paraId="0DA49B68" w14:textId="66DAE9D0" w:rsidR="00BE2297" w:rsidRPr="0048090B" w:rsidRDefault="00BE2297" w:rsidP="00BE2297">
            <w:pPr>
              <w:widowControl/>
              <w:rPr>
                <w:rFonts w:ascii="Times New Roman" w:eastAsia="ＭＳ 明朝" w:hAnsi="Times New Roman" w:cs="Times New Roman"/>
                <w:color w:val="000000"/>
                <w:kern w:val="0"/>
                <w:szCs w:val="21"/>
              </w:rPr>
            </w:pPr>
            <w:ins w:id="1426" w:author="松山　晃大" w:date="2023-02-08T00:43: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1427" w:author="松山 ファミリー" w:date="2023-02-08T00:45:00Z">
              <w:tcPr>
                <w:tcW w:w="1134" w:type="dxa"/>
                <w:tcBorders>
                  <w:top w:val="single" w:sz="4" w:space="0" w:color="auto"/>
                  <w:left w:val="nil"/>
                  <w:bottom w:val="single" w:sz="4" w:space="0" w:color="auto"/>
                  <w:right w:val="single" w:sz="4" w:space="0" w:color="auto"/>
                </w:tcBorders>
                <w:vAlign w:val="center"/>
              </w:tcPr>
            </w:tcPrChange>
          </w:tcPr>
          <w:p w14:paraId="7EEAAE82" w14:textId="7748B171" w:rsidR="00BE2297" w:rsidRPr="0048090B" w:rsidRDefault="00BE2297" w:rsidP="00BE2297">
            <w:pPr>
              <w:widowControl/>
              <w:rPr>
                <w:rFonts w:ascii="Times New Roman" w:eastAsia="ＭＳ 明朝" w:hAnsi="Times New Roman" w:cs="Times New Roman"/>
                <w:color w:val="000000"/>
                <w:kern w:val="0"/>
                <w:szCs w:val="21"/>
              </w:rPr>
            </w:pPr>
            <w:ins w:id="1428" w:author="松山　晃大" w:date="2023-02-08T00:43: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1429" w:author="松山 ファミリー" w:date="2023-02-08T00:45:00Z">
              <w:tcPr>
                <w:tcW w:w="1842" w:type="dxa"/>
                <w:tcBorders>
                  <w:top w:val="single" w:sz="4" w:space="0" w:color="auto"/>
                  <w:left w:val="nil"/>
                  <w:bottom w:val="single" w:sz="4" w:space="0" w:color="auto"/>
                  <w:right w:val="single" w:sz="4" w:space="0" w:color="auto"/>
                </w:tcBorders>
                <w:vAlign w:val="center"/>
              </w:tcPr>
            </w:tcPrChange>
          </w:tcPr>
          <w:p w14:paraId="0C35A73E" w14:textId="3ACC36EF" w:rsidR="00BE2297" w:rsidRPr="0048090B" w:rsidRDefault="00BE2297" w:rsidP="00BE2297">
            <w:pPr>
              <w:widowControl/>
              <w:rPr>
                <w:rFonts w:ascii="Times New Roman" w:eastAsia="ＭＳ 明朝" w:hAnsi="Times New Roman" w:cs="Times New Roman"/>
                <w:color w:val="000000"/>
                <w:kern w:val="0"/>
                <w:szCs w:val="21"/>
              </w:rPr>
            </w:pPr>
            <w:ins w:id="1430" w:author="松山　晃大" w:date="2023-02-08T00:43:00Z">
              <w:r w:rsidRPr="0048090B">
                <w:rPr>
                  <w:rFonts w:ascii="Times New Roman" w:eastAsia="ＭＳ 明朝" w:hAnsi="Times New Roman" w:cs="Times New Roman"/>
                  <w:color w:val="000000"/>
                  <w:kern w:val="0"/>
                  <w:szCs w:val="21"/>
                </w:rPr>
                <w:t>濃度</w:t>
              </w:r>
            </w:ins>
          </w:p>
        </w:tc>
      </w:tr>
      <w:tr w:rsidR="003B70C7" w:rsidRPr="0048090B" w14:paraId="3A64FAD4" w14:textId="193D7111" w:rsidTr="000D4118">
        <w:trPr>
          <w:trHeight w:val="280"/>
          <w:trPrChange w:id="1431"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432"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26F0373" w14:textId="65BB3290" w:rsidR="00BE2297" w:rsidRPr="0048090B" w:rsidRDefault="00BE2297" w:rsidP="00BE2297">
            <w:pPr>
              <w:widowControl/>
              <w:rPr>
                <w:rFonts w:ascii="Times New Roman" w:eastAsia="ＭＳ 明朝" w:hAnsi="Times New Roman" w:cs="Times New Roman"/>
                <w:color w:val="000000"/>
                <w:kern w:val="0"/>
                <w:szCs w:val="21"/>
              </w:rPr>
              <w:pPrChange w:id="1433" w:author="松山 ファミリー" w:date="2023-02-08T00:24:00Z">
                <w:pPr>
                  <w:widowControl/>
                  <w:jc w:val="left"/>
                </w:pPr>
              </w:pPrChange>
            </w:pPr>
            <w:r w:rsidRPr="0048090B">
              <w:rPr>
                <w:rFonts w:ascii="Times New Roman" w:eastAsia="ＭＳ 明朝" w:hAnsi="Times New Roman" w:cs="Times New Roman"/>
                <w:color w:val="000000"/>
                <w:kern w:val="0"/>
                <w:szCs w:val="21"/>
              </w:rPr>
              <w:t>/</w:t>
            </w:r>
            <w:ins w:id="1434" w:author="松山 ファミリー" w:date="2023-02-08T00:56:00Z">
              <w:r w:rsidR="00A04A0C">
                <w:rPr>
                  <w:rFonts w:ascii="Times New Roman" w:eastAsia="ＭＳ 明朝" w:hAnsi="Times New Roman" w:cs="Times New Roman"/>
                  <w:color w:val="000000"/>
                  <w:kern w:val="0"/>
                  <w:szCs w:val="21"/>
                </w:rPr>
                <w:t>S</w:t>
              </w:r>
            </w:ins>
            <w:del w:id="1435" w:author="松山 ファミリー" w:date="2023-02-08T00:56:00Z">
              <w:r w:rsidRPr="0048090B" w:rsidDel="00A04A0C">
                <w:rPr>
                  <w:rFonts w:ascii="Times New Roman" w:eastAsia="ＭＳ 明朝" w:hAnsi="Times New Roman" w:cs="Times New Roman"/>
                  <w:color w:val="000000"/>
                  <w:kern w:val="0"/>
                  <w:szCs w:val="21"/>
                </w:rPr>
                <w:delText>s</w:delText>
              </w:r>
            </w:del>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shd w:val="clear" w:color="auto" w:fill="auto"/>
            <w:noWrap/>
            <w:vAlign w:val="center"/>
            <w:hideMark/>
            <w:tcPrChange w:id="1436"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77E3F94A" w14:textId="77777777" w:rsidR="00BE2297" w:rsidRPr="0048090B" w:rsidRDefault="00BE2297" w:rsidP="00BE2297">
            <w:pPr>
              <w:widowControl/>
              <w:rPr>
                <w:rFonts w:ascii="Times New Roman" w:eastAsia="ＭＳ 明朝" w:hAnsi="Times New Roman" w:cs="Times New Roman"/>
                <w:color w:val="000000"/>
                <w:kern w:val="0"/>
                <w:szCs w:val="21"/>
              </w:rPr>
              <w:pPrChange w:id="1437" w:author="松山 ファミリー" w:date="2023-02-08T00:24:00Z">
                <w:pPr>
                  <w:widowControl/>
                  <w:jc w:val="left"/>
                </w:pPr>
              </w:pPrChange>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Change w:id="1438"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7FDF73A8" w14:textId="65F59C98" w:rsidR="00BE2297" w:rsidRPr="0048090B" w:rsidRDefault="00BE2297" w:rsidP="00BE2297">
            <w:pPr>
              <w:widowControl/>
              <w:rPr>
                <w:rFonts w:ascii="Times New Roman" w:eastAsia="ＭＳ 明朝" w:hAnsi="Times New Roman" w:cs="Times New Roman"/>
                <w:color w:val="000000"/>
                <w:kern w:val="0"/>
                <w:szCs w:val="21"/>
              </w:rPr>
              <w:pPrChange w:id="1439" w:author="松山 ファミリー" w:date="2023-02-08T00:24:00Z">
                <w:pPr>
                  <w:widowControl/>
                  <w:jc w:val="left"/>
                </w:pPr>
              </w:pPrChange>
            </w:pPr>
            <w:r w:rsidRPr="0048090B">
              <w:rPr>
                <w:rFonts w:ascii="Times New Roman" w:eastAsia="ＭＳ 明朝" w:hAnsi="Times New Roman" w:cs="Times New Roman"/>
                <w:color w:val="000000"/>
                <w:kern w:val="0"/>
                <w:szCs w:val="21"/>
              </w:rPr>
              <w:t>/</w:t>
            </w:r>
            <w:ins w:id="1440" w:author="松山 ファミリー" w:date="2023-02-08T00:46:00Z">
              <w:r w:rsidR="00C35054">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Change w:id="1441" w:author="松山 ファミリー" w:date="2023-02-08T00:45:00Z">
              <w:tcPr>
                <w:tcW w:w="284" w:type="dxa"/>
                <w:tcBorders>
                  <w:top w:val="nil"/>
                  <w:left w:val="nil"/>
                  <w:bottom w:val="single" w:sz="4" w:space="0" w:color="auto"/>
                  <w:right w:val="single" w:sz="4" w:space="0" w:color="auto"/>
                </w:tcBorders>
              </w:tcPr>
            </w:tcPrChange>
          </w:tcPr>
          <w:p w14:paraId="34FE826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1442" w:author="松山 ファミリー" w:date="2023-02-08T00:45:00Z">
              <w:tcPr>
                <w:tcW w:w="1134" w:type="dxa"/>
                <w:tcBorders>
                  <w:top w:val="nil"/>
                  <w:left w:val="nil"/>
                  <w:bottom w:val="single" w:sz="4" w:space="0" w:color="auto"/>
                  <w:right w:val="single" w:sz="4" w:space="0" w:color="auto"/>
                </w:tcBorders>
                <w:vAlign w:val="center"/>
              </w:tcPr>
            </w:tcPrChange>
          </w:tcPr>
          <w:p w14:paraId="65275D05" w14:textId="70E478ED" w:rsidR="00BE2297" w:rsidRPr="0048090B" w:rsidRDefault="00BE2297" w:rsidP="00BE2297">
            <w:pPr>
              <w:widowControl/>
              <w:rPr>
                <w:rFonts w:ascii="Times New Roman" w:eastAsia="ＭＳ 明朝" w:hAnsi="Times New Roman" w:cs="Times New Roman"/>
                <w:color w:val="000000"/>
                <w:kern w:val="0"/>
                <w:szCs w:val="21"/>
              </w:rPr>
            </w:pPr>
            <w:ins w:id="1443" w:author="松山　晃大" w:date="2023-02-08T00:43:00Z">
              <w:r w:rsidRPr="0048090B">
                <w:rPr>
                  <w:rFonts w:ascii="Times New Roman" w:eastAsia="ＭＳ 明朝" w:hAnsi="Times New Roman" w:cs="Times New Roman"/>
                  <w:color w:val="000000"/>
                  <w:kern w:val="0"/>
                  <w:szCs w:val="21"/>
                </w:rPr>
                <w:t>/</w:t>
              </w:r>
            </w:ins>
            <w:ins w:id="1444" w:author="松山 ファミリー" w:date="2023-02-08T00:56:00Z">
              <w:r w:rsidR="00A04A0C">
                <w:rPr>
                  <w:rFonts w:ascii="Times New Roman" w:eastAsia="ＭＳ 明朝" w:hAnsi="Times New Roman" w:cs="Times New Roman"/>
                  <w:color w:val="000000"/>
                  <w:kern w:val="0"/>
                  <w:szCs w:val="21"/>
                </w:rPr>
                <w:t>S</w:t>
              </w:r>
            </w:ins>
            <w:ins w:id="1445" w:author="松山　晃大" w:date="2023-02-08T00:43:00Z">
              <w:del w:id="1446" w:author="松山 ファミリー" w:date="2023-02-08T00:56:00Z">
                <w:r w:rsidRPr="0048090B" w:rsidDel="00A04A0C">
                  <w:rPr>
                    <w:rFonts w:ascii="Times New Roman" w:eastAsia="ＭＳ 明朝" w:hAnsi="Times New Roman" w:cs="Times New Roman"/>
                    <w:color w:val="000000"/>
                    <w:kern w:val="0"/>
                    <w:szCs w:val="21"/>
                  </w:rPr>
                  <w:delText>s</w:delText>
                </w:r>
              </w:del>
              <w:r w:rsidRPr="0048090B">
                <w:rPr>
                  <w:rFonts w:ascii="Times New Roman" w:eastAsia="ＭＳ 明朝" w:hAnsi="Times New Roman" w:cs="Times New Roman"/>
                  <w:color w:val="000000"/>
                  <w:kern w:val="0"/>
                  <w:szCs w:val="21"/>
                </w:rPr>
                <w:t>ec</w:t>
              </w:r>
            </w:ins>
          </w:p>
        </w:tc>
        <w:tc>
          <w:tcPr>
            <w:tcW w:w="1276" w:type="dxa"/>
            <w:tcBorders>
              <w:top w:val="nil"/>
              <w:left w:val="nil"/>
              <w:bottom w:val="single" w:sz="4" w:space="0" w:color="auto"/>
              <w:right w:val="single" w:sz="4" w:space="0" w:color="auto"/>
            </w:tcBorders>
            <w:vAlign w:val="center"/>
            <w:tcPrChange w:id="1447" w:author="松山 ファミリー" w:date="2023-02-08T00:45:00Z">
              <w:tcPr>
                <w:tcW w:w="1134" w:type="dxa"/>
                <w:tcBorders>
                  <w:top w:val="nil"/>
                  <w:left w:val="nil"/>
                  <w:bottom w:val="single" w:sz="4" w:space="0" w:color="auto"/>
                  <w:right w:val="single" w:sz="4" w:space="0" w:color="auto"/>
                </w:tcBorders>
                <w:vAlign w:val="center"/>
              </w:tcPr>
            </w:tcPrChange>
          </w:tcPr>
          <w:p w14:paraId="32287115" w14:textId="6CA37AAB" w:rsidR="00BE2297" w:rsidRPr="0048090B" w:rsidRDefault="00BE2297" w:rsidP="00BE2297">
            <w:pPr>
              <w:widowControl/>
              <w:rPr>
                <w:rFonts w:ascii="Times New Roman" w:eastAsia="ＭＳ 明朝" w:hAnsi="Times New Roman" w:cs="Times New Roman"/>
                <w:color w:val="000000"/>
                <w:kern w:val="0"/>
                <w:szCs w:val="21"/>
              </w:rPr>
            </w:pPr>
            <w:ins w:id="1448" w:author="松山　晃大" w:date="2023-02-08T00:43: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1449" w:author="松山 ファミリー" w:date="2023-02-08T00:45:00Z">
              <w:tcPr>
                <w:tcW w:w="1842" w:type="dxa"/>
                <w:tcBorders>
                  <w:top w:val="nil"/>
                  <w:left w:val="nil"/>
                  <w:bottom w:val="single" w:sz="4" w:space="0" w:color="auto"/>
                  <w:right w:val="single" w:sz="4" w:space="0" w:color="auto"/>
                </w:tcBorders>
                <w:vAlign w:val="center"/>
              </w:tcPr>
            </w:tcPrChange>
          </w:tcPr>
          <w:p w14:paraId="5486EFC5" w14:textId="67CBF861" w:rsidR="00BE2297" w:rsidRPr="0048090B" w:rsidRDefault="00BE2297" w:rsidP="00BE2297">
            <w:pPr>
              <w:widowControl/>
              <w:rPr>
                <w:rFonts w:ascii="Times New Roman" w:eastAsia="ＭＳ 明朝" w:hAnsi="Times New Roman" w:cs="Times New Roman"/>
                <w:color w:val="000000"/>
                <w:kern w:val="0"/>
                <w:szCs w:val="21"/>
              </w:rPr>
            </w:pPr>
            <w:ins w:id="1450" w:author="松山　晃大" w:date="2023-02-08T00:43:00Z">
              <w:r w:rsidRPr="0048090B">
                <w:rPr>
                  <w:rFonts w:ascii="Times New Roman" w:eastAsia="ＭＳ 明朝" w:hAnsi="Times New Roman" w:cs="Times New Roman"/>
                  <w:color w:val="000000"/>
                  <w:kern w:val="0"/>
                  <w:szCs w:val="21"/>
                </w:rPr>
                <w:t>/</w:t>
              </w:r>
            </w:ins>
            <w:ins w:id="1451" w:author="松山 ファミリー" w:date="2023-02-08T00:46:00Z">
              <w:r w:rsidR="00C35054">
                <w:rPr>
                  <w:rFonts w:ascii="Times New Roman" w:eastAsia="ＭＳ 明朝" w:hAnsi="Times New Roman" w:cs="Times New Roman"/>
                  <w:color w:val="000000"/>
                  <w:kern w:val="0"/>
                  <w:szCs w:val="21"/>
                </w:rPr>
                <w:t>m</w:t>
              </w:r>
            </w:ins>
            <w:ins w:id="1452" w:author="松山　晃大" w:date="2023-02-08T00:43:00Z">
              <w:r w:rsidRPr="0048090B">
                <w:rPr>
                  <w:rFonts w:ascii="Times New Roman" w:eastAsia="ＭＳ 明朝" w:hAnsi="Times New Roman" w:cs="Times New Roman"/>
                  <w:color w:val="000000"/>
                  <w:kern w:val="0"/>
                  <w:szCs w:val="21"/>
                </w:rPr>
                <w:t>M</w:t>
              </w:r>
            </w:ins>
          </w:p>
        </w:tc>
      </w:tr>
      <w:tr w:rsidR="0086609E" w:rsidRPr="0048090B" w14:paraId="7B1A305A" w14:textId="764A3C48" w:rsidTr="000D4118">
        <w:trPr>
          <w:trHeight w:val="280"/>
          <w:trPrChange w:id="1453"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454"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EF7682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276" w:type="dxa"/>
            <w:tcBorders>
              <w:top w:val="nil"/>
              <w:left w:val="nil"/>
              <w:bottom w:val="single" w:sz="4" w:space="0" w:color="auto"/>
              <w:right w:val="single" w:sz="4" w:space="0" w:color="auto"/>
            </w:tcBorders>
            <w:shd w:val="clear" w:color="auto" w:fill="auto"/>
            <w:noWrap/>
            <w:vAlign w:val="center"/>
            <w:hideMark/>
            <w:tcPrChange w:id="1455"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0463E23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Change w:id="1456"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06EADC83"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del w:id="1457" w:author="松山 ファミリー" w:date="2023-02-08T00:46:00Z">
              <w:r w:rsidRPr="0048090B" w:rsidDel="009A1EF4">
                <w:rPr>
                  <w:rFonts w:ascii="Times New Roman" w:eastAsia="ＭＳ 明朝" w:hAnsi="Times New Roman" w:cs="Times New Roman"/>
                  <w:color w:val="000000"/>
                  <w:kern w:val="0"/>
                  <w:szCs w:val="21"/>
                </w:rPr>
                <w:delText>.E+00</w:delText>
              </w:r>
            </w:del>
          </w:p>
        </w:tc>
        <w:tc>
          <w:tcPr>
            <w:tcW w:w="284" w:type="dxa"/>
            <w:tcBorders>
              <w:top w:val="nil"/>
              <w:left w:val="nil"/>
              <w:bottom w:val="single" w:sz="4" w:space="0" w:color="auto"/>
              <w:right w:val="single" w:sz="4" w:space="0" w:color="auto"/>
            </w:tcBorders>
            <w:tcPrChange w:id="1458" w:author="松山 ファミリー" w:date="2023-02-08T00:45:00Z">
              <w:tcPr>
                <w:tcW w:w="284" w:type="dxa"/>
                <w:tcBorders>
                  <w:top w:val="nil"/>
                  <w:left w:val="nil"/>
                  <w:bottom w:val="single" w:sz="4" w:space="0" w:color="auto"/>
                  <w:right w:val="single" w:sz="4" w:space="0" w:color="auto"/>
                </w:tcBorders>
              </w:tcPr>
            </w:tcPrChange>
          </w:tcPr>
          <w:p w14:paraId="4098F6A7"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459"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460" w:author="松山 ファミリー" w:date="2023-02-08T00:45:00Z">
              <w:tcPr>
                <w:tcW w:w="1134" w:type="dxa"/>
                <w:tcBorders>
                  <w:top w:val="nil"/>
                  <w:left w:val="nil"/>
                  <w:bottom w:val="single" w:sz="4" w:space="0" w:color="auto"/>
                  <w:right w:val="single" w:sz="4" w:space="0" w:color="auto"/>
                </w:tcBorders>
                <w:vAlign w:val="center"/>
              </w:tcPr>
            </w:tcPrChange>
          </w:tcPr>
          <w:p w14:paraId="18F78E58" w14:textId="69499550" w:rsidR="0086609E" w:rsidRPr="0048090B" w:rsidRDefault="0086609E" w:rsidP="0086609E">
            <w:pPr>
              <w:widowControl/>
              <w:jc w:val="right"/>
              <w:rPr>
                <w:rFonts w:ascii="Times New Roman" w:eastAsia="ＭＳ 明朝" w:hAnsi="Times New Roman" w:cs="Times New Roman"/>
                <w:color w:val="000000"/>
                <w:kern w:val="0"/>
                <w:szCs w:val="21"/>
              </w:rPr>
              <w:pPrChange w:id="1461" w:author="松山 ファミリー" w:date="2023-02-08T00:45:00Z">
                <w:pPr>
                  <w:widowControl/>
                </w:pPr>
              </w:pPrChange>
            </w:pPr>
            <w:ins w:id="1462" w:author="松山　晃大" w:date="2023-02-08T00:48:00Z">
              <w:r w:rsidRPr="0048090B">
                <w:rPr>
                  <w:rFonts w:ascii="Times New Roman" w:eastAsia="ＭＳ 明朝" w:hAnsi="Times New Roman" w:cs="Times New Roman"/>
                  <w:color w:val="000000"/>
                  <w:kern w:val="0"/>
                  <w:szCs w:val="21"/>
                </w:rPr>
                <w:t>1050</w:t>
              </w:r>
            </w:ins>
          </w:p>
        </w:tc>
        <w:tc>
          <w:tcPr>
            <w:tcW w:w="1276" w:type="dxa"/>
            <w:tcBorders>
              <w:top w:val="nil"/>
              <w:left w:val="nil"/>
              <w:bottom w:val="single" w:sz="4" w:space="0" w:color="auto"/>
              <w:right w:val="single" w:sz="4" w:space="0" w:color="auto"/>
            </w:tcBorders>
            <w:vAlign w:val="center"/>
            <w:tcPrChange w:id="1463" w:author="松山 ファミリー" w:date="2023-02-08T00:45:00Z">
              <w:tcPr>
                <w:tcW w:w="1134" w:type="dxa"/>
                <w:tcBorders>
                  <w:top w:val="nil"/>
                  <w:left w:val="nil"/>
                  <w:bottom w:val="single" w:sz="4" w:space="0" w:color="auto"/>
                  <w:right w:val="single" w:sz="4" w:space="0" w:color="auto"/>
                </w:tcBorders>
                <w:vAlign w:val="center"/>
              </w:tcPr>
            </w:tcPrChange>
          </w:tcPr>
          <w:p w14:paraId="6C1C86EE" w14:textId="4DDC9247" w:rsidR="0086609E" w:rsidRPr="0048090B" w:rsidRDefault="0086609E" w:rsidP="0086609E">
            <w:pPr>
              <w:widowControl/>
              <w:jc w:val="right"/>
              <w:rPr>
                <w:rFonts w:ascii="Times New Roman" w:eastAsia="ＭＳ 明朝" w:hAnsi="Times New Roman" w:cs="Times New Roman"/>
                <w:color w:val="000000"/>
                <w:kern w:val="0"/>
                <w:szCs w:val="21"/>
              </w:rPr>
              <w:pPrChange w:id="1464" w:author="松山 ファミリー" w:date="2023-02-08T00:45:00Z">
                <w:pPr>
                  <w:widowControl/>
                </w:pPr>
              </w:pPrChange>
            </w:pPr>
            <w:ins w:id="1465" w:author="松山　晃大" w:date="2023-02-08T00:48:00Z">
              <w:r w:rsidRPr="0048090B">
                <w:rPr>
                  <w:rFonts w:ascii="Times New Roman" w:eastAsia="ＭＳ 明朝"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1466" w:author="松山 ファミリー" w:date="2023-02-08T00:45:00Z">
              <w:tcPr>
                <w:tcW w:w="1842" w:type="dxa"/>
                <w:tcBorders>
                  <w:top w:val="nil"/>
                  <w:left w:val="nil"/>
                  <w:bottom w:val="single" w:sz="4" w:space="0" w:color="auto"/>
                  <w:right w:val="single" w:sz="4" w:space="0" w:color="auto"/>
                </w:tcBorders>
                <w:vAlign w:val="center"/>
              </w:tcPr>
            </w:tcPrChange>
          </w:tcPr>
          <w:p w14:paraId="1D7144CF" w14:textId="5603713B" w:rsidR="0086609E" w:rsidRPr="0048090B" w:rsidRDefault="0086609E" w:rsidP="0086609E">
            <w:pPr>
              <w:widowControl/>
              <w:jc w:val="right"/>
              <w:rPr>
                <w:rFonts w:ascii="Times New Roman" w:eastAsia="ＭＳ 明朝" w:hAnsi="Times New Roman" w:cs="Times New Roman"/>
                <w:color w:val="000000"/>
                <w:kern w:val="0"/>
                <w:szCs w:val="21"/>
              </w:rPr>
              <w:pPrChange w:id="1467" w:author="松山 ファミリー" w:date="2023-02-08T00:45:00Z">
                <w:pPr>
                  <w:widowControl/>
                </w:pPr>
              </w:pPrChange>
            </w:pPr>
            <w:ins w:id="1468" w:author="松山　晃大" w:date="2023-02-08T00:48:00Z">
              <w:r w:rsidRPr="0048090B">
                <w:rPr>
                  <w:rFonts w:ascii="Times New Roman" w:eastAsia="ＭＳ 明朝" w:hAnsi="Times New Roman" w:cs="Times New Roman"/>
                  <w:color w:val="000000"/>
                  <w:kern w:val="0"/>
                  <w:szCs w:val="21"/>
                </w:rPr>
                <w:t>4.350.E-03</w:t>
              </w:r>
            </w:ins>
          </w:p>
        </w:tc>
      </w:tr>
      <w:tr w:rsidR="0086609E" w:rsidRPr="0048090B" w14:paraId="1BBC132F" w14:textId="755494F7" w:rsidTr="000D4118">
        <w:trPr>
          <w:trHeight w:val="280"/>
          <w:trPrChange w:id="1469"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470"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6BDF7B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276" w:type="dxa"/>
            <w:tcBorders>
              <w:top w:val="nil"/>
              <w:left w:val="nil"/>
              <w:bottom w:val="single" w:sz="4" w:space="0" w:color="auto"/>
              <w:right w:val="single" w:sz="4" w:space="0" w:color="auto"/>
            </w:tcBorders>
            <w:shd w:val="clear" w:color="auto" w:fill="auto"/>
            <w:noWrap/>
            <w:vAlign w:val="center"/>
            <w:hideMark/>
            <w:tcPrChange w:id="1471"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30D3F2A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Change w:id="1472"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4E11CB96" w14:textId="486D7731" w:rsidR="0086609E" w:rsidRPr="0048090B" w:rsidRDefault="0086609E" w:rsidP="0086609E">
            <w:pPr>
              <w:widowControl/>
              <w:jc w:val="right"/>
              <w:rPr>
                <w:rFonts w:ascii="Times New Roman" w:eastAsia="ＭＳ 明朝" w:hAnsi="Times New Roman" w:cs="Times New Roman"/>
                <w:color w:val="000000"/>
                <w:kern w:val="0"/>
                <w:szCs w:val="21"/>
              </w:rPr>
            </w:pPr>
            <w:ins w:id="1473" w:author="松山 ファミリー" w:date="2023-02-08T00:46: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4</w:t>
            </w:r>
            <w:del w:id="1474" w:author="松山 ファミリー" w:date="2023-02-08T00:46:00Z">
              <w:r w:rsidRPr="0048090B" w:rsidDel="009A1EF4">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374</w:t>
            </w:r>
            <w:del w:id="1475" w:author="松山 ファミリー" w:date="2023-02-08T00:46:00Z">
              <w:r w:rsidRPr="0048090B" w:rsidDel="009A1EF4">
                <w:rPr>
                  <w:rFonts w:ascii="Times New Roman" w:eastAsia="ＭＳ 明朝" w:hAnsi="Times New Roman" w:cs="Times New Roman"/>
                  <w:color w:val="000000"/>
                  <w:kern w:val="0"/>
                  <w:szCs w:val="21"/>
                </w:rPr>
                <w:delText>.E-04</w:delText>
              </w:r>
            </w:del>
          </w:p>
        </w:tc>
        <w:tc>
          <w:tcPr>
            <w:tcW w:w="284" w:type="dxa"/>
            <w:tcBorders>
              <w:top w:val="nil"/>
              <w:left w:val="nil"/>
              <w:bottom w:val="single" w:sz="4" w:space="0" w:color="auto"/>
              <w:right w:val="single" w:sz="4" w:space="0" w:color="auto"/>
            </w:tcBorders>
            <w:tcPrChange w:id="1476" w:author="松山 ファミリー" w:date="2023-02-08T00:45:00Z">
              <w:tcPr>
                <w:tcW w:w="284" w:type="dxa"/>
                <w:tcBorders>
                  <w:top w:val="nil"/>
                  <w:left w:val="nil"/>
                  <w:bottom w:val="single" w:sz="4" w:space="0" w:color="auto"/>
                  <w:right w:val="single" w:sz="4" w:space="0" w:color="auto"/>
                </w:tcBorders>
              </w:tcPr>
            </w:tcPrChange>
          </w:tcPr>
          <w:p w14:paraId="53609852"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477"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478" w:author="松山 ファミリー" w:date="2023-02-08T00:45:00Z">
              <w:tcPr>
                <w:tcW w:w="1134" w:type="dxa"/>
                <w:tcBorders>
                  <w:top w:val="nil"/>
                  <w:left w:val="nil"/>
                  <w:bottom w:val="single" w:sz="4" w:space="0" w:color="auto"/>
                  <w:right w:val="single" w:sz="4" w:space="0" w:color="auto"/>
                </w:tcBorders>
                <w:vAlign w:val="center"/>
              </w:tcPr>
            </w:tcPrChange>
          </w:tcPr>
          <w:p w14:paraId="48E3C72F" w14:textId="0E873C46" w:rsidR="0086609E" w:rsidRPr="0048090B" w:rsidRDefault="0086609E" w:rsidP="0086609E">
            <w:pPr>
              <w:widowControl/>
              <w:jc w:val="right"/>
              <w:rPr>
                <w:rFonts w:ascii="Times New Roman" w:eastAsia="ＭＳ 明朝" w:hAnsi="Times New Roman" w:cs="Times New Roman"/>
                <w:color w:val="000000"/>
                <w:kern w:val="0"/>
                <w:szCs w:val="21"/>
              </w:rPr>
              <w:pPrChange w:id="1479" w:author="松山 ファミリー" w:date="2023-02-08T00:45:00Z">
                <w:pPr>
                  <w:widowControl/>
                </w:pPr>
              </w:pPrChange>
            </w:pPr>
            <w:ins w:id="1480" w:author="松山　晃大" w:date="2023-02-08T00:48:00Z">
              <w:r w:rsidRPr="0048090B">
                <w:rPr>
                  <w:rFonts w:ascii="Times New Roman" w:eastAsia="ＭＳ 明朝"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1481" w:author="松山 ファミリー" w:date="2023-02-08T00:45:00Z">
              <w:tcPr>
                <w:tcW w:w="1134" w:type="dxa"/>
                <w:tcBorders>
                  <w:top w:val="nil"/>
                  <w:left w:val="nil"/>
                  <w:bottom w:val="single" w:sz="4" w:space="0" w:color="auto"/>
                  <w:right w:val="single" w:sz="4" w:space="0" w:color="auto"/>
                </w:tcBorders>
                <w:vAlign w:val="center"/>
              </w:tcPr>
            </w:tcPrChange>
          </w:tcPr>
          <w:p w14:paraId="655D2EDD" w14:textId="694CC9E5" w:rsidR="0086609E" w:rsidRPr="0048090B" w:rsidRDefault="0086609E" w:rsidP="0086609E">
            <w:pPr>
              <w:widowControl/>
              <w:jc w:val="right"/>
              <w:rPr>
                <w:rFonts w:ascii="Times New Roman" w:eastAsia="ＭＳ 明朝" w:hAnsi="Times New Roman" w:cs="Times New Roman"/>
                <w:color w:val="000000"/>
                <w:kern w:val="0"/>
                <w:szCs w:val="21"/>
              </w:rPr>
              <w:pPrChange w:id="1482" w:author="松山 ファミリー" w:date="2023-02-08T00:45:00Z">
                <w:pPr>
                  <w:widowControl/>
                </w:pPr>
              </w:pPrChange>
            </w:pPr>
            <w:ins w:id="1483" w:author="松山　晃大" w:date="2023-02-08T00:48: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1484" w:author="松山 ファミリー" w:date="2023-02-08T00:45:00Z">
              <w:tcPr>
                <w:tcW w:w="1842" w:type="dxa"/>
                <w:tcBorders>
                  <w:top w:val="nil"/>
                  <w:left w:val="nil"/>
                  <w:bottom w:val="single" w:sz="4" w:space="0" w:color="auto"/>
                  <w:right w:val="single" w:sz="4" w:space="0" w:color="auto"/>
                </w:tcBorders>
                <w:vAlign w:val="center"/>
              </w:tcPr>
            </w:tcPrChange>
          </w:tcPr>
          <w:p w14:paraId="42DBB77E" w14:textId="560CB1D8" w:rsidR="0086609E" w:rsidRPr="0048090B" w:rsidRDefault="0086609E" w:rsidP="0086609E">
            <w:pPr>
              <w:widowControl/>
              <w:jc w:val="right"/>
              <w:rPr>
                <w:rFonts w:ascii="Times New Roman" w:eastAsia="ＭＳ 明朝" w:hAnsi="Times New Roman" w:cs="Times New Roman"/>
                <w:color w:val="000000"/>
                <w:kern w:val="0"/>
                <w:szCs w:val="21"/>
              </w:rPr>
              <w:pPrChange w:id="1485" w:author="松山 ファミリー" w:date="2023-02-08T00:45:00Z">
                <w:pPr>
                  <w:widowControl/>
                </w:pPr>
              </w:pPrChange>
            </w:pPr>
            <w:ins w:id="1486" w:author="松山　晃大" w:date="2023-02-08T00:48:00Z">
              <w:r w:rsidRPr="0048090B">
                <w:rPr>
                  <w:rFonts w:ascii="Times New Roman" w:eastAsia="ＭＳ 明朝" w:hAnsi="Times New Roman" w:cs="Times New Roman"/>
                  <w:color w:val="000000"/>
                  <w:kern w:val="0"/>
                  <w:szCs w:val="21"/>
                </w:rPr>
                <w:t>4.782.E-03</w:t>
              </w:r>
            </w:ins>
          </w:p>
        </w:tc>
      </w:tr>
      <w:tr w:rsidR="0086609E" w:rsidRPr="0048090B" w14:paraId="70859B5A" w14:textId="6523CB92" w:rsidTr="000D4118">
        <w:trPr>
          <w:trHeight w:val="280"/>
          <w:trPrChange w:id="1487"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488"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938B5D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276" w:type="dxa"/>
            <w:tcBorders>
              <w:top w:val="nil"/>
              <w:left w:val="nil"/>
              <w:bottom w:val="single" w:sz="4" w:space="0" w:color="auto"/>
              <w:right w:val="single" w:sz="4" w:space="0" w:color="auto"/>
            </w:tcBorders>
            <w:shd w:val="clear" w:color="auto" w:fill="auto"/>
            <w:noWrap/>
            <w:vAlign w:val="center"/>
            <w:hideMark/>
            <w:tcPrChange w:id="1489"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2FA3A7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Change w:id="1490"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346A63DB" w14:textId="7CB76AE7" w:rsidR="0086609E" w:rsidRPr="0048090B" w:rsidRDefault="0086609E" w:rsidP="0086609E">
            <w:pPr>
              <w:widowControl/>
              <w:jc w:val="right"/>
              <w:rPr>
                <w:rFonts w:ascii="Times New Roman" w:eastAsia="ＭＳ 明朝" w:hAnsi="Times New Roman" w:cs="Times New Roman"/>
                <w:color w:val="000000"/>
                <w:kern w:val="0"/>
                <w:szCs w:val="21"/>
              </w:rPr>
            </w:pPr>
            <w:ins w:id="1491" w:author="松山 ファミリー" w:date="2023-02-08T00:46: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8</w:t>
            </w:r>
            <w:del w:id="1492" w:author="松山 ファミリー" w:date="2023-02-08T00:46:00Z">
              <w:r w:rsidRPr="0048090B" w:rsidDel="009A1EF4">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743</w:t>
            </w:r>
            <w:del w:id="1493" w:author="松山 ファミリー" w:date="2023-02-08T00:46:00Z">
              <w:r w:rsidRPr="0048090B" w:rsidDel="009A1EF4">
                <w:rPr>
                  <w:rFonts w:ascii="Times New Roman" w:eastAsia="ＭＳ 明朝" w:hAnsi="Times New Roman" w:cs="Times New Roman"/>
                  <w:color w:val="000000"/>
                  <w:kern w:val="0"/>
                  <w:szCs w:val="21"/>
                </w:rPr>
                <w:delText>.E-04</w:delText>
              </w:r>
            </w:del>
          </w:p>
        </w:tc>
        <w:tc>
          <w:tcPr>
            <w:tcW w:w="284" w:type="dxa"/>
            <w:tcBorders>
              <w:top w:val="nil"/>
              <w:left w:val="nil"/>
              <w:bottom w:val="single" w:sz="4" w:space="0" w:color="auto"/>
              <w:right w:val="single" w:sz="4" w:space="0" w:color="auto"/>
            </w:tcBorders>
            <w:tcPrChange w:id="1494" w:author="松山 ファミリー" w:date="2023-02-08T00:45:00Z">
              <w:tcPr>
                <w:tcW w:w="284" w:type="dxa"/>
                <w:tcBorders>
                  <w:top w:val="nil"/>
                  <w:left w:val="nil"/>
                  <w:bottom w:val="single" w:sz="4" w:space="0" w:color="auto"/>
                  <w:right w:val="single" w:sz="4" w:space="0" w:color="auto"/>
                </w:tcBorders>
              </w:tcPr>
            </w:tcPrChange>
          </w:tcPr>
          <w:p w14:paraId="0E0627C2"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495"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496" w:author="松山 ファミリー" w:date="2023-02-08T00:45:00Z">
              <w:tcPr>
                <w:tcW w:w="1134" w:type="dxa"/>
                <w:tcBorders>
                  <w:top w:val="nil"/>
                  <w:left w:val="nil"/>
                  <w:bottom w:val="single" w:sz="4" w:space="0" w:color="auto"/>
                  <w:right w:val="single" w:sz="4" w:space="0" w:color="auto"/>
                </w:tcBorders>
                <w:vAlign w:val="center"/>
              </w:tcPr>
            </w:tcPrChange>
          </w:tcPr>
          <w:p w14:paraId="294596F4" w14:textId="31B01463" w:rsidR="0086609E" w:rsidRPr="0048090B" w:rsidRDefault="0086609E" w:rsidP="0086609E">
            <w:pPr>
              <w:widowControl/>
              <w:jc w:val="right"/>
              <w:rPr>
                <w:rFonts w:ascii="Times New Roman" w:eastAsia="ＭＳ 明朝" w:hAnsi="Times New Roman" w:cs="Times New Roman"/>
                <w:color w:val="000000"/>
                <w:kern w:val="0"/>
                <w:szCs w:val="21"/>
              </w:rPr>
              <w:pPrChange w:id="1497" w:author="松山 ファミリー" w:date="2023-02-08T00:45:00Z">
                <w:pPr>
                  <w:widowControl/>
                </w:pPr>
              </w:pPrChange>
            </w:pPr>
            <w:ins w:id="1498" w:author="松山　晃大" w:date="2023-02-08T00:48:00Z">
              <w:r w:rsidRPr="0048090B">
                <w:rPr>
                  <w:rFonts w:ascii="Times New Roman" w:eastAsia="ＭＳ 明朝"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1499" w:author="松山 ファミリー" w:date="2023-02-08T00:45:00Z">
              <w:tcPr>
                <w:tcW w:w="1134" w:type="dxa"/>
                <w:tcBorders>
                  <w:top w:val="nil"/>
                  <w:left w:val="nil"/>
                  <w:bottom w:val="single" w:sz="4" w:space="0" w:color="auto"/>
                  <w:right w:val="single" w:sz="4" w:space="0" w:color="auto"/>
                </w:tcBorders>
                <w:vAlign w:val="center"/>
              </w:tcPr>
            </w:tcPrChange>
          </w:tcPr>
          <w:p w14:paraId="6DBCCC3B" w14:textId="79FF2822" w:rsidR="0086609E" w:rsidRPr="0048090B" w:rsidRDefault="0086609E" w:rsidP="0086609E">
            <w:pPr>
              <w:widowControl/>
              <w:jc w:val="right"/>
              <w:rPr>
                <w:rFonts w:ascii="Times New Roman" w:eastAsia="ＭＳ 明朝" w:hAnsi="Times New Roman" w:cs="Times New Roman"/>
                <w:color w:val="000000"/>
                <w:kern w:val="0"/>
                <w:szCs w:val="21"/>
              </w:rPr>
              <w:pPrChange w:id="1500" w:author="松山 ファミリー" w:date="2023-02-08T00:45:00Z">
                <w:pPr>
                  <w:widowControl/>
                </w:pPr>
              </w:pPrChange>
            </w:pPr>
            <w:ins w:id="1501" w:author="松山　晃大" w:date="2023-02-08T00:48: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1502" w:author="松山 ファミリー" w:date="2023-02-08T00:45:00Z">
              <w:tcPr>
                <w:tcW w:w="1842" w:type="dxa"/>
                <w:tcBorders>
                  <w:top w:val="nil"/>
                  <w:left w:val="nil"/>
                  <w:bottom w:val="single" w:sz="4" w:space="0" w:color="auto"/>
                  <w:right w:val="single" w:sz="4" w:space="0" w:color="auto"/>
                </w:tcBorders>
                <w:vAlign w:val="center"/>
              </w:tcPr>
            </w:tcPrChange>
          </w:tcPr>
          <w:p w14:paraId="7EF3D91C" w14:textId="1E912276" w:rsidR="0086609E" w:rsidRPr="0048090B" w:rsidRDefault="0086609E" w:rsidP="0086609E">
            <w:pPr>
              <w:widowControl/>
              <w:jc w:val="right"/>
              <w:rPr>
                <w:rFonts w:ascii="Times New Roman" w:eastAsia="ＭＳ 明朝" w:hAnsi="Times New Roman" w:cs="Times New Roman"/>
                <w:color w:val="000000"/>
                <w:kern w:val="0"/>
                <w:szCs w:val="21"/>
              </w:rPr>
              <w:pPrChange w:id="1503" w:author="松山 ファミリー" w:date="2023-02-08T00:45:00Z">
                <w:pPr>
                  <w:widowControl/>
                </w:pPr>
              </w:pPrChange>
            </w:pPr>
            <w:ins w:id="1504" w:author="松山　晃大" w:date="2023-02-08T00:48:00Z">
              <w:r w:rsidRPr="0048090B">
                <w:rPr>
                  <w:rFonts w:ascii="Times New Roman" w:eastAsia="ＭＳ 明朝" w:hAnsi="Times New Roman" w:cs="Times New Roman"/>
                  <w:color w:val="000000"/>
                  <w:kern w:val="0"/>
                  <w:szCs w:val="21"/>
                </w:rPr>
                <w:t>5.213.E-03</w:t>
              </w:r>
            </w:ins>
          </w:p>
        </w:tc>
      </w:tr>
      <w:tr w:rsidR="0086609E" w:rsidRPr="0048090B" w14:paraId="6275D949" w14:textId="3963B7D7" w:rsidTr="000D4118">
        <w:trPr>
          <w:trHeight w:val="280"/>
          <w:trPrChange w:id="1505"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06"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0A5C0E2"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276" w:type="dxa"/>
            <w:tcBorders>
              <w:top w:val="nil"/>
              <w:left w:val="nil"/>
              <w:bottom w:val="single" w:sz="4" w:space="0" w:color="auto"/>
              <w:right w:val="single" w:sz="4" w:space="0" w:color="auto"/>
            </w:tcBorders>
            <w:shd w:val="clear" w:color="auto" w:fill="auto"/>
            <w:noWrap/>
            <w:vAlign w:val="center"/>
            <w:hideMark/>
            <w:tcPrChange w:id="1507"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01E57B3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Change w:id="1508"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5BB5A488"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1.311</w:t>
            </w:r>
            <w:del w:id="1509" w:author="松山 ファミリー" w:date="2023-02-08T00:46:00Z">
              <w:r w:rsidRPr="0048090B" w:rsidDel="009A1EF4">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510" w:author="松山 ファミリー" w:date="2023-02-08T00:45:00Z">
              <w:tcPr>
                <w:tcW w:w="284" w:type="dxa"/>
                <w:tcBorders>
                  <w:top w:val="nil"/>
                  <w:left w:val="nil"/>
                  <w:bottom w:val="single" w:sz="4" w:space="0" w:color="auto"/>
                  <w:right w:val="single" w:sz="4" w:space="0" w:color="auto"/>
                </w:tcBorders>
              </w:tcPr>
            </w:tcPrChange>
          </w:tcPr>
          <w:p w14:paraId="3D781827"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511"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12" w:author="松山 ファミリー" w:date="2023-02-08T00:45:00Z">
              <w:tcPr>
                <w:tcW w:w="1134" w:type="dxa"/>
                <w:tcBorders>
                  <w:top w:val="nil"/>
                  <w:left w:val="nil"/>
                  <w:bottom w:val="single" w:sz="4" w:space="0" w:color="auto"/>
                  <w:right w:val="single" w:sz="4" w:space="0" w:color="auto"/>
                </w:tcBorders>
                <w:vAlign w:val="center"/>
              </w:tcPr>
            </w:tcPrChange>
          </w:tcPr>
          <w:p w14:paraId="4190951D" w14:textId="7DA317C8" w:rsidR="0086609E" w:rsidRPr="0048090B" w:rsidRDefault="0086609E" w:rsidP="0086609E">
            <w:pPr>
              <w:widowControl/>
              <w:jc w:val="right"/>
              <w:rPr>
                <w:rFonts w:ascii="Times New Roman" w:eastAsia="ＭＳ 明朝" w:hAnsi="Times New Roman" w:cs="Times New Roman"/>
                <w:color w:val="000000"/>
                <w:kern w:val="0"/>
                <w:szCs w:val="21"/>
              </w:rPr>
              <w:pPrChange w:id="1513" w:author="松山 ファミリー" w:date="2023-02-08T00:45:00Z">
                <w:pPr>
                  <w:widowControl/>
                </w:pPr>
              </w:pPrChange>
            </w:pPr>
            <w:ins w:id="1514" w:author="松山　晃大" w:date="2023-02-08T00:48: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1515" w:author="松山 ファミリー" w:date="2023-02-08T00:45:00Z">
              <w:tcPr>
                <w:tcW w:w="1134" w:type="dxa"/>
                <w:tcBorders>
                  <w:top w:val="nil"/>
                  <w:left w:val="nil"/>
                  <w:bottom w:val="single" w:sz="4" w:space="0" w:color="auto"/>
                  <w:right w:val="single" w:sz="4" w:space="0" w:color="auto"/>
                </w:tcBorders>
                <w:vAlign w:val="center"/>
              </w:tcPr>
            </w:tcPrChange>
          </w:tcPr>
          <w:p w14:paraId="62B5437D" w14:textId="0FAD9BBD" w:rsidR="0086609E" w:rsidRPr="0048090B" w:rsidRDefault="0086609E" w:rsidP="0086609E">
            <w:pPr>
              <w:widowControl/>
              <w:jc w:val="right"/>
              <w:rPr>
                <w:rFonts w:ascii="Times New Roman" w:eastAsia="ＭＳ 明朝" w:hAnsi="Times New Roman" w:cs="Times New Roman"/>
                <w:color w:val="000000"/>
                <w:kern w:val="0"/>
                <w:szCs w:val="21"/>
              </w:rPr>
              <w:pPrChange w:id="1516" w:author="松山 ファミリー" w:date="2023-02-08T00:45:00Z">
                <w:pPr>
                  <w:widowControl/>
                </w:pPr>
              </w:pPrChange>
            </w:pPr>
            <w:ins w:id="1517" w:author="松山　晃大" w:date="2023-02-08T00:48: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1518" w:author="松山 ファミリー" w:date="2023-02-08T00:45:00Z">
              <w:tcPr>
                <w:tcW w:w="1842" w:type="dxa"/>
                <w:tcBorders>
                  <w:top w:val="nil"/>
                  <w:left w:val="nil"/>
                  <w:bottom w:val="single" w:sz="4" w:space="0" w:color="auto"/>
                  <w:right w:val="single" w:sz="4" w:space="0" w:color="auto"/>
                </w:tcBorders>
                <w:vAlign w:val="center"/>
              </w:tcPr>
            </w:tcPrChange>
          </w:tcPr>
          <w:p w14:paraId="5EEAF6F6" w14:textId="3263D151" w:rsidR="0086609E" w:rsidRPr="0048090B" w:rsidRDefault="0086609E" w:rsidP="0086609E">
            <w:pPr>
              <w:widowControl/>
              <w:jc w:val="right"/>
              <w:rPr>
                <w:rFonts w:ascii="Times New Roman" w:eastAsia="ＭＳ 明朝" w:hAnsi="Times New Roman" w:cs="Times New Roman"/>
                <w:color w:val="000000"/>
                <w:kern w:val="0"/>
                <w:szCs w:val="21"/>
              </w:rPr>
              <w:pPrChange w:id="1519" w:author="松山 ファミリー" w:date="2023-02-08T00:45:00Z">
                <w:pPr>
                  <w:widowControl/>
                </w:pPr>
              </w:pPrChange>
            </w:pPr>
            <w:ins w:id="1520" w:author="松山　晃大" w:date="2023-02-08T00:48:00Z">
              <w:r w:rsidRPr="0048090B">
                <w:rPr>
                  <w:rFonts w:ascii="Times New Roman" w:eastAsia="ＭＳ 明朝" w:hAnsi="Times New Roman" w:cs="Times New Roman"/>
                  <w:color w:val="000000"/>
                  <w:kern w:val="0"/>
                  <w:szCs w:val="21"/>
                </w:rPr>
                <w:t>5.644.E-03</w:t>
              </w:r>
            </w:ins>
          </w:p>
        </w:tc>
      </w:tr>
      <w:tr w:rsidR="0086609E" w:rsidRPr="0048090B" w14:paraId="44F9C3D3" w14:textId="49B6A5D8" w:rsidTr="000D4118">
        <w:trPr>
          <w:trHeight w:val="280"/>
          <w:trPrChange w:id="1521"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22"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E1DBB3B"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276" w:type="dxa"/>
            <w:tcBorders>
              <w:top w:val="nil"/>
              <w:left w:val="nil"/>
              <w:bottom w:val="single" w:sz="4" w:space="0" w:color="auto"/>
              <w:right w:val="single" w:sz="4" w:space="0" w:color="auto"/>
            </w:tcBorders>
            <w:shd w:val="clear" w:color="auto" w:fill="auto"/>
            <w:noWrap/>
            <w:vAlign w:val="center"/>
            <w:hideMark/>
            <w:tcPrChange w:id="1523"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35A4ADF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Change w:id="1524"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09B3777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w:t>
            </w:r>
            <w:del w:id="1525" w:author="松山 ファミリー" w:date="2023-02-08T00:46:00Z">
              <w:r w:rsidRPr="0048090B" w:rsidDel="009A1EF4">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526" w:author="松山 ファミリー" w:date="2023-02-08T00:45:00Z">
              <w:tcPr>
                <w:tcW w:w="284" w:type="dxa"/>
                <w:tcBorders>
                  <w:top w:val="nil"/>
                  <w:left w:val="nil"/>
                  <w:bottom w:val="single" w:sz="4" w:space="0" w:color="auto"/>
                  <w:right w:val="single" w:sz="4" w:space="0" w:color="auto"/>
                </w:tcBorders>
              </w:tcPr>
            </w:tcPrChange>
          </w:tcPr>
          <w:p w14:paraId="74A160D8"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527"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28" w:author="松山 ファミリー" w:date="2023-02-08T00:45:00Z">
              <w:tcPr>
                <w:tcW w:w="1134" w:type="dxa"/>
                <w:tcBorders>
                  <w:top w:val="nil"/>
                  <w:left w:val="nil"/>
                  <w:bottom w:val="single" w:sz="4" w:space="0" w:color="auto"/>
                  <w:right w:val="single" w:sz="4" w:space="0" w:color="auto"/>
                </w:tcBorders>
                <w:vAlign w:val="center"/>
              </w:tcPr>
            </w:tcPrChange>
          </w:tcPr>
          <w:p w14:paraId="7F053CB6" w14:textId="55A4EF92" w:rsidR="0086609E" w:rsidRPr="0048090B" w:rsidRDefault="0086609E" w:rsidP="0086609E">
            <w:pPr>
              <w:widowControl/>
              <w:jc w:val="right"/>
              <w:rPr>
                <w:rFonts w:ascii="Times New Roman" w:eastAsia="ＭＳ 明朝" w:hAnsi="Times New Roman" w:cs="Times New Roman"/>
                <w:color w:val="000000"/>
                <w:kern w:val="0"/>
                <w:szCs w:val="21"/>
              </w:rPr>
              <w:pPrChange w:id="1529" w:author="松山 ファミリー" w:date="2023-02-08T00:45:00Z">
                <w:pPr>
                  <w:widowControl/>
                </w:pPr>
              </w:pPrChange>
            </w:pPr>
            <w:ins w:id="1530" w:author="松山　晃大" w:date="2023-02-08T00:48: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1531" w:author="松山 ファミリー" w:date="2023-02-08T00:45:00Z">
              <w:tcPr>
                <w:tcW w:w="1134" w:type="dxa"/>
                <w:tcBorders>
                  <w:top w:val="nil"/>
                  <w:left w:val="nil"/>
                  <w:bottom w:val="single" w:sz="4" w:space="0" w:color="auto"/>
                  <w:right w:val="single" w:sz="4" w:space="0" w:color="auto"/>
                </w:tcBorders>
                <w:vAlign w:val="center"/>
              </w:tcPr>
            </w:tcPrChange>
          </w:tcPr>
          <w:p w14:paraId="06F70BE1" w14:textId="71974B34" w:rsidR="0086609E" w:rsidRPr="0048090B" w:rsidRDefault="0086609E" w:rsidP="0086609E">
            <w:pPr>
              <w:widowControl/>
              <w:jc w:val="right"/>
              <w:rPr>
                <w:rFonts w:ascii="Times New Roman" w:eastAsia="ＭＳ 明朝" w:hAnsi="Times New Roman" w:cs="Times New Roman"/>
                <w:color w:val="000000"/>
                <w:kern w:val="0"/>
                <w:szCs w:val="21"/>
              </w:rPr>
              <w:pPrChange w:id="1532" w:author="松山 ファミリー" w:date="2023-02-08T00:45:00Z">
                <w:pPr>
                  <w:widowControl/>
                </w:pPr>
              </w:pPrChange>
            </w:pPr>
            <w:ins w:id="1533" w:author="松山　晃大" w:date="2023-02-08T00:48: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1534" w:author="松山 ファミリー" w:date="2023-02-08T00:45:00Z">
              <w:tcPr>
                <w:tcW w:w="1842" w:type="dxa"/>
                <w:tcBorders>
                  <w:top w:val="nil"/>
                  <w:left w:val="nil"/>
                  <w:bottom w:val="single" w:sz="4" w:space="0" w:color="auto"/>
                  <w:right w:val="single" w:sz="4" w:space="0" w:color="auto"/>
                </w:tcBorders>
                <w:vAlign w:val="center"/>
              </w:tcPr>
            </w:tcPrChange>
          </w:tcPr>
          <w:p w14:paraId="4E8F70A8" w14:textId="5AD87B48" w:rsidR="0086609E" w:rsidRPr="0048090B" w:rsidRDefault="0086609E" w:rsidP="0086609E">
            <w:pPr>
              <w:widowControl/>
              <w:jc w:val="right"/>
              <w:rPr>
                <w:rFonts w:ascii="Times New Roman" w:eastAsia="ＭＳ 明朝" w:hAnsi="Times New Roman" w:cs="Times New Roman"/>
                <w:color w:val="000000"/>
                <w:kern w:val="0"/>
                <w:szCs w:val="21"/>
              </w:rPr>
              <w:pPrChange w:id="1535" w:author="松山 ファミリー" w:date="2023-02-08T00:45:00Z">
                <w:pPr>
                  <w:widowControl/>
                </w:pPr>
              </w:pPrChange>
            </w:pPr>
            <w:ins w:id="1536" w:author="松山　晃大" w:date="2023-02-08T00:48:00Z">
              <w:r w:rsidRPr="0048090B">
                <w:rPr>
                  <w:rFonts w:ascii="Times New Roman" w:eastAsia="ＭＳ 明朝" w:hAnsi="Times New Roman" w:cs="Times New Roman"/>
                  <w:color w:val="000000"/>
                  <w:kern w:val="0"/>
                  <w:szCs w:val="21"/>
                </w:rPr>
                <w:t>6.075.E-03</w:t>
              </w:r>
            </w:ins>
          </w:p>
        </w:tc>
      </w:tr>
      <w:tr w:rsidR="0086609E" w:rsidRPr="0048090B" w14:paraId="3352EB59" w14:textId="24ED3830" w:rsidTr="000D4118">
        <w:trPr>
          <w:trHeight w:val="280"/>
          <w:trPrChange w:id="1537"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38"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CDA6213"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shd w:val="clear" w:color="auto" w:fill="auto"/>
            <w:noWrap/>
            <w:vAlign w:val="center"/>
            <w:hideMark/>
            <w:tcPrChange w:id="1539"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20F1466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Change w:id="1540"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632591B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2.182</w:t>
            </w:r>
            <w:del w:id="1541" w:author="松山 ファミリー" w:date="2023-02-08T00:46:00Z">
              <w:r w:rsidRPr="0048090B" w:rsidDel="009A1EF4">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542" w:author="松山 ファミリー" w:date="2023-02-08T00:45:00Z">
              <w:tcPr>
                <w:tcW w:w="284" w:type="dxa"/>
                <w:tcBorders>
                  <w:top w:val="nil"/>
                  <w:left w:val="nil"/>
                  <w:bottom w:val="single" w:sz="4" w:space="0" w:color="auto"/>
                  <w:right w:val="single" w:sz="4" w:space="0" w:color="auto"/>
                </w:tcBorders>
              </w:tcPr>
            </w:tcPrChange>
          </w:tcPr>
          <w:p w14:paraId="4AC5DC40"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543"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44" w:author="松山 ファミリー" w:date="2023-02-08T00:45:00Z">
              <w:tcPr>
                <w:tcW w:w="1134" w:type="dxa"/>
                <w:tcBorders>
                  <w:top w:val="nil"/>
                  <w:left w:val="nil"/>
                  <w:bottom w:val="single" w:sz="4" w:space="0" w:color="auto"/>
                  <w:right w:val="single" w:sz="4" w:space="0" w:color="auto"/>
                </w:tcBorders>
                <w:vAlign w:val="center"/>
              </w:tcPr>
            </w:tcPrChange>
          </w:tcPr>
          <w:p w14:paraId="3B916034" w14:textId="61162E8E" w:rsidR="0086609E" w:rsidRPr="0048090B" w:rsidRDefault="0086609E" w:rsidP="0086609E">
            <w:pPr>
              <w:widowControl/>
              <w:jc w:val="right"/>
              <w:rPr>
                <w:rFonts w:ascii="Times New Roman" w:eastAsia="ＭＳ 明朝" w:hAnsi="Times New Roman" w:cs="Times New Roman"/>
                <w:color w:val="000000"/>
                <w:kern w:val="0"/>
                <w:szCs w:val="21"/>
              </w:rPr>
              <w:pPrChange w:id="1545" w:author="松山 ファミリー" w:date="2023-02-08T00:45:00Z">
                <w:pPr>
                  <w:widowControl/>
                </w:pPr>
              </w:pPrChange>
            </w:pPr>
            <w:ins w:id="1546" w:author="松山　晃大" w:date="2023-02-08T00:48: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1547" w:author="松山 ファミリー" w:date="2023-02-08T00:45:00Z">
              <w:tcPr>
                <w:tcW w:w="1134" w:type="dxa"/>
                <w:tcBorders>
                  <w:top w:val="nil"/>
                  <w:left w:val="nil"/>
                  <w:bottom w:val="single" w:sz="4" w:space="0" w:color="auto"/>
                  <w:right w:val="single" w:sz="4" w:space="0" w:color="auto"/>
                </w:tcBorders>
                <w:vAlign w:val="center"/>
              </w:tcPr>
            </w:tcPrChange>
          </w:tcPr>
          <w:p w14:paraId="532491C4" w14:textId="78CE2875" w:rsidR="0086609E" w:rsidRPr="0048090B" w:rsidRDefault="0086609E" w:rsidP="0086609E">
            <w:pPr>
              <w:widowControl/>
              <w:jc w:val="right"/>
              <w:rPr>
                <w:rFonts w:ascii="Times New Roman" w:eastAsia="ＭＳ 明朝" w:hAnsi="Times New Roman" w:cs="Times New Roman"/>
                <w:color w:val="000000"/>
                <w:kern w:val="0"/>
                <w:szCs w:val="21"/>
              </w:rPr>
              <w:pPrChange w:id="1548" w:author="松山 ファミリー" w:date="2023-02-08T00:45:00Z">
                <w:pPr>
                  <w:widowControl/>
                </w:pPr>
              </w:pPrChange>
            </w:pPr>
            <w:ins w:id="1549" w:author="松山　晃大" w:date="2023-02-08T00:48: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1550" w:author="松山 ファミリー" w:date="2023-02-08T00:45:00Z">
              <w:tcPr>
                <w:tcW w:w="1842" w:type="dxa"/>
                <w:tcBorders>
                  <w:top w:val="nil"/>
                  <w:left w:val="nil"/>
                  <w:bottom w:val="single" w:sz="4" w:space="0" w:color="auto"/>
                  <w:right w:val="single" w:sz="4" w:space="0" w:color="auto"/>
                </w:tcBorders>
                <w:vAlign w:val="center"/>
              </w:tcPr>
            </w:tcPrChange>
          </w:tcPr>
          <w:p w14:paraId="3CF8F51A" w14:textId="62A9A35D" w:rsidR="0086609E" w:rsidRPr="0048090B" w:rsidRDefault="0086609E" w:rsidP="0086609E">
            <w:pPr>
              <w:widowControl/>
              <w:jc w:val="right"/>
              <w:rPr>
                <w:rFonts w:ascii="Times New Roman" w:eastAsia="ＭＳ 明朝" w:hAnsi="Times New Roman" w:cs="Times New Roman"/>
                <w:color w:val="000000"/>
                <w:kern w:val="0"/>
                <w:szCs w:val="21"/>
              </w:rPr>
              <w:pPrChange w:id="1551" w:author="松山 ファミリー" w:date="2023-02-08T00:45:00Z">
                <w:pPr>
                  <w:widowControl/>
                </w:pPr>
              </w:pPrChange>
            </w:pPr>
            <w:ins w:id="1552" w:author="松山　晃大" w:date="2023-02-08T00:48:00Z">
              <w:r w:rsidRPr="0048090B">
                <w:rPr>
                  <w:rFonts w:ascii="Times New Roman" w:eastAsia="ＭＳ 明朝" w:hAnsi="Times New Roman" w:cs="Times New Roman"/>
                  <w:color w:val="000000"/>
                  <w:kern w:val="0"/>
                  <w:szCs w:val="21"/>
                </w:rPr>
                <w:t>6.505.E-03</w:t>
              </w:r>
            </w:ins>
          </w:p>
        </w:tc>
      </w:tr>
      <w:tr w:rsidR="0086609E" w:rsidRPr="0048090B" w14:paraId="5A9019AC" w14:textId="30BE4A93" w:rsidTr="000D4118">
        <w:trPr>
          <w:trHeight w:val="280"/>
          <w:trPrChange w:id="1553"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54"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1B8A1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shd w:val="clear" w:color="auto" w:fill="auto"/>
            <w:noWrap/>
            <w:vAlign w:val="center"/>
            <w:hideMark/>
            <w:tcPrChange w:id="1555"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2E8CE57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Change w:id="1556"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6E4B51D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2.616</w:t>
            </w:r>
            <w:del w:id="1557" w:author="松山 ファミリー" w:date="2023-02-08T00:46:00Z">
              <w:r w:rsidRPr="0048090B" w:rsidDel="009A1EF4">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558" w:author="松山 ファミリー" w:date="2023-02-08T00:45:00Z">
              <w:tcPr>
                <w:tcW w:w="284" w:type="dxa"/>
                <w:tcBorders>
                  <w:top w:val="nil"/>
                  <w:left w:val="nil"/>
                  <w:bottom w:val="single" w:sz="4" w:space="0" w:color="auto"/>
                  <w:right w:val="single" w:sz="4" w:space="0" w:color="auto"/>
                </w:tcBorders>
              </w:tcPr>
            </w:tcPrChange>
          </w:tcPr>
          <w:p w14:paraId="446F93A6"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559"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60" w:author="松山 ファミリー" w:date="2023-02-08T00:45:00Z">
              <w:tcPr>
                <w:tcW w:w="1134" w:type="dxa"/>
                <w:tcBorders>
                  <w:top w:val="nil"/>
                  <w:left w:val="nil"/>
                  <w:bottom w:val="single" w:sz="4" w:space="0" w:color="auto"/>
                  <w:right w:val="single" w:sz="4" w:space="0" w:color="auto"/>
                </w:tcBorders>
                <w:vAlign w:val="center"/>
              </w:tcPr>
            </w:tcPrChange>
          </w:tcPr>
          <w:p w14:paraId="0F3FA3DA" w14:textId="42B04418" w:rsidR="0086609E" w:rsidRPr="0048090B" w:rsidRDefault="0086609E" w:rsidP="0086609E">
            <w:pPr>
              <w:widowControl/>
              <w:jc w:val="right"/>
              <w:rPr>
                <w:rFonts w:ascii="Times New Roman" w:eastAsia="ＭＳ 明朝" w:hAnsi="Times New Roman" w:cs="Times New Roman"/>
                <w:color w:val="000000"/>
                <w:kern w:val="0"/>
                <w:szCs w:val="21"/>
              </w:rPr>
              <w:pPrChange w:id="1561" w:author="松山 ファミリー" w:date="2023-02-08T00:45:00Z">
                <w:pPr>
                  <w:widowControl/>
                </w:pPr>
              </w:pPrChange>
            </w:pPr>
            <w:ins w:id="1562" w:author="松山　晃大" w:date="2023-02-08T00:48:00Z">
              <w:r w:rsidRPr="0048090B">
                <w:rPr>
                  <w:rFonts w:ascii="Times New Roman" w:eastAsia="ＭＳ 明朝"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1563" w:author="松山 ファミリー" w:date="2023-02-08T00:45:00Z">
              <w:tcPr>
                <w:tcW w:w="1134" w:type="dxa"/>
                <w:tcBorders>
                  <w:top w:val="nil"/>
                  <w:left w:val="nil"/>
                  <w:bottom w:val="single" w:sz="4" w:space="0" w:color="auto"/>
                  <w:right w:val="single" w:sz="4" w:space="0" w:color="auto"/>
                </w:tcBorders>
                <w:vAlign w:val="center"/>
              </w:tcPr>
            </w:tcPrChange>
          </w:tcPr>
          <w:p w14:paraId="177D8963" w14:textId="1BAF6CFA" w:rsidR="0086609E" w:rsidRPr="0048090B" w:rsidRDefault="0086609E" w:rsidP="0086609E">
            <w:pPr>
              <w:widowControl/>
              <w:jc w:val="right"/>
              <w:rPr>
                <w:rFonts w:ascii="Times New Roman" w:eastAsia="ＭＳ 明朝" w:hAnsi="Times New Roman" w:cs="Times New Roman"/>
                <w:color w:val="000000"/>
                <w:kern w:val="0"/>
                <w:szCs w:val="21"/>
              </w:rPr>
              <w:pPrChange w:id="1564" w:author="松山 ファミリー" w:date="2023-02-08T00:45:00Z">
                <w:pPr>
                  <w:widowControl/>
                </w:pPr>
              </w:pPrChange>
            </w:pPr>
            <w:ins w:id="1565" w:author="松山　晃大" w:date="2023-02-08T00:48: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1566" w:author="松山 ファミリー" w:date="2023-02-08T00:45:00Z">
              <w:tcPr>
                <w:tcW w:w="1842" w:type="dxa"/>
                <w:tcBorders>
                  <w:top w:val="nil"/>
                  <w:left w:val="nil"/>
                  <w:bottom w:val="single" w:sz="4" w:space="0" w:color="auto"/>
                  <w:right w:val="single" w:sz="4" w:space="0" w:color="auto"/>
                </w:tcBorders>
                <w:vAlign w:val="center"/>
              </w:tcPr>
            </w:tcPrChange>
          </w:tcPr>
          <w:p w14:paraId="460C4E5E" w14:textId="44A02547" w:rsidR="0086609E" w:rsidRPr="0048090B" w:rsidRDefault="0086609E" w:rsidP="0086609E">
            <w:pPr>
              <w:widowControl/>
              <w:jc w:val="right"/>
              <w:rPr>
                <w:rFonts w:ascii="Times New Roman" w:eastAsia="ＭＳ 明朝" w:hAnsi="Times New Roman" w:cs="Times New Roman"/>
                <w:color w:val="000000"/>
                <w:kern w:val="0"/>
                <w:szCs w:val="21"/>
              </w:rPr>
              <w:pPrChange w:id="1567" w:author="松山 ファミリー" w:date="2023-02-08T00:45:00Z">
                <w:pPr>
                  <w:widowControl/>
                </w:pPr>
              </w:pPrChange>
            </w:pPr>
            <w:ins w:id="1568" w:author="松山　晃大" w:date="2023-02-08T00:48:00Z">
              <w:r w:rsidRPr="0048090B">
                <w:rPr>
                  <w:rFonts w:ascii="Times New Roman" w:eastAsia="ＭＳ 明朝" w:hAnsi="Times New Roman" w:cs="Times New Roman"/>
                  <w:color w:val="000000"/>
                  <w:kern w:val="0"/>
                  <w:szCs w:val="21"/>
                </w:rPr>
                <w:t>6.934.E-03</w:t>
              </w:r>
            </w:ins>
          </w:p>
        </w:tc>
      </w:tr>
      <w:tr w:rsidR="0086609E" w:rsidRPr="0048090B" w14:paraId="4A37913E" w14:textId="4189BB9B" w:rsidTr="000D4118">
        <w:trPr>
          <w:trHeight w:val="280"/>
          <w:trPrChange w:id="1569"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70"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535B087"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shd w:val="clear" w:color="auto" w:fill="auto"/>
            <w:noWrap/>
            <w:vAlign w:val="center"/>
            <w:hideMark/>
            <w:tcPrChange w:id="1571"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57C20B1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Change w:id="1572"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4A30B90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3.051</w:t>
            </w:r>
            <w:del w:id="1573" w:author="松山 ファミリー" w:date="2023-02-08T00:46:00Z">
              <w:r w:rsidRPr="0048090B" w:rsidDel="009A1EF4">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574" w:author="松山 ファミリー" w:date="2023-02-08T00:45:00Z">
              <w:tcPr>
                <w:tcW w:w="284" w:type="dxa"/>
                <w:tcBorders>
                  <w:top w:val="nil"/>
                  <w:left w:val="nil"/>
                  <w:bottom w:val="single" w:sz="4" w:space="0" w:color="auto"/>
                  <w:right w:val="single" w:sz="4" w:space="0" w:color="auto"/>
                </w:tcBorders>
              </w:tcPr>
            </w:tcPrChange>
          </w:tcPr>
          <w:p w14:paraId="4AA58BC1"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575"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76" w:author="松山 ファミリー" w:date="2023-02-08T00:45:00Z">
              <w:tcPr>
                <w:tcW w:w="1134" w:type="dxa"/>
                <w:tcBorders>
                  <w:top w:val="nil"/>
                  <w:left w:val="nil"/>
                  <w:bottom w:val="single" w:sz="4" w:space="0" w:color="auto"/>
                  <w:right w:val="single" w:sz="4" w:space="0" w:color="auto"/>
                </w:tcBorders>
                <w:vAlign w:val="center"/>
              </w:tcPr>
            </w:tcPrChange>
          </w:tcPr>
          <w:p w14:paraId="5BEEF895" w14:textId="27AB4A21" w:rsidR="0086609E" w:rsidRPr="0048090B" w:rsidRDefault="0086609E" w:rsidP="0086609E">
            <w:pPr>
              <w:widowControl/>
              <w:jc w:val="right"/>
              <w:rPr>
                <w:rFonts w:ascii="Times New Roman" w:eastAsia="ＭＳ 明朝" w:hAnsi="Times New Roman" w:cs="Times New Roman"/>
                <w:color w:val="000000"/>
                <w:kern w:val="0"/>
                <w:szCs w:val="21"/>
              </w:rPr>
              <w:pPrChange w:id="1577" w:author="松山 ファミリー" w:date="2023-02-08T00:45:00Z">
                <w:pPr>
                  <w:widowControl/>
                </w:pPr>
              </w:pPrChange>
            </w:pPr>
            <w:ins w:id="1578" w:author="松山　晃大" w:date="2023-02-08T00:48: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1579" w:author="松山 ファミリー" w:date="2023-02-08T00:45:00Z">
              <w:tcPr>
                <w:tcW w:w="1134" w:type="dxa"/>
                <w:tcBorders>
                  <w:top w:val="nil"/>
                  <w:left w:val="nil"/>
                  <w:bottom w:val="single" w:sz="4" w:space="0" w:color="auto"/>
                  <w:right w:val="single" w:sz="4" w:space="0" w:color="auto"/>
                </w:tcBorders>
                <w:vAlign w:val="center"/>
              </w:tcPr>
            </w:tcPrChange>
          </w:tcPr>
          <w:p w14:paraId="79C34CB5" w14:textId="62131BA8" w:rsidR="0086609E" w:rsidRPr="0048090B" w:rsidRDefault="0086609E" w:rsidP="0086609E">
            <w:pPr>
              <w:widowControl/>
              <w:jc w:val="right"/>
              <w:rPr>
                <w:rFonts w:ascii="Times New Roman" w:eastAsia="ＭＳ 明朝" w:hAnsi="Times New Roman" w:cs="Times New Roman"/>
                <w:color w:val="000000"/>
                <w:kern w:val="0"/>
                <w:szCs w:val="21"/>
              </w:rPr>
              <w:pPrChange w:id="1580" w:author="松山 ファミリー" w:date="2023-02-08T00:45:00Z">
                <w:pPr>
                  <w:widowControl/>
                </w:pPr>
              </w:pPrChange>
            </w:pPr>
            <w:ins w:id="1581" w:author="松山　晃大" w:date="2023-02-08T00:48: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1582" w:author="松山 ファミリー" w:date="2023-02-08T00:45:00Z">
              <w:tcPr>
                <w:tcW w:w="1842" w:type="dxa"/>
                <w:tcBorders>
                  <w:top w:val="nil"/>
                  <w:left w:val="nil"/>
                  <w:bottom w:val="single" w:sz="4" w:space="0" w:color="auto"/>
                  <w:right w:val="single" w:sz="4" w:space="0" w:color="auto"/>
                </w:tcBorders>
                <w:vAlign w:val="center"/>
              </w:tcPr>
            </w:tcPrChange>
          </w:tcPr>
          <w:p w14:paraId="5462C120" w14:textId="60C87B8A" w:rsidR="0086609E" w:rsidRPr="0048090B" w:rsidRDefault="0086609E" w:rsidP="0086609E">
            <w:pPr>
              <w:widowControl/>
              <w:jc w:val="right"/>
              <w:rPr>
                <w:rFonts w:ascii="Times New Roman" w:eastAsia="ＭＳ 明朝" w:hAnsi="Times New Roman" w:cs="Times New Roman"/>
                <w:color w:val="000000"/>
                <w:kern w:val="0"/>
                <w:szCs w:val="21"/>
              </w:rPr>
              <w:pPrChange w:id="1583" w:author="松山 ファミリー" w:date="2023-02-08T00:45:00Z">
                <w:pPr>
                  <w:widowControl/>
                </w:pPr>
              </w:pPrChange>
            </w:pPr>
            <w:ins w:id="1584" w:author="松山　晃大" w:date="2023-02-08T00:48:00Z">
              <w:r w:rsidRPr="0048090B">
                <w:rPr>
                  <w:rFonts w:ascii="Times New Roman" w:eastAsia="ＭＳ 明朝" w:hAnsi="Times New Roman" w:cs="Times New Roman"/>
                  <w:color w:val="000000"/>
                  <w:kern w:val="0"/>
                  <w:szCs w:val="21"/>
                </w:rPr>
                <w:t>7.363.E-03</w:t>
              </w:r>
            </w:ins>
          </w:p>
        </w:tc>
      </w:tr>
      <w:tr w:rsidR="0086609E" w:rsidRPr="0048090B" w14:paraId="6AE16F22" w14:textId="6972ED86" w:rsidTr="000D4118">
        <w:trPr>
          <w:trHeight w:val="280"/>
          <w:trPrChange w:id="1585"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86"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0CBE4D8"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shd w:val="clear" w:color="auto" w:fill="auto"/>
            <w:noWrap/>
            <w:vAlign w:val="center"/>
            <w:hideMark/>
            <w:tcPrChange w:id="1587"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39170C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Change w:id="1588"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44542377"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3.484</w:t>
            </w:r>
            <w:del w:id="1589" w:author="松山 ファミリー" w:date="2023-02-08T00:47:00Z">
              <w:r w:rsidRPr="0048090B" w:rsidDel="00C077AC">
                <w:rPr>
                  <w:rFonts w:ascii="Times New Roman" w:eastAsia="ＭＳ 明朝" w:hAnsi="Times New Roman" w:cs="Times New Roman"/>
                  <w:color w:val="000000"/>
                  <w:kern w:val="0"/>
                  <w:szCs w:val="21"/>
                </w:rPr>
                <w:delText>.E</w:delText>
              </w:r>
            </w:del>
            <w:del w:id="1590" w:author="松山 ファミリー" w:date="2023-02-08T00:46:00Z">
              <w:r w:rsidRPr="0048090B" w:rsidDel="009A1EF4">
                <w:rPr>
                  <w:rFonts w:ascii="Times New Roman" w:eastAsia="ＭＳ 明朝" w:hAnsi="Times New Roman" w:cs="Times New Roman"/>
                  <w:color w:val="000000"/>
                  <w:kern w:val="0"/>
                  <w:szCs w:val="21"/>
                </w:rPr>
                <w:delText>-03</w:delText>
              </w:r>
            </w:del>
          </w:p>
        </w:tc>
        <w:tc>
          <w:tcPr>
            <w:tcW w:w="284" w:type="dxa"/>
            <w:tcBorders>
              <w:top w:val="nil"/>
              <w:left w:val="nil"/>
              <w:bottom w:val="single" w:sz="4" w:space="0" w:color="auto"/>
              <w:right w:val="single" w:sz="4" w:space="0" w:color="auto"/>
            </w:tcBorders>
            <w:tcPrChange w:id="1591" w:author="松山 ファミリー" w:date="2023-02-08T00:45:00Z">
              <w:tcPr>
                <w:tcW w:w="284" w:type="dxa"/>
                <w:tcBorders>
                  <w:top w:val="nil"/>
                  <w:left w:val="nil"/>
                  <w:bottom w:val="single" w:sz="4" w:space="0" w:color="auto"/>
                  <w:right w:val="single" w:sz="4" w:space="0" w:color="auto"/>
                </w:tcBorders>
              </w:tcPr>
            </w:tcPrChange>
          </w:tcPr>
          <w:p w14:paraId="05E96B86"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592"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93" w:author="松山 ファミリー" w:date="2023-02-08T00:45:00Z">
              <w:tcPr>
                <w:tcW w:w="1134" w:type="dxa"/>
                <w:tcBorders>
                  <w:top w:val="nil"/>
                  <w:left w:val="nil"/>
                  <w:bottom w:val="single" w:sz="4" w:space="0" w:color="auto"/>
                  <w:right w:val="single" w:sz="4" w:space="0" w:color="auto"/>
                </w:tcBorders>
                <w:vAlign w:val="center"/>
              </w:tcPr>
            </w:tcPrChange>
          </w:tcPr>
          <w:p w14:paraId="790F20EB" w14:textId="393F567D" w:rsidR="0086609E" w:rsidRPr="0048090B" w:rsidRDefault="0086609E" w:rsidP="0086609E">
            <w:pPr>
              <w:widowControl/>
              <w:jc w:val="right"/>
              <w:rPr>
                <w:rFonts w:ascii="Times New Roman" w:eastAsia="ＭＳ 明朝" w:hAnsi="Times New Roman" w:cs="Times New Roman"/>
                <w:color w:val="000000"/>
                <w:kern w:val="0"/>
                <w:szCs w:val="21"/>
              </w:rPr>
              <w:pPrChange w:id="1594" w:author="松山 ファミリー" w:date="2023-02-08T00:45:00Z">
                <w:pPr>
                  <w:widowControl/>
                </w:pPr>
              </w:pPrChange>
            </w:pPr>
            <w:ins w:id="1595" w:author="松山　晃大" w:date="2023-02-08T00:48:00Z">
              <w:r w:rsidRPr="0048090B">
                <w:rPr>
                  <w:rFonts w:ascii="Times New Roman" w:eastAsia="ＭＳ 明朝"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1596" w:author="松山 ファミリー" w:date="2023-02-08T00:45:00Z">
              <w:tcPr>
                <w:tcW w:w="1134" w:type="dxa"/>
                <w:tcBorders>
                  <w:top w:val="nil"/>
                  <w:left w:val="nil"/>
                  <w:bottom w:val="single" w:sz="4" w:space="0" w:color="auto"/>
                  <w:right w:val="single" w:sz="4" w:space="0" w:color="auto"/>
                </w:tcBorders>
                <w:vAlign w:val="center"/>
              </w:tcPr>
            </w:tcPrChange>
          </w:tcPr>
          <w:p w14:paraId="546EBF25" w14:textId="0170B7C2" w:rsidR="0086609E" w:rsidRPr="0048090B" w:rsidRDefault="0086609E" w:rsidP="0086609E">
            <w:pPr>
              <w:widowControl/>
              <w:jc w:val="right"/>
              <w:rPr>
                <w:rFonts w:ascii="Times New Roman" w:eastAsia="ＭＳ 明朝" w:hAnsi="Times New Roman" w:cs="Times New Roman"/>
                <w:color w:val="000000"/>
                <w:kern w:val="0"/>
                <w:szCs w:val="21"/>
              </w:rPr>
              <w:pPrChange w:id="1597" w:author="松山 ファミリー" w:date="2023-02-08T00:45:00Z">
                <w:pPr>
                  <w:widowControl/>
                </w:pPr>
              </w:pPrChange>
            </w:pPr>
            <w:ins w:id="1598" w:author="松山　晃大" w:date="2023-02-08T00:48:00Z">
              <w:r w:rsidRPr="0048090B">
                <w:rPr>
                  <w:rFonts w:ascii="Times New Roman" w:eastAsia="ＭＳ 明朝" w:hAnsi="Times New Roman" w:cs="Times New Roman"/>
                  <w:color w:val="000000"/>
                  <w:kern w:val="0"/>
                  <w:szCs w:val="21"/>
                </w:rPr>
                <w:t>900</w:t>
              </w:r>
            </w:ins>
          </w:p>
        </w:tc>
        <w:tc>
          <w:tcPr>
            <w:tcW w:w="1559" w:type="dxa"/>
            <w:tcBorders>
              <w:top w:val="nil"/>
              <w:left w:val="nil"/>
              <w:bottom w:val="single" w:sz="4" w:space="0" w:color="auto"/>
              <w:right w:val="single" w:sz="4" w:space="0" w:color="auto"/>
            </w:tcBorders>
            <w:vAlign w:val="center"/>
            <w:tcPrChange w:id="1599" w:author="松山 ファミリー" w:date="2023-02-08T00:45:00Z">
              <w:tcPr>
                <w:tcW w:w="1842" w:type="dxa"/>
                <w:tcBorders>
                  <w:top w:val="nil"/>
                  <w:left w:val="nil"/>
                  <w:bottom w:val="single" w:sz="4" w:space="0" w:color="auto"/>
                  <w:right w:val="single" w:sz="4" w:space="0" w:color="auto"/>
                </w:tcBorders>
                <w:vAlign w:val="center"/>
              </w:tcPr>
            </w:tcPrChange>
          </w:tcPr>
          <w:p w14:paraId="37A7DE4F" w14:textId="0EA3DD67" w:rsidR="0086609E" w:rsidRPr="0048090B" w:rsidRDefault="0086609E" w:rsidP="0086609E">
            <w:pPr>
              <w:widowControl/>
              <w:jc w:val="right"/>
              <w:rPr>
                <w:rFonts w:ascii="Times New Roman" w:eastAsia="ＭＳ 明朝" w:hAnsi="Times New Roman" w:cs="Times New Roman"/>
                <w:color w:val="000000"/>
                <w:kern w:val="0"/>
                <w:szCs w:val="21"/>
              </w:rPr>
              <w:pPrChange w:id="1600" w:author="松山 ファミリー" w:date="2023-02-08T00:45:00Z">
                <w:pPr>
                  <w:widowControl/>
                </w:pPr>
              </w:pPrChange>
            </w:pPr>
            <w:ins w:id="1601" w:author="松山　晃大" w:date="2023-02-08T00:48:00Z">
              <w:r w:rsidRPr="0048090B">
                <w:rPr>
                  <w:rFonts w:ascii="Times New Roman" w:eastAsia="ＭＳ 明朝" w:hAnsi="Times New Roman" w:cs="Times New Roman"/>
                  <w:color w:val="000000"/>
                  <w:kern w:val="0"/>
                  <w:szCs w:val="21"/>
                </w:rPr>
                <w:t>7.791.E-03</w:t>
              </w:r>
            </w:ins>
          </w:p>
        </w:tc>
      </w:tr>
      <w:tr w:rsidR="0086609E" w:rsidRPr="0048090B" w14:paraId="1DF616EF" w14:textId="3DE8809F" w:rsidTr="000D4118">
        <w:trPr>
          <w:trHeight w:val="280"/>
          <w:trPrChange w:id="1602"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603"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571628F"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shd w:val="clear" w:color="auto" w:fill="auto"/>
            <w:noWrap/>
            <w:vAlign w:val="center"/>
            <w:hideMark/>
            <w:tcPrChange w:id="1604"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49DF07D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Change w:id="1605"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0C3D125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3.917</w:t>
            </w:r>
            <w:del w:id="1606" w:author="松山 ファミリー" w:date="2023-02-08T00:47:00Z">
              <w:r w:rsidRPr="0048090B" w:rsidDel="00C077AC">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607" w:author="松山 ファミリー" w:date="2023-02-08T00:45:00Z">
              <w:tcPr>
                <w:tcW w:w="284" w:type="dxa"/>
                <w:tcBorders>
                  <w:top w:val="nil"/>
                  <w:left w:val="nil"/>
                  <w:bottom w:val="single" w:sz="4" w:space="0" w:color="auto"/>
                  <w:right w:val="single" w:sz="4" w:space="0" w:color="auto"/>
                </w:tcBorders>
              </w:tcPr>
            </w:tcPrChange>
          </w:tcPr>
          <w:p w14:paraId="397FDC82"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608"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609" w:author="松山 ファミリー" w:date="2023-02-08T00:45:00Z">
              <w:tcPr>
                <w:tcW w:w="1134" w:type="dxa"/>
                <w:tcBorders>
                  <w:top w:val="nil"/>
                  <w:left w:val="nil"/>
                  <w:bottom w:val="single" w:sz="4" w:space="0" w:color="auto"/>
                  <w:right w:val="single" w:sz="4" w:space="0" w:color="auto"/>
                </w:tcBorders>
                <w:vAlign w:val="center"/>
              </w:tcPr>
            </w:tcPrChange>
          </w:tcPr>
          <w:p w14:paraId="1B9B1FF7" w14:textId="6710E21F" w:rsidR="0086609E" w:rsidRPr="0048090B" w:rsidRDefault="0086609E" w:rsidP="0086609E">
            <w:pPr>
              <w:widowControl/>
              <w:jc w:val="right"/>
              <w:rPr>
                <w:rFonts w:ascii="Times New Roman" w:eastAsia="ＭＳ 明朝" w:hAnsi="Times New Roman" w:cs="Times New Roman"/>
                <w:color w:val="000000"/>
                <w:kern w:val="0"/>
                <w:szCs w:val="21"/>
              </w:rPr>
              <w:pPrChange w:id="1610" w:author="松山 ファミリー" w:date="2023-02-08T00:45:00Z">
                <w:pPr>
                  <w:widowControl/>
                </w:pPr>
              </w:pPrChange>
            </w:pPr>
            <w:ins w:id="1611" w:author="松山　晃大" w:date="2023-02-08T00:43:00Z">
              <w:del w:id="1612" w:author="松山 ファミリー" w:date="2023-02-08T00:48:00Z">
                <w:r w:rsidRPr="0048090B" w:rsidDel="0086609E">
                  <w:rPr>
                    <w:rFonts w:ascii="Times New Roman" w:eastAsia="ＭＳ 明朝" w:hAnsi="Times New Roman" w:cs="Times New Roman"/>
                    <w:color w:val="000000"/>
                    <w:kern w:val="0"/>
                    <w:szCs w:val="21"/>
                  </w:rPr>
                  <w:delText>1000</w:delText>
                </w:r>
              </w:del>
            </w:ins>
          </w:p>
        </w:tc>
        <w:tc>
          <w:tcPr>
            <w:tcW w:w="1276" w:type="dxa"/>
            <w:tcBorders>
              <w:top w:val="nil"/>
              <w:left w:val="nil"/>
              <w:bottom w:val="single" w:sz="4" w:space="0" w:color="auto"/>
              <w:right w:val="single" w:sz="4" w:space="0" w:color="auto"/>
            </w:tcBorders>
            <w:vAlign w:val="center"/>
            <w:tcPrChange w:id="1613" w:author="松山 ファミリー" w:date="2023-02-08T00:45:00Z">
              <w:tcPr>
                <w:tcW w:w="1134" w:type="dxa"/>
                <w:tcBorders>
                  <w:top w:val="nil"/>
                  <w:left w:val="nil"/>
                  <w:bottom w:val="single" w:sz="4" w:space="0" w:color="auto"/>
                  <w:right w:val="single" w:sz="4" w:space="0" w:color="auto"/>
                </w:tcBorders>
                <w:vAlign w:val="center"/>
              </w:tcPr>
            </w:tcPrChange>
          </w:tcPr>
          <w:p w14:paraId="29261628" w14:textId="0DBFA0F9" w:rsidR="0086609E" w:rsidRPr="0048090B" w:rsidRDefault="0086609E" w:rsidP="0086609E">
            <w:pPr>
              <w:widowControl/>
              <w:jc w:val="right"/>
              <w:rPr>
                <w:rFonts w:ascii="Times New Roman" w:eastAsia="ＭＳ 明朝" w:hAnsi="Times New Roman" w:cs="Times New Roman"/>
                <w:color w:val="000000"/>
                <w:kern w:val="0"/>
                <w:szCs w:val="21"/>
              </w:rPr>
              <w:pPrChange w:id="1614" w:author="松山 ファミリー" w:date="2023-02-08T00:45:00Z">
                <w:pPr>
                  <w:widowControl/>
                </w:pPr>
              </w:pPrChange>
            </w:pPr>
            <w:ins w:id="1615" w:author="松山　晃大" w:date="2023-02-08T00:43:00Z">
              <w:del w:id="1616" w:author="松山 ファミリー" w:date="2023-02-08T00:48:00Z">
                <w:r w:rsidRPr="0048090B" w:rsidDel="0086609E">
                  <w:rPr>
                    <w:rFonts w:ascii="Times New Roman" w:eastAsia="ＭＳ 明朝" w:hAnsi="Times New Roman" w:cs="Times New Roman"/>
                    <w:color w:val="000000"/>
                    <w:kern w:val="0"/>
                    <w:szCs w:val="21"/>
                  </w:rPr>
                  <w:delText>450</w:delText>
                </w:r>
              </w:del>
            </w:ins>
          </w:p>
        </w:tc>
        <w:tc>
          <w:tcPr>
            <w:tcW w:w="1559" w:type="dxa"/>
            <w:tcBorders>
              <w:top w:val="nil"/>
              <w:left w:val="nil"/>
              <w:bottom w:val="single" w:sz="4" w:space="0" w:color="auto"/>
              <w:right w:val="single" w:sz="4" w:space="0" w:color="auto"/>
            </w:tcBorders>
            <w:vAlign w:val="center"/>
            <w:tcPrChange w:id="1617" w:author="松山 ファミリー" w:date="2023-02-08T00:45:00Z">
              <w:tcPr>
                <w:tcW w:w="1842" w:type="dxa"/>
                <w:tcBorders>
                  <w:top w:val="nil"/>
                  <w:left w:val="nil"/>
                  <w:bottom w:val="single" w:sz="4" w:space="0" w:color="auto"/>
                  <w:right w:val="single" w:sz="4" w:space="0" w:color="auto"/>
                </w:tcBorders>
                <w:vAlign w:val="center"/>
              </w:tcPr>
            </w:tcPrChange>
          </w:tcPr>
          <w:p w14:paraId="352CC4B0" w14:textId="0B8F1E8B" w:rsidR="0086609E" w:rsidRPr="0048090B" w:rsidRDefault="0086609E" w:rsidP="0086609E">
            <w:pPr>
              <w:widowControl/>
              <w:jc w:val="right"/>
              <w:rPr>
                <w:rFonts w:ascii="Times New Roman" w:eastAsia="ＭＳ 明朝" w:hAnsi="Times New Roman" w:cs="Times New Roman"/>
                <w:color w:val="000000"/>
                <w:kern w:val="0"/>
                <w:szCs w:val="21"/>
              </w:rPr>
              <w:pPrChange w:id="1618" w:author="松山 ファミリー" w:date="2023-02-08T00:45:00Z">
                <w:pPr>
                  <w:widowControl/>
                </w:pPr>
              </w:pPrChange>
            </w:pPr>
            <w:ins w:id="1619" w:author="松山　晃大" w:date="2023-02-08T00:43:00Z">
              <w:del w:id="1620" w:author="松山 ファミリー" w:date="2023-02-08T00:48:00Z">
                <w:r w:rsidRPr="0048090B" w:rsidDel="0086609E">
                  <w:rPr>
                    <w:rFonts w:ascii="Times New Roman" w:eastAsia="ＭＳ 明朝" w:hAnsi="Times New Roman" w:cs="Times New Roman"/>
                    <w:color w:val="000000"/>
                    <w:kern w:val="0"/>
                    <w:szCs w:val="21"/>
                  </w:rPr>
                  <w:delText>3.917.E-03</w:delText>
                </w:r>
              </w:del>
            </w:ins>
          </w:p>
        </w:tc>
      </w:tr>
    </w:tbl>
    <w:p w14:paraId="610FFAE0" w14:textId="77777777" w:rsidR="00770C56" w:rsidRPr="0048090B" w:rsidRDefault="00770C56" w:rsidP="00A007A1">
      <w:pPr>
        <w:widowControl/>
        <w:rPr>
          <w:rFonts w:ascii="Times New Roman" w:eastAsia="ＭＳ 明朝" w:hAnsi="Times New Roman" w:cs="Times New Roman"/>
          <w:color w:val="000000" w:themeColor="text1"/>
          <w:szCs w:val="21"/>
        </w:rPr>
        <w:pPrChange w:id="1621" w:author="松山 ファミリー" w:date="2023-02-08T00:25:00Z">
          <w:pPr>
            <w:widowControl/>
            <w:jc w:val="left"/>
          </w:pPr>
        </w:pPrChange>
      </w:pPr>
    </w:p>
    <w:p w14:paraId="57BB071B" w14:textId="70B65718" w:rsidR="00E55C1B" w:rsidRPr="0048090B" w:rsidRDefault="00E55C1B"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622" w:name="_Toc126715547"/>
      <w:r w:rsidRPr="0048090B">
        <w:rPr>
          <w:rStyle w:val="normaltextrun"/>
          <w:rFonts w:ascii="Times New Roman" w:eastAsia="ＭＳ 明朝" w:hAnsi="Times New Roman" w:cs="Times New Roman"/>
          <w:sz w:val="21"/>
          <w:szCs w:val="21"/>
        </w:rPr>
        <w:t>220</w:t>
      </w:r>
      <w:r w:rsidR="00D15C34" w:rsidRPr="0048090B">
        <w:rPr>
          <w:rStyle w:val="normaltextrun"/>
          <w:rFonts w:ascii="Times New Roman" w:eastAsia="ＭＳ 明朝" w:hAnsi="Times New Roman" w:cs="Times New Roman"/>
          <w:sz w:val="21"/>
          <w:szCs w:val="21"/>
        </w:rPr>
        <w:t>415Cast</w:t>
      </w:r>
      <w:r w:rsidR="009E7B4B" w:rsidRPr="0048090B">
        <w:rPr>
          <w:rStyle w:val="normaltextrun"/>
          <w:rFonts w:ascii="Times New Roman" w:eastAsia="ＭＳ 明朝" w:hAnsi="Times New Roman" w:cs="Times New Roman"/>
          <w:sz w:val="21"/>
          <w:szCs w:val="21"/>
        </w:rPr>
        <w:t>_2</w:t>
      </w:r>
      <w:r w:rsidRPr="0048090B">
        <w:rPr>
          <w:rStyle w:val="normaltextrun"/>
          <w:rFonts w:ascii="Times New Roman" w:eastAsia="ＭＳ 明朝" w:hAnsi="Times New Roman" w:cs="Times New Roman"/>
          <w:sz w:val="21"/>
          <w:szCs w:val="21"/>
        </w:rPr>
        <w:t xml:space="preserve"> </w:t>
      </w:r>
      <w:del w:id="1623" w:author="松山 ファミリー" w:date="2023-02-08T01:02:00Z">
        <w:r w:rsidRPr="0048090B" w:rsidDel="00E215F0">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1622"/>
    </w:p>
    <w:p w14:paraId="3D0C82DB" w14:textId="796343D6" w:rsidR="00E55C1B" w:rsidRPr="0048090B" w:rsidRDefault="00E55C1B" w:rsidP="00A007A1">
      <w:pPr>
        <w:pStyle w:val="a4"/>
        <w:widowControl/>
        <w:numPr>
          <w:ilvl w:val="0"/>
          <w:numId w:val="27"/>
        </w:numPr>
        <w:ind w:leftChars="0"/>
        <w:rPr>
          <w:rStyle w:val="normaltextrun"/>
          <w:rFonts w:ascii="Times New Roman" w:eastAsia="ＭＳ 明朝" w:hAnsi="Times New Roman" w:cs="Times New Roman"/>
          <w:szCs w:val="21"/>
        </w:rPr>
        <w:pPrChange w:id="1624" w:author="松山 ファミリー" w:date="2023-02-08T00:25:00Z">
          <w:pPr>
            <w:pStyle w:val="a4"/>
            <w:widowControl/>
            <w:numPr>
              <w:numId w:val="27"/>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2404E28D" w14:textId="097DDC39" w:rsidR="00E55C1B" w:rsidRPr="0048090B" w:rsidRDefault="00E55C1B" w:rsidP="00A007A1">
      <w:pPr>
        <w:pStyle w:val="a4"/>
        <w:widowControl/>
        <w:numPr>
          <w:ilvl w:val="0"/>
          <w:numId w:val="27"/>
        </w:numPr>
        <w:ind w:leftChars="0"/>
        <w:rPr>
          <w:rStyle w:val="normaltextrun"/>
          <w:rFonts w:ascii="Times New Roman" w:eastAsia="ＭＳ 明朝" w:hAnsi="Times New Roman" w:cs="Times New Roman"/>
          <w:szCs w:val="21"/>
        </w:rPr>
        <w:pPrChange w:id="1625" w:author="松山 ファミリー" w:date="2023-02-08T00:25:00Z">
          <w:pPr>
            <w:pStyle w:val="a4"/>
            <w:widowControl/>
            <w:numPr>
              <w:numId w:val="27"/>
            </w:numPr>
            <w:ind w:leftChars="0" w:left="420" w:hanging="420"/>
            <w:jc w:val="left"/>
          </w:pPr>
        </w:pPrChange>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041396"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041396" w:rsidRPr="0048090B">
        <w:rPr>
          <w:rStyle w:val="normaltextrun"/>
          <w:rFonts w:ascii="Times New Roman" w:eastAsia="ＭＳ 明朝" w:hAnsi="Times New Roman" w:cs="Times New Roman"/>
          <w:szCs w:val="21"/>
        </w:rPr>
        <w:t>293</w:t>
      </w:r>
      <w:r w:rsidRPr="0048090B">
        <w:rPr>
          <w:rStyle w:val="normaltextrun"/>
          <w:rFonts w:ascii="Times New Roman" w:eastAsia="ＭＳ 明朝" w:hAnsi="Times New Roman" w:cs="Times New Roman"/>
          <w:szCs w:val="21"/>
        </w:rPr>
        <w:t xml:space="preserve">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041396"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6A7410A3" w14:textId="786DA13E" w:rsidR="00E55C1B" w:rsidRPr="0048090B" w:rsidRDefault="00E55C1B" w:rsidP="00A007A1">
      <w:pPr>
        <w:pStyle w:val="a4"/>
        <w:widowControl/>
        <w:numPr>
          <w:ilvl w:val="0"/>
          <w:numId w:val="27"/>
        </w:numPr>
        <w:ind w:leftChars="0"/>
        <w:rPr>
          <w:rStyle w:val="normaltextrun"/>
          <w:rFonts w:ascii="Times New Roman" w:eastAsia="ＭＳ 明朝" w:hAnsi="Times New Roman" w:cs="Times New Roman"/>
          <w:szCs w:val="21"/>
        </w:rPr>
        <w:pPrChange w:id="1626" w:author="松山 ファミリー" w:date="2023-02-08T00:25:00Z">
          <w:pPr>
            <w:pStyle w:val="a4"/>
            <w:widowControl/>
            <w:numPr>
              <w:numId w:val="27"/>
            </w:numPr>
            <w:ind w:leftChars="0" w:left="420" w:hanging="420"/>
            <w:jc w:val="left"/>
          </w:pPr>
        </w:pPrChange>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01AF401E" w14:textId="33D4FE27" w:rsidR="00E55C1B" w:rsidRPr="0048090B" w:rsidRDefault="00E55C1B" w:rsidP="00A007A1">
      <w:pPr>
        <w:pStyle w:val="a4"/>
        <w:widowControl/>
        <w:numPr>
          <w:ilvl w:val="0"/>
          <w:numId w:val="27"/>
        </w:numPr>
        <w:ind w:leftChars="0"/>
        <w:rPr>
          <w:rStyle w:val="normaltextrun"/>
          <w:rFonts w:ascii="Times New Roman" w:eastAsia="ＭＳ 明朝" w:hAnsi="Times New Roman" w:cs="Times New Roman"/>
          <w:szCs w:val="21"/>
        </w:rPr>
        <w:pPrChange w:id="1627" w:author="松山 ファミリー" w:date="2023-02-08T00:25:00Z">
          <w:pPr>
            <w:pStyle w:val="a4"/>
            <w:widowControl/>
            <w:numPr>
              <w:numId w:val="27"/>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4E1A11"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4E1A11"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B3B7EE3" w14:textId="3D9BC741" w:rsidR="00E55C1B" w:rsidRPr="0048090B" w:rsidRDefault="00E55C1B" w:rsidP="00A007A1">
      <w:pPr>
        <w:pStyle w:val="a4"/>
        <w:widowControl/>
        <w:numPr>
          <w:ilvl w:val="0"/>
          <w:numId w:val="27"/>
        </w:numPr>
        <w:ind w:leftChars="0"/>
        <w:rPr>
          <w:rStyle w:val="normaltextrun"/>
          <w:rFonts w:ascii="Times New Roman" w:eastAsia="ＭＳ 明朝" w:hAnsi="Times New Roman" w:cs="Times New Roman"/>
          <w:szCs w:val="21"/>
        </w:rPr>
        <w:pPrChange w:id="1628" w:author="松山 ファミリー" w:date="2023-02-08T00:25:00Z">
          <w:pPr>
            <w:pStyle w:val="a4"/>
            <w:widowControl/>
            <w:numPr>
              <w:numId w:val="27"/>
            </w:numPr>
            <w:ind w:leftChars="0" w:left="420" w:hanging="420"/>
            <w:jc w:val="left"/>
          </w:pPr>
        </w:pPrChange>
      </w:pPr>
      <w:r w:rsidRPr="0048090B">
        <w:rPr>
          <w:rStyle w:val="normaltextrun"/>
          <w:rFonts w:ascii="Times New Roman" w:eastAsia="ＭＳ 明朝" w:hAnsi="Times New Roman" w:cs="Times New Roman"/>
          <w:szCs w:val="21"/>
        </w:rPr>
        <w:lastRenderedPageBreak/>
        <w:t>印加電圧</w:t>
      </w:r>
      <w:r w:rsidRPr="0048090B">
        <w:rPr>
          <w:rStyle w:val="normaltextrun"/>
          <w:rFonts w:ascii="Times New Roman" w:eastAsia="ＭＳ 明朝" w:hAnsi="Times New Roman" w:cs="Times New Roman"/>
          <w:szCs w:val="21"/>
        </w:rPr>
        <w:t>0.5</w:t>
      </w:r>
      <w:r w:rsidR="005D5E81" w:rsidRPr="0048090B">
        <w:rPr>
          <w:rStyle w:val="normaltextrun"/>
          <w:rFonts w:ascii="Times New Roman" w:eastAsia="ＭＳ 明朝" w:hAnsi="Times New Roman" w:cs="Times New Roman"/>
          <w:szCs w:val="21"/>
        </w:rPr>
        <w:t>7</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A8F3" w14:textId="3B189256" w:rsidR="00E55C1B" w:rsidRPr="0048090B" w:rsidRDefault="00E55C1B" w:rsidP="00A007A1">
      <w:pPr>
        <w:pStyle w:val="a4"/>
        <w:widowControl/>
        <w:numPr>
          <w:ilvl w:val="0"/>
          <w:numId w:val="27"/>
        </w:numPr>
        <w:ind w:leftChars="0"/>
        <w:rPr>
          <w:rFonts w:ascii="Times New Roman" w:eastAsia="ＭＳ 明朝" w:hAnsi="Times New Roman" w:cs="Times New Roman"/>
          <w:szCs w:val="21"/>
        </w:rPr>
        <w:pPrChange w:id="1629" w:author="松山 ファミリー" w:date="2023-02-08T00:25:00Z">
          <w:pPr>
            <w:pStyle w:val="a4"/>
            <w:widowControl/>
            <w:numPr>
              <w:numId w:val="27"/>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608164FE" w14:textId="4F3D3939" w:rsidR="00E55C1B" w:rsidRPr="0048090B" w:rsidRDefault="00E55C1B" w:rsidP="00A007A1">
      <w:pPr>
        <w:pStyle w:val="a4"/>
        <w:widowControl/>
        <w:numPr>
          <w:ilvl w:val="0"/>
          <w:numId w:val="27"/>
        </w:numPr>
        <w:ind w:leftChars="0"/>
        <w:rPr>
          <w:rFonts w:ascii="Times New Roman" w:eastAsia="ＭＳ 明朝" w:hAnsi="Times New Roman" w:cs="Times New Roman"/>
          <w:szCs w:val="21"/>
        </w:rPr>
        <w:pPrChange w:id="1630" w:author="松山 ファミリー" w:date="2023-02-08T00:25:00Z">
          <w:pPr>
            <w:pStyle w:val="a4"/>
            <w:widowControl/>
            <w:numPr>
              <w:numId w:val="27"/>
            </w:numPr>
            <w:ind w:leftChars="0" w:left="420" w:hanging="420"/>
            <w:jc w:val="left"/>
          </w:pPr>
        </w:pPrChange>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F0C41B5" w14:textId="2365CE1A" w:rsidR="00E55C1B" w:rsidRPr="0048090B" w:rsidRDefault="00E55C1B" w:rsidP="00A007A1">
      <w:pPr>
        <w:widowControl/>
        <w:rPr>
          <w:rFonts w:ascii="Times New Roman" w:eastAsia="ＭＳ 明朝" w:hAnsi="Times New Roman" w:cs="Times New Roman"/>
          <w:szCs w:val="21"/>
        </w:rPr>
        <w:pPrChange w:id="1631"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41A9FF" w14:textId="77777777" w:rsidR="00E55C1B" w:rsidRDefault="00E55C1B" w:rsidP="00A007A1">
      <w:pPr>
        <w:widowControl/>
        <w:rPr>
          <w:ins w:id="1632" w:author="松山 ファミリー" w:date="2023-02-08T00:58:00Z"/>
          <w:rFonts w:ascii="Times New Roman" w:eastAsia="ＭＳ 明朝" w:hAnsi="Times New Roman" w:cs="Times New Roman"/>
          <w:szCs w:val="21"/>
        </w:rPr>
      </w:pPr>
    </w:p>
    <w:p w14:paraId="0F9ED70B" w14:textId="6E56EA2B" w:rsidR="00281AE0" w:rsidRPr="0048090B" w:rsidDel="00281AE0" w:rsidRDefault="00281AE0" w:rsidP="00A007A1">
      <w:pPr>
        <w:widowControl/>
        <w:rPr>
          <w:del w:id="1633" w:author="松山 ファミリー" w:date="2023-02-08T00:58:00Z"/>
          <w:rFonts w:ascii="Times New Roman" w:eastAsia="ＭＳ 明朝" w:hAnsi="Times New Roman" w:cs="Times New Roman" w:hint="eastAsia"/>
          <w:szCs w:val="21"/>
        </w:rPr>
        <w:pPrChange w:id="1634" w:author="松山 ファミリー" w:date="2023-02-08T00:25:00Z">
          <w:pPr>
            <w:widowControl/>
            <w:jc w:val="left"/>
          </w:pPr>
        </w:pPrChange>
      </w:pPr>
      <w:ins w:id="1635" w:author="松山 ファミリー" w:date="2023-02-08T00:58:00Z">
        <w:r w:rsidRPr="00281AE0">
          <w:rPr>
            <w:rFonts w:ascii="Times New Roman" w:eastAsia="ＭＳ 明朝" w:hAnsi="Times New Roman" w:cs="Times New Roman" w:hint="eastAsia"/>
            <w:szCs w:val="21"/>
          </w:rPr>
          <w:t>表</w:t>
        </w:r>
        <w:r w:rsidRPr="00281AE0">
          <w:rPr>
            <w:rFonts w:ascii="Times New Roman" w:eastAsia="ＭＳ 明朝" w:hAnsi="Times New Roman" w:cs="Times New Roman"/>
            <w:szCs w:val="21"/>
          </w:rPr>
          <w:t xml:space="preserve"> 3-8-2</w:t>
        </w:r>
        <w:r w:rsidRPr="00281AE0">
          <w:rPr>
            <w:rFonts w:ascii="Times New Roman" w:eastAsia="ＭＳ 明朝" w:hAnsi="Times New Roman" w:cs="Times New Roman"/>
            <w:szCs w:val="21"/>
          </w:rPr>
          <w:t>セル内のグルコース濃度</w:t>
        </w:r>
      </w:ins>
    </w:p>
    <w:p w14:paraId="16239566" w14:textId="1A7D0DEC" w:rsidR="00E55C1B" w:rsidRPr="0048090B" w:rsidRDefault="00E55C1B" w:rsidP="00281AE0">
      <w:pPr>
        <w:widowControl/>
        <w:rPr>
          <w:b/>
          <w:bCs/>
        </w:rPr>
        <w:pPrChange w:id="1636" w:author="松山 ファミリー" w:date="2023-02-08T00:58:00Z">
          <w:pPr>
            <w:pStyle w:val="ab"/>
            <w:keepNext/>
          </w:pPr>
        </w:pPrChange>
      </w:pPr>
      <w:del w:id="1637" w:author="松山 ファミリー" w:date="2023-02-08T00:58:00Z">
        <w:r w:rsidRPr="0048090B" w:rsidDel="00666977">
          <w:delText>表 3-</w:delText>
        </w:r>
        <w:r w:rsidR="001E0A1A" w:rsidRPr="0048090B" w:rsidDel="00666977">
          <w:delText>8</w:delText>
        </w:r>
        <w:r w:rsidRPr="0048090B" w:rsidDel="00666977">
          <w:delText>-2セル内のグルコース濃度</w:delText>
        </w:r>
      </w:del>
    </w:p>
    <w:tbl>
      <w:tblPr>
        <w:tblW w:w="8500" w:type="dxa"/>
        <w:tblCellMar>
          <w:left w:w="99" w:type="dxa"/>
          <w:right w:w="99" w:type="dxa"/>
        </w:tblCellMar>
        <w:tblLook w:val="04A0" w:firstRow="1" w:lastRow="0" w:firstColumn="1" w:lastColumn="0" w:noHBand="0" w:noVBand="1"/>
        <w:tblPrChange w:id="1638" w:author="松山 ファミリー" w:date="2023-02-08T00:54:00Z">
          <w:tblPr>
            <w:tblW w:w="8500" w:type="dxa"/>
            <w:tblCellMar>
              <w:left w:w="99" w:type="dxa"/>
              <w:right w:w="99" w:type="dxa"/>
            </w:tblCellMar>
            <w:tblLook w:val="04A0" w:firstRow="1" w:lastRow="0" w:firstColumn="1" w:lastColumn="0" w:noHBand="0" w:noVBand="1"/>
          </w:tblPr>
        </w:tblPrChange>
      </w:tblPr>
      <w:tblGrid>
        <w:gridCol w:w="1300"/>
        <w:gridCol w:w="1300"/>
        <w:gridCol w:w="1506"/>
        <w:gridCol w:w="218"/>
        <w:gridCol w:w="1341"/>
        <w:gridCol w:w="1276"/>
        <w:gridCol w:w="1559"/>
        <w:tblGridChange w:id="1639">
          <w:tblGrid>
            <w:gridCol w:w="1300"/>
            <w:gridCol w:w="1300"/>
            <w:gridCol w:w="1506"/>
            <w:gridCol w:w="218"/>
            <w:gridCol w:w="1341"/>
            <w:gridCol w:w="1134"/>
            <w:gridCol w:w="1701"/>
          </w:tblGrid>
        </w:tblGridChange>
      </w:tblGrid>
      <w:tr w:rsidR="00662D39" w:rsidRPr="0048090B" w14:paraId="33B209FF" w14:textId="7C3A8CE6" w:rsidTr="00662D39">
        <w:trPr>
          <w:trHeight w:val="280"/>
          <w:trPrChange w:id="1640" w:author="松山 ファミリー" w:date="2023-02-08T00:54: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1641" w:author="松山 ファミリー" w:date="2023-02-08T00:54: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1144D0FE" w14:textId="77777777" w:rsidR="00525AAF" w:rsidRPr="0048090B" w:rsidRDefault="00525AAF" w:rsidP="00525AAF">
            <w:pPr>
              <w:widowControl/>
              <w:rPr>
                <w:rFonts w:ascii="Times New Roman" w:eastAsia="ＭＳ 明朝" w:hAnsi="Times New Roman" w:cs="Times New Roman"/>
                <w:color w:val="000000"/>
                <w:kern w:val="0"/>
                <w:szCs w:val="21"/>
              </w:rPr>
              <w:pPrChange w:id="1642"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1643" w:author="松山 ファミリー" w:date="2023-02-08T00:54: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8124BF6" w14:textId="77777777" w:rsidR="00525AAF" w:rsidRPr="0048090B" w:rsidRDefault="00525AAF" w:rsidP="00525AAF">
            <w:pPr>
              <w:widowControl/>
              <w:rPr>
                <w:rFonts w:ascii="Times New Roman" w:eastAsia="ＭＳ 明朝" w:hAnsi="Times New Roman" w:cs="Times New Roman"/>
                <w:color w:val="000000"/>
                <w:kern w:val="0"/>
                <w:szCs w:val="21"/>
              </w:rPr>
              <w:pPrChange w:id="1644"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1645" w:author="松山 ファミリー" w:date="2023-02-08T00:54: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0F8CBE0" w14:textId="77777777" w:rsidR="00525AAF" w:rsidRPr="0048090B" w:rsidRDefault="00525AAF" w:rsidP="00525AAF">
            <w:pPr>
              <w:widowControl/>
              <w:rPr>
                <w:rFonts w:ascii="Times New Roman" w:eastAsia="ＭＳ 明朝" w:hAnsi="Times New Roman" w:cs="Times New Roman"/>
                <w:color w:val="000000"/>
                <w:kern w:val="0"/>
                <w:szCs w:val="21"/>
              </w:rPr>
              <w:pPrChange w:id="1646"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18" w:type="dxa"/>
            <w:tcBorders>
              <w:top w:val="single" w:sz="4" w:space="0" w:color="auto"/>
              <w:left w:val="nil"/>
              <w:bottom w:val="single" w:sz="4" w:space="0" w:color="auto"/>
              <w:right w:val="single" w:sz="4" w:space="0" w:color="auto"/>
            </w:tcBorders>
            <w:tcPrChange w:id="1647" w:author="松山 ファミリー" w:date="2023-02-08T00:54:00Z">
              <w:tcPr>
                <w:tcW w:w="218" w:type="dxa"/>
                <w:tcBorders>
                  <w:top w:val="single" w:sz="4" w:space="0" w:color="auto"/>
                  <w:left w:val="nil"/>
                  <w:bottom w:val="single" w:sz="4" w:space="0" w:color="auto"/>
                  <w:right w:val="single" w:sz="4" w:space="0" w:color="auto"/>
                </w:tcBorders>
              </w:tcPr>
            </w:tcPrChange>
          </w:tcPr>
          <w:p w14:paraId="4900ED5D"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single" w:sz="4" w:space="0" w:color="auto"/>
              <w:left w:val="nil"/>
              <w:bottom w:val="single" w:sz="4" w:space="0" w:color="auto"/>
              <w:right w:val="single" w:sz="4" w:space="0" w:color="auto"/>
            </w:tcBorders>
            <w:vAlign w:val="center"/>
            <w:tcPrChange w:id="1648" w:author="松山 ファミリー" w:date="2023-02-08T00:54:00Z">
              <w:tcPr>
                <w:tcW w:w="1341" w:type="dxa"/>
                <w:tcBorders>
                  <w:top w:val="single" w:sz="4" w:space="0" w:color="auto"/>
                  <w:left w:val="nil"/>
                  <w:bottom w:val="single" w:sz="4" w:space="0" w:color="auto"/>
                  <w:right w:val="single" w:sz="4" w:space="0" w:color="auto"/>
                </w:tcBorders>
                <w:vAlign w:val="center"/>
              </w:tcPr>
            </w:tcPrChange>
          </w:tcPr>
          <w:p w14:paraId="6D3C40B9" w14:textId="287266E3" w:rsidR="00525AAF" w:rsidRPr="0048090B" w:rsidRDefault="00525AAF" w:rsidP="00525AAF">
            <w:pPr>
              <w:widowControl/>
              <w:rPr>
                <w:rFonts w:ascii="Times New Roman" w:eastAsia="ＭＳ 明朝" w:hAnsi="Times New Roman" w:cs="Times New Roman"/>
                <w:color w:val="000000"/>
                <w:kern w:val="0"/>
                <w:szCs w:val="21"/>
              </w:rPr>
            </w:pPr>
            <w:ins w:id="1649" w:author="松山　晃大" w:date="2023-02-08T00:53: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1650" w:author="松山 ファミリー" w:date="2023-02-08T00:54:00Z">
              <w:tcPr>
                <w:tcW w:w="1134" w:type="dxa"/>
                <w:tcBorders>
                  <w:top w:val="single" w:sz="4" w:space="0" w:color="auto"/>
                  <w:left w:val="nil"/>
                  <w:bottom w:val="single" w:sz="4" w:space="0" w:color="auto"/>
                  <w:right w:val="single" w:sz="4" w:space="0" w:color="auto"/>
                </w:tcBorders>
                <w:vAlign w:val="center"/>
              </w:tcPr>
            </w:tcPrChange>
          </w:tcPr>
          <w:p w14:paraId="3B8BEC13" w14:textId="47E1D680" w:rsidR="00525AAF" w:rsidRPr="0048090B" w:rsidRDefault="00525AAF" w:rsidP="00525AAF">
            <w:pPr>
              <w:widowControl/>
              <w:rPr>
                <w:rFonts w:ascii="Times New Roman" w:eastAsia="ＭＳ 明朝" w:hAnsi="Times New Roman" w:cs="Times New Roman"/>
                <w:color w:val="000000"/>
                <w:kern w:val="0"/>
                <w:szCs w:val="21"/>
              </w:rPr>
            </w:pPr>
            <w:ins w:id="1651" w:author="松山　晃大" w:date="2023-02-08T00:53: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1652" w:author="松山 ファミリー" w:date="2023-02-08T00:54:00Z">
              <w:tcPr>
                <w:tcW w:w="1701" w:type="dxa"/>
                <w:tcBorders>
                  <w:top w:val="single" w:sz="4" w:space="0" w:color="auto"/>
                  <w:left w:val="nil"/>
                  <w:bottom w:val="single" w:sz="4" w:space="0" w:color="auto"/>
                  <w:right w:val="single" w:sz="4" w:space="0" w:color="auto"/>
                </w:tcBorders>
                <w:vAlign w:val="center"/>
              </w:tcPr>
            </w:tcPrChange>
          </w:tcPr>
          <w:p w14:paraId="01EC59EA" w14:textId="3DEEC3A4" w:rsidR="00525AAF" w:rsidRPr="0048090B" w:rsidRDefault="00525AAF" w:rsidP="00525AAF">
            <w:pPr>
              <w:widowControl/>
              <w:rPr>
                <w:rFonts w:ascii="Times New Roman" w:eastAsia="ＭＳ 明朝" w:hAnsi="Times New Roman" w:cs="Times New Roman"/>
                <w:color w:val="000000"/>
                <w:kern w:val="0"/>
                <w:szCs w:val="21"/>
              </w:rPr>
            </w:pPr>
            <w:ins w:id="1653" w:author="松山　晃大" w:date="2023-02-08T00:53:00Z">
              <w:r w:rsidRPr="0048090B">
                <w:rPr>
                  <w:rFonts w:ascii="Times New Roman" w:eastAsia="ＭＳ 明朝" w:hAnsi="Times New Roman" w:cs="Times New Roman"/>
                  <w:color w:val="000000"/>
                  <w:kern w:val="0"/>
                  <w:szCs w:val="21"/>
                </w:rPr>
                <w:t>濃度</w:t>
              </w:r>
            </w:ins>
          </w:p>
        </w:tc>
      </w:tr>
      <w:tr w:rsidR="00662D39" w:rsidRPr="0048090B" w14:paraId="6BFB25EE" w14:textId="300AD3F2" w:rsidTr="00662D39">
        <w:trPr>
          <w:trHeight w:val="280"/>
          <w:trPrChange w:id="1654"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655"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0364943" w14:textId="208E2323" w:rsidR="00525AAF" w:rsidRPr="0048090B" w:rsidRDefault="00525AAF" w:rsidP="00525AAF">
            <w:pPr>
              <w:widowControl/>
              <w:rPr>
                <w:rFonts w:ascii="Times New Roman" w:eastAsia="ＭＳ 明朝" w:hAnsi="Times New Roman" w:cs="Times New Roman"/>
                <w:color w:val="000000"/>
                <w:kern w:val="0"/>
                <w:szCs w:val="21"/>
              </w:rPr>
              <w:pPrChange w:id="1656"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1657" w:author="松山 ファミリー" w:date="2023-02-08T00:56:00Z">
              <w:r w:rsidRPr="0048090B" w:rsidDel="00A04A0C">
                <w:rPr>
                  <w:rFonts w:ascii="Times New Roman" w:eastAsia="ＭＳ 明朝" w:hAnsi="Times New Roman" w:cs="Times New Roman"/>
                  <w:color w:val="000000"/>
                  <w:kern w:val="0"/>
                  <w:szCs w:val="21"/>
                </w:rPr>
                <w:delText>sec</w:delText>
              </w:r>
            </w:del>
            <w:ins w:id="1658" w:author="松山 ファミリー" w:date="2023-02-08T00:56:00Z">
              <w:r w:rsidR="00A04A0C"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1659"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4DA57012" w14:textId="77777777" w:rsidR="00525AAF" w:rsidRPr="0048090B" w:rsidRDefault="00525AAF" w:rsidP="00525AAF">
            <w:pPr>
              <w:widowControl/>
              <w:rPr>
                <w:rFonts w:ascii="Times New Roman" w:eastAsia="ＭＳ 明朝" w:hAnsi="Times New Roman" w:cs="Times New Roman"/>
                <w:color w:val="000000"/>
                <w:kern w:val="0"/>
                <w:szCs w:val="21"/>
              </w:rPr>
              <w:pPrChange w:id="1660"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1661"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5EC94F7C" w14:textId="7302575A" w:rsidR="00525AAF" w:rsidRPr="0048090B" w:rsidRDefault="00525AAF" w:rsidP="00525AAF">
            <w:pPr>
              <w:widowControl/>
              <w:rPr>
                <w:rFonts w:ascii="Times New Roman" w:eastAsia="ＭＳ 明朝" w:hAnsi="Times New Roman" w:cs="Times New Roman"/>
                <w:color w:val="000000"/>
                <w:kern w:val="0"/>
                <w:szCs w:val="21"/>
              </w:rPr>
              <w:pPrChange w:id="1662"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1663" w:author="松山 ファミリー" w:date="2023-02-08T00:56:00Z">
              <w:r w:rsidR="00A04A0C">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18" w:type="dxa"/>
            <w:tcBorders>
              <w:top w:val="nil"/>
              <w:left w:val="nil"/>
              <w:bottom w:val="single" w:sz="4" w:space="0" w:color="auto"/>
              <w:right w:val="single" w:sz="4" w:space="0" w:color="auto"/>
            </w:tcBorders>
            <w:tcPrChange w:id="1664" w:author="松山 ファミリー" w:date="2023-02-08T00:54:00Z">
              <w:tcPr>
                <w:tcW w:w="218" w:type="dxa"/>
                <w:tcBorders>
                  <w:top w:val="nil"/>
                  <w:left w:val="nil"/>
                  <w:bottom w:val="single" w:sz="4" w:space="0" w:color="auto"/>
                  <w:right w:val="single" w:sz="4" w:space="0" w:color="auto"/>
                </w:tcBorders>
              </w:tcPr>
            </w:tcPrChange>
          </w:tcPr>
          <w:p w14:paraId="37A7539F"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Change w:id="1665" w:author="松山 ファミリー" w:date="2023-02-08T00:54:00Z">
              <w:tcPr>
                <w:tcW w:w="1341" w:type="dxa"/>
                <w:tcBorders>
                  <w:top w:val="nil"/>
                  <w:left w:val="nil"/>
                  <w:bottom w:val="single" w:sz="4" w:space="0" w:color="auto"/>
                  <w:right w:val="single" w:sz="4" w:space="0" w:color="auto"/>
                </w:tcBorders>
                <w:vAlign w:val="center"/>
              </w:tcPr>
            </w:tcPrChange>
          </w:tcPr>
          <w:p w14:paraId="2A71C19C" w14:textId="5E724E4D" w:rsidR="00525AAF" w:rsidRPr="0048090B" w:rsidRDefault="00525AAF" w:rsidP="00525AAF">
            <w:pPr>
              <w:widowControl/>
              <w:rPr>
                <w:rFonts w:ascii="Times New Roman" w:eastAsia="ＭＳ 明朝" w:hAnsi="Times New Roman" w:cs="Times New Roman"/>
                <w:color w:val="000000"/>
                <w:kern w:val="0"/>
                <w:szCs w:val="21"/>
              </w:rPr>
            </w:pPr>
            <w:ins w:id="1666" w:author="松山　晃大" w:date="2023-02-08T00:53:00Z">
              <w:r w:rsidRPr="0048090B">
                <w:rPr>
                  <w:rFonts w:ascii="Times New Roman" w:eastAsia="ＭＳ 明朝" w:hAnsi="Times New Roman" w:cs="Times New Roman"/>
                  <w:color w:val="000000"/>
                  <w:kern w:val="0"/>
                  <w:szCs w:val="21"/>
                </w:rPr>
                <w:t>/</w:t>
              </w:r>
              <w:del w:id="1667" w:author="松山 ファミリー" w:date="2023-02-08T00:56:00Z">
                <w:r w:rsidRPr="0048090B" w:rsidDel="00A04A0C">
                  <w:rPr>
                    <w:rFonts w:ascii="Times New Roman" w:eastAsia="ＭＳ 明朝" w:hAnsi="Times New Roman" w:cs="Times New Roman"/>
                    <w:color w:val="000000"/>
                    <w:kern w:val="0"/>
                    <w:szCs w:val="21"/>
                  </w:rPr>
                  <w:delText>sec</w:delText>
                </w:r>
              </w:del>
            </w:ins>
            <w:ins w:id="1668" w:author="松山 ファミリー" w:date="2023-02-08T00:56:00Z">
              <w:r w:rsidR="00A04A0C"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1669" w:author="松山 ファミリー" w:date="2023-02-08T00:54:00Z">
              <w:tcPr>
                <w:tcW w:w="1134" w:type="dxa"/>
                <w:tcBorders>
                  <w:top w:val="nil"/>
                  <w:left w:val="nil"/>
                  <w:bottom w:val="single" w:sz="4" w:space="0" w:color="auto"/>
                  <w:right w:val="single" w:sz="4" w:space="0" w:color="auto"/>
                </w:tcBorders>
                <w:vAlign w:val="center"/>
              </w:tcPr>
            </w:tcPrChange>
          </w:tcPr>
          <w:p w14:paraId="691D3737" w14:textId="6ABE9E1E" w:rsidR="00525AAF" w:rsidRPr="0048090B" w:rsidRDefault="00525AAF" w:rsidP="00525AAF">
            <w:pPr>
              <w:widowControl/>
              <w:rPr>
                <w:rFonts w:ascii="Times New Roman" w:eastAsia="ＭＳ 明朝" w:hAnsi="Times New Roman" w:cs="Times New Roman"/>
                <w:color w:val="000000"/>
                <w:kern w:val="0"/>
                <w:szCs w:val="21"/>
              </w:rPr>
            </w:pPr>
            <w:ins w:id="1670" w:author="松山　晃大" w:date="2023-02-08T00:53: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1671" w:author="松山 ファミリー" w:date="2023-02-08T00:54:00Z">
              <w:tcPr>
                <w:tcW w:w="1701" w:type="dxa"/>
                <w:tcBorders>
                  <w:top w:val="nil"/>
                  <w:left w:val="nil"/>
                  <w:bottom w:val="single" w:sz="4" w:space="0" w:color="auto"/>
                  <w:right w:val="single" w:sz="4" w:space="0" w:color="auto"/>
                </w:tcBorders>
                <w:vAlign w:val="center"/>
              </w:tcPr>
            </w:tcPrChange>
          </w:tcPr>
          <w:p w14:paraId="20DC2601" w14:textId="615D766A" w:rsidR="00525AAF" w:rsidRPr="0048090B" w:rsidRDefault="00525AAF" w:rsidP="00525AAF">
            <w:pPr>
              <w:widowControl/>
              <w:rPr>
                <w:rFonts w:ascii="Times New Roman" w:eastAsia="ＭＳ 明朝" w:hAnsi="Times New Roman" w:cs="Times New Roman"/>
                <w:color w:val="000000"/>
                <w:kern w:val="0"/>
                <w:szCs w:val="21"/>
              </w:rPr>
            </w:pPr>
            <w:ins w:id="1672" w:author="松山　晃大" w:date="2023-02-08T00:53:00Z">
              <w:r w:rsidRPr="0048090B">
                <w:rPr>
                  <w:rFonts w:ascii="Times New Roman" w:eastAsia="ＭＳ 明朝" w:hAnsi="Times New Roman" w:cs="Times New Roman"/>
                  <w:color w:val="000000"/>
                  <w:kern w:val="0"/>
                  <w:szCs w:val="21"/>
                </w:rPr>
                <w:t>/</w:t>
              </w:r>
            </w:ins>
            <w:ins w:id="1673" w:author="松山 ファミリー" w:date="2023-02-08T00:56:00Z">
              <w:r w:rsidR="00A04A0C">
                <w:rPr>
                  <w:rFonts w:ascii="Times New Roman" w:eastAsia="ＭＳ 明朝" w:hAnsi="Times New Roman" w:cs="Times New Roman"/>
                  <w:color w:val="000000"/>
                  <w:kern w:val="0"/>
                  <w:szCs w:val="21"/>
                </w:rPr>
                <w:t>m</w:t>
              </w:r>
            </w:ins>
            <w:ins w:id="1674" w:author="松山　晃大" w:date="2023-02-08T00:53:00Z">
              <w:r w:rsidRPr="0048090B">
                <w:rPr>
                  <w:rFonts w:ascii="Times New Roman" w:eastAsia="ＭＳ 明朝" w:hAnsi="Times New Roman" w:cs="Times New Roman"/>
                  <w:color w:val="000000"/>
                  <w:kern w:val="0"/>
                  <w:szCs w:val="21"/>
                </w:rPr>
                <w:t>M</w:t>
              </w:r>
            </w:ins>
          </w:p>
        </w:tc>
      </w:tr>
      <w:tr w:rsidR="00662D39" w:rsidRPr="0048090B" w14:paraId="2ECABBF3" w14:textId="1093DD9D" w:rsidTr="00662D39">
        <w:trPr>
          <w:trHeight w:val="280"/>
          <w:trPrChange w:id="1675"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676"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CEB0C2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Change w:id="1677"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003E1534"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1678"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68C027F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del w:id="1679" w:author="松山 ファミリー" w:date="2023-02-08T00:57:00Z">
              <w:r w:rsidRPr="0048090B" w:rsidDel="003E44D7">
                <w:rPr>
                  <w:rFonts w:ascii="Times New Roman" w:eastAsia="ＭＳ 明朝" w:hAnsi="Times New Roman" w:cs="Times New Roman"/>
                  <w:color w:val="000000"/>
                  <w:kern w:val="0"/>
                  <w:szCs w:val="21"/>
                </w:rPr>
                <w:delText>.E+00</w:delText>
              </w:r>
            </w:del>
          </w:p>
        </w:tc>
        <w:tc>
          <w:tcPr>
            <w:tcW w:w="218" w:type="dxa"/>
            <w:tcBorders>
              <w:top w:val="nil"/>
              <w:left w:val="nil"/>
              <w:bottom w:val="single" w:sz="4" w:space="0" w:color="auto"/>
              <w:right w:val="single" w:sz="4" w:space="0" w:color="auto"/>
            </w:tcBorders>
            <w:tcPrChange w:id="1680" w:author="松山 ファミリー" w:date="2023-02-08T00:54:00Z">
              <w:tcPr>
                <w:tcW w:w="218" w:type="dxa"/>
                <w:tcBorders>
                  <w:top w:val="nil"/>
                  <w:left w:val="nil"/>
                  <w:bottom w:val="single" w:sz="4" w:space="0" w:color="auto"/>
                  <w:right w:val="single" w:sz="4" w:space="0" w:color="auto"/>
                </w:tcBorders>
              </w:tcPr>
            </w:tcPrChange>
          </w:tcPr>
          <w:p w14:paraId="35B3879B"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681"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682" w:author="松山 ファミリー" w:date="2023-02-08T00:54:00Z">
              <w:tcPr>
                <w:tcW w:w="1341" w:type="dxa"/>
                <w:tcBorders>
                  <w:top w:val="nil"/>
                  <w:left w:val="nil"/>
                  <w:bottom w:val="single" w:sz="4" w:space="0" w:color="auto"/>
                  <w:right w:val="single" w:sz="4" w:space="0" w:color="auto"/>
                </w:tcBorders>
                <w:vAlign w:val="center"/>
              </w:tcPr>
            </w:tcPrChange>
          </w:tcPr>
          <w:p w14:paraId="13A9889C" w14:textId="003DD821" w:rsidR="00662D39" w:rsidRPr="0048090B" w:rsidRDefault="00662D39" w:rsidP="003E44D7">
            <w:pPr>
              <w:widowControl/>
              <w:jc w:val="right"/>
              <w:rPr>
                <w:rFonts w:ascii="Times New Roman" w:eastAsia="ＭＳ 明朝" w:hAnsi="Times New Roman" w:cs="Times New Roman"/>
                <w:color w:val="000000"/>
                <w:kern w:val="0"/>
                <w:szCs w:val="21"/>
              </w:rPr>
              <w:pPrChange w:id="1683" w:author="松山 ファミリー" w:date="2023-02-08T00:56:00Z">
                <w:pPr>
                  <w:widowControl/>
                </w:pPr>
              </w:pPrChange>
            </w:pPr>
            <w:ins w:id="1684" w:author="松山　晃大" w:date="2023-02-08T00:55:00Z">
              <w:r w:rsidRPr="0048090B">
                <w:rPr>
                  <w:rFonts w:ascii="Times New Roman" w:eastAsia="ＭＳ 明朝" w:hAnsi="Times New Roman" w:cs="Times New Roman"/>
                  <w:color w:val="000000"/>
                  <w:kern w:val="0"/>
                  <w:szCs w:val="21"/>
                </w:rPr>
                <w:t>1800</w:t>
              </w:r>
            </w:ins>
          </w:p>
        </w:tc>
        <w:tc>
          <w:tcPr>
            <w:tcW w:w="1276" w:type="dxa"/>
            <w:tcBorders>
              <w:top w:val="nil"/>
              <w:left w:val="nil"/>
              <w:bottom w:val="single" w:sz="4" w:space="0" w:color="auto"/>
              <w:right w:val="single" w:sz="4" w:space="0" w:color="auto"/>
            </w:tcBorders>
            <w:vAlign w:val="center"/>
            <w:tcPrChange w:id="1685" w:author="松山 ファミリー" w:date="2023-02-08T00:54:00Z">
              <w:tcPr>
                <w:tcW w:w="1134" w:type="dxa"/>
                <w:tcBorders>
                  <w:top w:val="nil"/>
                  <w:left w:val="nil"/>
                  <w:bottom w:val="single" w:sz="4" w:space="0" w:color="auto"/>
                  <w:right w:val="single" w:sz="4" w:space="0" w:color="auto"/>
                </w:tcBorders>
                <w:vAlign w:val="center"/>
              </w:tcPr>
            </w:tcPrChange>
          </w:tcPr>
          <w:p w14:paraId="69EA8177" w14:textId="0FE9B175" w:rsidR="00662D39" w:rsidRPr="0048090B" w:rsidRDefault="00662D39" w:rsidP="003E44D7">
            <w:pPr>
              <w:widowControl/>
              <w:jc w:val="right"/>
              <w:rPr>
                <w:rFonts w:ascii="Times New Roman" w:eastAsia="ＭＳ 明朝" w:hAnsi="Times New Roman" w:cs="Times New Roman"/>
                <w:color w:val="000000"/>
                <w:kern w:val="0"/>
                <w:szCs w:val="21"/>
              </w:rPr>
              <w:pPrChange w:id="1686" w:author="松山 ファミリー" w:date="2023-02-08T00:56:00Z">
                <w:pPr>
                  <w:widowControl/>
                </w:pPr>
              </w:pPrChange>
            </w:pPr>
            <w:ins w:id="1687" w:author="松山　晃大" w:date="2023-02-08T00:55:00Z">
              <w:r w:rsidRPr="0048090B">
                <w:rPr>
                  <w:rFonts w:ascii="Times New Roman" w:eastAsia="ＭＳ 明朝" w:hAnsi="Times New Roman" w:cs="Times New Roman"/>
                  <w:color w:val="000000"/>
                  <w:kern w:val="0"/>
                  <w:szCs w:val="21"/>
                </w:rPr>
                <w:t>450</w:t>
              </w:r>
            </w:ins>
          </w:p>
        </w:tc>
        <w:tc>
          <w:tcPr>
            <w:tcW w:w="1559" w:type="dxa"/>
            <w:tcBorders>
              <w:top w:val="nil"/>
              <w:left w:val="nil"/>
              <w:bottom w:val="single" w:sz="4" w:space="0" w:color="auto"/>
              <w:right w:val="single" w:sz="4" w:space="0" w:color="auto"/>
            </w:tcBorders>
            <w:vAlign w:val="center"/>
            <w:tcPrChange w:id="1688" w:author="松山 ファミリー" w:date="2023-02-08T00:54:00Z">
              <w:tcPr>
                <w:tcW w:w="1701" w:type="dxa"/>
                <w:tcBorders>
                  <w:top w:val="nil"/>
                  <w:left w:val="nil"/>
                  <w:bottom w:val="single" w:sz="4" w:space="0" w:color="auto"/>
                  <w:right w:val="single" w:sz="4" w:space="0" w:color="auto"/>
                </w:tcBorders>
                <w:vAlign w:val="center"/>
              </w:tcPr>
            </w:tcPrChange>
          </w:tcPr>
          <w:p w14:paraId="6475A64B" w14:textId="0AD8EBAA" w:rsidR="00662D39" w:rsidRPr="0048090B" w:rsidRDefault="00662D39" w:rsidP="003E44D7">
            <w:pPr>
              <w:widowControl/>
              <w:jc w:val="right"/>
              <w:rPr>
                <w:rFonts w:ascii="Times New Roman" w:eastAsia="ＭＳ 明朝" w:hAnsi="Times New Roman" w:cs="Times New Roman"/>
                <w:color w:val="000000"/>
                <w:kern w:val="0"/>
                <w:szCs w:val="21"/>
              </w:rPr>
              <w:pPrChange w:id="1689" w:author="松山 ファミリー" w:date="2023-02-08T00:56:00Z">
                <w:pPr>
                  <w:widowControl/>
                </w:pPr>
              </w:pPrChange>
            </w:pPr>
            <w:ins w:id="1690" w:author="松山　晃大" w:date="2023-02-08T00:55:00Z">
              <w:r w:rsidRPr="0048090B">
                <w:rPr>
                  <w:rFonts w:ascii="Times New Roman" w:eastAsia="ＭＳ 明朝" w:hAnsi="Times New Roman" w:cs="Times New Roman"/>
                  <w:color w:val="000000"/>
                  <w:kern w:val="0"/>
                  <w:szCs w:val="21"/>
                </w:rPr>
                <w:t>3.930</w:t>
              </w:r>
              <w:del w:id="1691"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1D523C34" w14:textId="6F12AEEB" w:rsidTr="00662D39">
        <w:trPr>
          <w:trHeight w:val="280"/>
          <w:trPrChange w:id="1692"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693"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299337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Change w:id="1694"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3A5936ED"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1695"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0B9CE6E3" w14:textId="62535DDA" w:rsidR="00662D39" w:rsidRPr="0048090B" w:rsidRDefault="003E44D7" w:rsidP="003E44D7">
            <w:pPr>
              <w:widowControl/>
              <w:jc w:val="right"/>
              <w:rPr>
                <w:rFonts w:ascii="Times New Roman" w:eastAsia="ＭＳ 明朝" w:hAnsi="Times New Roman" w:cs="Times New Roman"/>
                <w:color w:val="000000"/>
                <w:kern w:val="0"/>
                <w:szCs w:val="21"/>
              </w:rPr>
            </w:pPr>
            <w:ins w:id="1696" w:author="松山 ファミリー" w:date="2023-02-08T00:57:00Z">
              <w:r>
                <w:rPr>
                  <w:rFonts w:ascii="Times New Roman" w:eastAsia="ＭＳ 明朝" w:hAnsi="Times New Roman" w:cs="Times New Roman"/>
                  <w:color w:val="000000"/>
                  <w:kern w:val="0"/>
                  <w:szCs w:val="21"/>
                </w:rPr>
                <w:t>0.</w:t>
              </w:r>
            </w:ins>
            <w:r w:rsidR="00662D39" w:rsidRPr="0048090B">
              <w:rPr>
                <w:rFonts w:ascii="Times New Roman" w:eastAsia="ＭＳ 明朝" w:hAnsi="Times New Roman" w:cs="Times New Roman"/>
                <w:color w:val="000000"/>
                <w:kern w:val="0"/>
                <w:szCs w:val="21"/>
              </w:rPr>
              <w:t>4</w:t>
            </w:r>
            <w:del w:id="1697" w:author="松山 ファミリー" w:date="2023-02-08T00:57:00Z">
              <w:r w:rsidR="00662D39" w:rsidRPr="0048090B" w:rsidDel="003E44D7">
                <w:rPr>
                  <w:rFonts w:ascii="Times New Roman" w:eastAsia="ＭＳ 明朝" w:hAnsi="Times New Roman" w:cs="Times New Roman"/>
                  <w:color w:val="000000"/>
                  <w:kern w:val="0"/>
                  <w:szCs w:val="21"/>
                </w:rPr>
                <w:delText>.</w:delText>
              </w:r>
            </w:del>
            <w:r w:rsidR="00662D39" w:rsidRPr="0048090B">
              <w:rPr>
                <w:rFonts w:ascii="Times New Roman" w:eastAsia="ＭＳ 明朝" w:hAnsi="Times New Roman" w:cs="Times New Roman"/>
                <w:color w:val="000000"/>
                <w:kern w:val="0"/>
                <w:szCs w:val="21"/>
              </w:rPr>
              <w:t>389</w:t>
            </w:r>
            <w:del w:id="1698" w:author="松山 ファミリー" w:date="2023-02-08T00:57:00Z">
              <w:r w:rsidR="00662D39" w:rsidRPr="0048090B" w:rsidDel="003E44D7">
                <w:rPr>
                  <w:rFonts w:ascii="Times New Roman" w:eastAsia="ＭＳ 明朝" w:hAnsi="Times New Roman" w:cs="Times New Roman"/>
                  <w:color w:val="000000"/>
                  <w:kern w:val="0"/>
                  <w:szCs w:val="21"/>
                </w:rPr>
                <w:delText>.E-04</w:delText>
              </w:r>
            </w:del>
          </w:p>
        </w:tc>
        <w:tc>
          <w:tcPr>
            <w:tcW w:w="218" w:type="dxa"/>
            <w:tcBorders>
              <w:top w:val="nil"/>
              <w:left w:val="nil"/>
              <w:bottom w:val="single" w:sz="4" w:space="0" w:color="auto"/>
              <w:right w:val="single" w:sz="4" w:space="0" w:color="auto"/>
            </w:tcBorders>
            <w:tcPrChange w:id="1699" w:author="松山 ファミリー" w:date="2023-02-08T00:54:00Z">
              <w:tcPr>
                <w:tcW w:w="218" w:type="dxa"/>
                <w:tcBorders>
                  <w:top w:val="nil"/>
                  <w:left w:val="nil"/>
                  <w:bottom w:val="single" w:sz="4" w:space="0" w:color="auto"/>
                  <w:right w:val="single" w:sz="4" w:space="0" w:color="auto"/>
                </w:tcBorders>
              </w:tcPr>
            </w:tcPrChange>
          </w:tcPr>
          <w:p w14:paraId="12F6936B"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700"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01" w:author="松山 ファミリー" w:date="2023-02-08T00:54:00Z">
              <w:tcPr>
                <w:tcW w:w="1341" w:type="dxa"/>
                <w:tcBorders>
                  <w:top w:val="nil"/>
                  <w:left w:val="nil"/>
                  <w:bottom w:val="single" w:sz="4" w:space="0" w:color="auto"/>
                  <w:right w:val="single" w:sz="4" w:space="0" w:color="auto"/>
                </w:tcBorders>
                <w:vAlign w:val="center"/>
              </w:tcPr>
            </w:tcPrChange>
          </w:tcPr>
          <w:p w14:paraId="3ACD5A8B" w14:textId="2212A43B" w:rsidR="00662D39" w:rsidRPr="0048090B" w:rsidRDefault="00662D39" w:rsidP="003E44D7">
            <w:pPr>
              <w:widowControl/>
              <w:jc w:val="right"/>
              <w:rPr>
                <w:rFonts w:ascii="Times New Roman" w:eastAsia="ＭＳ 明朝" w:hAnsi="Times New Roman" w:cs="Times New Roman"/>
                <w:color w:val="000000"/>
                <w:kern w:val="0"/>
                <w:szCs w:val="21"/>
              </w:rPr>
              <w:pPrChange w:id="1702" w:author="松山 ファミリー" w:date="2023-02-08T00:56:00Z">
                <w:pPr>
                  <w:widowControl/>
                </w:pPr>
              </w:pPrChange>
            </w:pPr>
            <w:ins w:id="1703" w:author="松山　晃大" w:date="2023-02-08T00:55:00Z">
              <w:r w:rsidRPr="0048090B">
                <w:rPr>
                  <w:rFonts w:ascii="Times New Roman" w:eastAsia="ＭＳ 明朝" w:hAnsi="Times New Roman" w:cs="Times New Roman"/>
                  <w:color w:val="000000"/>
                  <w:kern w:val="0"/>
                  <w:szCs w:val="21"/>
                </w:rPr>
                <w:t>1850</w:t>
              </w:r>
            </w:ins>
          </w:p>
        </w:tc>
        <w:tc>
          <w:tcPr>
            <w:tcW w:w="1276" w:type="dxa"/>
            <w:tcBorders>
              <w:top w:val="nil"/>
              <w:left w:val="nil"/>
              <w:bottom w:val="single" w:sz="4" w:space="0" w:color="auto"/>
              <w:right w:val="single" w:sz="4" w:space="0" w:color="auto"/>
            </w:tcBorders>
            <w:vAlign w:val="center"/>
            <w:tcPrChange w:id="1704" w:author="松山 ファミリー" w:date="2023-02-08T00:54:00Z">
              <w:tcPr>
                <w:tcW w:w="1134" w:type="dxa"/>
                <w:tcBorders>
                  <w:top w:val="nil"/>
                  <w:left w:val="nil"/>
                  <w:bottom w:val="single" w:sz="4" w:space="0" w:color="auto"/>
                  <w:right w:val="single" w:sz="4" w:space="0" w:color="auto"/>
                </w:tcBorders>
                <w:vAlign w:val="center"/>
              </w:tcPr>
            </w:tcPrChange>
          </w:tcPr>
          <w:p w14:paraId="731752FF" w14:textId="040D6422" w:rsidR="00662D39" w:rsidRPr="0048090B" w:rsidRDefault="00662D39" w:rsidP="003E44D7">
            <w:pPr>
              <w:widowControl/>
              <w:jc w:val="right"/>
              <w:rPr>
                <w:rFonts w:ascii="Times New Roman" w:eastAsia="ＭＳ 明朝" w:hAnsi="Times New Roman" w:cs="Times New Roman"/>
                <w:color w:val="000000"/>
                <w:kern w:val="0"/>
                <w:szCs w:val="21"/>
              </w:rPr>
              <w:pPrChange w:id="1705" w:author="松山 ファミリー" w:date="2023-02-08T00:56:00Z">
                <w:pPr>
                  <w:widowControl/>
                </w:pPr>
              </w:pPrChange>
            </w:pPr>
            <w:ins w:id="1706" w:author="松山　晃大" w:date="2023-02-08T00:55:00Z">
              <w:r w:rsidRPr="0048090B">
                <w:rPr>
                  <w:rFonts w:ascii="Times New Roman" w:eastAsia="ＭＳ 明朝"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1707" w:author="松山 ファミリー" w:date="2023-02-08T00:54:00Z">
              <w:tcPr>
                <w:tcW w:w="1701" w:type="dxa"/>
                <w:tcBorders>
                  <w:top w:val="nil"/>
                  <w:left w:val="nil"/>
                  <w:bottom w:val="single" w:sz="4" w:space="0" w:color="auto"/>
                  <w:right w:val="single" w:sz="4" w:space="0" w:color="auto"/>
                </w:tcBorders>
                <w:vAlign w:val="center"/>
              </w:tcPr>
            </w:tcPrChange>
          </w:tcPr>
          <w:p w14:paraId="60D7EBEF" w14:textId="3F317B50" w:rsidR="00662D39" w:rsidRPr="0048090B" w:rsidRDefault="00662D39" w:rsidP="003E44D7">
            <w:pPr>
              <w:widowControl/>
              <w:jc w:val="right"/>
              <w:rPr>
                <w:rFonts w:ascii="Times New Roman" w:eastAsia="ＭＳ 明朝" w:hAnsi="Times New Roman" w:cs="Times New Roman"/>
                <w:color w:val="000000"/>
                <w:kern w:val="0"/>
                <w:szCs w:val="21"/>
              </w:rPr>
              <w:pPrChange w:id="1708" w:author="松山 ファミリー" w:date="2023-02-08T00:56:00Z">
                <w:pPr>
                  <w:widowControl/>
                </w:pPr>
              </w:pPrChange>
            </w:pPr>
            <w:ins w:id="1709" w:author="松山　晃大" w:date="2023-02-08T00:55:00Z">
              <w:r w:rsidRPr="0048090B">
                <w:rPr>
                  <w:rFonts w:ascii="Times New Roman" w:eastAsia="ＭＳ 明朝" w:hAnsi="Times New Roman" w:cs="Times New Roman"/>
                  <w:color w:val="000000"/>
                  <w:kern w:val="0"/>
                  <w:szCs w:val="21"/>
                </w:rPr>
                <w:t>4.364</w:t>
              </w:r>
              <w:del w:id="1710"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1B98E16E" w14:textId="2816CF3B" w:rsidTr="00662D39">
        <w:trPr>
          <w:trHeight w:val="280"/>
          <w:trPrChange w:id="1711"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12"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6DC510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Change w:id="1713"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7D1D9E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1714"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744F2705" w14:textId="43900EA2" w:rsidR="00662D39" w:rsidRPr="0048090B" w:rsidRDefault="003E44D7" w:rsidP="003E44D7">
            <w:pPr>
              <w:widowControl/>
              <w:jc w:val="right"/>
              <w:rPr>
                <w:rFonts w:ascii="Times New Roman" w:eastAsia="ＭＳ 明朝" w:hAnsi="Times New Roman" w:cs="Times New Roman"/>
                <w:color w:val="000000"/>
                <w:kern w:val="0"/>
                <w:szCs w:val="21"/>
              </w:rPr>
            </w:pPr>
            <w:ins w:id="1715" w:author="松山 ファミリー" w:date="2023-02-08T00:57:00Z">
              <w:r>
                <w:rPr>
                  <w:rFonts w:ascii="Times New Roman" w:eastAsia="ＭＳ 明朝" w:hAnsi="Times New Roman" w:cs="Times New Roman"/>
                  <w:color w:val="000000"/>
                  <w:kern w:val="0"/>
                  <w:szCs w:val="21"/>
                </w:rPr>
                <w:t>0.</w:t>
              </w:r>
            </w:ins>
            <w:r w:rsidR="00662D39" w:rsidRPr="0048090B">
              <w:rPr>
                <w:rFonts w:ascii="Times New Roman" w:eastAsia="ＭＳ 明朝" w:hAnsi="Times New Roman" w:cs="Times New Roman"/>
                <w:color w:val="000000"/>
                <w:kern w:val="0"/>
                <w:szCs w:val="21"/>
              </w:rPr>
              <w:t>8</w:t>
            </w:r>
            <w:del w:id="1716" w:author="松山 ファミリー" w:date="2023-02-08T00:57:00Z">
              <w:r w:rsidR="00662D39" w:rsidRPr="0048090B" w:rsidDel="003E44D7">
                <w:rPr>
                  <w:rFonts w:ascii="Times New Roman" w:eastAsia="ＭＳ 明朝" w:hAnsi="Times New Roman" w:cs="Times New Roman"/>
                  <w:color w:val="000000"/>
                  <w:kern w:val="0"/>
                  <w:szCs w:val="21"/>
                </w:rPr>
                <w:delText>.</w:delText>
              </w:r>
            </w:del>
            <w:r w:rsidR="00662D39" w:rsidRPr="0048090B">
              <w:rPr>
                <w:rFonts w:ascii="Times New Roman" w:eastAsia="ＭＳ 明朝" w:hAnsi="Times New Roman" w:cs="Times New Roman"/>
                <w:color w:val="000000"/>
                <w:kern w:val="0"/>
                <w:szCs w:val="21"/>
              </w:rPr>
              <w:t>772</w:t>
            </w:r>
            <w:del w:id="1717" w:author="松山 ファミリー" w:date="2023-02-08T00:57:00Z">
              <w:r w:rsidR="00662D39" w:rsidRPr="0048090B" w:rsidDel="003E44D7">
                <w:rPr>
                  <w:rFonts w:ascii="Times New Roman" w:eastAsia="ＭＳ 明朝" w:hAnsi="Times New Roman" w:cs="Times New Roman"/>
                  <w:color w:val="000000"/>
                  <w:kern w:val="0"/>
                  <w:szCs w:val="21"/>
                </w:rPr>
                <w:delText>.E-04</w:delText>
              </w:r>
            </w:del>
          </w:p>
        </w:tc>
        <w:tc>
          <w:tcPr>
            <w:tcW w:w="218" w:type="dxa"/>
            <w:tcBorders>
              <w:top w:val="nil"/>
              <w:left w:val="nil"/>
              <w:bottom w:val="single" w:sz="4" w:space="0" w:color="auto"/>
              <w:right w:val="single" w:sz="4" w:space="0" w:color="auto"/>
            </w:tcBorders>
            <w:tcPrChange w:id="1718" w:author="松山 ファミリー" w:date="2023-02-08T00:54:00Z">
              <w:tcPr>
                <w:tcW w:w="218" w:type="dxa"/>
                <w:tcBorders>
                  <w:top w:val="nil"/>
                  <w:left w:val="nil"/>
                  <w:bottom w:val="single" w:sz="4" w:space="0" w:color="auto"/>
                  <w:right w:val="single" w:sz="4" w:space="0" w:color="auto"/>
                </w:tcBorders>
              </w:tcPr>
            </w:tcPrChange>
          </w:tcPr>
          <w:p w14:paraId="546A2C48"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719"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20" w:author="松山 ファミリー" w:date="2023-02-08T00:54:00Z">
              <w:tcPr>
                <w:tcW w:w="1341" w:type="dxa"/>
                <w:tcBorders>
                  <w:top w:val="nil"/>
                  <w:left w:val="nil"/>
                  <w:bottom w:val="single" w:sz="4" w:space="0" w:color="auto"/>
                  <w:right w:val="single" w:sz="4" w:space="0" w:color="auto"/>
                </w:tcBorders>
                <w:vAlign w:val="center"/>
              </w:tcPr>
            </w:tcPrChange>
          </w:tcPr>
          <w:p w14:paraId="0E18C75B" w14:textId="0D290606" w:rsidR="00662D39" w:rsidRPr="0048090B" w:rsidRDefault="00662D39" w:rsidP="003E44D7">
            <w:pPr>
              <w:widowControl/>
              <w:jc w:val="right"/>
              <w:rPr>
                <w:rFonts w:ascii="Times New Roman" w:eastAsia="ＭＳ 明朝" w:hAnsi="Times New Roman" w:cs="Times New Roman"/>
                <w:color w:val="000000"/>
                <w:kern w:val="0"/>
                <w:szCs w:val="21"/>
              </w:rPr>
              <w:pPrChange w:id="1721" w:author="松山 ファミリー" w:date="2023-02-08T00:56:00Z">
                <w:pPr>
                  <w:widowControl/>
                </w:pPr>
              </w:pPrChange>
            </w:pPr>
            <w:ins w:id="1722" w:author="松山　晃大" w:date="2023-02-08T00:55:00Z">
              <w:r w:rsidRPr="0048090B">
                <w:rPr>
                  <w:rFonts w:ascii="Times New Roman" w:eastAsia="ＭＳ 明朝" w:hAnsi="Times New Roman" w:cs="Times New Roman"/>
                  <w:color w:val="000000"/>
                  <w:kern w:val="0"/>
                  <w:szCs w:val="21"/>
                </w:rPr>
                <w:t>1900</w:t>
              </w:r>
            </w:ins>
          </w:p>
        </w:tc>
        <w:tc>
          <w:tcPr>
            <w:tcW w:w="1276" w:type="dxa"/>
            <w:tcBorders>
              <w:top w:val="nil"/>
              <w:left w:val="nil"/>
              <w:bottom w:val="single" w:sz="4" w:space="0" w:color="auto"/>
              <w:right w:val="single" w:sz="4" w:space="0" w:color="auto"/>
            </w:tcBorders>
            <w:vAlign w:val="center"/>
            <w:tcPrChange w:id="1723" w:author="松山 ファミリー" w:date="2023-02-08T00:54:00Z">
              <w:tcPr>
                <w:tcW w:w="1134" w:type="dxa"/>
                <w:tcBorders>
                  <w:top w:val="nil"/>
                  <w:left w:val="nil"/>
                  <w:bottom w:val="single" w:sz="4" w:space="0" w:color="auto"/>
                  <w:right w:val="single" w:sz="4" w:space="0" w:color="auto"/>
                </w:tcBorders>
                <w:vAlign w:val="center"/>
              </w:tcPr>
            </w:tcPrChange>
          </w:tcPr>
          <w:p w14:paraId="67A49505" w14:textId="0F502899" w:rsidR="00662D39" w:rsidRPr="0048090B" w:rsidRDefault="00662D39" w:rsidP="003E44D7">
            <w:pPr>
              <w:widowControl/>
              <w:jc w:val="right"/>
              <w:rPr>
                <w:rFonts w:ascii="Times New Roman" w:eastAsia="ＭＳ 明朝" w:hAnsi="Times New Roman" w:cs="Times New Roman"/>
                <w:color w:val="000000"/>
                <w:kern w:val="0"/>
                <w:szCs w:val="21"/>
              </w:rPr>
              <w:pPrChange w:id="1724" w:author="松山 ファミリー" w:date="2023-02-08T00:56:00Z">
                <w:pPr>
                  <w:widowControl/>
                </w:pPr>
              </w:pPrChange>
            </w:pPr>
            <w:ins w:id="1725" w:author="松山　晃大" w:date="2023-02-08T00:55: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1726" w:author="松山 ファミリー" w:date="2023-02-08T00:54:00Z">
              <w:tcPr>
                <w:tcW w:w="1701" w:type="dxa"/>
                <w:tcBorders>
                  <w:top w:val="nil"/>
                  <w:left w:val="nil"/>
                  <w:bottom w:val="single" w:sz="4" w:space="0" w:color="auto"/>
                  <w:right w:val="single" w:sz="4" w:space="0" w:color="auto"/>
                </w:tcBorders>
                <w:vAlign w:val="center"/>
              </w:tcPr>
            </w:tcPrChange>
          </w:tcPr>
          <w:p w14:paraId="2FF5CC0A" w14:textId="4F325588" w:rsidR="00662D39" w:rsidRPr="0048090B" w:rsidRDefault="00662D39" w:rsidP="003E44D7">
            <w:pPr>
              <w:widowControl/>
              <w:jc w:val="right"/>
              <w:rPr>
                <w:rFonts w:ascii="Times New Roman" w:eastAsia="ＭＳ 明朝" w:hAnsi="Times New Roman" w:cs="Times New Roman"/>
                <w:color w:val="000000"/>
                <w:kern w:val="0"/>
                <w:szCs w:val="21"/>
              </w:rPr>
              <w:pPrChange w:id="1727" w:author="松山 ファミリー" w:date="2023-02-08T00:56:00Z">
                <w:pPr>
                  <w:widowControl/>
                </w:pPr>
              </w:pPrChange>
            </w:pPr>
            <w:ins w:id="1728" w:author="松山　晃大" w:date="2023-02-08T00:55:00Z">
              <w:r w:rsidRPr="0048090B">
                <w:rPr>
                  <w:rFonts w:ascii="Times New Roman" w:eastAsia="ＭＳ 明朝" w:hAnsi="Times New Roman" w:cs="Times New Roman"/>
                  <w:color w:val="000000"/>
                  <w:kern w:val="0"/>
                  <w:szCs w:val="21"/>
                </w:rPr>
                <w:t>4.798</w:t>
              </w:r>
              <w:del w:id="1729"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3CBBD1C0" w14:textId="756DCFEC" w:rsidTr="00662D39">
        <w:trPr>
          <w:trHeight w:val="280"/>
          <w:trPrChange w:id="1730"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31"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30D011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Change w:id="1732"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34F0B2A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1733"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11030AA3"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del w:id="1734"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735" w:author="松山 ファミリー" w:date="2023-02-08T00:54:00Z">
              <w:tcPr>
                <w:tcW w:w="218" w:type="dxa"/>
                <w:tcBorders>
                  <w:top w:val="nil"/>
                  <w:left w:val="nil"/>
                  <w:bottom w:val="single" w:sz="4" w:space="0" w:color="auto"/>
                  <w:right w:val="single" w:sz="4" w:space="0" w:color="auto"/>
                </w:tcBorders>
              </w:tcPr>
            </w:tcPrChange>
          </w:tcPr>
          <w:p w14:paraId="36159CB5"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736"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37" w:author="松山 ファミリー" w:date="2023-02-08T00:54:00Z">
              <w:tcPr>
                <w:tcW w:w="1341" w:type="dxa"/>
                <w:tcBorders>
                  <w:top w:val="nil"/>
                  <w:left w:val="nil"/>
                  <w:bottom w:val="single" w:sz="4" w:space="0" w:color="auto"/>
                  <w:right w:val="single" w:sz="4" w:space="0" w:color="auto"/>
                </w:tcBorders>
                <w:vAlign w:val="center"/>
              </w:tcPr>
            </w:tcPrChange>
          </w:tcPr>
          <w:p w14:paraId="10CE7777" w14:textId="26B7B3FE" w:rsidR="00662D39" w:rsidRPr="0048090B" w:rsidRDefault="00662D39" w:rsidP="003E44D7">
            <w:pPr>
              <w:widowControl/>
              <w:jc w:val="right"/>
              <w:rPr>
                <w:rFonts w:ascii="Times New Roman" w:eastAsia="ＭＳ 明朝" w:hAnsi="Times New Roman" w:cs="Times New Roman"/>
                <w:color w:val="000000"/>
                <w:kern w:val="0"/>
                <w:szCs w:val="21"/>
              </w:rPr>
              <w:pPrChange w:id="1738" w:author="松山 ファミリー" w:date="2023-02-08T00:56:00Z">
                <w:pPr>
                  <w:widowControl/>
                </w:pPr>
              </w:pPrChange>
            </w:pPr>
            <w:ins w:id="1739" w:author="松山　晃大" w:date="2023-02-08T00:55:00Z">
              <w:r w:rsidRPr="0048090B">
                <w:rPr>
                  <w:rFonts w:ascii="Times New Roman" w:eastAsia="ＭＳ 明朝" w:hAnsi="Times New Roman" w:cs="Times New Roman"/>
                  <w:color w:val="000000"/>
                  <w:kern w:val="0"/>
                  <w:szCs w:val="21"/>
                </w:rPr>
                <w:t>1950</w:t>
              </w:r>
            </w:ins>
          </w:p>
        </w:tc>
        <w:tc>
          <w:tcPr>
            <w:tcW w:w="1276" w:type="dxa"/>
            <w:tcBorders>
              <w:top w:val="nil"/>
              <w:left w:val="nil"/>
              <w:bottom w:val="single" w:sz="4" w:space="0" w:color="auto"/>
              <w:right w:val="single" w:sz="4" w:space="0" w:color="auto"/>
            </w:tcBorders>
            <w:vAlign w:val="center"/>
            <w:tcPrChange w:id="1740" w:author="松山 ファミリー" w:date="2023-02-08T00:54:00Z">
              <w:tcPr>
                <w:tcW w:w="1134" w:type="dxa"/>
                <w:tcBorders>
                  <w:top w:val="nil"/>
                  <w:left w:val="nil"/>
                  <w:bottom w:val="single" w:sz="4" w:space="0" w:color="auto"/>
                  <w:right w:val="single" w:sz="4" w:space="0" w:color="auto"/>
                </w:tcBorders>
                <w:vAlign w:val="center"/>
              </w:tcPr>
            </w:tcPrChange>
          </w:tcPr>
          <w:p w14:paraId="5BC9C4E7" w14:textId="1ACED851" w:rsidR="00662D39" w:rsidRPr="0048090B" w:rsidRDefault="00662D39" w:rsidP="003E44D7">
            <w:pPr>
              <w:widowControl/>
              <w:jc w:val="right"/>
              <w:rPr>
                <w:rFonts w:ascii="Times New Roman" w:eastAsia="ＭＳ 明朝" w:hAnsi="Times New Roman" w:cs="Times New Roman"/>
                <w:color w:val="000000"/>
                <w:kern w:val="0"/>
                <w:szCs w:val="21"/>
              </w:rPr>
              <w:pPrChange w:id="1741" w:author="松山 ファミリー" w:date="2023-02-08T00:56:00Z">
                <w:pPr>
                  <w:widowControl/>
                </w:pPr>
              </w:pPrChange>
            </w:pPr>
            <w:ins w:id="1742" w:author="松山　晃大" w:date="2023-02-08T00:55: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1743" w:author="松山 ファミリー" w:date="2023-02-08T00:54:00Z">
              <w:tcPr>
                <w:tcW w:w="1701" w:type="dxa"/>
                <w:tcBorders>
                  <w:top w:val="nil"/>
                  <w:left w:val="nil"/>
                  <w:bottom w:val="single" w:sz="4" w:space="0" w:color="auto"/>
                  <w:right w:val="single" w:sz="4" w:space="0" w:color="auto"/>
                </w:tcBorders>
                <w:vAlign w:val="center"/>
              </w:tcPr>
            </w:tcPrChange>
          </w:tcPr>
          <w:p w14:paraId="6693C65B" w14:textId="0FAD2501" w:rsidR="00662D39" w:rsidRPr="0048090B" w:rsidRDefault="00662D39" w:rsidP="003E44D7">
            <w:pPr>
              <w:widowControl/>
              <w:jc w:val="right"/>
              <w:rPr>
                <w:rFonts w:ascii="Times New Roman" w:eastAsia="ＭＳ 明朝" w:hAnsi="Times New Roman" w:cs="Times New Roman"/>
                <w:color w:val="000000"/>
                <w:kern w:val="0"/>
                <w:szCs w:val="21"/>
              </w:rPr>
              <w:pPrChange w:id="1744" w:author="松山 ファミリー" w:date="2023-02-08T00:56:00Z">
                <w:pPr>
                  <w:widowControl/>
                </w:pPr>
              </w:pPrChange>
            </w:pPr>
            <w:ins w:id="1745" w:author="松山　晃大" w:date="2023-02-08T00:55:00Z">
              <w:r w:rsidRPr="0048090B">
                <w:rPr>
                  <w:rFonts w:ascii="Times New Roman" w:eastAsia="ＭＳ 明朝" w:hAnsi="Times New Roman" w:cs="Times New Roman"/>
                  <w:color w:val="000000"/>
                  <w:kern w:val="0"/>
                  <w:szCs w:val="21"/>
                </w:rPr>
                <w:t>5.231</w:t>
              </w:r>
              <w:del w:id="1746"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3BDC9172" w14:textId="70F85E5E" w:rsidTr="00662D39">
        <w:trPr>
          <w:trHeight w:val="280"/>
          <w:trPrChange w:id="1747"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48"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C6A97F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Change w:id="1749"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70553AD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1750"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10C049D1"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del w:id="1751"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752" w:author="松山 ファミリー" w:date="2023-02-08T00:54:00Z">
              <w:tcPr>
                <w:tcW w:w="218" w:type="dxa"/>
                <w:tcBorders>
                  <w:top w:val="nil"/>
                  <w:left w:val="nil"/>
                  <w:bottom w:val="single" w:sz="4" w:space="0" w:color="auto"/>
                  <w:right w:val="single" w:sz="4" w:space="0" w:color="auto"/>
                </w:tcBorders>
              </w:tcPr>
            </w:tcPrChange>
          </w:tcPr>
          <w:p w14:paraId="1E5B5C54"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753"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54" w:author="松山 ファミリー" w:date="2023-02-08T00:54:00Z">
              <w:tcPr>
                <w:tcW w:w="1341" w:type="dxa"/>
                <w:tcBorders>
                  <w:top w:val="nil"/>
                  <w:left w:val="nil"/>
                  <w:bottom w:val="single" w:sz="4" w:space="0" w:color="auto"/>
                  <w:right w:val="single" w:sz="4" w:space="0" w:color="auto"/>
                </w:tcBorders>
                <w:vAlign w:val="center"/>
              </w:tcPr>
            </w:tcPrChange>
          </w:tcPr>
          <w:p w14:paraId="03493E14" w14:textId="14D83136" w:rsidR="00662D39" w:rsidRPr="0048090B" w:rsidRDefault="00662D39" w:rsidP="003E44D7">
            <w:pPr>
              <w:widowControl/>
              <w:jc w:val="right"/>
              <w:rPr>
                <w:rFonts w:ascii="Times New Roman" w:eastAsia="ＭＳ 明朝" w:hAnsi="Times New Roman" w:cs="Times New Roman"/>
                <w:color w:val="000000"/>
                <w:kern w:val="0"/>
                <w:szCs w:val="21"/>
              </w:rPr>
              <w:pPrChange w:id="1755" w:author="松山 ファミリー" w:date="2023-02-08T00:56:00Z">
                <w:pPr>
                  <w:widowControl/>
                </w:pPr>
              </w:pPrChange>
            </w:pPr>
            <w:ins w:id="1756" w:author="松山　晃大" w:date="2023-02-08T00:55:00Z">
              <w:r w:rsidRPr="0048090B">
                <w:rPr>
                  <w:rFonts w:ascii="Times New Roman" w:eastAsia="ＭＳ 明朝" w:hAnsi="Times New Roman" w:cs="Times New Roman"/>
                  <w:color w:val="000000"/>
                  <w:kern w:val="0"/>
                  <w:szCs w:val="21"/>
                </w:rPr>
                <w:t>2050</w:t>
              </w:r>
            </w:ins>
          </w:p>
        </w:tc>
        <w:tc>
          <w:tcPr>
            <w:tcW w:w="1276" w:type="dxa"/>
            <w:tcBorders>
              <w:top w:val="nil"/>
              <w:left w:val="nil"/>
              <w:bottom w:val="single" w:sz="4" w:space="0" w:color="auto"/>
              <w:right w:val="single" w:sz="4" w:space="0" w:color="auto"/>
            </w:tcBorders>
            <w:vAlign w:val="center"/>
            <w:tcPrChange w:id="1757" w:author="松山 ファミリー" w:date="2023-02-08T00:54:00Z">
              <w:tcPr>
                <w:tcW w:w="1134" w:type="dxa"/>
                <w:tcBorders>
                  <w:top w:val="nil"/>
                  <w:left w:val="nil"/>
                  <w:bottom w:val="single" w:sz="4" w:space="0" w:color="auto"/>
                  <w:right w:val="single" w:sz="4" w:space="0" w:color="auto"/>
                </w:tcBorders>
                <w:vAlign w:val="center"/>
              </w:tcPr>
            </w:tcPrChange>
          </w:tcPr>
          <w:p w14:paraId="2BDF378B" w14:textId="138B8CCA" w:rsidR="00662D39" w:rsidRPr="0048090B" w:rsidRDefault="00662D39" w:rsidP="003E44D7">
            <w:pPr>
              <w:widowControl/>
              <w:jc w:val="right"/>
              <w:rPr>
                <w:rFonts w:ascii="Times New Roman" w:eastAsia="ＭＳ 明朝" w:hAnsi="Times New Roman" w:cs="Times New Roman"/>
                <w:color w:val="000000"/>
                <w:kern w:val="0"/>
                <w:szCs w:val="21"/>
              </w:rPr>
              <w:pPrChange w:id="1758" w:author="松山 ファミリー" w:date="2023-02-08T00:56:00Z">
                <w:pPr>
                  <w:widowControl/>
                </w:pPr>
              </w:pPrChange>
            </w:pPr>
            <w:ins w:id="1759" w:author="松山　晃大" w:date="2023-02-08T00:55: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1760" w:author="松山 ファミリー" w:date="2023-02-08T00:54:00Z">
              <w:tcPr>
                <w:tcW w:w="1701" w:type="dxa"/>
                <w:tcBorders>
                  <w:top w:val="nil"/>
                  <w:left w:val="nil"/>
                  <w:bottom w:val="single" w:sz="4" w:space="0" w:color="auto"/>
                  <w:right w:val="single" w:sz="4" w:space="0" w:color="auto"/>
                </w:tcBorders>
                <w:vAlign w:val="center"/>
              </w:tcPr>
            </w:tcPrChange>
          </w:tcPr>
          <w:p w14:paraId="2D62A4C5" w14:textId="2CC63643" w:rsidR="00662D39" w:rsidRPr="0048090B" w:rsidRDefault="00662D39" w:rsidP="003E44D7">
            <w:pPr>
              <w:widowControl/>
              <w:jc w:val="right"/>
              <w:rPr>
                <w:rFonts w:ascii="Times New Roman" w:eastAsia="ＭＳ 明朝" w:hAnsi="Times New Roman" w:cs="Times New Roman"/>
                <w:color w:val="000000"/>
                <w:kern w:val="0"/>
                <w:szCs w:val="21"/>
              </w:rPr>
              <w:pPrChange w:id="1761" w:author="松山 ファミリー" w:date="2023-02-08T00:56:00Z">
                <w:pPr>
                  <w:widowControl/>
                </w:pPr>
              </w:pPrChange>
            </w:pPr>
            <w:ins w:id="1762" w:author="松山　晃大" w:date="2023-02-08T00:55:00Z">
              <w:r w:rsidRPr="0048090B">
                <w:rPr>
                  <w:rFonts w:ascii="Times New Roman" w:eastAsia="ＭＳ 明朝" w:hAnsi="Times New Roman" w:cs="Times New Roman"/>
                  <w:color w:val="000000"/>
                  <w:kern w:val="0"/>
                  <w:szCs w:val="21"/>
                </w:rPr>
                <w:t>5.663</w:t>
              </w:r>
              <w:del w:id="1763"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527FD29F" w14:textId="5C899A58" w:rsidTr="00662D39">
        <w:trPr>
          <w:trHeight w:val="280"/>
          <w:trPrChange w:id="1764"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65"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7C496F0"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Change w:id="1766"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6BDF247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1767"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6A86DAA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del w:id="1768"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769" w:author="松山 ファミリー" w:date="2023-02-08T00:54:00Z">
              <w:tcPr>
                <w:tcW w:w="218" w:type="dxa"/>
                <w:tcBorders>
                  <w:top w:val="nil"/>
                  <w:left w:val="nil"/>
                  <w:bottom w:val="single" w:sz="4" w:space="0" w:color="auto"/>
                  <w:right w:val="single" w:sz="4" w:space="0" w:color="auto"/>
                </w:tcBorders>
              </w:tcPr>
            </w:tcPrChange>
          </w:tcPr>
          <w:p w14:paraId="052980DD"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770"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71" w:author="松山 ファミリー" w:date="2023-02-08T00:54:00Z">
              <w:tcPr>
                <w:tcW w:w="1341" w:type="dxa"/>
                <w:tcBorders>
                  <w:top w:val="nil"/>
                  <w:left w:val="nil"/>
                  <w:bottom w:val="single" w:sz="4" w:space="0" w:color="auto"/>
                  <w:right w:val="single" w:sz="4" w:space="0" w:color="auto"/>
                </w:tcBorders>
                <w:vAlign w:val="center"/>
              </w:tcPr>
            </w:tcPrChange>
          </w:tcPr>
          <w:p w14:paraId="25F304A7" w14:textId="1B0F262F" w:rsidR="00662D39" w:rsidRPr="0048090B" w:rsidRDefault="00662D39" w:rsidP="003E44D7">
            <w:pPr>
              <w:widowControl/>
              <w:jc w:val="right"/>
              <w:rPr>
                <w:rFonts w:ascii="Times New Roman" w:eastAsia="ＭＳ 明朝" w:hAnsi="Times New Roman" w:cs="Times New Roman"/>
                <w:color w:val="000000"/>
                <w:kern w:val="0"/>
                <w:szCs w:val="21"/>
              </w:rPr>
              <w:pPrChange w:id="1772" w:author="松山 ファミリー" w:date="2023-02-08T00:56:00Z">
                <w:pPr>
                  <w:widowControl/>
                </w:pPr>
              </w:pPrChange>
            </w:pPr>
            <w:ins w:id="1773" w:author="松山　晃大" w:date="2023-02-08T00:55:00Z">
              <w:r w:rsidRPr="0048090B">
                <w:rPr>
                  <w:rFonts w:ascii="Times New Roman" w:eastAsia="ＭＳ 明朝" w:hAnsi="Times New Roman" w:cs="Times New Roman"/>
                  <w:color w:val="000000"/>
                  <w:kern w:val="0"/>
                  <w:szCs w:val="21"/>
                </w:rPr>
                <w:t>2100</w:t>
              </w:r>
            </w:ins>
          </w:p>
        </w:tc>
        <w:tc>
          <w:tcPr>
            <w:tcW w:w="1276" w:type="dxa"/>
            <w:tcBorders>
              <w:top w:val="nil"/>
              <w:left w:val="nil"/>
              <w:bottom w:val="single" w:sz="4" w:space="0" w:color="auto"/>
              <w:right w:val="single" w:sz="4" w:space="0" w:color="auto"/>
            </w:tcBorders>
            <w:vAlign w:val="center"/>
            <w:tcPrChange w:id="1774" w:author="松山 ファミリー" w:date="2023-02-08T00:54:00Z">
              <w:tcPr>
                <w:tcW w:w="1134" w:type="dxa"/>
                <w:tcBorders>
                  <w:top w:val="nil"/>
                  <w:left w:val="nil"/>
                  <w:bottom w:val="single" w:sz="4" w:space="0" w:color="auto"/>
                  <w:right w:val="single" w:sz="4" w:space="0" w:color="auto"/>
                </w:tcBorders>
                <w:vAlign w:val="center"/>
              </w:tcPr>
            </w:tcPrChange>
          </w:tcPr>
          <w:p w14:paraId="7706369C" w14:textId="2B576226" w:rsidR="00662D39" w:rsidRPr="0048090B" w:rsidRDefault="00662D39" w:rsidP="003E44D7">
            <w:pPr>
              <w:widowControl/>
              <w:jc w:val="right"/>
              <w:rPr>
                <w:rFonts w:ascii="Times New Roman" w:eastAsia="ＭＳ 明朝" w:hAnsi="Times New Roman" w:cs="Times New Roman"/>
                <w:color w:val="000000"/>
                <w:kern w:val="0"/>
                <w:szCs w:val="21"/>
              </w:rPr>
              <w:pPrChange w:id="1775" w:author="松山 ファミリー" w:date="2023-02-08T00:56:00Z">
                <w:pPr>
                  <w:widowControl/>
                </w:pPr>
              </w:pPrChange>
            </w:pPr>
            <w:ins w:id="1776" w:author="松山　晃大" w:date="2023-02-08T00:55: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1777" w:author="松山 ファミリー" w:date="2023-02-08T00:54:00Z">
              <w:tcPr>
                <w:tcW w:w="1701" w:type="dxa"/>
                <w:tcBorders>
                  <w:top w:val="nil"/>
                  <w:left w:val="nil"/>
                  <w:bottom w:val="single" w:sz="4" w:space="0" w:color="auto"/>
                  <w:right w:val="single" w:sz="4" w:space="0" w:color="auto"/>
                </w:tcBorders>
                <w:vAlign w:val="center"/>
              </w:tcPr>
            </w:tcPrChange>
          </w:tcPr>
          <w:p w14:paraId="4469E480" w14:textId="59718883" w:rsidR="00662D39" w:rsidRPr="0048090B" w:rsidRDefault="00662D39" w:rsidP="003E44D7">
            <w:pPr>
              <w:widowControl/>
              <w:jc w:val="right"/>
              <w:rPr>
                <w:rFonts w:ascii="Times New Roman" w:eastAsia="ＭＳ 明朝" w:hAnsi="Times New Roman" w:cs="Times New Roman"/>
                <w:color w:val="000000"/>
                <w:kern w:val="0"/>
                <w:szCs w:val="21"/>
              </w:rPr>
              <w:pPrChange w:id="1778" w:author="松山 ファミリー" w:date="2023-02-08T00:56:00Z">
                <w:pPr>
                  <w:widowControl/>
                </w:pPr>
              </w:pPrChange>
            </w:pPr>
            <w:ins w:id="1779" w:author="松山　晃大" w:date="2023-02-08T00:55:00Z">
              <w:r w:rsidRPr="0048090B">
                <w:rPr>
                  <w:rFonts w:ascii="Times New Roman" w:eastAsia="ＭＳ 明朝" w:hAnsi="Times New Roman" w:cs="Times New Roman"/>
                  <w:color w:val="000000"/>
                  <w:kern w:val="0"/>
                  <w:szCs w:val="21"/>
                </w:rPr>
                <w:t>6.095</w:t>
              </w:r>
              <w:del w:id="1780"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3EB1C6F0" w14:textId="7356587D" w:rsidTr="00662D39">
        <w:trPr>
          <w:trHeight w:val="280"/>
          <w:trPrChange w:id="1781"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82"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CC00B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Change w:id="1783"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3E7E9E9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1784"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1A977009"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del w:id="1785"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786" w:author="松山 ファミリー" w:date="2023-02-08T00:54:00Z">
              <w:tcPr>
                <w:tcW w:w="218" w:type="dxa"/>
                <w:tcBorders>
                  <w:top w:val="nil"/>
                  <w:left w:val="nil"/>
                  <w:bottom w:val="single" w:sz="4" w:space="0" w:color="auto"/>
                  <w:right w:val="single" w:sz="4" w:space="0" w:color="auto"/>
                </w:tcBorders>
              </w:tcPr>
            </w:tcPrChange>
          </w:tcPr>
          <w:p w14:paraId="4521CE8C"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787"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88" w:author="松山 ファミリー" w:date="2023-02-08T00:54:00Z">
              <w:tcPr>
                <w:tcW w:w="1341" w:type="dxa"/>
                <w:tcBorders>
                  <w:top w:val="nil"/>
                  <w:left w:val="nil"/>
                  <w:bottom w:val="single" w:sz="4" w:space="0" w:color="auto"/>
                  <w:right w:val="single" w:sz="4" w:space="0" w:color="auto"/>
                </w:tcBorders>
                <w:vAlign w:val="center"/>
              </w:tcPr>
            </w:tcPrChange>
          </w:tcPr>
          <w:p w14:paraId="528DB1E3" w14:textId="4AFA0D2B" w:rsidR="00662D39" w:rsidRPr="0048090B" w:rsidRDefault="00662D39" w:rsidP="003E44D7">
            <w:pPr>
              <w:widowControl/>
              <w:jc w:val="right"/>
              <w:rPr>
                <w:rFonts w:ascii="Times New Roman" w:eastAsia="ＭＳ 明朝" w:hAnsi="Times New Roman" w:cs="Times New Roman"/>
                <w:color w:val="000000"/>
                <w:kern w:val="0"/>
                <w:szCs w:val="21"/>
              </w:rPr>
              <w:pPrChange w:id="1789" w:author="松山 ファミリー" w:date="2023-02-08T00:56:00Z">
                <w:pPr>
                  <w:widowControl/>
                </w:pPr>
              </w:pPrChange>
            </w:pPr>
            <w:ins w:id="1790" w:author="松山　晃大" w:date="2023-02-08T00:55:00Z">
              <w:r w:rsidRPr="0048090B">
                <w:rPr>
                  <w:rFonts w:ascii="Times New Roman" w:eastAsia="ＭＳ 明朝" w:hAnsi="Times New Roman" w:cs="Times New Roman"/>
                  <w:color w:val="000000"/>
                  <w:kern w:val="0"/>
                  <w:szCs w:val="21"/>
                </w:rPr>
                <w:t>2150</w:t>
              </w:r>
            </w:ins>
          </w:p>
        </w:tc>
        <w:tc>
          <w:tcPr>
            <w:tcW w:w="1276" w:type="dxa"/>
            <w:tcBorders>
              <w:top w:val="nil"/>
              <w:left w:val="nil"/>
              <w:bottom w:val="single" w:sz="4" w:space="0" w:color="auto"/>
              <w:right w:val="single" w:sz="4" w:space="0" w:color="auto"/>
            </w:tcBorders>
            <w:vAlign w:val="center"/>
            <w:tcPrChange w:id="1791" w:author="松山 ファミリー" w:date="2023-02-08T00:54:00Z">
              <w:tcPr>
                <w:tcW w:w="1134" w:type="dxa"/>
                <w:tcBorders>
                  <w:top w:val="nil"/>
                  <w:left w:val="nil"/>
                  <w:bottom w:val="single" w:sz="4" w:space="0" w:color="auto"/>
                  <w:right w:val="single" w:sz="4" w:space="0" w:color="auto"/>
                </w:tcBorders>
                <w:vAlign w:val="center"/>
              </w:tcPr>
            </w:tcPrChange>
          </w:tcPr>
          <w:p w14:paraId="20EE42AF" w14:textId="7BA2EF5D" w:rsidR="00662D39" w:rsidRPr="0048090B" w:rsidRDefault="00662D39" w:rsidP="003E44D7">
            <w:pPr>
              <w:widowControl/>
              <w:jc w:val="right"/>
              <w:rPr>
                <w:rFonts w:ascii="Times New Roman" w:eastAsia="ＭＳ 明朝" w:hAnsi="Times New Roman" w:cs="Times New Roman"/>
                <w:color w:val="000000"/>
                <w:kern w:val="0"/>
                <w:szCs w:val="21"/>
              </w:rPr>
              <w:pPrChange w:id="1792" w:author="松山 ファミリー" w:date="2023-02-08T00:56:00Z">
                <w:pPr>
                  <w:widowControl/>
                </w:pPr>
              </w:pPrChange>
            </w:pPr>
            <w:ins w:id="1793" w:author="松山　晃大" w:date="2023-02-08T00:55: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1794" w:author="松山 ファミリー" w:date="2023-02-08T00:54:00Z">
              <w:tcPr>
                <w:tcW w:w="1701" w:type="dxa"/>
                <w:tcBorders>
                  <w:top w:val="nil"/>
                  <w:left w:val="nil"/>
                  <w:bottom w:val="single" w:sz="4" w:space="0" w:color="auto"/>
                  <w:right w:val="single" w:sz="4" w:space="0" w:color="auto"/>
                </w:tcBorders>
                <w:vAlign w:val="center"/>
              </w:tcPr>
            </w:tcPrChange>
          </w:tcPr>
          <w:p w14:paraId="6F80F8A8" w14:textId="2015C9D6" w:rsidR="00662D39" w:rsidRPr="0048090B" w:rsidRDefault="00662D39" w:rsidP="003E44D7">
            <w:pPr>
              <w:widowControl/>
              <w:jc w:val="right"/>
              <w:rPr>
                <w:rFonts w:ascii="Times New Roman" w:eastAsia="ＭＳ 明朝" w:hAnsi="Times New Roman" w:cs="Times New Roman"/>
                <w:color w:val="000000"/>
                <w:kern w:val="0"/>
                <w:szCs w:val="21"/>
              </w:rPr>
              <w:pPrChange w:id="1795" w:author="松山 ファミリー" w:date="2023-02-08T00:56:00Z">
                <w:pPr>
                  <w:widowControl/>
                </w:pPr>
              </w:pPrChange>
            </w:pPr>
            <w:ins w:id="1796" w:author="松山　晃大" w:date="2023-02-08T00:55:00Z">
              <w:r w:rsidRPr="0048090B">
                <w:rPr>
                  <w:rFonts w:ascii="Times New Roman" w:eastAsia="ＭＳ 明朝" w:hAnsi="Times New Roman" w:cs="Times New Roman"/>
                  <w:color w:val="000000"/>
                  <w:kern w:val="0"/>
                  <w:szCs w:val="21"/>
                </w:rPr>
                <w:t>6.526</w:t>
              </w:r>
              <w:del w:id="1797"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3732A9D1" w14:textId="4AFB6660" w:rsidTr="00662D39">
        <w:trPr>
          <w:trHeight w:val="280"/>
          <w:trPrChange w:id="1798"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99"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529AB7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Change w:id="1800"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6AA402F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Change w:id="1801"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3112BEE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del w:id="1802"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803" w:author="松山 ファミリー" w:date="2023-02-08T00:54:00Z">
              <w:tcPr>
                <w:tcW w:w="218" w:type="dxa"/>
                <w:tcBorders>
                  <w:top w:val="nil"/>
                  <w:left w:val="nil"/>
                  <w:bottom w:val="single" w:sz="4" w:space="0" w:color="auto"/>
                  <w:right w:val="single" w:sz="4" w:space="0" w:color="auto"/>
                </w:tcBorders>
              </w:tcPr>
            </w:tcPrChange>
          </w:tcPr>
          <w:p w14:paraId="60F16200"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804"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805" w:author="松山 ファミリー" w:date="2023-02-08T00:54:00Z">
              <w:tcPr>
                <w:tcW w:w="1341" w:type="dxa"/>
                <w:tcBorders>
                  <w:top w:val="nil"/>
                  <w:left w:val="nil"/>
                  <w:bottom w:val="single" w:sz="4" w:space="0" w:color="auto"/>
                  <w:right w:val="single" w:sz="4" w:space="0" w:color="auto"/>
                </w:tcBorders>
                <w:vAlign w:val="center"/>
              </w:tcPr>
            </w:tcPrChange>
          </w:tcPr>
          <w:p w14:paraId="299348EB" w14:textId="5CAC3CCD" w:rsidR="00662D39" w:rsidRPr="0048090B" w:rsidRDefault="00662D39" w:rsidP="003E44D7">
            <w:pPr>
              <w:widowControl/>
              <w:jc w:val="right"/>
              <w:rPr>
                <w:rFonts w:ascii="Times New Roman" w:eastAsia="ＭＳ 明朝" w:hAnsi="Times New Roman" w:cs="Times New Roman"/>
                <w:color w:val="000000"/>
                <w:kern w:val="0"/>
                <w:szCs w:val="21"/>
              </w:rPr>
              <w:pPrChange w:id="1806" w:author="松山 ファミリー" w:date="2023-02-08T00:56:00Z">
                <w:pPr>
                  <w:widowControl/>
                </w:pPr>
              </w:pPrChange>
            </w:pPr>
            <w:ins w:id="1807" w:author="松山　晃大" w:date="2023-02-08T00:55:00Z">
              <w:r w:rsidRPr="0048090B">
                <w:rPr>
                  <w:rFonts w:ascii="Times New Roman" w:eastAsia="ＭＳ 明朝" w:hAnsi="Times New Roman" w:cs="Times New Roman"/>
                  <w:color w:val="000000"/>
                  <w:kern w:val="0"/>
                  <w:szCs w:val="21"/>
                </w:rPr>
                <w:t>2200</w:t>
              </w:r>
            </w:ins>
          </w:p>
        </w:tc>
        <w:tc>
          <w:tcPr>
            <w:tcW w:w="1276" w:type="dxa"/>
            <w:tcBorders>
              <w:top w:val="nil"/>
              <w:left w:val="nil"/>
              <w:bottom w:val="single" w:sz="4" w:space="0" w:color="auto"/>
              <w:right w:val="single" w:sz="4" w:space="0" w:color="auto"/>
            </w:tcBorders>
            <w:vAlign w:val="center"/>
            <w:tcPrChange w:id="1808" w:author="松山 ファミリー" w:date="2023-02-08T00:54:00Z">
              <w:tcPr>
                <w:tcW w:w="1134" w:type="dxa"/>
                <w:tcBorders>
                  <w:top w:val="nil"/>
                  <w:left w:val="nil"/>
                  <w:bottom w:val="single" w:sz="4" w:space="0" w:color="auto"/>
                  <w:right w:val="single" w:sz="4" w:space="0" w:color="auto"/>
                </w:tcBorders>
                <w:vAlign w:val="center"/>
              </w:tcPr>
            </w:tcPrChange>
          </w:tcPr>
          <w:p w14:paraId="12612342" w14:textId="20EC3710" w:rsidR="00662D39" w:rsidRPr="0048090B" w:rsidRDefault="00662D39" w:rsidP="003E44D7">
            <w:pPr>
              <w:widowControl/>
              <w:jc w:val="right"/>
              <w:rPr>
                <w:rFonts w:ascii="Times New Roman" w:eastAsia="ＭＳ 明朝" w:hAnsi="Times New Roman" w:cs="Times New Roman"/>
                <w:color w:val="000000"/>
                <w:kern w:val="0"/>
                <w:szCs w:val="21"/>
              </w:rPr>
              <w:pPrChange w:id="1809" w:author="松山 ファミリー" w:date="2023-02-08T00:56:00Z">
                <w:pPr>
                  <w:widowControl/>
                </w:pPr>
              </w:pPrChange>
            </w:pPr>
            <w:ins w:id="1810" w:author="松山　晃大" w:date="2023-02-08T00:55: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1811" w:author="松山 ファミリー" w:date="2023-02-08T00:54:00Z">
              <w:tcPr>
                <w:tcW w:w="1701" w:type="dxa"/>
                <w:tcBorders>
                  <w:top w:val="nil"/>
                  <w:left w:val="nil"/>
                  <w:bottom w:val="single" w:sz="4" w:space="0" w:color="auto"/>
                  <w:right w:val="single" w:sz="4" w:space="0" w:color="auto"/>
                </w:tcBorders>
                <w:vAlign w:val="center"/>
              </w:tcPr>
            </w:tcPrChange>
          </w:tcPr>
          <w:p w14:paraId="3392642F" w14:textId="79A8EF82" w:rsidR="00662D39" w:rsidRPr="0048090B" w:rsidRDefault="00662D39" w:rsidP="003E44D7">
            <w:pPr>
              <w:widowControl/>
              <w:jc w:val="right"/>
              <w:rPr>
                <w:rFonts w:ascii="Times New Roman" w:eastAsia="ＭＳ 明朝" w:hAnsi="Times New Roman" w:cs="Times New Roman"/>
                <w:color w:val="000000"/>
                <w:kern w:val="0"/>
                <w:szCs w:val="21"/>
              </w:rPr>
              <w:pPrChange w:id="1812" w:author="松山 ファミリー" w:date="2023-02-08T00:56:00Z">
                <w:pPr>
                  <w:widowControl/>
                </w:pPr>
              </w:pPrChange>
            </w:pPr>
            <w:ins w:id="1813" w:author="松山　晃大" w:date="2023-02-08T00:55:00Z">
              <w:r w:rsidRPr="0048090B">
                <w:rPr>
                  <w:rFonts w:ascii="Times New Roman" w:eastAsia="ＭＳ 明朝" w:hAnsi="Times New Roman" w:cs="Times New Roman"/>
                  <w:color w:val="000000"/>
                  <w:kern w:val="0"/>
                  <w:szCs w:val="21"/>
                </w:rPr>
                <w:t>6.957</w:t>
              </w:r>
              <w:del w:id="1814"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03D4B50E" w14:textId="7B623EAA" w:rsidTr="00662D39">
        <w:trPr>
          <w:trHeight w:val="280"/>
          <w:trPrChange w:id="1815"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816"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DA9811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Change w:id="1817"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5ACABBE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1818"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2E97779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del w:id="1819"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820" w:author="松山 ファミリー" w:date="2023-02-08T00:54:00Z">
              <w:tcPr>
                <w:tcW w:w="218" w:type="dxa"/>
                <w:tcBorders>
                  <w:top w:val="nil"/>
                  <w:left w:val="nil"/>
                  <w:bottom w:val="single" w:sz="4" w:space="0" w:color="auto"/>
                  <w:right w:val="single" w:sz="4" w:space="0" w:color="auto"/>
                </w:tcBorders>
              </w:tcPr>
            </w:tcPrChange>
          </w:tcPr>
          <w:p w14:paraId="26C92F93"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821"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822" w:author="松山 ファミリー" w:date="2023-02-08T00:54:00Z">
              <w:tcPr>
                <w:tcW w:w="1341" w:type="dxa"/>
                <w:tcBorders>
                  <w:top w:val="nil"/>
                  <w:left w:val="nil"/>
                  <w:bottom w:val="single" w:sz="4" w:space="0" w:color="auto"/>
                  <w:right w:val="single" w:sz="4" w:space="0" w:color="auto"/>
                </w:tcBorders>
                <w:vAlign w:val="center"/>
              </w:tcPr>
            </w:tcPrChange>
          </w:tcPr>
          <w:p w14:paraId="030B006A" w14:textId="58E650D3" w:rsidR="00662D39" w:rsidRPr="0048090B" w:rsidRDefault="00662D39" w:rsidP="003E44D7">
            <w:pPr>
              <w:widowControl/>
              <w:jc w:val="right"/>
              <w:rPr>
                <w:rFonts w:ascii="Times New Roman" w:eastAsia="ＭＳ 明朝" w:hAnsi="Times New Roman" w:cs="Times New Roman"/>
                <w:color w:val="000000"/>
                <w:kern w:val="0"/>
                <w:szCs w:val="21"/>
              </w:rPr>
              <w:pPrChange w:id="1823" w:author="松山 ファミリー" w:date="2023-02-08T00:56:00Z">
                <w:pPr>
                  <w:widowControl/>
                </w:pPr>
              </w:pPrChange>
            </w:pPr>
            <w:ins w:id="1824" w:author="松山　晃大" w:date="2023-02-08T00:55:00Z">
              <w:r w:rsidRPr="0048090B">
                <w:rPr>
                  <w:rFonts w:ascii="Times New Roman" w:eastAsia="ＭＳ 明朝" w:hAnsi="Times New Roman" w:cs="Times New Roman"/>
                  <w:color w:val="000000"/>
                  <w:kern w:val="0"/>
                  <w:szCs w:val="21"/>
                </w:rPr>
                <w:t>2250</w:t>
              </w:r>
            </w:ins>
          </w:p>
        </w:tc>
        <w:tc>
          <w:tcPr>
            <w:tcW w:w="1276" w:type="dxa"/>
            <w:tcBorders>
              <w:top w:val="nil"/>
              <w:left w:val="nil"/>
              <w:bottom w:val="single" w:sz="4" w:space="0" w:color="auto"/>
              <w:right w:val="single" w:sz="4" w:space="0" w:color="auto"/>
            </w:tcBorders>
            <w:vAlign w:val="center"/>
            <w:tcPrChange w:id="1825" w:author="松山 ファミリー" w:date="2023-02-08T00:54:00Z">
              <w:tcPr>
                <w:tcW w:w="1134" w:type="dxa"/>
                <w:tcBorders>
                  <w:top w:val="nil"/>
                  <w:left w:val="nil"/>
                  <w:bottom w:val="single" w:sz="4" w:space="0" w:color="auto"/>
                  <w:right w:val="single" w:sz="4" w:space="0" w:color="auto"/>
                </w:tcBorders>
                <w:vAlign w:val="center"/>
              </w:tcPr>
            </w:tcPrChange>
          </w:tcPr>
          <w:p w14:paraId="581B9156" w14:textId="1CC7DB3F" w:rsidR="00662D39" w:rsidRPr="0048090B" w:rsidRDefault="00662D39" w:rsidP="003E44D7">
            <w:pPr>
              <w:widowControl/>
              <w:jc w:val="right"/>
              <w:rPr>
                <w:rFonts w:ascii="Times New Roman" w:eastAsia="ＭＳ 明朝" w:hAnsi="Times New Roman" w:cs="Times New Roman"/>
                <w:color w:val="000000"/>
                <w:kern w:val="0"/>
                <w:szCs w:val="21"/>
              </w:rPr>
              <w:pPrChange w:id="1826" w:author="松山 ファミリー" w:date="2023-02-08T00:56:00Z">
                <w:pPr>
                  <w:widowControl/>
                </w:pPr>
              </w:pPrChange>
            </w:pPr>
            <w:ins w:id="1827" w:author="松山　晃大" w:date="2023-02-08T00:55: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1828" w:author="松山 ファミリー" w:date="2023-02-08T00:54:00Z">
              <w:tcPr>
                <w:tcW w:w="1701" w:type="dxa"/>
                <w:tcBorders>
                  <w:top w:val="nil"/>
                  <w:left w:val="nil"/>
                  <w:bottom w:val="single" w:sz="4" w:space="0" w:color="auto"/>
                  <w:right w:val="single" w:sz="4" w:space="0" w:color="auto"/>
                </w:tcBorders>
                <w:vAlign w:val="center"/>
              </w:tcPr>
            </w:tcPrChange>
          </w:tcPr>
          <w:p w14:paraId="34A37E3E" w14:textId="4779588D" w:rsidR="00662D39" w:rsidRPr="0048090B" w:rsidRDefault="00662D39" w:rsidP="003E44D7">
            <w:pPr>
              <w:widowControl/>
              <w:jc w:val="right"/>
              <w:rPr>
                <w:rFonts w:ascii="Times New Roman" w:eastAsia="ＭＳ 明朝" w:hAnsi="Times New Roman" w:cs="Times New Roman"/>
                <w:color w:val="000000"/>
                <w:kern w:val="0"/>
                <w:szCs w:val="21"/>
              </w:rPr>
              <w:pPrChange w:id="1829" w:author="松山 ファミリー" w:date="2023-02-08T00:56:00Z">
                <w:pPr>
                  <w:widowControl/>
                </w:pPr>
              </w:pPrChange>
            </w:pPr>
            <w:ins w:id="1830" w:author="松山　晃大" w:date="2023-02-08T00:55:00Z">
              <w:r w:rsidRPr="0048090B">
                <w:rPr>
                  <w:rFonts w:ascii="Times New Roman" w:eastAsia="ＭＳ 明朝" w:hAnsi="Times New Roman" w:cs="Times New Roman"/>
                  <w:color w:val="000000"/>
                  <w:kern w:val="0"/>
                  <w:szCs w:val="21"/>
                </w:rPr>
                <w:t>7.387</w:t>
              </w:r>
              <w:del w:id="1831"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bl>
    <w:p w14:paraId="6C0BD948" w14:textId="77777777" w:rsidR="00F67D61" w:rsidRPr="0048090B" w:rsidDel="00666977" w:rsidRDefault="00F67D61" w:rsidP="00A007A1">
      <w:pPr>
        <w:widowControl/>
        <w:rPr>
          <w:del w:id="1832" w:author="松山 ファミリー" w:date="2023-02-08T00:58:00Z"/>
          <w:rFonts w:ascii="Times New Roman" w:eastAsia="ＭＳ 明朝" w:hAnsi="Times New Roman" w:cs="Times New Roman"/>
          <w:color w:val="000000" w:themeColor="text1"/>
          <w:szCs w:val="21"/>
        </w:rPr>
        <w:pPrChange w:id="1833" w:author="松山 ファミリー" w:date="2023-02-08T00:25:00Z">
          <w:pPr>
            <w:widowControl/>
            <w:jc w:val="left"/>
          </w:pPr>
        </w:pPrChange>
      </w:pPr>
    </w:p>
    <w:p w14:paraId="34642070" w14:textId="77777777" w:rsidR="00F67D61" w:rsidRPr="0048090B" w:rsidRDefault="00F67D61" w:rsidP="00666977">
      <w:pPr>
        <w:widowControl/>
        <w:rPr>
          <w:rFonts w:ascii="Times New Roman" w:eastAsia="ＭＳ 明朝" w:hAnsi="Times New Roman" w:cs="Times New Roman" w:hint="eastAsia"/>
          <w:color w:val="000000" w:themeColor="text1"/>
          <w:szCs w:val="21"/>
        </w:rPr>
        <w:pPrChange w:id="1834" w:author="松山 ファミリー" w:date="2023-02-08T00:58:00Z">
          <w:pPr>
            <w:widowControl/>
            <w:ind w:leftChars="-100" w:left="-210"/>
            <w:jc w:val="left"/>
          </w:pPr>
        </w:pPrChange>
      </w:pPr>
    </w:p>
    <w:p w14:paraId="003D4048" w14:textId="77777777" w:rsidR="00F67D61" w:rsidRPr="0048090B" w:rsidDel="00C23508" w:rsidRDefault="00F67D61" w:rsidP="005109E7">
      <w:pPr>
        <w:pStyle w:val="a4"/>
        <w:widowControl/>
        <w:numPr>
          <w:ilvl w:val="1"/>
          <w:numId w:val="62"/>
        </w:numPr>
        <w:ind w:leftChars="0"/>
        <w:outlineLvl w:val="1"/>
        <w:rPr>
          <w:del w:id="1835" w:author="松山 ファミリー" w:date="2023-02-08T01:16:00Z"/>
          <w:rFonts w:ascii="Times New Roman" w:eastAsia="ＭＳ 明朝" w:hAnsi="Times New Roman" w:cs="Times New Roman"/>
          <w:color w:val="000000" w:themeColor="text1"/>
          <w:szCs w:val="21"/>
        </w:rPr>
        <w:pPrChange w:id="1836" w:author="松山 ファミリー" w:date="2023-02-08T02:22:00Z">
          <w:pPr>
            <w:pStyle w:val="a4"/>
            <w:widowControl/>
            <w:numPr>
              <w:ilvl w:val="1"/>
              <w:numId w:val="62"/>
            </w:numPr>
            <w:ind w:leftChars="0" w:left="567" w:hanging="567"/>
            <w:jc w:val="left"/>
            <w:outlineLvl w:val="1"/>
          </w:pPr>
        </w:pPrChange>
      </w:pPr>
      <w:bookmarkStart w:id="1837" w:name="_Toc126715548"/>
      <w:r w:rsidRPr="0048090B">
        <w:rPr>
          <w:rFonts w:ascii="Times New Roman" w:eastAsia="ＭＳ 明朝" w:hAnsi="Times New Roman" w:cs="Times New Roman"/>
          <w:color w:val="000000" w:themeColor="text1"/>
          <w:szCs w:val="21"/>
        </w:rPr>
        <w:t>電極の作製</w:t>
      </w:r>
      <w:r w:rsidRPr="0048090B">
        <w:rPr>
          <w:rFonts w:ascii="Times New Roman" w:eastAsia="ＭＳ 明朝" w:hAnsi="Times New Roman" w:cs="Times New Roman"/>
          <w:color w:val="000000" w:themeColor="text1"/>
          <w:szCs w:val="21"/>
        </w:rPr>
        <w:t>III (</w:t>
      </w:r>
      <w:r w:rsidRPr="0048090B">
        <w:rPr>
          <w:rFonts w:ascii="Times New Roman" w:eastAsia="ＭＳ 明朝" w:hAnsi="Times New Roman" w:cs="Times New Roman"/>
          <w:color w:val="000000" w:themeColor="text1"/>
          <w:szCs w:val="21"/>
        </w:rPr>
        <w:t>ケッチェンブラックとセルロースナノファイバー</w:t>
      </w:r>
      <w:r w:rsidRPr="0048090B">
        <w:rPr>
          <w:rFonts w:ascii="Times New Roman" w:eastAsia="ＭＳ 明朝" w:hAnsi="Times New Roman" w:cs="Times New Roman"/>
          <w:color w:val="000000" w:themeColor="text1"/>
          <w:szCs w:val="21"/>
        </w:rPr>
        <w:t>)</w:t>
      </w:r>
      <w:bookmarkEnd w:id="1837"/>
    </w:p>
    <w:p w14:paraId="03F7430B" w14:textId="77777777" w:rsidR="00C23508" w:rsidRPr="00C23508" w:rsidRDefault="00C23508" w:rsidP="00C23508">
      <w:pPr>
        <w:pStyle w:val="a4"/>
        <w:widowControl/>
        <w:numPr>
          <w:ilvl w:val="1"/>
          <w:numId w:val="62"/>
        </w:numPr>
        <w:ind w:leftChars="0"/>
        <w:outlineLvl w:val="1"/>
        <w:rPr>
          <w:ins w:id="1838" w:author="松山 ファミリー" w:date="2023-02-08T01:16:00Z"/>
          <w:rFonts w:ascii="Times New Roman" w:eastAsia="ＭＳ 明朝" w:hAnsi="Times New Roman" w:cs="Times New Roman" w:hint="eastAsia"/>
          <w:color w:val="000000" w:themeColor="text1"/>
          <w:szCs w:val="21"/>
          <w:rPrChange w:id="1839" w:author="松山 ファミリー" w:date="2023-02-08T01:16:00Z">
            <w:rPr>
              <w:ins w:id="1840" w:author="松山 ファミリー" w:date="2023-02-08T01:16:00Z"/>
              <w:rFonts w:hint="eastAsia"/>
            </w:rPr>
          </w:rPrChange>
        </w:rPr>
        <w:pPrChange w:id="1841" w:author="松山 ファミリー" w:date="2023-02-08T01:16:00Z">
          <w:pPr>
            <w:widowControl/>
          </w:pPr>
        </w:pPrChange>
      </w:pPr>
      <w:bookmarkStart w:id="1842" w:name="_Toc126715549"/>
      <w:bookmarkEnd w:id="1842"/>
    </w:p>
    <w:p w14:paraId="48D7CA98" w14:textId="7EA1833E" w:rsidR="00F67D61" w:rsidRPr="0048090B" w:rsidRDefault="00C23508" w:rsidP="00C23508">
      <w:pPr>
        <w:widowControl/>
        <w:rPr>
          <w:rFonts w:ascii="Times New Roman" w:eastAsia="ＭＳ 明朝" w:hAnsi="Times New Roman" w:cs="Times New Roman"/>
          <w:color w:val="000000" w:themeColor="text1"/>
          <w:szCs w:val="21"/>
        </w:rPr>
        <w:pPrChange w:id="1843" w:author="松山 ファミリー" w:date="2023-02-08T01:16:00Z">
          <w:pPr>
            <w:widowControl/>
            <w:ind w:leftChars="100" w:left="210"/>
            <w:jc w:val="left"/>
          </w:pPr>
        </w:pPrChange>
      </w:pPr>
      <w:ins w:id="1844" w:author="松山 ファミリー" w:date="2023-02-08T01:16:00Z">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セルロースナノファイバー</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ins>
      <w:del w:id="1845" w:author="松山 ファミリー" w:date="2023-02-08T01:16:00Z">
        <w:r w:rsidR="00F67D61" w:rsidRPr="0048090B" w:rsidDel="00C23508">
          <w:rPr>
            <w:rFonts w:ascii="Times New Roman" w:eastAsia="ＭＳ 明朝" w:hAnsi="Times New Roman" w:cs="Times New Roman"/>
            <w:color w:val="000000" w:themeColor="text1"/>
            <w:szCs w:val="21"/>
          </w:rPr>
          <w:delText>作成した分散液を濃縮し、セルロースナノファイバーを用いて電極を作成した。</w:delText>
        </w:r>
      </w:del>
    </w:p>
    <w:p w14:paraId="19840B27"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9ACA889" w14:textId="77777777" w:rsidR="00F67D61" w:rsidRPr="005A7352" w:rsidRDefault="00F67D61" w:rsidP="005905F2">
      <w:pPr>
        <w:pStyle w:val="a4"/>
        <w:numPr>
          <w:ilvl w:val="2"/>
          <w:numId w:val="62"/>
        </w:numPr>
        <w:ind w:leftChars="0"/>
        <w:rPr>
          <w:rStyle w:val="normaltextrun"/>
          <w:rFonts w:ascii="Times New Roman" w:eastAsia="ＭＳ 明朝" w:hAnsi="Times New Roman" w:cs="Times New Roman"/>
          <w:szCs w:val="21"/>
        </w:rPr>
        <w:pPrChange w:id="1846" w:author="松山 ファミリー" w:date="2023-02-08T01:00:00Z">
          <w:pPr>
            <w:pStyle w:val="paragraph"/>
            <w:numPr>
              <w:ilvl w:val="2"/>
              <w:numId w:val="61"/>
            </w:numPr>
            <w:spacing w:before="0" w:beforeAutospacing="0" w:after="0" w:afterAutospacing="0"/>
            <w:ind w:left="1417" w:hanging="1417"/>
            <w:textAlignment w:val="baseline"/>
            <w:outlineLvl w:val="2"/>
          </w:pPr>
        </w:pPrChange>
      </w:pPr>
      <w:r w:rsidRPr="005A7352">
        <w:rPr>
          <w:rStyle w:val="normaltextrun"/>
          <w:rFonts w:ascii="Times New Roman" w:eastAsia="ＭＳ 明朝" w:hAnsi="Times New Roman" w:cs="Times New Roman"/>
          <w:szCs w:val="21"/>
        </w:rPr>
        <w:t>220415CP_</w:t>
      </w:r>
      <w:del w:id="1847" w:author="松山 ファミリー" w:date="2023-02-08T01:02:00Z">
        <w:r w:rsidRPr="005A7352" w:rsidDel="00E215F0">
          <w:rPr>
            <w:rStyle w:val="normaltextrun"/>
            <w:rFonts w:ascii="Times New Roman" w:eastAsia="ＭＳ 明朝" w:hAnsi="Times New Roman" w:cs="Times New Roman"/>
            <w:szCs w:val="21"/>
          </w:rPr>
          <w:delText xml:space="preserve"> </w:delText>
        </w:r>
      </w:del>
      <w:r w:rsidRPr="005A7352">
        <w:rPr>
          <w:rStyle w:val="normaltextrun"/>
          <w:rFonts w:ascii="Times New Roman" w:eastAsia="ＭＳ 明朝" w:hAnsi="Times New Roman" w:cs="Times New Roman"/>
          <w:szCs w:val="21"/>
        </w:rPr>
        <w:t>cell0.02g</w:t>
      </w:r>
    </w:p>
    <w:p w14:paraId="6FCA9A02" w14:textId="77777777"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4A8343E0" w14:textId="61859C55"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848" w:author="松山 ファミリー" w:date="2023-02-08T01:00:00Z">
        <w:r w:rsidR="005905F2">
          <w:rPr>
            <w:rStyle w:val="normaltextrun"/>
            <w:rFonts w:ascii="Times New Roman" w:eastAsia="ＭＳ 明朝" w:hAnsi="Times New Roman" w:cs="Times New Roman" w:hint="eastAsia"/>
            <w:sz w:val="21"/>
            <w:szCs w:val="21"/>
          </w:rPr>
          <w:t xml:space="preserve"> </w:t>
        </w:r>
      </w:ins>
      <w:del w:id="1849" w:author="松山 ファミリー" w:date="2023-02-08T01:00:00Z">
        <w:r w:rsidRPr="0048090B" w:rsidDel="005905F2">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8CFB9AD" w14:textId="77777777"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1850" w:author="松山 ファミリー" w:date="2023-02-08T01:03:00Z">
        <w:r w:rsidRPr="0048090B" w:rsidDel="00462258">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0.0057 g</w:t>
      </w:r>
      <w:r w:rsidRPr="0048090B">
        <w:rPr>
          <w:rStyle w:val="normaltextrun"/>
          <w:rFonts w:ascii="Times New Roman" w:eastAsia="ＭＳ 明朝" w:hAnsi="Times New Roman" w:cs="Times New Roman"/>
          <w:sz w:val="21"/>
          <w:szCs w:val="21"/>
        </w:rPr>
        <w:t>と混ぜた後、電極に詰めた。</w:t>
      </w:r>
    </w:p>
    <w:p w14:paraId="4412D865"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2047D86"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851" w:name="_Toc126715550"/>
      <w:r w:rsidRPr="0048090B">
        <w:rPr>
          <w:rStyle w:val="normaltextrun"/>
          <w:rFonts w:ascii="Times New Roman" w:eastAsia="ＭＳ 明朝" w:hAnsi="Times New Roman" w:cs="Times New Roman"/>
          <w:sz w:val="21"/>
          <w:szCs w:val="21"/>
        </w:rPr>
        <w:t>220415CP_</w:t>
      </w:r>
      <w:del w:id="1852" w:author="松山 ファミリー" w:date="2023-02-08T01:02:00Z">
        <w:r w:rsidRPr="0048090B" w:rsidDel="00E215F0">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w:t>
      </w:r>
      <w:bookmarkEnd w:id="1851"/>
    </w:p>
    <w:p w14:paraId="21504790" w14:textId="77777777"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1FD61689" w14:textId="25CB7A0B"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853" w:author="松山 ファミリー" w:date="2023-02-08T01:04:00Z">
        <w:r w:rsidR="00414C29">
          <w:rPr>
            <w:rStyle w:val="normaltextrun"/>
            <w:rFonts w:ascii="Times New Roman" w:eastAsia="ＭＳ 明朝" w:hAnsi="Times New Roman" w:cs="Times New Roman" w:hint="eastAsia"/>
            <w:sz w:val="21"/>
            <w:szCs w:val="21"/>
          </w:rPr>
          <w:t xml:space="preserve"> </w:t>
        </w:r>
      </w:ins>
      <w:del w:id="1854"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32B5A96" w14:textId="77777777"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1855"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0.0068 g</w:t>
      </w:r>
      <w:r w:rsidRPr="0048090B">
        <w:rPr>
          <w:rStyle w:val="normaltextrun"/>
          <w:rFonts w:ascii="Times New Roman" w:eastAsia="ＭＳ 明朝" w:hAnsi="Times New Roman" w:cs="Times New Roman"/>
          <w:sz w:val="21"/>
          <w:szCs w:val="21"/>
        </w:rPr>
        <w:t>と混ぜた後、電極に詰めた。</w:t>
      </w:r>
    </w:p>
    <w:p w14:paraId="613F1E02"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D6F13C2"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856" w:name="_Toc126715551"/>
      <w:commentRangeStart w:id="1857"/>
      <w:r w:rsidRPr="0048090B">
        <w:rPr>
          <w:rStyle w:val="normaltextrun"/>
          <w:rFonts w:ascii="Times New Roman" w:eastAsia="ＭＳ 明朝" w:hAnsi="Times New Roman" w:cs="Times New Roman"/>
          <w:sz w:val="21"/>
          <w:szCs w:val="21"/>
        </w:rPr>
        <w:t>220906CP_</w:t>
      </w:r>
      <w:del w:id="1858"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cell0.02g</w:t>
      </w:r>
      <w:commentRangeEnd w:id="1857"/>
      <w:r w:rsidRPr="0048090B">
        <w:rPr>
          <w:rStyle w:val="ad"/>
          <w:rFonts w:ascii="Times New Roman" w:eastAsia="ＭＳ 明朝" w:hAnsi="Times New Roman" w:cs="Times New Roman"/>
          <w:kern w:val="2"/>
          <w:sz w:val="21"/>
          <w:szCs w:val="21"/>
        </w:rPr>
        <w:commentReference w:id="1857"/>
      </w:r>
      <w:bookmarkEnd w:id="1856"/>
    </w:p>
    <w:p w14:paraId="3955DBEF" w14:textId="77777777"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2DE32D3A" w14:textId="34454930"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859" w:author="松山 ファミリー" w:date="2023-02-08T01:04:00Z">
        <w:r w:rsidR="00414C29">
          <w:rPr>
            <w:rStyle w:val="normaltextrun"/>
            <w:rFonts w:ascii="Times New Roman" w:eastAsia="ＭＳ 明朝" w:hAnsi="Times New Roman" w:cs="Times New Roman" w:hint="eastAsia"/>
            <w:sz w:val="21"/>
            <w:szCs w:val="21"/>
          </w:rPr>
          <w:t xml:space="preserve"> </w:t>
        </w:r>
      </w:ins>
      <w:del w:id="1860"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F4AD5E5" w14:textId="77777777"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1861"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4FCAB7F"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C4C2A57" w14:textId="5F1DC990"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862" w:name="_Toc126715552"/>
      <w:r w:rsidRPr="0048090B">
        <w:rPr>
          <w:rStyle w:val="normaltextrun"/>
          <w:rFonts w:ascii="Times New Roman" w:eastAsia="ＭＳ 明朝" w:hAnsi="Times New Roman" w:cs="Times New Roman"/>
          <w:sz w:val="21"/>
          <w:szCs w:val="21"/>
        </w:rPr>
        <w:t>220906CP_</w:t>
      </w:r>
      <w:del w:id="1863"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w:t>
      </w:r>
      <w:r w:rsidR="006B4E26" w:rsidRPr="0048090B">
        <w:rPr>
          <w:rStyle w:val="normaltextrun"/>
          <w:rFonts w:ascii="Times New Roman" w:eastAsia="ＭＳ 明朝" w:hAnsi="Times New Roman" w:cs="Times New Roman"/>
          <w:sz w:val="21"/>
          <w:szCs w:val="21"/>
        </w:rPr>
        <w:t>_1</w:t>
      </w:r>
      <w:bookmarkEnd w:id="1862"/>
    </w:p>
    <w:p w14:paraId="3101012E" w14:textId="1750B472"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w:t>
      </w:r>
      <w:r w:rsidR="002B5B49" w:rsidRPr="0048090B">
        <w:rPr>
          <w:rStyle w:val="normaltextrun"/>
          <w:rFonts w:ascii="Times New Roman" w:eastAsia="ＭＳ 明朝" w:hAnsi="Times New Roman" w:cs="Times New Roman"/>
          <w:sz w:val="21"/>
          <w:szCs w:val="21"/>
        </w:rPr>
        <w:t>094</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0E9716AF" w14:textId="134E220D"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864" w:author="松山 ファミリー" w:date="2023-02-08T01:04:00Z">
        <w:r w:rsidR="00414C29">
          <w:rPr>
            <w:rStyle w:val="normaltextrun"/>
            <w:rFonts w:ascii="Times New Roman" w:eastAsia="ＭＳ 明朝" w:hAnsi="Times New Roman" w:cs="Times New Roman" w:hint="eastAsia"/>
            <w:sz w:val="21"/>
            <w:szCs w:val="21"/>
          </w:rPr>
          <w:t xml:space="preserve"> </w:t>
        </w:r>
      </w:ins>
      <w:del w:id="1865"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554DEA4D" w14:textId="3F14F952" w:rsidR="00F67D61" w:rsidRPr="0048090B" w:rsidRDefault="00F67D61" w:rsidP="00A007A1">
      <w:pPr>
        <w:pStyle w:val="paragraph"/>
        <w:numPr>
          <w:ilvl w:val="0"/>
          <w:numId w:val="46"/>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1.6 mm</w:t>
      </w:r>
      <w:del w:id="1866"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 xml:space="preserve">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量り取り先ほどの乾燥物と混ぜた後、電極に詰めた。</w:t>
      </w:r>
    </w:p>
    <w:p w14:paraId="292264B1"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5C84D98" w14:textId="2F328BEC" w:rsidR="006B4E26" w:rsidRPr="0048090B" w:rsidRDefault="006B4E26"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867" w:name="_Toc126715553"/>
      <w:r w:rsidRPr="0048090B">
        <w:rPr>
          <w:rStyle w:val="normaltextrun"/>
          <w:rFonts w:ascii="Times New Roman" w:eastAsia="ＭＳ 明朝" w:hAnsi="Times New Roman" w:cs="Times New Roman"/>
          <w:sz w:val="21"/>
          <w:szCs w:val="21"/>
        </w:rPr>
        <w:t>220906CP_</w:t>
      </w:r>
      <w:del w:id="1868"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cell0.2g_2 &amp; 220906CP_</w:t>
      </w:r>
      <w:del w:id="1869"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cell0.2g_3 &amp; 220906CP_</w:t>
      </w:r>
      <w:del w:id="1870"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cell0.2g_4</w:t>
      </w:r>
      <w:bookmarkEnd w:id="1867"/>
    </w:p>
    <w:p w14:paraId="70557CE8" w14:textId="77777777"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0979D28C" w14:textId="3034552B"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871" w:author="松山 ファミリー" w:date="2023-02-08T01:05:00Z">
        <w:r w:rsidR="008523DC">
          <w:rPr>
            <w:rStyle w:val="normaltextrun"/>
            <w:rFonts w:ascii="Times New Roman" w:eastAsia="ＭＳ 明朝" w:hAnsi="Times New Roman" w:cs="Times New Roman" w:hint="eastAsia"/>
            <w:sz w:val="21"/>
            <w:szCs w:val="21"/>
          </w:rPr>
          <w:t xml:space="preserve"> </w:t>
        </w:r>
      </w:ins>
      <w:del w:id="1872"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60395433" w14:textId="2689A489"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1873"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0.0050 g</w:t>
      </w:r>
      <w:r w:rsidRPr="0048090B">
        <w:rPr>
          <w:rStyle w:val="normaltextrun"/>
          <w:rFonts w:ascii="Times New Roman" w:eastAsia="ＭＳ 明朝" w:hAnsi="Times New Roman" w:cs="Times New Roman"/>
          <w:sz w:val="21"/>
          <w:szCs w:val="21"/>
        </w:rPr>
        <w:t>と混ぜた後、電極に詰めた。</w:t>
      </w:r>
    </w:p>
    <w:p w14:paraId="7D17071A" w14:textId="2CEF89AA" w:rsidR="00A849A5" w:rsidRPr="0048090B" w:rsidRDefault="00A849A5"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この時作成した電極をそれぞれ、</w:t>
      </w:r>
      <w:r w:rsidRPr="0048090B">
        <w:rPr>
          <w:rStyle w:val="normaltextrun"/>
          <w:rFonts w:ascii="Times New Roman" w:eastAsia="ＭＳ 明朝" w:hAnsi="Times New Roman" w:cs="Times New Roman"/>
          <w:sz w:val="21"/>
          <w:szCs w:val="21"/>
        </w:rPr>
        <w:t>220906CP_</w:t>
      </w:r>
      <w:del w:id="1874"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cell0.2g_2</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w:t>
      </w:r>
      <w:del w:id="1875"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cell0.2g_3</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w:t>
      </w:r>
      <w:del w:id="1876"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cell0.2g_4</w:t>
      </w:r>
      <w:r w:rsidRPr="0048090B">
        <w:rPr>
          <w:rStyle w:val="normaltextrun"/>
          <w:rFonts w:ascii="Times New Roman" w:eastAsia="ＭＳ 明朝" w:hAnsi="Times New Roman" w:cs="Times New Roman"/>
          <w:sz w:val="21"/>
          <w:szCs w:val="21"/>
        </w:rPr>
        <w:t>とする。</w:t>
      </w:r>
    </w:p>
    <w:p w14:paraId="416E3938" w14:textId="77777777" w:rsidR="006B4E26" w:rsidRPr="0048090B" w:rsidRDefault="006B4E26"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77D902D"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877" w:name="_Toc126715554"/>
      <w:r w:rsidRPr="0048090B">
        <w:rPr>
          <w:rStyle w:val="normaltextrun"/>
          <w:rFonts w:ascii="Times New Roman" w:eastAsia="ＭＳ 明朝" w:hAnsi="Times New Roman" w:cs="Times New Roman"/>
          <w:sz w:val="21"/>
          <w:szCs w:val="21"/>
        </w:rPr>
        <w:t>220906CP_</w:t>
      </w:r>
      <w:del w:id="1878" w:author="松山 ファミリー" w:date="2023-02-08T01:05:00Z">
        <w:r w:rsidRPr="0048090B" w:rsidDel="00AA132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cell0.8g</w:t>
      </w:r>
      <w:bookmarkEnd w:id="1877"/>
    </w:p>
    <w:p w14:paraId="1710D8D4"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C5B059E"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AF37EFA"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1879" w:author="松山 ファミリー" w:date="2023-02-08T01:05:00Z">
        <w:r w:rsidRPr="0048090B" w:rsidDel="00AA132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0.8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A5B0AF8" w14:textId="77777777" w:rsidR="00F67D61" w:rsidRPr="0048090B" w:rsidRDefault="00F67D61" w:rsidP="00A007A1">
      <w:pPr>
        <w:widowControl/>
        <w:rPr>
          <w:rStyle w:val="normaltextrun"/>
          <w:rFonts w:ascii="Times New Roman" w:eastAsia="ＭＳ 明朝" w:hAnsi="Times New Roman" w:cs="Times New Roman"/>
          <w:color w:val="000000" w:themeColor="text1"/>
          <w:szCs w:val="21"/>
        </w:rPr>
        <w:pPrChange w:id="1880" w:author="松山 ファミリー" w:date="2023-02-08T00:25:00Z">
          <w:pPr>
            <w:widowControl/>
            <w:jc w:val="left"/>
          </w:pPr>
        </w:pPrChange>
      </w:pPr>
    </w:p>
    <w:p w14:paraId="11C0B73F"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881" w:name="_Toc126715555"/>
      <w:r w:rsidRPr="0048090B">
        <w:rPr>
          <w:rStyle w:val="normaltextrun"/>
          <w:rFonts w:ascii="Times New Roman" w:eastAsia="ＭＳ 明朝" w:hAnsi="Times New Roman" w:cs="Times New Roman"/>
          <w:sz w:val="21"/>
          <w:szCs w:val="21"/>
        </w:rPr>
        <w:t>220914CP_</w:t>
      </w:r>
      <w:del w:id="1882" w:author="松山 ファミリー" w:date="2023-02-08T01:06:00Z">
        <w:r w:rsidRPr="0048090B" w:rsidDel="00AA132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cell500μL</w:t>
      </w:r>
      <w:bookmarkEnd w:id="1881"/>
    </w:p>
    <w:p w14:paraId="294295C6" w14:textId="77777777"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220914Ni_OH_nano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A789502" w14:textId="713E1C0F"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883" w:author="松山 ファミリー" w:date="2023-02-08T01:06:00Z">
        <w:r w:rsidR="00AA132B">
          <w:rPr>
            <w:rStyle w:val="normaltextrun"/>
            <w:rFonts w:ascii="Times New Roman" w:eastAsia="ＭＳ 明朝" w:hAnsi="Times New Roman" w:cs="Times New Roman" w:hint="eastAsia"/>
            <w:sz w:val="21"/>
            <w:szCs w:val="21"/>
          </w:rPr>
          <w:t xml:space="preserve"> </w:t>
        </w:r>
      </w:ins>
      <w:del w:id="1884" w:author="松山 ファミリー" w:date="2023-02-08T01:06:00Z">
        <w:r w:rsidRPr="0048090B" w:rsidDel="00AA132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EF963E3" w14:textId="00D8010D" w:rsidR="00F67D61" w:rsidRPr="0048090B" w:rsidRDefault="00F67D61" w:rsidP="00A007A1">
      <w:pPr>
        <w:pStyle w:val="paragraph"/>
        <w:numPr>
          <w:ilvl w:val="0"/>
          <w:numId w:val="43"/>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 xml:space="preserve">500 </w:t>
      </w:r>
      <w:ins w:id="1885" w:author="松山 ファミリー" w:date="2023-02-08T01:06:00Z">
        <w:r w:rsidR="00AA132B">
          <w:rPr>
            <w:rStyle w:val="normaltextrun"/>
            <w:rFonts w:ascii="Times New Roman" w:eastAsia="ＭＳ 明朝" w:hAnsi="Times New Roman" w:cs="Times New Roman"/>
            <w:sz w:val="21"/>
            <w:szCs w:val="21"/>
          </w:rPr>
          <w:t>μL</w:t>
        </w:r>
      </w:ins>
      <w:del w:id="1886" w:author="松山 ファミリー" w:date="2023-02-08T01:06:00Z">
        <w:r w:rsidRPr="0048090B" w:rsidDel="00AA132B">
          <w:rPr>
            <w:rStyle w:val="normaltextrun"/>
            <w:rFonts w:ascii="Times New Roman" w:eastAsia="ＭＳ 明朝" w:hAnsi="Times New Roman" w:cs="Times New Roman"/>
            <w:sz w:val="21"/>
            <w:szCs w:val="21"/>
          </w:rPr>
          <w:delText>μl</w:delText>
        </w:r>
      </w:del>
      <w:r w:rsidRPr="0048090B">
        <w:rPr>
          <w:rStyle w:val="normaltextrun"/>
          <w:rFonts w:ascii="Times New Roman" w:eastAsia="ＭＳ 明朝" w:hAnsi="Times New Roman" w:cs="Times New Roman"/>
          <w:sz w:val="21"/>
          <w:szCs w:val="21"/>
        </w:rPr>
        <w:t>量り取り先ほどの乾燥物と混ぜた後、電極に詰めた。</w:t>
      </w:r>
    </w:p>
    <w:p w14:paraId="4079E68A" w14:textId="77777777" w:rsidR="00F67D61" w:rsidRPr="0048090B" w:rsidRDefault="00F67D61" w:rsidP="00AA132B">
      <w:pPr>
        <w:widowControl/>
        <w:rPr>
          <w:rFonts w:ascii="Times New Roman" w:eastAsia="ＭＳ 明朝" w:hAnsi="Times New Roman" w:cs="Times New Roman" w:hint="eastAsia"/>
          <w:color w:val="000000" w:themeColor="text1"/>
          <w:szCs w:val="21"/>
        </w:rPr>
        <w:pPrChange w:id="1887" w:author="松山 ファミリー" w:date="2023-02-08T01:06:00Z">
          <w:pPr>
            <w:widowControl/>
            <w:ind w:leftChars="-100" w:left="-210"/>
            <w:jc w:val="left"/>
          </w:pPr>
        </w:pPrChange>
      </w:pPr>
    </w:p>
    <w:p w14:paraId="1F8E0557" w14:textId="77777777" w:rsidR="00F67D61" w:rsidRPr="0048090B" w:rsidDel="00735E45" w:rsidRDefault="00F67D61" w:rsidP="00A007A1">
      <w:pPr>
        <w:pStyle w:val="a4"/>
        <w:widowControl/>
        <w:numPr>
          <w:ilvl w:val="1"/>
          <w:numId w:val="62"/>
        </w:numPr>
        <w:ind w:leftChars="0"/>
        <w:outlineLvl w:val="1"/>
        <w:rPr>
          <w:del w:id="1888" w:author="松山 ファミリー" w:date="2023-02-08T01:07:00Z"/>
          <w:rFonts w:ascii="Times New Roman" w:eastAsia="ＭＳ 明朝" w:hAnsi="Times New Roman" w:cs="Times New Roman"/>
          <w:color w:val="000000" w:themeColor="text1"/>
          <w:szCs w:val="21"/>
        </w:rPr>
        <w:pPrChange w:id="1889" w:author="松山 ファミリー" w:date="2023-02-08T00:25:00Z">
          <w:pPr>
            <w:pStyle w:val="a4"/>
            <w:widowControl/>
            <w:numPr>
              <w:ilvl w:val="1"/>
              <w:numId w:val="62"/>
            </w:numPr>
            <w:ind w:leftChars="0" w:left="567" w:hanging="567"/>
            <w:jc w:val="left"/>
            <w:outlineLvl w:val="1"/>
          </w:pPr>
        </w:pPrChange>
      </w:pPr>
      <w:bookmarkStart w:id="1890" w:name="_Toc126715556"/>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1890"/>
    </w:p>
    <w:p w14:paraId="266F9FD7" w14:textId="77777777" w:rsidR="00F67D61" w:rsidRPr="00735E45" w:rsidRDefault="00F67D61" w:rsidP="00AA132B">
      <w:pPr>
        <w:pStyle w:val="a4"/>
        <w:widowControl/>
        <w:numPr>
          <w:ilvl w:val="1"/>
          <w:numId w:val="62"/>
        </w:numPr>
        <w:ind w:leftChars="0"/>
        <w:outlineLvl w:val="1"/>
        <w:rPr>
          <w:ins w:id="1891" w:author="松山 ファミリー" w:date="2023-02-08T01:07:00Z"/>
          <w:rFonts w:ascii="Times New Roman" w:eastAsia="ＭＳ 明朝" w:hAnsi="Times New Roman" w:cs="Times New Roman" w:hint="eastAsia"/>
          <w:color w:val="000000" w:themeColor="text1"/>
          <w:szCs w:val="21"/>
          <w:rPrChange w:id="1892" w:author="松山 ファミリー" w:date="2023-02-08T01:07:00Z">
            <w:rPr>
              <w:ins w:id="1893" w:author="松山 ファミリー" w:date="2023-02-08T01:07:00Z"/>
              <w:rFonts w:hint="eastAsia"/>
            </w:rPr>
          </w:rPrChange>
        </w:rPr>
        <w:pPrChange w:id="1894" w:author="松山 ファミリー" w:date="2023-02-08T01:06:00Z">
          <w:pPr>
            <w:widowControl/>
            <w:outlineLvl w:val="1"/>
          </w:pPr>
        </w:pPrChange>
      </w:pPr>
      <w:bookmarkStart w:id="1895" w:name="_Toc126715557"/>
      <w:bookmarkEnd w:id="1895"/>
    </w:p>
    <w:p w14:paraId="28512B1C" w14:textId="77777777" w:rsidR="00735E45" w:rsidRPr="001D0ECF" w:rsidRDefault="00735E45" w:rsidP="00735E45">
      <w:pPr>
        <w:rPr>
          <w:ins w:id="1896" w:author="松山 ファミリー" w:date="2023-02-08T01:07:00Z"/>
          <w:rFonts w:ascii="Times New Roman" w:eastAsia="ＭＳ 明朝" w:hAnsi="Times New Roman" w:cs="Times New Roman" w:hint="eastAsia"/>
          <w:color w:val="000000"/>
          <w:szCs w:val="21"/>
        </w:rPr>
      </w:pPr>
      <w:ins w:id="1897" w:author="松山 ファミリー" w:date="2023-02-08T01:07:00Z">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ins>
    </w:p>
    <w:p w14:paraId="4CEF94C2" w14:textId="77777777" w:rsidR="00735E45" w:rsidRPr="0048090B" w:rsidRDefault="00735E45" w:rsidP="00735E45">
      <w:pPr>
        <w:rPr>
          <w:ins w:id="1898" w:author="松山 ファミリー" w:date="2023-02-08T01:07:00Z"/>
          <w:rFonts w:ascii="Times New Roman" w:eastAsia="ＭＳ 明朝" w:hAnsi="Times New Roman" w:cs="Times New Roman"/>
          <w:color w:val="000000" w:themeColor="text1"/>
          <w:szCs w:val="21"/>
        </w:rPr>
      </w:pPr>
      <w:ins w:id="1899" w:author="松山 ファミリー" w:date="2023-02-08T01:07:00Z">
        <w:r w:rsidRPr="0048090B">
          <w:rPr>
            <w:rFonts w:ascii="Times New Roman" w:eastAsia="ＭＳ 明朝" w:hAnsi="Times New Roman" w:cs="Times New Roman"/>
            <w:color w:val="000000" w:themeColor="text1"/>
            <w:szCs w:val="21"/>
          </w:rPr>
          <w:t>以下式に示すのは、グルコースを加えた時の濃度の計算式である。</w:t>
        </w:r>
      </w:ins>
    </w:p>
    <w:p w14:paraId="1E2AAA2D" w14:textId="77777777" w:rsidR="00735E45" w:rsidRPr="0048090B" w:rsidRDefault="00735E45" w:rsidP="00735E45">
      <w:pPr>
        <w:rPr>
          <w:ins w:id="1900" w:author="松山 ファミリー" w:date="2023-02-08T01:07:00Z"/>
          <w:rFonts w:ascii="Times New Roman" w:eastAsia="ＭＳ 明朝" w:hAnsi="Times New Roman" w:cs="Times New Roman"/>
          <w:color w:val="000000" w:themeColor="text1"/>
          <w:szCs w:val="21"/>
        </w:rPr>
      </w:pPr>
      <w:ins w:id="1901" w:author="松山 ファミリー" w:date="2023-02-08T01:07:00Z">
        <w:r w:rsidRPr="0048090B">
          <w:rPr>
            <w:rFonts w:ascii="Times New Roman" w:eastAsia="ＭＳ 明朝" w:hAnsi="Times New Roman" w:cs="Times New Roman"/>
            <w:color w:val="000000" w:themeColor="text1"/>
            <w:szCs w:val="21"/>
          </w:rPr>
          <w:t>セル内の濃度計算</w:t>
        </w:r>
      </w:ins>
    </w:p>
    <w:p w14:paraId="65CF2FB3" w14:textId="77777777" w:rsidR="00735E45" w:rsidRPr="0048090B" w:rsidRDefault="00735E45" w:rsidP="00735E45">
      <w:pPr>
        <w:rPr>
          <w:ins w:id="1902" w:author="松山 ファミリー" w:date="2023-02-08T01:07:00Z"/>
          <w:rFonts w:ascii="Times New Roman" w:eastAsia="ＭＳ 明朝" w:hAnsi="Times New Roman" w:cs="Times New Roman"/>
          <w:i/>
          <w:color w:val="000000" w:themeColor="text1"/>
          <w:szCs w:val="21"/>
        </w:rPr>
      </w:pPr>
      <m:oMathPara>
        <m:oMath>
          <m:r>
            <w:ins w:id="1903" w:author="松山 ファミリー" w:date="2023-02-08T01:07:00Z">
              <w:rPr>
                <w:rFonts w:ascii="Cambria Math" w:eastAsia="ＭＳ 明朝" w:hAnsi="Cambria Math" w:cs="Times New Roman"/>
                <w:color w:val="000000" w:themeColor="text1"/>
                <w:szCs w:val="21"/>
              </w:rPr>
              <m:t>C</m:t>
            </w:ins>
          </m:r>
          <m:d>
            <m:dPr>
              <m:ctrlPr>
                <w:ins w:id="1904" w:author="松山 ファミリー" w:date="2023-02-08T01:07:00Z">
                  <w:rPr>
                    <w:rFonts w:ascii="Cambria Math" w:eastAsia="ＭＳ 明朝" w:hAnsi="Cambria Math" w:cs="Times New Roman"/>
                    <w:i/>
                    <w:color w:val="000000" w:themeColor="text1"/>
                    <w:szCs w:val="21"/>
                  </w:rPr>
                </w:ins>
              </m:ctrlPr>
            </m:dPr>
            <m:e>
              <m:r>
                <w:ins w:id="1905" w:author="松山 ファミリー" w:date="2023-02-08T01:07:00Z">
                  <w:rPr>
                    <w:rFonts w:ascii="Cambria Math" w:eastAsia="ＭＳ 明朝" w:hAnsi="Cambria Math" w:cs="Times New Roman"/>
                    <w:color w:val="000000" w:themeColor="text1"/>
                    <w:szCs w:val="21"/>
                  </w:rPr>
                  <m:t xml:space="preserve">mol </m:t>
                </w:ins>
              </m:r>
              <m:sSup>
                <m:sSupPr>
                  <m:ctrlPr>
                    <w:ins w:id="1906" w:author="松山 ファミリー" w:date="2023-02-08T01:07:00Z">
                      <w:rPr>
                        <w:rFonts w:ascii="Cambria Math" w:eastAsia="ＭＳ 明朝" w:hAnsi="Cambria Math" w:cs="Times New Roman"/>
                        <w:i/>
                        <w:color w:val="000000" w:themeColor="text1"/>
                        <w:szCs w:val="21"/>
                      </w:rPr>
                    </w:ins>
                  </m:ctrlPr>
                </m:sSupPr>
                <m:e>
                  <m:r>
                    <w:ins w:id="1907" w:author="松山 ファミリー" w:date="2023-02-08T01:07:00Z">
                      <w:rPr>
                        <w:rFonts w:ascii="Cambria Math" w:eastAsia="ＭＳ 明朝" w:hAnsi="Cambria Math" w:cs="Times New Roman"/>
                        <w:color w:val="000000" w:themeColor="text1"/>
                        <w:szCs w:val="21"/>
                      </w:rPr>
                      <m:t>L</m:t>
                    </w:ins>
                  </m:r>
                </m:e>
                <m:sup>
                  <m:r>
                    <w:ins w:id="1908" w:author="松山 ファミリー" w:date="2023-02-08T01:07:00Z">
                      <w:rPr>
                        <w:rFonts w:ascii="Cambria Math" w:eastAsia="ＭＳ 明朝" w:hAnsi="Cambria Math" w:cs="Times New Roman"/>
                        <w:color w:val="000000" w:themeColor="text1"/>
                        <w:szCs w:val="21"/>
                      </w:rPr>
                      <m:t>-1</m:t>
                    </w:ins>
                  </m:r>
                </m:sup>
              </m:sSup>
            </m:e>
          </m:d>
          <m:r>
            <w:ins w:id="1909" w:author="松山 ファミリー" w:date="2023-02-08T01:07:00Z">
              <w:rPr>
                <w:rFonts w:ascii="Cambria Math" w:eastAsia="ＭＳ 明朝" w:hAnsi="Cambria Math" w:cs="Times New Roman"/>
                <w:color w:val="000000" w:themeColor="text1"/>
                <w:szCs w:val="21"/>
              </w:rPr>
              <m:t>=</m:t>
            </w:ins>
          </m:r>
          <m:f>
            <m:fPr>
              <m:ctrlPr>
                <w:ins w:id="1910" w:author="松山 ファミリー" w:date="2023-02-08T01:07:00Z">
                  <w:rPr>
                    <w:rFonts w:ascii="Cambria Math" w:eastAsia="ＭＳ 明朝" w:hAnsi="Cambria Math" w:cs="Times New Roman"/>
                    <w:i/>
                    <w:color w:val="000000" w:themeColor="text1"/>
                    <w:szCs w:val="21"/>
                  </w:rPr>
                </w:ins>
              </m:ctrlPr>
            </m:fPr>
            <m:num>
              <m:r>
                <w:ins w:id="1911" w:author="松山 ファミリー" w:date="2023-02-08T01:07:00Z">
                  <w:rPr>
                    <w:rFonts w:ascii="Cambria Math" w:eastAsia="ＭＳ 明朝" w:hAnsi="Cambria Math" w:cs="Times New Roman"/>
                    <w:color w:val="000000" w:themeColor="text1"/>
                    <w:szCs w:val="21"/>
                  </w:rPr>
                  <m:t>グルコース濃度</m:t>
                </w:ins>
              </m:r>
              <m:d>
                <m:dPr>
                  <m:ctrlPr>
                    <w:ins w:id="1912" w:author="松山 ファミリー" w:date="2023-02-08T01:07:00Z">
                      <w:rPr>
                        <w:rFonts w:ascii="Cambria Math" w:eastAsia="ＭＳ 明朝" w:hAnsi="Cambria Math" w:cs="Times New Roman"/>
                        <w:i/>
                        <w:color w:val="000000" w:themeColor="text1"/>
                        <w:szCs w:val="21"/>
                      </w:rPr>
                    </w:ins>
                  </m:ctrlPr>
                </m:dPr>
                <m:e>
                  <m:r>
                    <w:ins w:id="1913" w:author="松山 ファミリー" w:date="2023-02-08T01:07:00Z">
                      <w:rPr>
                        <w:rFonts w:ascii="Cambria Math" w:eastAsia="ＭＳ 明朝" w:hAnsi="Cambria Math" w:cs="Times New Roman"/>
                        <w:color w:val="000000" w:themeColor="text1"/>
                        <w:szCs w:val="21"/>
                      </w:rPr>
                      <m:t xml:space="preserve">mol </m:t>
                    </w:ins>
                  </m:r>
                  <m:sSup>
                    <m:sSupPr>
                      <m:ctrlPr>
                        <w:ins w:id="1914" w:author="松山 ファミリー" w:date="2023-02-08T01:07:00Z">
                          <w:rPr>
                            <w:rFonts w:ascii="Cambria Math" w:eastAsia="ＭＳ 明朝" w:hAnsi="Cambria Math" w:cs="Times New Roman"/>
                            <w:i/>
                            <w:color w:val="000000" w:themeColor="text1"/>
                            <w:szCs w:val="21"/>
                          </w:rPr>
                        </w:ins>
                      </m:ctrlPr>
                    </m:sSupPr>
                    <m:e>
                      <m:r>
                        <w:ins w:id="1915" w:author="松山 ファミリー" w:date="2023-02-08T01:07:00Z">
                          <w:rPr>
                            <w:rFonts w:ascii="Cambria Math" w:eastAsia="ＭＳ 明朝" w:hAnsi="Cambria Math" w:cs="Times New Roman"/>
                            <w:color w:val="000000" w:themeColor="text1"/>
                            <w:szCs w:val="21"/>
                          </w:rPr>
                          <m:t>L</m:t>
                        </w:ins>
                      </m:r>
                    </m:e>
                    <m:sup>
                      <m:r>
                        <w:ins w:id="1916" w:author="松山 ファミリー" w:date="2023-02-08T01:07:00Z">
                          <w:rPr>
                            <w:rFonts w:ascii="Cambria Math" w:eastAsia="ＭＳ 明朝" w:hAnsi="Cambria Math" w:cs="Times New Roman"/>
                            <w:color w:val="000000" w:themeColor="text1"/>
                            <w:szCs w:val="21"/>
                          </w:rPr>
                          <m:t>-1</m:t>
                        </w:ins>
                      </m:r>
                    </m:sup>
                  </m:sSup>
                </m:e>
              </m:d>
              <m:r>
                <w:ins w:id="1917" w:author="松山 ファミリー" w:date="2023-02-08T01:07:00Z">
                  <w:rPr>
                    <w:rFonts w:ascii="Cambria Math" w:eastAsia="ＭＳ 明朝" w:hAnsi="Cambria Math" w:cs="Times New Roman"/>
                    <w:color w:val="000000" w:themeColor="text1"/>
                    <w:szCs w:val="21"/>
                  </w:rPr>
                  <m:t>×y (L)</m:t>
                </w:ins>
              </m:r>
            </m:num>
            <m:den>
              <m:r>
                <w:ins w:id="1918" w:author="松山 ファミリー" w:date="2023-02-08T01:07:00Z">
                  <w:rPr>
                    <w:rFonts w:ascii="Cambria Math" w:eastAsia="ＭＳ 明朝" w:hAnsi="Cambria Math" w:cs="Times New Roman"/>
                    <w:color w:val="000000" w:themeColor="text1"/>
                    <w:szCs w:val="21"/>
                  </w:rPr>
                  <m:t>開始前のセル内の溶液量</m:t>
                </w:ins>
              </m:r>
              <m:d>
                <m:dPr>
                  <m:ctrlPr>
                    <w:ins w:id="1919" w:author="松山 ファミリー" w:date="2023-02-08T01:07:00Z">
                      <w:rPr>
                        <w:rFonts w:ascii="Cambria Math" w:eastAsia="ＭＳ 明朝" w:hAnsi="Cambria Math" w:cs="Times New Roman"/>
                        <w:i/>
                        <w:color w:val="000000" w:themeColor="text1"/>
                        <w:szCs w:val="21"/>
                      </w:rPr>
                    </w:ins>
                  </m:ctrlPr>
                </m:dPr>
                <m:e>
                  <m:r>
                    <w:ins w:id="1920" w:author="松山 ファミリー" w:date="2023-02-08T01:07:00Z">
                      <w:rPr>
                        <w:rFonts w:ascii="Cambria Math" w:eastAsia="ＭＳ 明朝" w:hAnsi="Cambria Math" w:cs="Times New Roman"/>
                        <w:color w:val="000000" w:themeColor="text1"/>
                        <w:szCs w:val="21"/>
                      </w:rPr>
                      <m:t>L</m:t>
                    </w:ins>
                  </m:r>
                </m:e>
              </m:d>
              <m:r>
                <w:ins w:id="1921" w:author="松山 ファミリー" w:date="2023-02-08T01:07:00Z">
                  <w:rPr>
                    <w:rFonts w:ascii="Cambria Math" w:eastAsia="ＭＳ 明朝" w:hAnsi="Cambria Math" w:cs="Times New Roman"/>
                    <w:color w:val="000000" w:themeColor="text1"/>
                    <w:szCs w:val="21"/>
                  </w:rPr>
                  <m:t>+y(L)</m:t>
                </w:ins>
              </m:r>
            </m:den>
          </m:f>
        </m:oMath>
      </m:oMathPara>
    </w:p>
    <w:p w14:paraId="5865DE70" w14:textId="77777777" w:rsidR="00735E45" w:rsidRPr="0048090B" w:rsidRDefault="00735E45" w:rsidP="00735E45">
      <w:pPr>
        <w:rPr>
          <w:ins w:id="1922" w:author="松山 ファミリー" w:date="2023-02-08T01:07:00Z"/>
          <w:rFonts w:ascii="Times New Roman" w:eastAsia="ＭＳ 明朝" w:hAnsi="Times New Roman" w:cs="Times New Roman"/>
          <w:color w:val="000000" w:themeColor="text1"/>
          <w:szCs w:val="21"/>
        </w:rPr>
      </w:pPr>
      <w:ins w:id="1923" w:author="松山 ファミリー" w:date="2023-02-08T01:07:00Z">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w:ins>
      <m:oMath>
        <m:sSup>
          <m:sSupPr>
            <m:ctrlPr>
              <w:ins w:id="1924" w:author="松山 ファミリー" w:date="2023-02-08T01:07:00Z">
                <w:rPr>
                  <w:rFonts w:ascii="Cambria Math" w:eastAsia="ＭＳ 明朝" w:hAnsi="Cambria Math" w:cs="Times New Roman"/>
                  <w:i/>
                  <w:color w:val="000000" w:themeColor="text1"/>
                  <w:szCs w:val="21"/>
                </w:rPr>
              </w:ins>
            </m:ctrlPr>
          </m:sSupPr>
          <m:e>
            <m:r>
              <w:ins w:id="1925" w:author="松山 ファミリー" w:date="2023-02-08T01:07:00Z">
                <w:rPr>
                  <w:rFonts w:ascii="Cambria Math" w:eastAsia="ＭＳ 明朝" w:hAnsi="Cambria Math" w:cs="Times New Roman"/>
                  <w:color w:val="000000" w:themeColor="text1"/>
                  <w:szCs w:val="21"/>
                </w:rPr>
                <m:t>L</m:t>
              </w:ins>
            </m:r>
          </m:e>
          <m:sup>
            <m:r>
              <w:ins w:id="1926" w:author="松山 ファミリー" w:date="2023-02-08T01:07:00Z">
                <w:rPr>
                  <w:rFonts w:ascii="Cambria Math" w:eastAsia="ＭＳ 明朝" w:hAnsi="Cambria Math" w:cs="Times New Roman"/>
                  <w:color w:val="000000" w:themeColor="text1"/>
                  <w:szCs w:val="21"/>
                </w:rPr>
                <m:t>-1</m:t>
              </w:ins>
            </m:r>
          </m:sup>
        </m:sSup>
      </m:oMath>
      <w:ins w:id="1927" w:author="松山 ファミリー" w:date="2023-02-08T01:07:00Z">
        <w:r w:rsidRPr="0048090B">
          <w:rPr>
            <w:rFonts w:ascii="Times New Roman" w:eastAsia="ＭＳ 明朝" w:hAnsi="Times New Roman" w:cs="Times New Roman"/>
            <w:color w:val="000000" w:themeColor="text1"/>
            <w:szCs w:val="21"/>
          </w:rPr>
          <w:t>)</w:t>
        </w:r>
      </w:ins>
    </w:p>
    <w:p w14:paraId="5713448E" w14:textId="77777777" w:rsidR="00735E45" w:rsidRPr="0048090B" w:rsidRDefault="00735E45" w:rsidP="00735E45">
      <w:pPr>
        <w:rPr>
          <w:ins w:id="1928" w:author="松山 ファミリー" w:date="2023-02-08T01:07:00Z"/>
          <w:rFonts w:ascii="Times New Roman" w:eastAsia="ＭＳ 明朝" w:hAnsi="Times New Roman" w:cs="Times New Roman"/>
          <w:color w:val="000000" w:themeColor="text1"/>
          <w:szCs w:val="21"/>
        </w:rPr>
      </w:pPr>
      <w:ins w:id="1929" w:author="松山 ファミリー" w:date="2023-02-08T01:07:00Z">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ins>
    </w:p>
    <w:p w14:paraId="1939DB92" w14:textId="77777777" w:rsidR="00735E45" w:rsidRPr="00413ACF" w:rsidRDefault="00735E45" w:rsidP="00735E45">
      <w:pPr>
        <w:rPr>
          <w:ins w:id="1930" w:author="松山 ファミリー" w:date="2023-02-08T01:07:00Z"/>
          <w:rFonts w:ascii="Times New Roman" w:eastAsia="ＭＳ 明朝" w:hAnsi="Times New Roman" w:cs="Times New Roman" w:hint="eastAsia"/>
          <w:color w:val="000000" w:themeColor="text1"/>
          <w:szCs w:val="21"/>
        </w:rPr>
      </w:pPr>
      <w:ins w:id="1931" w:author="松山 ファミリー" w:date="2023-02-08T01:07:00Z">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ins>
    </w:p>
    <w:p w14:paraId="0311C8B8" w14:textId="36E4D354" w:rsidR="00735E45" w:rsidRPr="0048090B" w:rsidDel="00735E45" w:rsidRDefault="00735E45" w:rsidP="00735E45">
      <w:pPr>
        <w:widowControl/>
        <w:outlineLvl w:val="1"/>
        <w:rPr>
          <w:del w:id="1932" w:author="松山 ファミリー" w:date="2023-02-08T01:07:00Z"/>
          <w:rFonts w:ascii="Times New Roman" w:eastAsia="ＭＳ 明朝" w:hAnsi="Times New Roman" w:cs="Times New Roman" w:hint="eastAsia"/>
          <w:color w:val="000000" w:themeColor="text1"/>
          <w:szCs w:val="21"/>
        </w:rPr>
        <w:pPrChange w:id="1933" w:author="松山 ファミリー" w:date="2023-02-08T01:07:00Z">
          <w:pPr>
            <w:widowControl/>
            <w:ind w:left="-147"/>
            <w:jc w:val="left"/>
            <w:outlineLvl w:val="1"/>
          </w:pPr>
        </w:pPrChange>
      </w:pPr>
    </w:p>
    <w:p w14:paraId="2353CEA7" w14:textId="3160049C" w:rsidR="00F67D61" w:rsidRPr="0048090B" w:rsidDel="00735E45" w:rsidRDefault="00F67D61" w:rsidP="00735E45">
      <w:pPr>
        <w:rPr>
          <w:del w:id="1934" w:author="松山 ファミリー" w:date="2023-02-08T01:07:00Z"/>
          <w:rFonts w:ascii="Times New Roman" w:eastAsia="ＭＳ 明朝" w:hAnsi="Times New Roman" w:cs="Times New Roman"/>
          <w:color w:val="000000" w:themeColor="text1"/>
          <w:szCs w:val="21"/>
        </w:rPr>
        <w:pPrChange w:id="1935" w:author="松山 ファミリー" w:date="2023-02-08T01:07:00Z">
          <w:pPr/>
        </w:pPrChange>
      </w:pPr>
      <w:del w:id="1936" w:author="松山 ファミリー" w:date="2023-02-08T01:07:00Z">
        <w:r w:rsidRPr="0048090B" w:rsidDel="00735E45">
          <w:rPr>
            <w:rFonts w:ascii="Times New Roman" w:eastAsia="ＭＳ 明朝" w:hAnsi="Times New Roman" w:cs="Times New Roman"/>
            <w:color w:val="000000" w:themeColor="text1"/>
            <w:szCs w:val="21"/>
          </w:rPr>
          <w:delText>以下式に示すのは、グルコースを加えた時の濃度の計算式である。</w:delText>
        </w:r>
      </w:del>
    </w:p>
    <w:p w14:paraId="612BA473" w14:textId="79CCB9D0" w:rsidR="00F67D61" w:rsidRPr="0048090B" w:rsidDel="00735E45" w:rsidRDefault="00F67D61" w:rsidP="00735E45">
      <w:pPr>
        <w:rPr>
          <w:del w:id="1937" w:author="松山 ファミリー" w:date="2023-02-08T01:07:00Z"/>
          <w:rFonts w:ascii="Times New Roman" w:eastAsia="ＭＳ 明朝" w:hAnsi="Times New Roman" w:cs="Times New Roman"/>
          <w:color w:val="000000" w:themeColor="text1"/>
          <w:szCs w:val="21"/>
        </w:rPr>
        <w:pPrChange w:id="1938" w:author="松山 ファミリー" w:date="2023-02-08T01:07:00Z">
          <w:pPr/>
        </w:pPrChange>
      </w:pPr>
      <w:del w:id="1939" w:author="松山 ファミリー" w:date="2023-02-08T01:07:00Z">
        <w:r w:rsidRPr="0048090B" w:rsidDel="00735E45">
          <w:rPr>
            <w:rFonts w:ascii="Times New Roman" w:eastAsia="ＭＳ 明朝" w:hAnsi="Times New Roman" w:cs="Times New Roman"/>
            <w:color w:val="000000" w:themeColor="text1"/>
            <w:szCs w:val="21"/>
          </w:rPr>
          <w:delText>セル内の濃度計算</w:delText>
        </w:r>
      </w:del>
    </w:p>
    <w:p w14:paraId="6250AA10" w14:textId="584FB1FC" w:rsidR="00F67D61" w:rsidRPr="0048090B" w:rsidDel="00735E45" w:rsidRDefault="00F67D61" w:rsidP="00735E45">
      <w:pPr>
        <w:rPr>
          <w:del w:id="1940" w:author="松山 ファミリー" w:date="2023-02-08T01:07:00Z"/>
          <w:rFonts w:ascii="Times New Roman" w:eastAsia="ＭＳ 明朝" w:hAnsi="Times New Roman" w:cs="Times New Roman"/>
          <w:i/>
          <w:color w:val="000000" w:themeColor="text1"/>
          <w:szCs w:val="21"/>
        </w:rPr>
        <w:pPrChange w:id="1941" w:author="松山 ファミリー" w:date="2023-02-08T01:07:00Z">
          <w:pPr/>
        </w:pPrChange>
      </w:pPr>
      <m:oMathPara>
        <m:oMath>
          <m:r>
            <w:del w:id="1942" w:author="松山 ファミリー" w:date="2023-02-08T01:07:00Z">
              <w:rPr>
                <w:rFonts w:ascii="Cambria Math" w:eastAsia="ＭＳ 明朝" w:hAnsi="Cambria Math" w:cs="Times New Roman"/>
                <w:color w:val="000000" w:themeColor="text1"/>
                <w:szCs w:val="21"/>
              </w:rPr>
              <m:t>C</m:t>
            </w:del>
          </m:r>
          <m:d>
            <m:dPr>
              <m:ctrlPr>
                <w:del w:id="1943" w:author="松山 ファミリー" w:date="2023-02-08T01:07:00Z">
                  <w:rPr>
                    <w:rFonts w:ascii="Cambria Math" w:eastAsia="ＭＳ 明朝" w:hAnsi="Cambria Math" w:cs="Times New Roman"/>
                    <w:i/>
                    <w:color w:val="000000" w:themeColor="text1"/>
                    <w:szCs w:val="21"/>
                  </w:rPr>
                </w:del>
              </m:ctrlPr>
            </m:dPr>
            <m:e>
              <m:r>
                <w:del w:id="1944" w:author="松山 ファミリー" w:date="2023-02-08T01:07:00Z">
                  <w:rPr>
                    <w:rFonts w:ascii="Cambria Math" w:eastAsia="ＭＳ 明朝" w:hAnsi="Cambria Math" w:cs="Times New Roman"/>
                    <w:color w:val="000000" w:themeColor="text1"/>
                    <w:szCs w:val="21"/>
                  </w:rPr>
                  <m:t xml:space="preserve">mol </m:t>
                </w:del>
              </m:r>
              <m:sSup>
                <m:sSupPr>
                  <m:ctrlPr>
                    <w:del w:id="1945" w:author="松山 ファミリー" w:date="2023-02-08T01:07:00Z">
                      <w:rPr>
                        <w:rFonts w:ascii="Cambria Math" w:eastAsia="ＭＳ 明朝" w:hAnsi="Cambria Math" w:cs="Times New Roman"/>
                        <w:i/>
                        <w:color w:val="000000" w:themeColor="text1"/>
                        <w:szCs w:val="21"/>
                      </w:rPr>
                    </w:del>
                  </m:ctrlPr>
                </m:sSupPr>
                <m:e>
                  <m:r>
                    <w:del w:id="1946" w:author="松山 ファミリー" w:date="2023-02-08T01:07:00Z">
                      <w:rPr>
                        <w:rFonts w:ascii="Cambria Math" w:eastAsia="ＭＳ 明朝" w:hAnsi="Cambria Math" w:cs="Times New Roman"/>
                        <w:color w:val="000000" w:themeColor="text1"/>
                        <w:szCs w:val="21"/>
                      </w:rPr>
                      <m:t>L</m:t>
                    </w:del>
                  </m:r>
                </m:e>
                <m:sup>
                  <m:r>
                    <w:del w:id="1947" w:author="松山 ファミリー" w:date="2023-02-08T01:07:00Z">
                      <w:rPr>
                        <w:rFonts w:ascii="Cambria Math" w:eastAsia="ＭＳ 明朝" w:hAnsi="Cambria Math" w:cs="Times New Roman"/>
                        <w:color w:val="000000" w:themeColor="text1"/>
                        <w:szCs w:val="21"/>
                      </w:rPr>
                      <m:t>-1</m:t>
                    </w:del>
                  </m:r>
                </m:sup>
              </m:sSup>
            </m:e>
          </m:d>
          <m:r>
            <w:del w:id="1948" w:author="松山 ファミリー" w:date="2023-02-08T01:07:00Z">
              <w:rPr>
                <w:rFonts w:ascii="Cambria Math" w:eastAsia="ＭＳ 明朝" w:hAnsi="Cambria Math" w:cs="Times New Roman"/>
                <w:color w:val="000000" w:themeColor="text1"/>
                <w:szCs w:val="21"/>
              </w:rPr>
              <m:t>=</m:t>
            </w:del>
          </m:r>
          <m:f>
            <m:fPr>
              <m:ctrlPr>
                <w:del w:id="1949" w:author="松山 ファミリー" w:date="2023-02-08T01:07:00Z">
                  <w:rPr>
                    <w:rFonts w:ascii="Cambria Math" w:eastAsia="ＭＳ 明朝" w:hAnsi="Cambria Math" w:cs="Times New Roman"/>
                    <w:i/>
                    <w:color w:val="000000" w:themeColor="text1"/>
                    <w:szCs w:val="21"/>
                  </w:rPr>
                </w:del>
              </m:ctrlPr>
            </m:fPr>
            <m:num>
              <m:r>
                <w:del w:id="1950" w:author="松山 ファミリー" w:date="2023-02-08T01:07:00Z">
                  <w:rPr>
                    <w:rFonts w:ascii="Cambria Math" w:eastAsia="ＭＳ 明朝" w:hAnsi="Cambria Math" w:cs="Times New Roman"/>
                    <w:color w:val="000000" w:themeColor="text1"/>
                    <w:szCs w:val="21"/>
                  </w:rPr>
                  <m:t>グルコース濃度</m:t>
                </w:del>
              </m:r>
              <m:d>
                <m:dPr>
                  <m:ctrlPr>
                    <w:del w:id="1951" w:author="松山 ファミリー" w:date="2023-02-08T01:07:00Z">
                      <w:rPr>
                        <w:rFonts w:ascii="Cambria Math" w:eastAsia="ＭＳ 明朝" w:hAnsi="Cambria Math" w:cs="Times New Roman"/>
                        <w:i/>
                        <w:color w:val="000000" w:themeColor="text1"/>
                        <w:szCs w:val="21"/>
                      </w:rPr>
                    </w:del>
                  </m:ctrlPr>
                </m:dPr>
                <m:e>
                  <m:r>
                    <w:del w:id="1952" w:author="松山 ファミリー" w:date="2023-02-08T01:07:00Z">
                      <w:rPr>
                        <w:rFonts w:ascii="Cambria Math" w:eastAsia="ＭＳ 明朝" w:hAnsi="Cambria Math" w:cs="Times New Roman"/>
                        <w:color w:val="000000" w:themeColor="text1"/>
                        <w:szCs w:val="21"/>
                      </w:rPr>
                      <m:t xml:space="preserve">mol </m:t>
                    </w:del>
                  </m:r>
                  <m:sSup>
                    <m:sSupPr>
                      <m:ctrlPr>
                        <w:del w:id="1953" w:author="松山 ファミリー" w:date="2023-02-08T01:07:00Z">
                          <w:rPr>
                            <w:rFonts w:ascii="Cambria Math" w:eastAsia="ＭＳ 明朝" w:hAnsi="Cambria Math" w:cs="Times New Roman"/>
                            <w:i/>
                            <w:color w:val="000000" w:themeColor="text1"/>
                            <w:szCs w:val="21"/>
                          </w:rPr>
                        </w:del>
                      </m:ctrlPr>
                    </m:sSupPr>
                    <m:e>
                      <m:r>
                        <w:del w:id="1954" w:author="松山 ファミリー" w:date="2023-02-08T01:07:00Z">
                          <w:rPr>
                            <w:rFonts w:ascii="Cambria Math" w:eastAsia="ＭＳ 明朝" w:hAnsi="Cambria Math" w:cs="Times New Roman"/>
                            <w:color w:val="000000" w:themeColor="text1"/>
                            <w:szCs w:val="21"/>
                          </w:rPr>
                          <m:t>L</m:t>
                        </w:del>
                      </m:r>
                    </m:e>
                    <m:sup>
                      <m:r>
                        <w:del w:id="1955" w:author="松山 ファミリー" w:date="2023-02-08T01:07:00Z">
                          <w:rPr>
                            <w:rFonts w:ascii="Cambria Math" w:eastAsia="ＭＳ 明朝" w:hAnsi="Cambria Math" w:cs="Times New Roman"/>
                            <w:color w:val="000000" w:themeColor="text1"/>
                            <w:szCs w:val="21"/>
                          </w:rPr>
                          <m:t>-1</m:t>
                        </w:del>
                      </m:r>
                    </m:sup>
                  </m:sSup>
                </m:e>
              </m:d>
              <m:r>
                <w:del w:id="1956" w:author="松山 ファミリー" w:date="2023-02-08T01:07:00Z">
                  <w:rPr>
                    <w:rFonts w:ascii="Cambria Math" w:eastAsia="ＭＳ 明朝" w:hAnsi="Cambria Math" w:cs="Times New Roman"/>
                    <w:color w:val="000000" w:themeColor="text1"/>
                    <w:szCs w:val="21"/>
                  </w:rPr>
                  <m:t>×y (L)</m:t>
                </w:del>
              </m:r>
            </m:num>
            <m:den>
              <m:r>
                <w:del w:id="1957" w:author="松山 ファミリー" w:date="2023-02-08T01:07:00Z">
                  <w:rPr>
                    <w:rFonts w:ascii="Cambria Math" w:eastAsia="ＭＳ 明朝" w:hAnsi="Cambria Math" w:cs="Times New Roman"/>
                    <w:color w:val="000000" w:themeColor="text1"/>
                    <w:szCs w:val="21"/>
                  </w:rPr>
                  <m:t>開始前のセル内の溶液量</m:t>
                </w:del>
              </m:r>
              <m:d>
                <m:dPr>
                  <m:ctrlPr>
                    <w:del w:id="1958" w:author="松山 ファミリー" w:date="2023-02-08T01:07:00Z">
                      <w:rPr>
                        <w:rFonts w:ascii="Cambria Math" w:eastAsia="ＭＳ 明朝" w:hAnsi="Cambria Math" w:cs="Times New Roman"/>
                        <w:i/>
                        <w:color w:val="000000" w:themeColor="text1"/>
                        <w:szCs w:val="21"/>
                      </w:rPr>
                    </w:del>
                  </m:ctrlPr>
                </m:dPr>
                <m:e>
                  <m:r>
                    <w:del w:id="1959" w:author="松山 ファミリー" w:date="2023-02-08T01:07:00Z">
                      <w:rPr>
                        <w:rFonts w:ascii="Cambria Math" w:eastAsia="ＭＳ 明朝" w:hAnsi="Cambria Math" w:cs="Times New Roman"/>
                        <w:color w:val="000000" w:themeColor="text1"/>
                        <w:szCs w:val="21"/>
                      </w:rPr>
                      <m:t>L</m:t>
                    </w:del>
                  </m:r>
                </m:e>
              </m:d>
              <m:r>
                <w:del w:id="1960" w:author="松山 ファミリー" w:date="2023-02-08T01:07:00Z">
                  <w:rPr>
                    <w:rFonts w:ascii="Cambria Math" w:eastAsia="ＭＳ 明朝" w:hAnsi="Cambria Math" w:cs="Times New Roman"/>
                    <w:color w:val="000000" w:themeColor="text1"/>
                    <w:szCs w:val="21"/>
                  </w:rPr>
                  <m:t>+y(L)</m:t>
                </w:del>
              </m:r>
            </m:den>
          </m:f>
        </m:oMath>
      </m:oMathPara>
    </w:p>
    <w:p w14:paraId="4B99234B" w14:textId="09E33422" w:rsidR="00F67D61" w:rsidRPr="0048090B" w:rsidDel="00735E45" w:rsidRDefault="00F67D61" w:rsidP="00735E45">
      <w:pPr>
        <w:rPr>
          <w:del w:id="1961" w:author="松山 ファミリー" w:date="2023-02-08T01:07:00Z"/>
          <w:rFonts w:ascii="Times New Roman" w:eastAsia="ＭＳ 明朝" w:hAnsi="Times New Roman" w:cs="Times New Roman"/>
          <w:color w:val="000000" w:themeColor="text1"/>
          <w:szCs w:val="21"/>
        </w:rPr>
        <w:pPrChange w:id="1962" w:author="松山 ファミリー" w:date="2023-02-08T01:07:00Z">
          <w:pPr/>
        </w:pPrChange>
      </w:pPr>
      <w:del w:id="1963" w:author="松山 ファミリー" w:date="2023-02-08T01:07:00Z">
        <w:r w:rsidRPr="0048090B" w:rsidDel="00735E45">
          <w:rPr>
            <w:rFonts w:ascii="Times New Roman" w:eastAsia="ＭＳ 明朝" w:hAnsi="Times New Roman" w:cs="Times New Roman"/>
            <w:color w:val="000000" w:themeColor="text1"/>
            <w:szCs w:val="21"/>
          </w:rPr>
          <w:delText>グルコース濃度：</w:delText>
        </w:r>
        <w:r w:rsidRPr="0048090B" w:rsidDel="00735E45">
          <w:rPr>
            <w:rFonts w:ascii="Times New Roman" w:eastAsia="ＭＳ 明朝" w:hAnsi="Times New Roman" w:cs="Times New Roman"/>
            <w:color w:val="000000" w:themeColor="text1"/>
            <w:szCs w:val="21"/>
          </w:rPr>
          <w:delText xml:space="preserve">0.7 (mol </w:delText>
        </w:r>
      </w:del>
      <m:oMath>
        <m:sSup>
          <m:sSupPr>
            <m:ctrlPr>
              <w:del w:id="1964" w:author="松山 ファミリー" w:date="2023-02-08T01:07:00Z">
                <w:rPr>
                  <w:rFonts w:ascii="Cambria Math" w:eastAsia="ＭＳ 明朝" w:hAnsi="Cambria Math" w:cs="Times New Roman"/>
                  <w:i/>
                  <w:color w:val="000000" w:themeColor="text1"/>
                  <w:szCs w:val="21"/>
                </w:rPr>
              </w:del>
            </m:ctrlPr>
          </m:sSupPr>
          <m:e>
            <m:r>
              <w:del w:id="1965" w:author="松山 ファミリー" w:date="2023-02-08T01:07:00Z">
                <w:rPr>
                  <w:rFonts w:ascii="Cambria Math" w:eastAsia="ＭＳ 明朝" w:hAnsi="Cambria Math" w:cs="Times New Roman"/>
                  <w:color w:val="000000" w:themeColor="text1"/>
                  <w:szCs w:val="21"/>
                </w:rPr>
                <m:t>L</m:t>
              </w:del>
            </m:r>
          </m:e>
          <m:sup>
            <m:r>
              <w:del w:id="1966" w:author="松山 ファミリー" w:date="2023-02-08T01:07:00Z">
                <w:rPr>
                  <w:rFonts w:ascii="Cambria Math" w:eastAsia="ＭＳ 明朝" w:hAnsi="Cambria Math" w:cs="Times New Roman"/>
                  <w:color w:val="000000" w:themeColor="text1"/>
                  <w:szCs w:val="21"/>
                </w:rPr>
                <m:t>-1</m:t>
              </w:del>
            </m:r>
          </m:sup>
        </m:sSup>
      </m:oMath>
      <w:del w:id="1967" w:author="松山 ファミリー" w:date="2023-02-08T01:07:00Z">
        <w:r w:rsidRPr="0048090B" w:rsidDel="00735E45">
          <w:rPr>
            <w:rFonts w:ascii="Times New Roman" w:eastAsia="ＭＳ 明朝" w:hAnsi="Times New Roman" w:cs="Times New Roman"/>
            <w:color w:val="000000" w:themeColor="text1"/>
            <w:szCs w:val="21"/>
          </w:rPr>
          <w:delText>)</w:delText>
        </w:r>
      </w:del>
    </w:p>
    <w:p w14:paraId="4CEBDB46" w14:textId="677B4A7D" w:rsidR="00F67D61" w:rsidRPr="0048090B" w:rsidDel="00735E45" w:rsidRDefault="00F67D61" w:rsidP="00735E45">
      <w:pPr>
        <w:rPr>
          <w:del w:id="1968" w:author="松山 ファミリー" w:date="2023-02-08T01:07:00Z"/>
          <w:rFonts w:ascii="Times New Roman" w:eastAsia="ＭＳ 明朝" w:hAnsi="Times New Roman" w:cs="Times New Roman"/>
          <w:color w:val="000000" w:themeColor="text1"/>
          <w:szCs w:val="21"/>
        </w:rPr>
        <w:pPrChange w:id="1969" w:author="松山 ファミリー" w:date="2023-02-08T01:07:00Z">
          <w:pPr/>
        </w:pPrChange>
      </w:pPr>
      <w:del w:id="1970" w:author="松山 ファミリー" w:date="2023-02-08T01:07:00Z">
        <w:r w:rsidRPr="0048090B" w:rsidDel="00735E45">
          <w:rPr>
            <w:rFonts w:ascii="Times New Roman" w:eastAsia="ＭＳ 明朝" w:hAnsi="Times New Roman" w:cs="Times New Roman"/>
            <w:color w:val="000000" w:themeColor="text1"/>
            <w:szCs w:val="21"/>
          </w:rPr>
          <w:delText>開始前のセル内の溶液量：</w:delText>
        </w:r>
        <w:r w:rsidRPr="0048090B" w:rsidDel="00735E45">
          <w:rPr>
            <w:rFonts w:ascii="Times New Roman" w:eastAsia="ＭＳ 明朝" w:hAnsi="Times New Roman" w:cs="Times New Roman"/>
            <w:color w:val="000000" w:themeColor="text1"/>
            <w:szCs w:val="21"/>
          </w:rPr>
          <w:delText>0.08 L</w:delText>
        </w:r>
      </w:del>
    </w:p>
    <w:p w14:paraId="0F47DCE8" w14:textId="57ADF57D" w:rsidR="00F67D61" w:rsidRPr="0048090B" w:rsidDel="00735E45" w:rsidRDefault="00F67D61" w:rsidP="00735E45">
      <w:pPr>
        <w:rPr>
          <w:del w:id="1971" w:author="松山 ファミリー" w:date="2023-02-08T01:07:00Z"/>
          <w:rFonts w:ascii="Times New Roman" w:eastAsia="ＭＳ 明朝" w:hAnsi="Times New Roman" w:cs="Times New Roman"/>
          <w:color w:val="000000" w:themeColor="text1"/>
          <w:szCs w:val="21"/>
        </w:rPr>
        <w:pPrChange w:id="1972" w:author="松山 ファミリー" w:date="2023-02-08T01:07:00Z">
          <w:pPr/>
        </w:pPrChange>
      </w:pPr>
      <w:del w:id="1973" w:author="松山 ファミリー" w:date="2023-02-08T01:07:00Z">
        <w:r w:rsidRPr="0048090B" w:rsidDel="00735E45">
          <w:rPr>
            <w:rFonts w:ascii="Times New Roman" w:eastAsia="ＭＳ 明朝" w:hAnsi="Times New Roman" w:cs="Times New Roman"/>
            <w:color w:val="000000" w:themeColor="text1"/>
            <w:szCs w:val="21"/>
          </w:rPr>
          <w:delText>y</w:delText>
        </w:r>
        <w:r w:rsidRPr="0048090B" w:rsidDel="00735E45">
          <w:rPr>
            <w:rFonts w:ascii="Times New Roman" w:eastAsia="ＭＳ 明朝" w:hAnsi="Times New Roman" w:cs="Times New Roman"/>
            <w:color w:val="000000" w:themeColor="text1"/>
            <w:szCs w:val="21"/>
          </w:rPr>
          <w:delText>：加えたグルコース溶液量</w:delText>
        </w:r>
        <w:r w:rsidRPr="0048090B" w:rsidDel="00735E45">
          <w:rPr>
            <w:rFonts w:ascii="Times New Roman" w:eastAsia="ＭＳ 明朝" w:hAnsi="Times New Roman" w:cs="Times New Roman"/>
            <w:color w:val="000000" w:themeColor="text1"/>
            <w:szCs w:val="21"/>
          </w:rPr>
          <w:delText>(L)</w:delText>
        </w:r>
      </w:del>
    </w:p>
    <w:p w14:paraId="52F266E7" w14:textId="77777777" w:rsidR="00F67D61" w:rsidRPr="0048090B" w:rsidRDefault="00F67D61" w:rsidP="00735E45">
      <w:pPr>
        <w:widowControl/>
        <w:outlineLvl w:val="1"/>
        <w:rPr>
          <w:rFonts w:ascii="Times New Roman" w:eastAsia="ＭＳ 明朝" w:hAnsi="Times New Roman" w:cs="Times New Roman"/>
          <w:color w:val="000000" w:themeColor="text1"/>
          <w:szCs w:val="21"/>
        </w:rPr>
        <w:pPrChange w:id="1974" w:author="松山 ファミリー" w:date="2023-02-08T01:07:00Z">
          <w:pPr>
            <w:widowControl/>
            <w:ind w:left="-147"/>
            <w:jc w:val="left"/>
            <w:outlineLvl w:val="1"/>
          </w:pPr>
        </w:pPrChange>
      </w:pPr>
    </w:p>
    <w:p w14:paraId="386295B8" w14:textId="3E0FCDCA" w:rsidR="00F67D61" w:rsidRPr="0048090B" w:rsidRDefault="00F67D61" w:rsidP="00A007A1">
      <w:pPr>
        <w:pStyle w:val="a4"/>
        <w:widowControl/>
        <w:numPr>
          <w:ilvl w:val="2"/>
          <w:numId w:val="62"/>
        </w:numPr>
        <w:ind w:leftChars="0"/>
        <w:outlineLvl w:val="2"/>
        <w:rPr>
          <w:rFonts w:ascii="Times New Roman" w:eastAsia="ＭＳ 明朝" w:hAnsi="Times New Roman" w:cs="Times New Roman"/>
          <w:color w:val="000000" w:themeColor="text1"/>
          <w:szCs w:val="21"/>
        </w:rPr>
        <w:pPrChange w:id="1975" w:author="松山 ファミリー" w:date="2023-02-08T00:25:00Z">
          <w:pPr>
            <w:pStyle w:val="a4"/>
            <w:widowControl/>
            <w:numPr>
              <w:ilvl w:val="2"/>
              <w:numId w:val="62"/>
            </w:numPr>
            <w:ind w:leftChars="0" w:left="709" w:hanging="709"/>
            <w:jc w:val="left"/>
            <w:outlineLvl w:val="2"/>
          </w:pPr>
        </w:pPrChange>
      </w:pPr>
      <w:bookmarkStart w:id="1976" w:name="_Toc126715558"/>
      <w:r w:rsidRPr="0048090B">
        <w:rPr>
          <w:rStyle w:val="normaltextrun"/>
          <w:rFonts w:ascii="Times New Roman" w:eastAsia="ＭＳ 明朝" w:hAnsi="Times New Roman" w:cs="Times New Roman"/>
          <w:szCs w:val="21"/>
        </w:rPr>
        <w:t>220906CP_cell0.2g_2_1</w:t>
      </w:r>
      <w:r w:rsidRPr="0048090B">
        <w:rPr>
          <w:rStyle w:val="normaltextrun"/>
          <w:rFonts w:ascii="Times New Roman" w:eastAsia="ＭＳ 明朝" w:hAnsi="Times New Roman" w:cs="Times New Roman"/>
          <w:szCs w:val="21"/>
        </w:rPr>
        <w:t>回目</w:t>
      </w:r>
      <w:ins w:id="1977" w:author="松山 ファミリー" w:date="2023-02-08T01:07:00Z">
        <w:r w:rsidR="00FC0096">
          <w:rPr>
            <w:rStyle w:val="normaltextrun"/>
            <w:rFonts w:ascii="Times New Roman" w:eastAsia="ＭＳ 明朝" w:hAnsi="Times New Roman" w:cs="Times New Roman" w:hint="eastAsia"/>
            <w:szCs w:val="21"/>
          </w:rPr>
          <w:t xml:space="preserve"> </w:t>
        </w:r>
        <w:r w:rsidR="00FC0096">
          <w:rPr>
            <w:rStyle w:val="normaltextrun"/>
            <w:rFonts w:ascii="Times New Roman" w:eastAsia="ＭＳ 明朝" w:hAnsi="Times New Roman" w:cs="Times New Roman"/>
            <w:szCs w:val="21"/>
          </w:rPr>
          <w:t>CV</w:t>
        </w:r>
      </w:ins>
      <w:ins w:id="1978" w:author="松山 ファミリー" w:date="2023-02-08T01:08:00Z">
        <w:r w:rsidR="00FC0096">
          <w:rPr>
            <w:rStyle w:val="normaltextrun"/>
            <w:rFonts w:ascii="Times New Roman" w:eastAsia="ＭＳ 明朝" w:hAnsi="Times New Roman" w:cs="Times New Roman" w:hint="eastAsia"/>
            <w:szCs w:val="21"/>
          </w:rPr>
          <w:t>測定</w:t>
        </w:r>
      </w:ins>
      <w:bookmarkEnd w:id="1976"/>
    </w:p>
    <w:p w14:paraId="3916799A" w14:textId="77777777" w:rsidR="00F67D61" w:rsidRPr="0048090B" w:rsidRDefault="00F67D61" w:rsidP="00A007A1">
      <w:pPr>
        <w:pStyle w:val="a4"/>
        <w:widowControl/>
        <w:numPr>
          <w:ilvl w:val="0"/>
          <w:numId w:val="50"/>
        </w:numPr>
        <w:ind w:leftChars="0"/>
        <w:rPr>
          <w:rStyle w:val="normaltextrun"/>
          <w:rFonts w:ascii="Times New Roman" w:eastAsia="ＭＳ 明朝" w:hAnsi="Times New Roman" w:cs="Times New Roman"/>
          <w:szCs w:val="21"/>
        </w:rPr>
        <w:pPrChange w:id="1979" w:author="松山 ファミリー" w:date="2023-02-08T00:25:00Z">
          <w:pPr>
            <w:pStyle w:val="a4"/>
            <w:widowControl/>
            <w:numPr>
              <w:numId w:val="50"/>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2E43E6E8" w14:textId="77777777" w:rsidR="00F67D61" w:rsidRPr="0048090B" w:rsidRDefault="00F67D61" w:rsidP="00A007A1">
      <w:pPr>
        <w:pStyle w:val="a4"/>
        <w:widowControl/>
        <w:numPr>
          <w:ilvl w:val="0"/>
          <w:numId w:val="50"/>
        </w:numPr>
        <w:ind w:leftChars="0"/>
        <w:rPr>
          <w:rFonts w:ascii="Times New Roman" w:eastAsia="ＭＳ 明朝" w:hAnsi="Times New Roman" w:cs="Times New Roman"/>
          <w:color w:val="000000" w:themeColor="text1"/>
          <w:szCs w:val="21"/>
        </w:rPr>
        <w:pPrChange w:id="1980" w:author="松山 ファミリー" w:date="2023-02-08T00:25:00Z">
          <w:pPr>
            <w:pStyle w:val="a4"/>
            <w:widowControl/>
            <w:numPr>
              <w:numId w:val="50"/>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DFE2393" w14:textId="77777777" w:rsidR="00F67D61" w:rsidRPr="0048090B" w:rsidRDefault="00F67D61" w:rsidP="00A007A1">
      <w:pPr>
        <w:pStyle w:val="paragraph"/>
        <w:numPr>
          <w:ilvl w:val="0"/>
          <w:numId w:val="5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0.7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4036E0D4" w14:textId="24DAB807" w:rsidR="00F67D61" w:rsidRPr="008A59DA" w:rsidRDefault="008A59DA" w:rsidP="008A59DA">
      <w:pPr>
        <w:pStyle w:val="a4"/>
        <w:widowControl/>
        <w:ind w:leftChars="0" w:left="420"/>
        <w:rPr>
          <w:rFonts w:ascii="Times New Roman" w:eastAsia="ＭＳ 明朝" w:hAnsi="Times New Roman" w:cs="Times New Roman" w:hint="eastAsia"/>
          <w:szCs w:val="21"/>
          <w:rPrChange w:id="1981" w:author="松山 ファミリー" w:date="2023-02-08T01:09:00Z">
            <w:rPr>
              <w:rFonts w:hint="eastAsia"/>
            </w:rPr>
          </w:rPrChange>
        </w:rPr>
        <w:pPrChange w:id="1982" w:author="松山 ファミリー" w:date="2023-02-08T01:09:00Z">
          <w:pPr>
            <w:pStyle w:val="a4"/>
            <w:widowControl/>
            <w:ind w:leftChars="0" w:left="420"/>
            <w:jc w:val="left"/>
          </w:pPr>
        </w:pPrChange>
      </w:pPr>
      <w:ins w:id="1983" w:author="松山 ファミリー" w:date="2023-02-08T01:09:00Z">
        <w:r>
          <w:rPr>
            <w:rFonts w:ascii="Times New Roman" w:eastAsia="ＭＳ 明朝" w:hAnsi="Times New Roman" w:cs="Times New Roman"/>
            <w:szCs w:val="21"/>
          </w:rPr>
          <w:br w:type="page"/>
        </w:r>
      </w:ins>
    </w:p>
    <w:p w14:paraId="53BDECAD" w14:textId="1E06E264" w:rsidR="00F67D61" w:rsidRPr="00D32B47" w:rsidRDefault="00F67D61" w:rsidP="00D32B47">
      <w:pPr>
        <w:rPr>
          <w:rFonts w:ascii="Times New Roman" w:eastAsia="ＭＳ 明朝" w:hAnsi="Times New Roman" w:cs="Times New Roman"/>
          <w:b/>
          <w:bCs/>
          <w:rPrChange w:id="1984" w:author="松山 ファミリー" w:date="2023-02-08T01:09:00Z">
            <w:rPr/>
          </w:rPrChange>
        </w:rPr>
        <w:pPrChange w:id="1985" w:author="松山 ファミリー" w:date="2023-02-08T01:09:00Z">
          <w:pPr>
            <w:pStyle w:val="ab"/>
            <w:keepNext/>
          </w:pPr>
        </w:pPrChange>
      </w:pPr>
      <w:r w:rsidRPr="00D32B47">
        <w:rPr>
          <w:rFonts w:ascii="Times New Roman" w:eastAsia="ＭＳ 明朝" w:hAnsi="Times New Roman" w:cs="Times New Roman"/>
          <w:rPrChange w:id="1986" w:author="松山 ファミリー" w:date="2023-02-08T01:09:00Z">
            <w:rPr/>
          </w:rPrChange>
        </w:rPr>
        <w:lastRenderedPageBreak/>
        <w:t>表</w:t>
      </w:r>
      <w:r w:rsidRPr="00D32B47">
        <w:rPr>
          <w:rFonts w:ascii="Times New Roman" w:eastAsia="ＭＳ 明朝" w:hAnsi="Times New Roman" w:cs="Times New Roman"/>
          <w:rPrChange w:id="1987" w:author="松山 ファミリー" w:date="2023-02-08T01:09:00Z">
            <w:rPr/>
          </w:rPrChange>
        </w:rPr>
        <w:t xml:space="preserve"> 3-1</w:t>
      </w:r>
      <w:r w:rsidR="0014494F" w:rsidRPr="00D32B47">
        <w:rPr>
          <w:rFonts w:ascii="Times New Roman" w:eastAsia="ＭＳ 明朝" w:hAnsi="Times New Roman" w:cs="Times New Roman"/>
          <w:rPrChange w:id="1988" w:author="松山 ファミリー" w:date="2023-02-08T01:09:00Z">
            <w:rPr/>
          </w:rPrChange>
        </w:rPr>
        <w:t>0</w:t>
      </w:r>
      <w:r w:rsidRPr="00D32B47">
        <w:rPr>
          <w:rFonts w:ascii="Times New Roman" w:eastAsia="ＭＳ 明朝" w:hAnsi="Times New Roman" w:cs="Times New Roman"/>
          <w:rPrChange w:id="1989" w:author="松山 ファミリー" w:date="2023-02-08T01:09:00Z">
            <w:rPr/>
          </w:rPrChange>
        </w:rPr>
        <w:t>-1</w:t>
      </w:r>
      <w:r w:rsidRPr="00D32B47">
        <w:rPr>
          <w:rFonts w:ascii="Times New Roman" w:eastAsia="ＭＳ 明朝" w:hAnsi="Times New Roman" w:cs="Times New Roman"/>
          <w:rPrChange w:id="1990" w:author="松山 ファミリー" w:date="2023-02-08T01:09:00Z">
            <w:rPr/>
          </w:rPrChange>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4899C65F" w14:textId="77777777" w:rsidTr="006D79D3">
        <w:trPr>
          <w:trHeight w:val="416"/>
        </w:trPr>
        <w:tc>
          <w:tcPr>
            <w:tcW w:w="1129" w:type="dxa"/>
            <w:hideMark/>
          </w:tcPr>
          <w:p w14:paraId="382D9917"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1991"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投入量</w:t>
            </w:r>
          </w:p>
        </w:tc>
        <w:tc>
          <w:tcPr>
            <w:tcW w:w="1276" w:type="dxa"/>
            <w:hideMark/>
          </w:tcPr>
          <w:p w14:paraId="4856E4F1"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1992"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濃度</w:t>
            </w:r>
          </w:p>
        </w:tc>
      </w:tr>
      <w:tr w:rsidR="00F67D61" w:rsidRPr="0048090B" w14:paraId="5E8756F7" w14:textId="77777777" w:rsidTr="006D79D3">
        <w:trPr>
          <w:trHeight w:val="416"/>
        </w:trPr>
        <w:tc>
          <w:tcPr>
            <w:tcW w:w="1129" w:type="dxa"/>
          </w:tcPr>
          <w:p w14:paraId="4E5BF5AA"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1993"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/μL</w:t>
            </w:r>
          </w:p>
        </w:tc>
        <w:tc>
          <w:tcPr>
            <w:tcW w:w="1276" w:type="dxa"/>
          </w:tcPr>
          <w:p w14:paraId="38EC5BB7" w14:textId="437F728A"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1994"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w:t>
            </w:r>
            <w:ins w:id="1995" w:author="松山 ファミリー" w:date="2023-02-08T01:10:00Z">
              <w:r w:rsidR="008A59DA">
                <w:rPr>
                  <w:rFonts w:ascii="Times New Roman" w:eastAsia="ＭＳ 明朝" w:hAnsi="Times New Roman" w:cs="Times New Roman"/>
                  <w:color w:val="000000" w:themeColor="text1"/>
                  <w:sz w:val="21"/>
                  <w:szCs w:val="21"/>
                </w:rPr>
                <w:t>m</w:t>
              </w:r>
            </w:ins>
            <w:r w:rsidRPr="0048090B">
              <w:rPr>
                <w:rFonts w:ascii="Times New Roman" w:eastAsia="ＭＳ 明朝" w:hAnsi="Times New Roman" w:cs="Times New Roman"/>
                <w:color w:val="000000" w:themeColor="text1"/>
                <w:sz w:val="21"/>
                <w:szCs w:val="21"/>
              </w:rPr>
              <w:t>M</w:t>
            </w:r>
          </w:p>
        </w:tc>
      </w:tr>
      <w:tr w:rsidR="00F67D61" w:rsidRPr="0048090B" w14:paraId="5C9EDAA9" w14:textId="77777777" w:rsidTr="006D79D3">
        <w:trPr>
          <w:trHeight w:val="400"/>
        </w:trPr>
        <w:tc>
          <w:tcPr>
            <w:tcW w:w="1129" w:type="dxa"/>
            <w:noWrap/>
            <w:hideMark/>
          </w:tcPr>
          <w:p w14:paraId="0920399F"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44F2DDA"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del w:id="1996" w:author="松山 ファミリー" w:date="2023-02-08T01:10:00Z">
              <w:r w:rsidRPr="0048090B" w:rsidDel="008A59DA">
                <w:rPr>
                  <w:rFonts w:ascii="Times New Roman" w:eastAsia="ＭＳ 明朝" w:hAnsi="Times New Roman" w:cs="Times New Roman"/>
                  <w:sz w:val="21"/>
                  <w:szCs w:val="21"/>
                </w:rPr>
                <w:delText>.E+00</w:delText>
              </w:r>
            </w:del>
          </w:p>
        </w:tc>
      </w:tr>
      <w:tr w:rsidR="00F67D61" w:rsidRPr="0048090B" w14:paraId="1BBF80A7" w14:textId="77777777" w:rsidTr="006D79D3">
        <w:trPr>
          <w:trHeight w:val="400"/>
        </w:trPr>
        <w:tc>
          <w:tcPr>
            <w:tcW w:w="1129" w:type="dxa"/>
            <w:noWrap/>
            <w:hideMark/>
          </w:tcPr>
          <w:p w14:paraId="553776C3"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4BD3E9DC" w14:textId="6EFFE570" w:rsidR="00F67D61" w:rsidRPr="0048090B" w:rsidRDefault="008A59DA" w:rsidP="008A59DA">
            <w:pPr>
              <w:pStyle w:val="paragraph"/>
              <w:jc w:val="right"/>
              <w:textAlignment w:val="baseline"/>
              <w:rPr>
                <w:rFonts w:ascii="Times New Roman" w:eastAsia="ＭＳ 明朝" w:hAnsi="Times New Roman" w:cs="Times New Roman"/>
                <w:color w:val="000000" w:themeColor="text1"/>
                <w:sz w:val="21"/>
                <w:szCs w:val="21"/>
              </w:rPr>
            </w:pPr>
            <w:ins w:id="1997" w:author="松山 ファミリー" w:date="2023-02-08T01:10:00Z">
              <w:r>
                <w:rPr>
                  <w:rFonts w:ascii="Times New Roman" w:eastAsia="ＭＳ 明朝" w:hAnsi="Times New Roman" w:cs="Times New Roman"/>
                  <w:sz w:val="21"/>
                  <w:szCs w:val="21"/>
                </w:rPr>
                <w:t>0.0</w:t>
              </w:r>
            </w:ins>
            <w:r w:rsidR="00F67D61" w:rsidRPr="0048090B">
              <w:rPr>
                <w:rFonts w:ascii="Times New Roman" w:eastAsia="ＭＳ 明朝" w:hAnsi="Times New Roman" w:cs="Times New Roman"/>
                <w:sz w:val="21"/>
                <w:szCs w:val="21"/>
              </w:rPr>
              <w:t>8</w:t>
            </w:r>
            <w:del w:id="1998" w:author="松山 ファミリー" w:date="2023-02-08T01:10:00Z">
              <w:r w:rsidR="00F67D61" w:rsidRPr="0048090B" w:rsidDel="008A59DA">
                <w:rPr>
                  <w:rFonts w:ascii="Times New Roman" w:eastAsia="ＭＳ 明朝" w:hAnsi="Times New Roman" w:cs="Times New Roman"/>
                  <w:sz w:val="21"/>
                  <w:szCs w:val="21"/>
                </w:rPr>
                <w:delText>.</w:delText>
              </w:r>
            </w:del>
            <w:r w:rsidR="00F67D61" w:rsidRPr="0048090B">
              <w:rPr>
                <w:rFonts w:ascii="Times New Roman" w:eastAsia="ＭＳ 明朝" w:hAnsi="Times New Roman" w:cs="Times New Roman"/>
                <w:sz w:val="21"/>
                <w:szCs w:val="21"/>
              </w:rPr>
              <w:t>48</w:t>
            </w:r>
            <w:del w:id="1999" w:author="松山 ファミリー" w:date="2023-02-08T01:10:00Z">
              <w:r w:rsidR="00F67D61" w:rsidRPr="0048090B" w:rsidDel="008A59DA">
                <w:rPr>
                  <w:rFonts w:ascii="Times New Roman" w:eastAsia="ＭＳ 明朝" w:hAnsi="Times New Roman" w:cs="Times New Roman"/>
                  <w:sz w:val="21"/>
                  <w:szCs w:val="21"/>
                </w:rPr>
                <w:delText>.E-05</w:delText>
              </w:r>
            </w:del>
          </w:p>
        </w:tc>
      </w:tr>
      <w:tr w:rsidR="00F67D61" w:rsidRPr="0048090B" w14:paraId="2FC5402D" w14:textId="77777777" w:rsidTr="006D79D3">
        <w:trPr>
          <w:trHeight w:val="400"/>
        </w:trPr>
        <w:tc>
          <w:tcPr>
            <w:tcW w:w="1129" w:type="dxa"/>
            <w:noWrap/>
            <w:hideMark/>
          </w:tcPr>
          <w:p w14:paraId="1CB75771"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0A25C8C"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2.11</w:t>
            </w:r>
            <w:del w:id="2000" w:author="松山 ファミリー" w:date="2023-02-08T01:10:00Z">
              <w:r w:rsidRPr="0048090B" w:rsidDel="008A59DA">
                <w:rPr>
                  <w:rFonts w:ascii="Times New Roman" w:eastAsia="ＭＳ 明朝" w:hAnsi="Times New Roman" w:cs="Times New Roman"/>
                  <w:sz w:val="21"/>
                  <w:szCs w:val="21"/>
                </w:rPr>
                <w:delText>.E-03</w:delText>
              </w:r>
            </w:del>
          </w:p>
        </w:tc>
      </w:tr>
      <w:tr w:rsidR="00F67D61" w:rsidRPr="0048090B" w14:paraId="000625AE" w14:textId="77777777" w:rsidTr="006D79D3">
        <w:trPr>
          <w:trHeight w:val="400"/>
        </w:trPr>
        <w:tc>
          <w:tcPr>
            <w:tcW w:w="1129" w:type="dxa"/>
            <w:noWrap/>
          </w:tcPr>
          <w:p w14:paraId="3D3BC59B" w14:textId="77777777"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500</w:t>
            </w:r>
          </w:p>
        </w:tc>
        <w:tc>
          <w:tcPr>
            <w:tcW w:w="1276" w:type="dxa"/>
            <w:noWrap/>
          </w:tcPr>
          <w:p w14:paraId="39189B2F" w14:textId="46836077"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del w:id="2001" w:author="松山 ファミリー" w:date="2023-02-08T01:10:00Z">
              <w:r w:rsidRPr="0048090B" w:rsidDel="008A59DA">
                <w:rPr>
                  <w:rFonts w:ascii="Times New Roman" w:eastAsia="ＭＳ 明朝" w:hAnsi="Times New Roman" w:cs="Times New Roman"/>
                  <w:sz w:val="21"/>
                  <w:szCs w:val="21"/>
                </w:rPr>
                <w:delText>.</w:delText>
              </w:r>
            </w:del>
            <w:r w:rsidRPr="0048090B">
              <w:rPr>
                <w:rFonts w:ascii="Times New Roman" w:eastAsia="ＭＳ 明朝" w:hAnsi="Times New Roman" w:cs="Times New Roman"/>
                <w:sz w:val="21"/>
                <w:szCs w:val="21"/>
              </w:rPr>
              <w:t>7</w:t>
            </w:r>
            <w:ins w:id="2002" w:author="松山 ファミリー" w:date="2023-02-08T01:10:00Z">
              <w:r w:rsidR="008A59DA">
                <w:rPr>
                  <w:rFonts w:ascii="Times New Roman" w:eastAsia="ＭＳ 明朝" w:hAnsi="Times New Roman" w:cs="Times New Roman"/>
                  <w:sz w:val="21"/>
                  <w:szCs w:val="21"/>
                </w:rPr>
                <w:t>.</w:t>
              </w:r>
            </w:ins>
            <w:r w:rsidRPr="0048090B">
              <w:rPr>
                <w:rFonts w:ascii="Times New Roman" w:eastAsia="ＭＳ 明朝" w:hAnsi="Times New Roman" w:cs="Times New Roman"/>
                <w:sz w:val="21"/>
                <w:szCs w:val="21"/>
              </w:rPr>
              <w:t>0</w:t>
            </w:r>
            <w:del w:id="2003" w:author="松山 ファミリー" w:date="2023-02-08T01:10:00Z">
              <w:r w:rsidRPr="0048090B" w:rsidDel="008A59DA">
                <w:rPr>
                  <w:rFonts w:ascii="Times New Roman" w:eastAsia="ＭＳ 明朝" w:hAnsi="Times New Roman" w:cs="Times New Roman"/>
                  <w:sz w:val="21"/>
                  <w:szCs w:val="21"/>
                </w:rPr>
                <w:delText>.E-02</w:delText>
              </w:r>
            </w:del>
          </w:p>
        </w:tc>
      </w:tr>
    </w:tbl>
    <w:p w14:paraId="06E04241" w14:textId="77777777" w:rsidR="00F67D61" w:rsidRPr="008B57F2" w:rsidRDefault="00F67D61" w:rsidP="008B57F2">
      <w:pPr>
        <w:widowControl/>
        <w:rPr>
          <w:rFonts w:ascii="Times New Roman" w:eastAsia="ＭＳ 明朝" w:hAnsi="Times New Roman" w:cs="Times New Roman" w:hint="eastAsia"/>
          <w:szCs w:val="21"/>
          <w:rPrChange w:id="2004" w:author="松山 ファミリー" w:date="2023-02-08T01:12:00Z">
            <w:rPr>
              <w:rFonts w:hint="eastAsia"/>
            </w:rPr>
          </w:rPrChange>
        </w:rPr>
        <w:pPrChange w:id="2005" w:author="松山 ファミリー" w:date="2023-02-08T01:12:00Z">
          <w:pPr>
            <w:pStyle w:val="a4"/>
            <w:widowControl/>
            <w:ind w:leftChars="0" w:left="420"/>
            <w:jc w:val="left"/>
          </w:pPr>
        </w:pPrChange>
      </w:pPr>
    </w:p>
    <w:p w14:paraId="645A7A60" w14:textId="54ECD28F" w:rsidR="00F67D61" w:rsidRPr="0048090B" w:rsidRDefault="00F67D61" w:rsidP="00A007A1">
      <w:pPr>
        <w:pStyle w:val="a4"/>
        <w:widowControl/>
        <w:numPr>
          <w:ilvl w:val="2"/>
          <w:numId w:val="62"/>
        </w:numPr>
        <w:ind w:leftChars="0"/>
        <w:outlineLvl w:val="2"/>
        <w:rPr>
          <w:rFonts w:ascii="Times New Roman" w:eastAsia="ＭＳ 明朝" w:hAnsi="Times New Roman" w:cs="Times New Roman"/>
          <w:color w:val="000000" w:themeColor="text1"/>
          <w:szCs w:val="21"/>
        </w:rPr>
        <w:pPrChange w:id="2006" w:author="松山 ファミリー" w:date="2023-02-08T00:25:00Z">
          <w:pPr>
            <w:pStyle w:val="a4"/>
            <w:widowControl/>
            <w:numPr>
              <w:ilvl w:val="2"/>
              <w:numId w:val="62"/>
            </w:numPr>
            <w:ind w:leftChars="0" w:left="709" w:hanging="709"/>
            <w:jc w:val="left"/>
            <w:outlineLvl w:val="2"/>
          </w:pPr>
        </w:pPrChange>
      </w:pPr>
      <w:bookmarkStart w:id="2007" w:name="_Toc126715559"/>
      <w:r w:rsidRPr="0048090B">
        <w:rPr>
          <w:rStyle w:val="normaltextrun"/>
          <w:rFonts w:ascii="Times New Roman" w:eastAsia="ＭＳ 明朝" w:hAnsi="Times New Roman" w:cs="Times New Roman"/>
          <w:szCs w:val="21"/>
        </w:rPr>
        <w:t>220914CP_cell500μL</w:t>
      </w:r>
      <w:ins w:id="2008" w:author="松山 ファミリー" w:date="2023-02-08T01:12:00Z">
        <w:r w:rsidR="008456D0">
          <w:rPr>
            <w:rStyle w:val="normaltextrun"/>
            <w:rFonts w:ascii="Times New Roman" w:eastAsia="ＭＳ 明朝" w:hAnsi="Times New Roman" w:cs="Times New Roman"/>
            <w:szCs w:val="21"/>
          </w:rPr>
          <w:t xml:space="preserve"> CV</w:t>
        </w:r>
        <w:r w:rsidR="008456D0">
          <w:rPr>
            <w:rStyle w:val="normaltextrun"/>
            <w:rFonts w:ascii="Times New Roman" w:eastAsia="ＭＳ 明朝" w:hAnsi="Times New Roman" w:cs="Times New Roman" w:hint="eastAsia"/>
            <w:szCs w:val="21"/>
          </w:rPr>
          <w:t>測定</w:t>
        </w:r>
      </w:ins>
      <w:bookmarkEnd w:id="2007"/>
    </w:p>
    <w:p w14:paraId="7E15964C" w14:textId="77777777" w:rsidR="00F67D61" w:rsidRPr="0048090B" w:rsidRDefault="00F67D61" w:rsidP="00A007A1">
      <w:pPr>
        <w:pStyle w:val="a4"/>
        <w:widowControl/>
        <w:numPr>
          <w:ilvl w:val="0"/>
          <w:numId w:val="59"/>
        </w:numPr>
        <w:ind w:leftChars="0"/>
        <w:rPr>
          <w:rStyle w:val="normaltextrun"/>
          <w:rFonts w:ascii="Times New Roman" w:eastAsia="ＭＳ 明朝" w:hAnsi="Times New Roman" w:cs="Times New Roman"/>
          <w:szCs w:val="21"/>
        </w:rPr>
        <w:pPrChange w:id="2009" w:author="松山 ファミリー" w:date="2023-02-08T00:25:00Z">
          <w:pPr>
            <w:pStyle w:val="a4"/>
            <w:widowControl/>
            <w:numPr>
              <w:numId w:val="59"/>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D33DF0B" w14:textId="77777777" w:rsidR="00F67D61" w:rsidRPr="0048090B" w:rsidRDefault="00F67D61" w:rsidP="00A007A1">
      <w:pPr>
        <w:pStyle w:val="a4"/>
        <w:widowControl/>
        <w:numPr>
          <w:ilvl w:val="0"/>
          <w:numId w:val="59"/>
        </w:numPr>
        <w:ind w:leftChars="0"/>
        <w:rPr>
          <w:rStyle w:val="normaltextrun"/>
          <w:rFonts w:ascii="Times New Roman" w:eastAsia="ＭＳ 明朝" w:hAnsi="Times New Roman" w:cs="Times New Roman"/>
          <w:color w:val="000000" w:themeColor="text1"/>
          <w:szCs w:val="21"/>
        </w:rPr>
        <w:pPrChange w:id="2010" w:author="松山 ファミリー" w:date="2023-02-08T00:25:00Z">
          <w:pPr>
            <w:pStyle w:val="a4"/>
            <w:widowControl/>
            <w:numPr>
              <w:numId w:val="59"/>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1.2669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A005F2B" w14:textId="77777777" w:rsidR="00F67D61" w:rsidRPr="0048090B" w:rsidRDefault="00F67D61" w:rsidP="00A007A1">
      <w:pPr>
        <w:pStyle w:val="a4"/>
        <w:widowControl/>
        <w:numPr>
          <w:ilvl w:val="0"/>
          <w:numId w:val="59"/>
        </w:numPr>
        <w:ind w:leftChars="0"/>
        <w:rPr>
          <w:rFonts w:ascii="Times New Roman" w:eastAsia="ＭＳ 明朝" w:hAnsi="Times New Roman" w:cs="Times New Roman"/>
          <w:color w:val="000000" w:themeColor="text1"/>
          <w:szCs w:val="21"/>
        </w:rPr>
        <w:pPrChange w:id="2011" w:author="松山 ファミリー" w:date="2023-02-08T00:25:00Z">
          <w:pPr>
            <w:pStyle w:val="a4"/>
            <w:widowControl/>
            <w:numPr>
              <w:numId w:val="59"/>
            </w:numPr>
            <w:ind w:leftChars="0" w:left="420" w:hanging="420"/>
            <w:jc w:val="left"/>
          </w:pPr>
        </w:pPrChange>
      </w:pPr>
      <w:r w:rsidRPr="0048090B">
        <w:rPr>
          <w:rFonts w:ascii="Times New Roman" w:eastAsia="ＭＳ 明朝" w:hAnsi="Times New Roman" w:cs="Times New Roman"/>
          <w:color w:val="000000" w:themeColor="text1"/>
          <w:szCs w:val="21"/>
        </w:rPr>
        <w:t>初期電位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、高電位</w:t>
      </w:r>
      <w:r w:rsidRPr="0048090B">
        <w:rPr>
          <w:rFonts w:ascii="Times New Roman" w:eastAsia="ＭＳ 明朝" w:hAnsi="Times New Roman" w:cs="Times New Roman"/>
          <w:color w:val="000000" w:themeColor="text1"/>
          <w:szCs w:val="21"/>
        </w:rPr>
        <w:t xml:space="preserve"> 0.8 V</w:t>
      </w:r>
      <w:r w:rsidRPr="0048090B">
        <w:rPr>
          <w:rFonts w:ascii="Times New Roman" w:eastAsia="ＭＳ 明朝" w:hAnsi="Times New Roman" w:cs="Times New Roman"/>
          <w:color w:val="000000" w:themeColor="text1"/>
          <w:szCs w:val="21"/>
        </w:rPr>
        <w:t>、低電位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でグルコースの濃度を変化させながら</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測定を行い酸化還元反応の変化を確認した。</w:t>
      </w:r>
    </w:p>
    <w:p w14:paraId="2B4FDAFA" w14:textId="77777777" w:rsidR="00F67D61" w:rsidRPr="008456D0" w:rsidRDefault="00F67D61" w:rsidP="008456D0">
      <w:pPr>
        <w:widowControl/>
        <w:rPr>
          <w:rFonts w:ascii="Times New Roman" w:eastAsia="ＭＳ 明朝" w:hAnsi="Times New Roman" w:cs="Times New Roman" w:hint="eastAsia"/>
          <w:szCs w:val="21"/>
          <w:rPrChange w:id="2012" w:author="松山 ファミリー" w:date="2023-02-08T01:12:00Z">
            <w:rPr>
              <w:rFonts w:hint="eastAsia"/>
            </w:rPr>
          </w:rPrChange>
        </w:rPr>
        <w:pPrChange w:id="2013" w:author="松山 ファミリー" w:date="2023-02-08T01:12:00Z">
          <w:pPr>
            <w:pStyle w:val="a4"/>
            <w:widowControl/>
            <w:ind w:leftChars="0" w:left="420"/>
            <w:jc w:val="left"/>
          </w:pPr>
        </w:pPrChange>
      </w:pPr>
    </w:p>
    <w:p w14:paraId="319060F1" w14:textId="56C07225" w:rsidR="00F67D61" w:rsidRPr="008456D0" w:rsidRDefault="00F67D61" w:rsidP="008456D0">
      <w:pPr>
        <w:rPr>
          <w:rFonts w:ascii="Times New Roman" w:eastAsia="ＭＳ 明朝" w:hAnsi="Times New Roman" w:cs="Times New Roman"/>
          <w:b/>
          <w:bCs/>
          <w:rPrChange w:id="2014" w:author="松山 ファミリー" w:date="2023-02-08T01:13:00Z">
            <w:rPr/>
          </w:rPrChange>
        </w:rPr>
        <w:pPrChange w:id="2015" w:author="松山 ファミリー" w:date="2023-02-08T01:13:00Z">
          <w:pPr>
            <w:pStyle w:val="ab"/>
            <w:keepNext/>
          </w:pPr>
        </w:pPrChange>
      </w:pPr>
      <w:r w:rsidRPr="008456D0">
        <w:rPr>
          <w:rFonts w:ascii="Times New Roman" w:eastAsia="ＭＳ 明朝" w:hAnsi="Times New Roman" w:cs="Times New Roman"/>
          <w:rPrChange w:id="2016" w:author="松山 ファミリー" w:date="2023-02-08T01:13:00Z">
            <w:rPr/>
          </w:rPrChange>
        </w:rPr>
        <w:t>表</w:t>
      </w:r>
      <w:r w:rsidRPr="008456D0">
        <w:rPr>
          <w:rFonts w:ascii="Times New Roman" w:eastAsia="ＭＳ 明朝" w:hAnsi="Times New Roman" w:cs="Times New Roman"/>
          <w:rPrChange w:id="2017" w:author="松山 ファミリー" w:date="2023-02-08T01:13:00Z">
            <w:rPr/>
          </w:rPrChange>
        </w:rPr>
        <w:t xml:space="preserve"> 3-1</w:t>
      </w:r>
      <w:r w:rsidR="0014494F" w:rsidRPr="008456D0">
        <w:rPr>
          <w:rFonts w:ascii="Times New Roman" w:eastAsia="ＭＳ 明朝" w:hAnsi="Times New Roman" w:cs="Times New Roman"/>
          <w:rPrChange w:id="2018" w:author="松山 ファミリー" w:date="2023-02-08T01:13:00Z">
            <w:rPr/>
          </w:rPrChange>
        </w:rPr>
        <w:t>0</w:t>
      </w:r>
      <w:r w:rsidRPr="008456D0">
        <w:rPr>
          <w:rFonts w:ascii="Times New Roman" w:eastAsia="ＭＳ 明朝" w:hAnsi="Times New Roman" w:cs="Times New Roman"/>
          <w:rPrChange w:id="2019" w:author="松山 ファミリー" w:date="2023-02-08T01:13:00Z">
            <w:rPr/>
          </w:rPrChange>
        </w:rPr>
        <w:t>-2</w:t>
      </w:r>
      <w:r w:rsidRPr="008456D0">
        <w:rPr>
          <w:rFonts w:ascii="Times New Roman" w:eastAsia="ＭＳ 明朝" w:hAnsi="Times New Roman" w:cs="Times New Roman"/>
          <w:rPrChange w:id="2020" w:author="松山 ファミリー" w:date="2023-02-08T01:13:00Z">
            <w:rPr/>
          </w:rPrChange>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0539D5A9" w14:textId="77777777" w:rsidTr="006D79D3">
        <w:trPr>
          <w:trHeight w:val="416"/>
        </w:trPr>
        <w:tc>
          <w:tcPr>
            <w:tcW w:w="1129" w:type="dxa"/>
            <w:hideMark/>
          </w:tcPr>
          <w:p w14:paraId="0AE3D944"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2021"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投入量</w:t>
            </w:r>
          </w:p>
        </w:tc>
        <w:tc>
          <w:tcPr>
            <w:tcW w:w="1276" w:type="dxa"/>
            <w:hideMark/>
          </w:tcPr>
          <w:p w14:paraId="6212C5C4"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2022"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濃度</w:t>
            </w:r>
          </w:p>
        </w:tc>
      </w:tr>
      <w:tr w:rsidR="00F67D61" w:rsidRPr="0048090B" w14:paraId="206C553F" w14:textId="77777777" w:rsidTr="006D79D3">
        <w:trPr>
          <w:trHeight w:val="416"/>
        </w:trPr>
        <w:tc>
          <w:tcPr>
            <w:tcW w:w="1129" w:type="dxa"/>
          </w:tcPr>
          <w:p w14:paraId="16C665A0"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2023"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/μL</w:t>
            </w:r>
          </w:p>
        </w:tc>
        <w:tc>
          <w:tcPr>
            <w:tcW w:w="1276" w:type="dxa"/>
          </w:tcPr>
          <w:p w14:paraId="54356B90" w14:textId="4A1A82DA"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2024"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w:t>
            </w:r>
            <w:ins w:id="2025" w:author="松山 ファミリー" w:date="2023-02-08T01:13:00Z">
              <w:r w:rsidR="00F40425">
                <w:rPr>
                  <w:rFonts w:ascii="Times New Roman" w:eastAsia="ＭＳ 明朝" w:hAnsi="Times New Roman" w:cs="Times New Roman"/>
                  <w:color w:val="000000" w:themeColor="text1"/>
                  <w:sz w:val="21"/>
                  <w:szCs w:val="21"/>
                </w:rPr>
                <w:t>m</w:t>
              </w:r>
            </w:ins>
            <w:r w:rsidRPr="0048090B">
              <w:rPr>
                <w:rFonts w:ascii="Times New Roman" w:eastAsia="ＭＳ 明朝" w:hAnsi="Times New Roman" w:cs="Times New Roman"/>
                <w:color w:val="000000" w:themeColor="text1"/>
                <w:sz w:val="21"/>
                <w:szCs w:val="21"/>
              </w:rPr>
              <w:t>M</w:t>
            </w:r>
          </w:p>
        </w:tc>
      </w:tr>
      <w:tr w:rsidR="00F67D61" w:rsidRPr="0048090B" w14:paraId="63E80B55" w14:textId="77777777" w:rsidTr="006D79D3">
        <w:trPr>
          <w:trHeight w:val="400"/>
        </w:trPr>
        <w:tc>
          <w:tcPr>
            <w:tcW w:w="1129" w:type="dxa"/>
            <w:noWrap/>
            <w:hideMark/>
          </w:tcPr>
          <w:p w14:paraId="770F14DF"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18A097B0"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del w:id="2026" w:author="松山 ファミリー" w:date="2023-02-08T01:13:00Z">
              <w:r w:rsidRPr="0048090B" w:rsidDel="00F40425">
                <w:rPr>
                  <w:rFonts w:ascii="Times New Roman" w:eastAsia="ＭＳ 明朝" w:hAnsi="Times New Roman" w:cs="Times New Roman"/>
                  <w:sz w:val="21"/>
                  <w:szCs w:val="21"/>
                </w:rPr>
                <w:delText>.E+00</w:delText>
              </w:r>
            </w:del>
          </w:p>
        </w:tc>
      </w:tr>
      <w:tr w:rsidR="00F67D61" w:rsidRPr="0048090B" w14:paraId="6E66A1F0" w14:textId="77777777" w:rsidTr="006D79D3">
        <w:trPr>
          <w:trHeight w:val="400"/>
        </w:trPr>
        <w:tc>
          <w:tcPr>
            <w:tcW w:w="1129" w:type="dxa"/>
            <w:noWrap/>
            <w:hideMark/>
          </w:tcPr>
          <w:p w14:paraId="5807B842"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3B34A9E6" w14:textId="240FCE4F" w:rsidR="00F67D61" w:rsidRPr="0048090B" w:rsidRDefault="00F40425" w:rsidP="00F40425">
            <w:pPr>
              <w:pStyle w:val="paragraph"/>
              <w:jc w:val="right"/>
              <w:textAlignment w:val="baseline"/>
              <w:rPr>
                <w:rFonts w:ascii="Times New Roman" w:eastAsia="ＭＳ 明朝" w:hAnsi="Times New Roman" w:cs="Times New Roman"/>
                <w:color w:val="000000" w:themeColor="text1"/>
                <w:sz w:val="21"/>
                <w:szCs w:val="21"/>
              </w:rPr>
            </w:pPr>
            <w:ins w:id="2027" w:author="松山 ファミリー" w:date="2023-02-08T01:13:00Z">
              <w:r>
                <w:rPr>
                  <w:rFonts w:ascii="Times New Roman" w:eastAsia="ＭＳ 明朝" w:hAnsi="Times New Roman" w:cs="Times New Roman"/>
                  <w:sz w:val="21"/>
                  <w:szCs w:val="21"/>
                </w:rPr>
                <w:t>0.0</w:t>
              </w:r>
            </w:ins>
            <w:r w:rsidR="00F67D61" w:rsidRPr="0048090B">
              <w:rPr>
                <w:rFonts w:ascii="Times New Roman" w:eastAsia="ＭＳ 明朝" w:hAnsi="Times New Roman" w:cs="Times New Roman"/>
                <w:sz w:val="21"/>
                <w:szCs w:val="21"/>
              </w:rPr>
              <w:t>8</w:t>
            </w:r>
            <w:del w:id="2028" w:author="松山 ファミリー" w:date="2023-02-08T01:13:00Z">
              <w:r w:rsidR="00F67D61" w:rsidRPr="0048090B" w:rsidDel="00F40425">
                <w:rPr>
                  <w:rFonts w:ascii="Times New Roman" w:eastAsia="ＭＳ 明朝" w:hAnsi="Times New Roman" w:cs="Times New Roman"/>
                  <w:sz w:val="21"/>
                  <w:szCs w:val="21"/>
                </w:rPr>
                <w:delText>.</w:delText>
              </w:r>
            </w:del>
            <w:r w:rsidR="00F67D61" w:rsidRPr="0048090B">
              <w:rPr>
                <w:rFonts w:ascii="Times New Roman" w:eastAsia="ＭＳ 明朝" w:hAnsi="Times New Roman" w:cs="Times New Roman"/>
                <w:sz w:val="21"/>
                <w:szCs w:val="21"/>
              </w:rPr>
              <w:t>78</w:t>
            </w:r>
            <w:del w:id="2029" w:author="松山 ファミリー" w:date="2023-02-08T01:13:00Z">
              <w:r w:rsidR="00F67D61" w:rsidRPr="0048090B" w:rsidDel="00F40425">
                <w:rPr>
                  <w:rFonts w:ascii="Times New Roman" w:eastAsia="ＭＳ 明朝" w:hAnsi="Times New Roman" w:cs="Times New Roman"/>
                  <w:sz w:val="21"/>
                  <w:szCs w:val="21"/>
                </w:rPr>
                <w:delText>.E-05</w:delText>
              </w:r>
            </w:del>
          </w:p>
        </w:tc>
      </w:tr>
      <w:tr w:rsidR="00F67D61" w:rsidRPr="0048090B" w14:paraId="498E0C2A" w14:textId="77777777" w:rsidTr="006D79D3">
        <w:trPr>
          <w:trHeight w:val="400"/>
        </w:trPr>
        <w:tc>
          <w:tcPr>
            <w:tcW w:w="1129" w:type="dxa"/>
            <w:noWrap/>
            <w:hideMark/>
          </w:tcPr>
          <w:p w14:paraId="725F55AB"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E666719"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2.19</w:t>
            </w:r>
            <w:del w:id="2030" w:author="松山 ファミリー" w:date="2023-02-08T01:13:00Z">
              <w:r w:rsidRPr="0048090B" w:rsidDel="00F40425">
                <w:rPr>
                  <w:rFonts w:ascii="Times New Roman" w:eastAsia="ＭＳ 明朝" w:hAnsi="Times New Roman" w:cs="Times New Roman"/>
                  <w:sz w:val="21"/>
                  <w:szCs w:val="21"/>
                </w:rPr>
                <w:delText>.E-03</w:delText>
              </w:r>
            </w:del>
          </w:p>
        </w:tc>
      </w:tr>
      <w:tr w:rsidR="00F67D61" w:rsidRPr="0048090B" w14:paraId="6F522583" w14:textId="77777777" w:rsidTr="006D79D3">
        <w:trPr>
          <w:trHeight w:val="400"/>
        </w:trPr>
        <w:tc>
          <w:tcPr>
            <w:tcW w:w="1129" w:type="dxa"/>
            <w:noWrap/>
          </w:tcPr>
          <w:p w14:paraId="6975782E" w14:textId="77777777"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w:t>
            </w:r>
          </w:p>
        </w:tc>
        <w:tc>
          <w:tcPr>
            <w:tcW w:w="1276" w:type="dxa"/>
            <w:noWrap/>
          </w:tcPr>
          <w:p w14:paraId="5A905D24" w14:textId="0F176522"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del w:id="2031" w:author="松山 ファミリー" w:date="2023-02-08T01:13:00Z">
              <w:r w:rsidRPr="0048090B" w:rsidDel="00F40425">
                <w:rPr>
                  <w:rFonts w:ascii="Times New Roman" w:eastAsia="ＭＳ 明朝" w:hAnsi="Times New Roman" w:cs="Times New Roman"/>
                  <w:sz w:val="21"/>
                  <w:szCs w:val="21"/>
                </w:rPr>
                <w:delText>.</w:delText>
              </w:r>
            </w:del>
            <w:r w:rsidRPr="0048090B">
              <w:rPr>
                <w:rFonts w:ascii="Times New Roman" w:eastAsia="ＭＳ 明朝" w:hAnsi="Times New Roman" w:cs="Times New Roman"/>
                <w:sz w:val="21"/>
                <w:szCs w:val="21"/>
              </w:rPr>
              <w:t>6</w:t>
            </w:r>
            <w:ins w:id="2032" w:author="松山 ファミリー" w:date="2023-02-08T01:13:00Z">
              <w:r w:rsidR="00F40425">
                <w:rPr>
                  <w:rFonts w:ascii="Times New Roman" w:eastAsia="ＭＳ 明朝" w:hAnsi="Times New Roman" w:cs="Times New Roman"/>
                  <w:sz w:val="21"/>
                  <w:szCs w:val="21"/>
                </w:rPr>
                <w:t>.</w:t>
              </w:r>
            </w:ins>
            <w:r w:rsidRPr="0048090B">
              <w:rPr>
                <w:rFonts w:ascii="Times New Roman" w:eastAsia="ＭＳ 明朝" w:hAnsi="Times New Roman" w:cs="Times New Roman"/>
                <w:sz w:val="21"/>
                <w:szCs w:val="21"/>
              </w:rPr>
              <w:t>3</w:t>
            </w:r>
            <w:del w:id="2033" w:author="松山 ファミリー" w:date="2023-02-08T01:13:00Z">
              <w:r w:rsidRPr="0048090B" w:rsidDel="00F40425">
                <w:rPr>
                  <w:rFonts w:ascii="Times New Roman" w:eastAsia="ＭＳ 明朝" w:hAnsi="Times New Roman" w:cs="Times New Roman"/>
                  <w:sz w:val="21"/>
                  <w:szCs w:val="21"/>
                </w:rPr>
                <w:delText>.E-02</w:delText>
              </w:r>
            </w:del>
          </w:p>
        </w:tc>
      </w:tr>
    </w:tbl>
    <w:p w14:paraId="3D7600F6" w14:textId="77777777" w:rsidR="00F67D61" w:rsidRPr="00D1791C" w:rsidRDefault="00F67D61" w:rsidP="00D1791C">
      <w:pPr>
        <w:widowControl/>
        <w:rPr>
          <w:rFonts w:ascii="Times New Roman" w:eastAsia="ＭＳ 明朝" w:hAnsi="Times New Roman" w:cs="Times New Roman" w:hint="eastAsia"/>
          <w:szCs w:val="21"/>
          <w:rPrChange w:id="2034" w:author="松山 ファミリー" w:date="2023-02-08T01:13:00Z">
            <w:rPr>
              <w:rFonts w:hint="eastAsia"/>
            </w:rPr>
          </w:rPrChange>
        </w:rPr>
        <w:pPrChange w:id="2035" w:author="松山 ファミリー" w:date="2023-02-08T01:13:00Z">
          <w:pPr>
            <w:pStyle w:val="a4"/>
            <w:widowControl/>
            <w:ind w:leftChars="0" w:left="420"/>
            <w:jc w:val="left"/>
          </w:pPr>
        </w:pPrChange>
      </w:pPr>
    </w:p>
    <w:p w14:paraId="730FA645" w14:textId="77777777" w:rsidR="00F67D61" w:rsidRPr="0048090B" w:rsidDel="00F94AF1" w:rsidRDefault="00F67D61" w:rsidP="00A007A1">
      <w:pPr>
        <w:pStyle w:val="a4"/>
        <w:widowControl/>
        <w:numPr>
          <w:ilvl w:val="1"/>
          <w:numId w:val="62"/>
        </w:numPr>
        <w:ind w:leftChars="0"/>
        <w:outlineLvl w:val="1"/>
        <w:rPr>
          <w:del w:id="2036" w:author="松山 ファミリー" w:date="2023-02-08T01:15:00Z"/>
          <w:rFonts w:ascii="Times New Roman" w:eastAsia="ＭＳ 明朝" w:hAnsi="Times New Roman" w:cs="Times New Roman"/>
          <w:color w:val="000000" w:themeColor="text1"/>
          <w:szCs w:val="21"/>
        </w:rPr>
        <w:pPrChange w:id="2037" w:author="松山 ファミリー" w:date="2023-02-08T00:25:00Z">
          <w:pPr>
            <w:pStyle w:val="a4"/>
            <w:widowControl/>
            <w:numPr>
              <w:ilvl w:val="1"/>
              <w:numId w:val="62"/>
            </w:numPr>
            <w:ind w:leftChars="0" w:left="567" w:hanging="567"/>
            <w:jc w:val="left"/>
            <w:outlineLvl w:val="1"/>
          </w:pPr>
        </w:pPrChange>
      </w:pPr>
      <w:bookmarkStart w:id="2038" w:name="_Toc126715560"/>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2038"/>
    </w:p>
    <w:p w14:paraId="1C5C9D3F" w14:textId="77777777" w:rsidR="00D1791C" w:rsidRPr="00F94AF1" w:rsidRDefault="00D1791C" w:rsidP="00A007A1">
      <w:pPr>
        <w:pStyle w:val="a4"/>
        <w:widowControl/>
        <w:numPr>
          <w:ilvl w:val="1"/>
          <w:numId w:val="62"/>
        </w:numPr>
        <w:ind w:leftChars="0"/>
        <w:outlineLvl w:val="1"/>
        <w:rPr>
          <w:ins w:id="2039" w:author="松山 ファミリー" w:date="2023-02-08T01:14:00Z"/>
          <w:rFonts w:ascii="Times New Roman" w:eastAsia="ＭＳ 明朝" w:hAnsi="Times New Roman" w:cs="Times New Roman" w:hint="eastAsia"/>
          <w:color w:val="000000" w:themeColor="text1"/>
          <w:szCs w:val="21"/>
          <w:rPrChange w:id="2040" w:author="松山 ファミリー" w:date="2023-02-08T01:15:00Z">
            <w:rPr>
              <w:ins w:id="2041" w:author="松山 ファミリー" w:date="2023-02-08T01:14:00Z"/>
              <w:rFonts w:hint="eastAsia"/>
            </w:rPr>
          </w:rPrChange>
        </w:rPr>
        <w:pPrChange w:id="2042" w:author="松山 ファミリー" w:date="2023-02-08T01:15:00Z">
          <w:pPr/>
        </w:pPrChange>
      </w:pPr>
      <w:bookmarkStart w:id="2043" w:name="_Toc126715561"/>
      <w:bookmarkEnd w:id="2043"/>
    </w:p>
    <w:p w14:paraId="7828B5E0" w14:textId="77777777" w:rsidR="00D1791C" w:rsidRPr="0048090B" w:rsidRDefault="00D1791C" w:rsidP="00D1791C">
      <w:pPr>
        <w:rPr>
          <w:ins w:id="2044" w:author="松山 ファミリー" w:date="2023-02-08T01:14:00Z"/>
          <w:rFonts w:ascii="Times New Roman" w:eastAsia="ＭＳ 明朝" w:hAnsi="Times New Roman" w:cs="Times New Roman" w:hint="eastAsia"/>
          <w:color w:val="000000" w:themeColor="text1"/>
          <w:szCs w:val="21"/>
        </w:rPr>
      </w:pPr>
      <w:ins w:id="2045" w:author="松山 ファミリー" w:date="2023-02-08T01:14:00Z">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ins>
    </w:p>
    <w:p w14:paraId="4CD65786" w14:textId="77777777" w:rsidR="00D1791C" w:rsidRPr="0048090B" w:rsidRDefault="00D1791C" w:rsidP="00D1791C">
      <w:pPr>
        <w:rPr>
          <w:ins w:id="2046" w:author="松山 ファミリー" w:date="2023-02-08T01:14:00Z"/>
          <w:rFonts w:ascii="Times New Roman" w:eastAsia="ＭＳ 明朝" w:hAnsi="Times New Roman" w:cs="Times New Roman"/>
          <w:color w:val="000000" w:themeColor="text1"/>
          <w:szCs w:val="21"/>
        </w:rPr>
      </w:pPr>
      <w:ins w:id="2047" w:author="松山 ファミリー" w:date="2023-02-08T01:14:00Z">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ins>
    </w:p>
    <w:p w14:paraId="55E880FA" w14:textId="77777777" w:rsidR="00D1791C" w:rsidRPr="0048090B" w:rsidRDefault="00D1791C" w:rsidP="00D1791C">
      <w:pPr>
        <w:rPr>
          <w:ins w:id="2048" w:author="松山 ファミリー" w:date="2023-02-08T01:14:00Z"/>
          <w:rFonts w:ascii="Times New Roman" w:eastAsia="ＭＳ 明朝" w:hAnsi="Times New Roman" w:cs="Times New Roman"/>
          <w:color w:val="000000" w:themeColor="text1"/>
          <w:szCs w:val="21"/>
        </w:rPr>
      </w:pPr>
      <w:ins w:id="2049" w:author="松山 ファミリー" w:date="2023-02-08T01:14:00Z">
        <w:r w:rsidRPr="0048090B">
          <w:rPr>
            <w:rFonts w:ascii="Times New Roman" w:eastAsia="ＭＳ 明朝" w:hAnsi="Times New Roman" w:cs="Times New Roman"/>
            <w:color w:val="000000" w:themeColor="text1"/>
            <w:szCs w:val="21"/>
          </w:rPr>
          <w:t>電流密度の計算式</w:t>
        </w:r>
      </w:ins>
    </w:p>
    <w:p w14:paraId="53A8D3BB" w14:textId="77777777" w:rsidR="00D1791C" w:rsidRPr="0048090B" w:rsidRDefault="00D1791C" w:rsidP="00D1791C">
      <w:pPr>
        <w:rPr>
          <w:ins w:id="2050" w:author="松山 ファミリー" w:date="2023-02-08T01:14:00Z"/>
          <w:rFonts w:ascii="Times New Roman" w:eastAsia="ＭＳ 明朝" w:hAnsi="Times New Roman" w:cs="Times New Roman"/>
          <w:color w:val="000000" w:themeColor="text1"/>
          <w:szCs w:val="21"/>
        </w:rPr>
      </w:pPr>
      <m:oMathPara>
        <m:oMath>
          <m:r>
            <w:ins w:id="2051" w:author="松山 ファミリー" w:date="2023-02-08T01:14:00Z">
              <w:rPr>
                <w:rFonts w:ascii="Cambria Math" w:eastAsia="ＭＳ 明朝" w:hAnsi="Cambria Math" w:cs="Times New Roman"/>
                <w:color w:val="000000" w:themeColor="text1"/>
                <w:szCs w:val="21"/>
              </w:rPr>
              <m:t>I</m:t>
            </w:ins>
          </m:r>
          <m:d>
            <m:dPr>
              <m:ctrlPr>
                <w:ins w:id="2052" w:author="松山 ファミリー" w:date="2023-02-08T01:14:00Z">
                  <w:rPr>
                    <w:rFonts w:ascii="Cambria Math" w:eastAsia="ＭＳ 明朝" w:hAnsi="Cambria Math" w:cs="Times New Roman"/>
                    <w:i/>
                    <w:color w:val="000000" w:themeColor="text1"/>
                    <w:szCs w:val="21"/>
                  </w:rPr>
                </w:ins>
              </m:ctrlPr>
            </m:dPr>
            <m:e>
              <m:r>
                <w:ins w:id="2053" w:author="松山 ファミリー" w:date="2023-02-08T01:14:00Z">
                  <w:rPr>
                    <w:rFonts w:ascii="Cambria Math" w:eastAsia="ＭＳ 明朝" w:hAnsi="Cambria Math" w:cs="Times New Roman"/>
                    <w:color w:val="000000" w:themeColor="text1"/>
                    <w:szCs w:val="21"/>
                  </w:rPr>
                  <m:t xml:space="preserve">mA </m:t>
                </w:ins>
              </m:r>
              <m:sSup>
                <m:sSupPr>
                  <m:ctrlPr>
                    <w:ins w:id="2054" w:author="松山 ファミリー" w:date="2023-02-08T01:14:00Z">
                      <w:rPr>
                        <w:rFonts w:ascii="Cambria Math" w:eastAsia="ＭＳ 明朝" w:hAnsi="Cambria Math" w:cs="Times New Roman"/>
                        <w:i/>
                        <w:color w:val="000000" w:themeColor="text1"/>
                        <w:szCs w:val="21"/>
                      </w:rPr>
                    </w:ins>
                  </m:ctrlPr>
                </m:sSupPr>
                <m:e>
                  <m:r>
                    <w:ins w:id="2055" w:author="松山 ファミリー" w:date="2023-02-08T01:14:00Z">
                      <w:rPr>
                        <w:rFonts w:ascii="Cambria Math" w:eastAsia="ＭＳ 明朝" w:hAnsi="Cambria Math" w:cs="Times New Roman"/>
                        <w:color w:val="000000" w:themeColor="text1"/>
                        <w:szCs w:val="21"/>
                      </w:rPr>
                      <m:t>cm</m:t>
                    </w:ins>
                  </m:r>
                </m:e>
                <m:sup>
                  <m:r>
                    <w:ins w:id="2056" w:author="松山 ファミリー" w:date="2023-02-08T01:14:00Z">
                      <w:rPr>
                        <w:rFonts w:ascii="Cambria Math" w:eastAsia="ＭＳ 明朝" w:hAnsi="Cambria Math" w:cs="Times New Roman"/>
                        <w:color w:val="000000" w:themeColor="text1"/>
                        <w:szCs w:val="21"/>
                      </w:rPr>
                      <m:t>-2</m:t>
                    </w:ins>
                  </m:r>
                </m:sup>
              </m:sSup>
            </m:e>
          </m:d>
          <m:r>
            <w:ins w:id="2057" w:author="松山 ファミリー" w:date="2023-02-08T01:14:00Z">
              <w:rPr>
                <w:rFonts w:ascii="Cambria Math" w:eastAsia="ＭＳ 明朝" w:hAnsi="Cambria Math" w:cs="Times New Roman"/>
                <w:color w:val="000000" w:themeColor="text1"/>
                <w:szCs w:val="21"/>
              </w:rPr>
              <m:t xml:space="preserve">= </m:t>
            </w:ins>
          </m:r>
          <m:f>
            <m:fPr>
              <m:ctrlPr>
                <w:ins w:id="2058" w:author="松山 ファミリー" w:date="2023-02-08T01:14:00Z">
                  <w:rPr>
                    <w:rFonts w:ascii="Cambria Math" w:eastAsia="ＭＳ 明朝" w:hAnsi="Cambria Math" w:cs="Times New Roman"/>
                    <w:i/>
                    <w:color w:val="000000" w:themeColor="text1"/>
                    <w:szCs w:val="21"/>
                  </w:rPr>
                </w:ins>
              </m:ctrlPr>
            </m:fPr>
            <m:num>
              <m:r>
                <w:ins w:id="2059" w:author="松山 ファミリー" w:date="2023-02-08T01:14:00Z">
                  <w:rPr>
                    <w:rFonts w:ascii="Cambria Math" w:eastAsia="ＭＳ 明朝" w:hAnsi="Cambria Math" w:cs="Times New Roman"/>
                    <w:color w:val="000000" w:themeColor="text1"/>
                    <w:szCs w:val="21"/>
                  </w:rPr>
                  <m:t>ｘ</m:t>
                </w:ins>
              </m:r>
              <m:r>
                <w:ins w:id="2060" w:author="松山 ファミリー" w:date="2023-02-08T01:14:00Z">
                  <w:rPr>
                    <w:rFonts w:ascii="Cambria Math" w:eastAsia="ＭＳ 明朝" w:hAnsi="Cambria Math" w:cs="Times New Roman"/>
                    <w:color w:val="000000" w:themeColor="text1"/>
                    <w:szCs w:val="21"/>
                  </w:rPr>
                  <m:t>(A)</m:t>
                </w:ins>
              </m:r>
            </m:num>
            <m:den>
              <m:r>
                <w:ins w:id="2061" w:author="松山 ファミリー" w:date="2023-02-08T01:14:00Z">
                  <w:rPr>
                    <w:rFonts w:ascii="Cambria Math" w:eastAsia="ＭＳ 明朝" w:hAnsi="Cambria Math" w:cs="Times New Roman"/>
                    <w:color w:val="000000" w:themeColor="text1"/>
                    <w:szCs w:val="21"/>
                  </w:rPr>
                  <m:t>電極表面積</m:t>
                </w:ins>
              </m:r>
              <m:sSup>
                <m:sSupPr>
                  <m:ctrlPr>
                    <w:ins w:id="2062" w:author="松山 ファミリー" w:date="2023-02-08T01:14:00Z">
                      <w:rPr>
                        <w:rFonts w:ascii="Cambria Math" w:eastAsia="ＭＳ 明朝" w:hAnsi="Cambria Math" w:cs="Times New Roman"/>
                        <w:i/>
                        <w:color w:val="000000" w:themeColor="text1"/>
                        <w:szCs w:val="21"/>
                      </w:rPr>
                    </w:ins>
                  </m:ctrlPr>
                </m:sSupPr>
                <m:e>
                  <m:r>
                    <w:ins w:id="2063" w:author="松山 ファミリー" w:date="2023-02-08T01:14:00Z">
                      <w:rPr>
                        <w:rFonts w:ascii="Cambria Math" w:eastAsia="ＭＳ 明朝" w:hAnsi="Cambria Math" w:cs="Times New Roman"/>
                        <w:color w:val="000000" w:themeColor="text1"/>
                        <w:szCs w:val="21"/>
                      </w:rPr>
                      <m:t>(cm</m:t>
                    </w:ins>
                  </m:r>
                </m:e>
                <m:sup>
                  <m:r>
                    <w:ins w:id="2064" w:author="松山 ファミリー" w:date="2023-02-08T01:14:00Z">
                      <w:rPr>
                        <w:rFonts w:ascii="Cambria Math" w:eastAsia="ＭＳ 明朝" w:hAnsi="Cambria Math" w:cs="Times New Roman"/>
                        <w:color w:val="000000" w:themeColor="text1"/>
                        <w:szCs w:val="21"/>
                      </w:rPr>
                      <m:t>2</m:t>
                    </w:ins>
                  </m:r>
                </m:sup>
              </m:sSup>
              <m:r>
                <w:ins w:id="2065" w:author="松山 ファミリー" w:date="2023-02-08T01:14:00Z">
                  <w:rPr>
                    <w:rFonts w:ascii="Cambria Math" w:eastAsia="ＭＳ 明朝" w:hAnsi="Cambria Math" w:cs="Times New Roman"/>
                    <w:color w:val="000000" w:themeColor="text1"/>
                    <w:szCs w:val="21"/>
                  </w:rPr>
                  <m:t>)</m:t>
                </w:ins>
              </m:r>
            </m:den>
          </m:f>
        </m:oMath>
      </m:oMathPara>
    </w:p>
    <w:p w14:paraId="0ECF8FC4" w14:textId="77777777" w:rsidR="00D1791C" w:rsidRPr="0048090B" w:rsidRDefault="00D1791C" w:rsidP="00D1791C">
      <w:pPr>
        <w:rPr>
          <w:ins w:id="2066" w:author="松山 ファミリー" w:date="2023-02-08T01:14:00Z"/>
          <w:rFonts w:ascii="Times New Roman" w:eastAsia="ＭＳ 明朝" w:hAnsi="Times New Roman" w:cs="Times New Roman"/>
          <w:color w:val="000000" w:themeColor="text1"/>
          <w:szCs w:val="21"/>
        </w:rPr>
      </w:pPr>
      <w:ins w:id="2067" w:author="松山 ファミリー" w:date="2023-02-08T01:14:00Z">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ins>
    </w:p>
    <w:p w14:paraId="4BCB1C15" w14:textId="77777777" w:rsidR="00D1791C" w:rsidRPr="0048090B" w:rsidRDefault="00D1791C" w:rsidP="00D1791C">
      <w:pPr>
        <w:rPr>
          <w:ins w:id="2068" w:author="松山 ファミリー" w:date="2023-02-08T01:14:00Z"/>
          <w:rFonts w:ascii="Times New Roman" w:eastAsia="ＭＳ 明朝" w:hAnsi="Times New Roman" w:cs="Times New Roman"/>
          <w:color w:val="000000" w:themeColor="text1"/>
          <w:szCs w:val="21"/>
        </w:rPr>
      </w:pPr>
      <w:ins w:id="2069" w:author="松山 ファミリー" w:date="2023-02-08T01:14:00Z">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ins>
    </w:p>
    <w:p w14:paraId="4A012F37" w14:textId="77777777" w:rsidR="00D1791C" w:rsidRPr="0048090B" w:rsidRDefault="00D1791C" w:rsidP="00D1791C">
      <w:pPr>
        <w:rPr>
          <w:ins w:id="2070" w:author="松山 ファミリー" w:date="2023-02-08T01:14:00Z"/>
          <w:rFonts w:ascii="Times New Roman" w:eastAsia="ＭＳ 明朝" w:hAnsi="Times New Roman" w:cs="Times New Roman"/>
          <w:color w:val="000000" w:themeColor="text1"/>
          <w:szCs w:val="21"/>
          <w:vertAlign w:val="superscript"/>
        </w:rPr>
      </w:pPr>
      <w:ins w:id="2071" w:author="松山 ファミリー" w:date="2023-02-08T01:14:00Z">
        <w:r w:rsidRPr="0048090B">
          <w:rPr>
            <w:rFonts w:ascii="Times New Roman" w:eastAsia="ＭＳ 明朝" w:hAnsi="Times New Roman" w:cs="Times New Roman"/>
            <w:color w:val="000000" w:themeColor="text1"/>
            <w:szCs w:val="21"/>
          </w:rPr>
          <w:lastRenderedPageBreak/>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ins>
    </w:p>
    <w:p w14:paraId="2A7D25CD" w14:textId="77777777" w:rsidR="00D1791C" w:rsidRPr="0048090B" w:rsidRDefault="00D1791C" w:rsidP="00D1791C">
      <w:pPr>
        <w:rPr>
          <w:ins w:id="2072" w:author="松山 ファミリー" w:date="2023-02-08T01:14:00Z"/>
          <w:rFonts w:ascii="Times New Roman" w:eastAsia="ＭＳ 明朝" w:hAnsi="Times New Roman" w:cs="Times New Roman"/>
          <w:color w:val="000000" w:themeColor="text1"/>
          <w:szCs w:val="21"/>
        </w:rPr>
      </w:pPr>
    </w:p>
    <w:p w14:paraId="1E1FF4A1" w14:textId="77777777" w:rsidR="00D1791C" w:rsidRPr="0048090B" w:rsidRDefault="00D1791C" w:rsidP="00D1791C">
      <w:pPr>
        <w:rPr>
          <w:ins w:id="2073" w:author="松山 ファミリー" w:date="2023-02-08T01:14:00Z"/>
          <w:rFonts w:ascii="Times New Roman" w:eastAsia="ＭＳ 明朝" w:hAnsi="Times New Roman" w:cs="Times New Roman"/>
          <w:color w:val="000000" w:themeColor="text1"/>
          <w:szCs w:val="21"/>
        </w:rPr>
      </w:pPr>
      <w:ins w:id="2074" w:author="松山 ファミリー" w:date="2023-02-08T01:14:00Z">
        <w:r w:rsidRPr="0048090B">
          <w:rPr>
            <w:rFonts w:ascii="Times New Roman" w:eastAsia="ＭＳ 明朝" w:hAnsi="Times New Roman" w:cs="Times New Roman"/>
            <w:color w:val="000000" w:themeColor="text1"/>
            <w:szCs w:val="21"/>
          </w:rPr>
          <w:t>セル内の濃度計算</w:t>
        </w:r>
      </w:ins>
    </w:p>
    <w:p w14:paraId="4AF87F15" w14:textId="77777777" w:rsidR="00D1791C" w:rsidRPr="0048090B" w:rsidRDefault="00D1791C" w:rsidP="00D1791C">
      <w:pPr>
        <w:rPr>
          <w:ins w:id="2075" w:author="松山 ファミリー" w:date="2023-02-08T01:14:00Z"/>
          <w:rFonts w:ascii="Times New Roman" w:eastAsia="ＭＳ 明朝" w:hAnsi="Times New Roman" w:cs="Times New Roman"/>
          <w:i/>
          <w:color w:val="000000" w:themeColor="text1"/>
          <w:szCs w:val="21"/>
        </w:rPr>
      </w:pPr>
      <m:oMathPara>
        <m:oMath>
          <m:r>
            <w:ins w:id="2076" w:author="松山 ファミリー" w:date="2023-02-08T01:14:00Z">
              <w:rPr>
                <w:rFonts w:ascii="Cambria Math" w:eastAsia="ＭＳ 明朝" w:hAnsi="Cambria Math" w:cs="Times New Roman"/>
                <w:color w:val="000000" w:themeColor="text1"/>
                <w:szCs w:val="21"/>
              </w:rPr>
              <m:t>C</m:t>
            </w:ins>
          </m:r>
          <m:d>
            <m:dPr>
              <m:ctrlPr>
                <w:ins w:id="2077" w:author="松山 ファミリー" w:date="2023-02-08T01:14:00Z">
                  <w:rPr>
                    <w:rFonts w:ascii="Cambria Math" w:eastAsia="ＭＳ 明朝" w:hAnsi="Cambria Math" w:cs="Times New Roman"/>
                    <w:i/>
                    <w:color w:val="000000" w:themeColor="text1"/>
                    <w:szCs w:val="21"/>
                  </w:rPr>
                </w:ins>
              </m:ctrlPr>
            </m:dPr>
            <m:e>
              <m:r>
                <w:ins w:id="2078" w:author="松山 ファミリー" w:date="2023-02-08T01:14:00Z">
                  <w:rPr>
                    <w:rFonts w:ascii="Cambria Math" w:eastAsia="ＭＳ 明朝" w:hAnsi="Cambria Math" w:cs="Times New Roman"/>
                    <w:color w:val="000000" w:themeColor="text1"/>
                    <w:szCs w:val="21"/>
                  </w:rPr>
                  <m:t xml:space="preserve">mol </m:t>
                </w:ins>
              </m:r>
              <m:sSup>
                <m:sSupPr>
                  <m:ctrlPr>
                    <w:ins w:id="2079" w:author="松山 ファミリー" w:date="2023-02-08T01:14:00Z">
                      <w:rPr>
                        <w:rFonts w:ascii="Cambria Math" w:eastAsia="ＭＳ 明朝" w:hAnsi="Cambria Math" w:cs="Times New Roman"/>
                        <w:i/>
                        <w:color w:val="000000" w:themeColor="text1"/>
                        <w:szCs w:val="21"/>
                      </w:rPr>
                    </w:ins>
                  </m:ctrlPr>
                </m:sSupPr>
                <m:e>
                  <m:r>
                    <w:ins w:id="2080" w:author="松山 ファミリー" w:date="2023-02-08T01:14:00Z">
                      <w:rPr>
                        <w:rFonts w:ascii="Cambria Math" w:eastAsia="ＭＳ 明朝" w:hAnsi="Cambria Math" w:cs="Times New Roman"/>
                        <w:color w:val="000000" w:themeColor="text1"/>
                        <w:szCs w:val="21"/>
                      </w:rPr>
                      <m:t>L</m:t>
                    </w:ins>
                  </m:r>
                </m:e>
                <m:sup>
                  <m:r>
                    <w:ins w:id="2081" w:author="松山 ファミリー" w:date="2023-02-08T01:14:00Z">
                      <w:rPr>
                        <w:rFonts w:ascii="Cambria Math" w:eastAsia="ＭＳ 明朝" w:hAnsi="Cambria Math" w:cs="Times New Roman"/>
                        <w:color w:val="000000" w:themeColor="text1"/>
                        <w:szCs w:val="21"/>
                      </w:rPr>
                      <m:t>-1</m:t>
                    </w:ins>
                  </m:r>
                </m:sup>
              </m:sSup>
            </m:e>
          </m:d>
          <m:r>
            <w:ins w:id="2082" w:author="松山 ファミリー" w:date="2023-02-08T01:14:00Z">
              <w:rPr>
                <w:rFonts w:ascii="Cambria Math" w:eastAsia="ＭＳ 明朝" w:hAnsi="Cambria Math" w:cs="Times New Roman"/>
                <w:color w:val="000000" w:themeColor="text1"/>
                <w:szCs w:val="21"/>
              </w:rPr>
              <m:t>=</m:t>
            </w:ins>
          </m:r>
          <m:f>
            <m:fPr>
              <m:ctrlPr>
                <w:ins w:id="2083" w:author="松山 ファミリー" w:date="2023-02-08T01:14:00Z">
                  <w:rPr>
                    <w:rFonts w:ascii="Cambria Math" w:eastAsia="ＭＳ 明朝" w:hAnsi="Cambria Math" w:cs="Times New Roman"/>
                    <w:i/>
                    <w:color w:val="000000" w:themeColor="text1"/>
                    <w:szCs w:val="21"/>
                  </w:rPr>
                </w:ins>
              </m:ctrlPr>
            </m:fPr>
            <m:num>
              <m:r>
                <w:ins w:id="2084" w:author="松山 ファミリー" w:date="2023-02-08T01:14:00Z">
                  <w:rPr>
                    <w:rFonts w:ascii="Cambria Math" w:eastAsia="ＭＳ 明朝" w:hAnsi="Cambria Math" w:cs="Times New Roman"/>
                    <w:color w:val="000000" w:themeColor="text1"/>
                    <w:szCs w:val="21"/>
                  </w:rPr>
                  <m:t>グルコース濃度</m:t>
                </w:ins>
              </m:r>
              <m:d>
                <m:dPr>
                  <m:ctrlPr>
                    <w:ins w:id="2085" w:author="松山 ファミリー" w:date="2023-02-08T01:14:00Z">
                      <w:rPr>
                        <w:rFonts w:ascii="Cambria Math" w:eastAsia="ＭＳ 明朝" w:hAnsi="Cambria Math" w:cs="Times New Roman"/>
                        <w:i/>
                        <w:color w:val="000000" w:themeColor="text1"/>
                        <w:szCs w:val="21"/>
                      </w:rPr>
                    </w:ins>
                  </m:ctrlPr>
                </m:dPr>
                <m:e>
                  <m:r>
                    <w:ins w:id="2086" w:author="松山 ファミリー" w:date="2023-02-08T01:14:00Z">
                      <w:rPr>
                        <w:rFonts w:ascii="Cambria Math" w:eastAsia="ＭＳ 明朝" w:hAnsi="Cambria Math" w:cs="Times New Roman"/>
                        <w:color w:val="000000" w:themeColor="text1"/>
                        <w:szCs w:val="21"/>
                      </w:rPr>
                      <m:t xml:space="preserve">mol </m:t>
                    </w:ins>
                  </m:r>
                  <m:sSup>
                    <m:sSupPr>
                      <m:ctrlPr>
                        <w:ins w:id="2087" w:author="松山 ファミリー" w:date="2023-02-08T01:14:00Z">
                          <w:rPr>
                            <w:rFonts w:ascii="Cambria Math" w:eastAsia="ＭＳ 明朝" w:hAnsi="Cambria Math" w:cs="Times New Roman"/>
                            <w:i/>
                            <w:color w:val="000000" w:themeColor="text1"/>
                            <w:szCs w:val="21"/>
                          </w:rPr>
                        </w:ins>
                      </m:ctrlPr>
                    </m:sSupPr>
                    <m:e>
                      <m:r>
                        <w:ins w:id="2088" w:author="松山 ファミリー" w:date="2023-02-08T01:14:00Z">
                          <w:rPr>
                            <w:rFonts w:ascii="Cambria Math" w:eastAsia="ＭＳ 明朝" w:hAnsi="Cambria Math" w:cs="Times New Roman"/>
                            <w:color w:val="000000" w:themeColor="text1"/>
                            <w:szCs w:val="21"/>
                          </w:rPr>
                          <m:t>L</m:t>
                        </w:ins>
                      </m:r>
                    </m:e>
                    <m:sup>
                      <m:r>
                        <w:ins w:id="2089" w:author="松山 ファミリー" w:date="2023-02-08T01:14:00Z">
                          <w:rPr>
                            <w:rFonts w:ascii="Cambria Math" w:eastAsia="ＭＳ 明朝" w:hAnsi="Cambria Math" w:cs="Times New Roman"/>
                            <w:color w:val="000000" w:themeColor="text1"/>
                            <w:szCs w:val="21"/>
                          </w:rPr>
                          <m:t>-1</m:t>
                        </w:ins>
                      </m:r>
                    </m:sup>
                  </m:sSup>
                </m:e>
              </m:d>
              <m:r>
                <w:ins w:id="2090" w:author="松山 ファミリー" w:date="2023-02-08T01:14:00Z">
                  <w:rPr>
                    <w:rFonts w:ascii="Cambria Math" w:eastAsia="ＭＳ 明朝" w:hAnsi="Cambria Math" w:cs="Times New Roman"/>
                    <w:color w:val="000000" w:themeColor="text1"/>
                    <w:szCs w:val="21"/>
                  </w:rPr>
                  <m:t>×y (L)</m:t>
                </w:ins>
              </m:r>
            </m:num>
            <m:den>
              <m:r>
                <w:ins w:id="2091" w:author="松山 ファミリー" w:date="2023-02-08T01:14:00Z">
                  <w:rPr>
                    <w:rFonts w:ascii="Cambria Math" w:eastAsia="ＭＳ 明朝" w:hAnsi="Cambria Math" w:cs="Times New Roman"/>
                    <w:color w:val="000000" w:themeColor="text1"/>
                    <w:szCs w:val="21"/>
                  </w:rPr>
                  <m:t>開始前のセル内の溶液量</m:t>
                </w:ins>
              </m:r>
              <m:d>
                <m:dPr>
                  <m:ctrlPr>
                    <w:ins w:id="2092" w:author="松山 ファミリー" w:date="2023-02-08T01:14:00Z">
                      <w:rPr>
                        <w:rFonts w:ascii="Cambria Math" w:eastAsia="ＭＳ 明朝" w:hAnsi="Cambria Math" w:cs="Times New Roman"/>
                        <w:i/>
                        <w:color w:val="000000" w:themeColor="text1"/>
                        <w:szCs w:val="21"/>
                      </w:rPr>
                    </w:ins>
                  </m:ctrlPr>
                </m:dPr>
                <m:e>
                  <m:r>
                    <w:ins w:id="2093" w:author="松山 ファミリー" w:date="2023-02-08T01:14:00Z">
                      <w:rPr>
                        <w:rFonts w:ascii="Cambria Math" w:eastAsia="ＭＳ 明朝" w:hAnsi="Cambria Math" w:cs="Times New Roman"/>
                        <w:color w:val="000000" w:themeColor="text1"/>
                        <w:szCs w:val="21"/>
                      </w:rPr>
                      <m:t>L</m:t>
                    </w:ins>
                  </m:r>
                </m:e>
              </m:d>
              <m:r>
                <w:ins w:id="2094" w:author="松山 ファミリー" w:date="2023-02-08T01:14:00Z">
                  <w:rPr>
                    <w:rFonts w:ascii="Cambria Math" w:eastAsia="ＭＳ 明朝" w:hAnsi="Cambria Math" w:cs="Times New Roman"/>
                    <w:color w:val="000000" w:themeColor="text1"/>
                    <w:szCs w:val="21"/>
                  </w:rPr>
                  <m:t>+y(L)</m:t>
                </w:ins>
              </m:r>
            </m:den>
          </m:f>
        </m:oMath>
      </m:oMathPara>
    </w:p>
    <w:p w14:paraId="3A30241E" w14:textId="77777777" w:rsidR="00D1791C" w:rsidRPr="0048090B" w:rsidRDefault="00D1791C" w:rsidP="00D1791C">
      <w:pPr>
        <w:rPr>
          <w:ins w:id="2095" w:author="松山 ファミリー" w:date="2023-02-08T01:14:00Z"/>
          <w:rFonts w:ascii="Times New Roman" w:eastAsia="ＭＳ 明朝" w:hAnsi="Times New Roman" w:cs="Times New Roman"/>
          <w:color w:val="000000" w:themeColor="text1"/>
          <w:szCs w:val="21"/>
        </w:rPr>
      </w:pPr>
      <w:ins w:id="2096" w:author="松山 ファミリー" w:date="2023-02-08T01:14:00Z">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w:ins>
      <m:oMath>
        <m:sSup>
          <m:sSupPr>
            <m:ctrlPr>
              <w:ins w:id="2097" w:author="松山 ファミリー" w:date="2023-02-08T01:14:00Z">
                <w:rPr>
                  <w:rFonts w:ascii="Cambria Math" w:eastAsia="ＭＳ 明朝" w:hAnsi="Cambria Math" w:cs="Times New Roman"/>
                  <w:i/>
                  <w:color w:val="000000" w:themeColor="text1"/>
                  <w:szCs w:val="21"/>
                </w:rPr>
              </w:ins>
            </m:ctrlPr>
          </m:sSupPr>
          <m:e>
            <m:r>
              <w:ins w:id="2098" w:author="松山 ファミリー" w:date="2023-02-08T01:14:00Z">
                <w:rPr>
                  <w:rFonts w:ascii="Cambria Math" w:eastAsia="ＭＳ 明朝" w:hAnsi="Cambria Math" w:cs="Times New Roman"/>
                  <w:color w:val="000000" w:themeColor="text1"/>
                  <w:szCs w:val="21"/>
                </w:rPr>
                <m:t>L</m:t>
              </w:ins>
            </m:r>
          </m:e>
          <m:sup>
            <m:r>
              <w:ins w:id="2099" w:author="松山 ファミリー" w:date="2023-02-08T01:14:00Z">
                <w:rPr>
                  <w:rFonts w:ascii="Cambria Math" w:eastAsia="ＭＳ 明朝" w:hAnsi="Cambria Math" w:cs="Times New Roman"/>
                  <w:color w:val="000000" w:themeColor="text1"/>
                  <w:szCs w:val="21"/>
                </w:rPr>
                <m:t>-1</m:t>
              </w:ins>
            </m:r>
          </m:sup>
        </m:sSup>
      </m:oMath>
      <w:ins w:id="2100" w:author="松山 ファミリー" w:date="2023-02-08T01:14:00Z">
        <w:r w:rsidRPr="0048090B">
          <w:rPr>
            <w:rFonts w:ascii="Times New Roman" w:eastAsia="ＭＳ 明朝" w:hAnsi="Times New Roman" w:cs="Times New Roman"/>
            <w:color w:val="000000" w:themeColor="text1"/>
            <w:szCs w:val="21"/>
          </w:rPr>
          <w:t>)</w:t>
        </w:r>
      </w:ins>
    </w:p>
    <w:p w14:paraId="63E6646B" w14:textId="77777777" w:rsidR="00D1791C" w:rsidRPr="0048090B" w:rsidRDefault="00D1791C" w:rsidP="00D1791C">
      <w:pPr>
        <w:rPr>
          <w:ins w:id="2101" w:author="松山 ファミリー" w:date="2023-02-08T01:14:00Z"/>
          <w:rFonts w:ascii="Times New Roman" w:eastAsia="ＭＳ 明朝" w:hAnsi="Times New Roman" w:cs="Times New Roman"/>
          <w:color w:val="000000" w:themeColor="text1"/>
          <w:szCs w:val="21"/>
        </w:rPr>
      </w:pPr>
      <w:ins w:id="2102" w:author="松山 ファミリー" w:date="2023-02-08T01:14:00Z">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ins>
    </w:p>
    <w:p w14:paraId="18A74EB1" w14:textId="77777777" w:rsidR="00D1791C" w:rsidRPr="0048090B" w:rsidRDefault="00D1791C" w:rsidP="00D1791C">
      <w:pPr>
        <w:rPr>
          <w:ins w:id="2103" w:author="松山 ファミリー" w:date="2023-02-08T01:14:00Z"/>
          <w:rFonts w:ascii="Times New Roman" w:eastAsia="ＭＳ 明朝" w:hAnsi="Times New Roman" w:cs="Times New Roman"/>
          <w:color w:val="000000" w:themeColor="text1"/>
          <w:szCs w:val="21"/>
        </w:rPr>
      </w:pPr>
      <w:ins w:id="2104" w:author="松山 ファミリー" w:date="2023-02-08T01:14:00Z">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ins>
    </w:p>
    <w:p w14:paraId="65828C67" w14:textId="77777777" w:rsidR="00D1791C" w:rsidRPr="0048090B" w:rsidRDefault="00D1791C" w:rsidP="00D1791C">
      <w:pPr>
        <w:widowControl/>
        <w:outlineLvl w:val="1"/>
        <w:rPr>
          <w:ins w:id="2105" w:author="松山 ファミリー" w:date="2023-02-08T01:14:00Z"/>
          <w:rStyle w:val="normaltextrun"/>
          <w:rFonts w:ascii="Times New Roman" w:eastAsia="ＭＳ 明朝" w:hAnsi="Times New Roman" w:cs="Times New Roman"/>
          <w:color w:val="000000" w:themeColor="text1"/>
          <w:szCs w:val="21"/>
        </w:rPr>
      </w:pPr>
    </w:p>
    <w:p w14:paraId="5C513CC8" w14:textId="77777777" w:rsidR="00D1791C" w:rsidRPr="0048090B" w:rsidRDefault="00D1791C" w:rsidP="00D1791C">
      <w:pPr>
        <w:rPr>
          <w:ins w:id="2106" w:author="松山 ファミリー" w:date="2023-02-08T01:14:00Z"/>
          <w:rStyle w:val="normaltextrun"/>
          <w:rFonts w:ascii="Times New Roman" w:eastAsia="ＭＳ 明朝" w:hAnsi="Times New Roman" w:cs="Times New Roman"/>
          <w:color w:val="000000" w:themeColor="text1"/>
          <w:szCs w:val="21"/>
        </w:rPr>
      </w:pPr>
      <w:ins w:id="2107" w:author="松山 ファミリー" w:date="2023-02-08T01:14:00Z">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ins>
    </w:p>
    <w:p w14:paraId="3A6A9B27" w14:textId="7B9F21DE" w:rsidR="00F67D61" w:rsidRPr="0048090B" w:rsidDel="00D1791C" w:rsidRDefault="00F67D61" w:rsidP="00A007A1">
      <w:pPr>
        <w:rPr>
          <w:del w:id="2108" w:author="松山 ファミリー" w:date="2023-02-08T01:15:00Z"/>
          <w:rFonts w:ascii="Times New Roman" w:eastAsia="ＭＳ 明朝" w:hAnsi="Times New Roman" w:cs="Times New Roman"/>
          <w:color w:val="000000" w:themeColor="text1"/>
          <w:szCs w:val="21"/>
        </w:rPr>
      </w:pPr>
      <w:del w:id="2109" w:author="松山 ファミリー" w:date="2023-02-08T01:15:00Z">
        <w:r w:rsidRPr="0048090B" w:rsidDel="00D1791C">
          <w:rPr>
            <w:rFonts w:ascii="Times New Roman" w:eastAsia="ＭＳ 明朝" w:hAnsi="Times New Roman" w:cs="Times New Roman"/>
            <w:color w:val="000000" w:themeColor="text1"/>
            <w:szCs w:val="21"/>
          </w:rPr>
          <w:delText>酸化電位があったと考えて、</w:delText>
        </w:r>
        <w:r w:rsidRPr="0048090B" w:rsidDel="00D1791C">
          <w:rPr>
            <w:rFonts w:ascii="Times New Roman" w:eastAsia="ＭＳ 明朝" w:hAnsi="Times New Roman" w:cs="Times New Roman"/>
            <w:color w:val="000000" w:themeColor="text1"/>
            <w:szCs w:val="21"/>
          </w:rPr>
          <w:delText>CA</w:delText>
        </w:r>
        <w:r w:rsidRPr="0048090B" w:rsidDel="00D1791C">
          <w:rPr>
            <w:rFonts w:ascii="Times New Roman" w:eastAsia="ＭＳ 明朝" w:hAnsi="Times New Roman" w:cs="Times New Roman"/>
            <w:color w:val="000000" w:themeColor="text1"/>
            <w:szCs w:val="21"/>
          </w:rPr>
          <w:delText>測定を行なった。</w:delText>
        </w:r>
      </w:del>
    </w:p>
    <w:p w14:paraId="26CF0B33" w14:textId="046D6DD8" w:rsidR="00F67D61" w:rsidRPr="0048090B" w:rsidDel="00D1791C" w:rsidRDefault="00F67D61" w:rsidP="00A007A1">
      <w:pPr>
        <w:rPr>
          <w:del w:id="2110" w:author="松山 ファミリー" w:date="2023-02-08T01:15:00Z"/>
          <w:rFonts w:ascii="Times New Roman" w:eastAsia="ＭＳ 明朝" w:hAnsi="Times New Roman" w:cs="Times New Roman"/>
          <w:color w:val="000000" w:themeColor="text1"/>
          <w:szCs w:val="21"/>
        </w:rPr>
      </w:pPr>
      <w:del w:id="2111" w:author="松山 ファミリー" w:date="2023-02-08T01:15:00Z">
        <w:r w:rsidRPr="0048090B" w:rsidDel="00D1791C">
          <w:rPr>
            <w:rFonts w:ascii="Times New Roman" w:eastAsia="ＭＳ 明朝" w:hAnsi="Times New Roman" w:cs="Times New Roman"/>
            <w:color w:val="000000" w:themeColor="text1"/>
            <w:szCs w:val="21"/>
          </w:rPr>
          <w:delText>以下式に示すのは、電流密度の計算式とグルコースを加えた時の濃度の計算式である。</w:delText>
        </w:r>
      </w:del>
    </w:p>
    <w:p w14:paraId="6FED69CF" w14:textId="4176F7B7" w:rsidR="00F67D61" w:rsidRPr="0048090B" w:rsidDel="00D1791C" w:rsidRDefault="00F67D61" w:rsidP="00A007A1">
      <w:pPr>
        <w:rPr>
          <w:del w:id="2112" w:author="松山 ファミリー" w:date="2023-02-08T01:15:00Z"/>
          <w:rFonts w:ascii="Times New Roman" w:eastAsia="ＭＳ 明朝" w:hAnsi="Times New Roman" w:cs="Times New Roman"/>
          <w:color w:val="000000" w:themeColor="text1"/>
          <w:szCs w:val="21"/>
        </w:rPr>
      </w:pPr>
      <w:del w:id="2113" w:author="松山 ファミリー" w:date="2023-02-08T01:15:00Z">
        <w:r w:rsidRPr="0048090B" w:rsidDel="00D1791C">
          <w:rPr>
            <w:rFonts w:ascii="Times New Roman" w:eastAsia="ＭＳ 明朝" w:hAnsi="Times New Roman" w:cs="Times New Roman"/>
            <w:color w:val="000000" w:themeColor="text1"/>
            <w:szCs w:val="21"/>
          </w:rPr>
          <w:delText>電流密度の計算式</w:delText>
        </w:r>
      </w:del>
    </w:p>
    <w:p w14:paraId="02011294" w14:textId="1D29B64E" w:rsidR="00F67D61" w:rsidRPr="0048090B" w:rsidDel="00D1791C" w:rsidRDefault="00F67D61" w:rsidP="00A007A1">
      <w:pPr>
        <w:rPr>
          <w:del w:id="2114" w:author="松山 ファミリー" w:date="2023-02-08T01:15:00Z"/>
          <w:rFonts w:ascii="Times New Roman" w:eastAsia="ＭＳ 明朝" w:hAnsi="Times New Roman" w:cs="Times New Roman"/>
          <w:color w:val="000000" w:themeColor="text1"/>
          <w:szCs w:val="21"/>
        </w:rPr>
      </w:pPr>
      <m:oMathPara>
        <m:oMath>
          <m:r>
            <w:del w:id="2115" w:author="松山 ファミリー" w:date="2023-02-08T01:15:00Z">
              <w:rPr>
                <w:rFonts w:ascii="Cambria Math" w:eastAsia="ＭＳ 明朝" w:hAnsi="Cambria Math" w:cs="Times New Roman"/>
                <w:color w:val="000000" w:themeColor="text1"/>
                <w:szCs w:val="21"/>
              </w:rPr>
              <m:t>I</m:t>
            </w:del>
          </m:r>
          <m:d>
            <m:dPr>
              <m:ctrlPr>
                <w:del w:id="2116" w:author="松山 ファミリー" w:date="2023-02-08T01:15:00Z">
                  <w:rPr>
                    <w:rFonts w:ascii="Cambria Math" w:eastAsia="ＭＳ 明朝" w:hAnsi="Cambria Math" w:cs="Times New Roman"/>
                    <w:i/>
                    <w:color w:val="000000" w:themeColor="text1"/>
                    <w:szCs w:val="21"/>
                  </w:rPr>
                </w:del>
              </m:ctrlPr>
            </m:dPr>
            <m:e>
              <m:r>
                <w:del w:id="2117" w:author="松山 ファミリー" w:date="2023-02-08T01:15:00Z">
                  <w:rPr>
                    <w:rFonts w:ascii="Cambria Math" w:eastAsia="ＭＳ 明朝" w:hAnsi="Cambria Math" w:cs="Times New Roman"/>
                    <w:color w:val="000000" w:themeColor="text1"/>
                    <w:szCs w:val="21"/>
                  </w:rPr>
                  <m:t xml:space="preserve">mA </m:t>
                </w:del>
              </m:r>
              <m:sSup>
                <m:sSupPr>
                  <m:ctrlPr>
                    <w:del w:id="2118" w:author="松山 ファミリー" w:date="2023-02-08T01:15:00Z">
                      <w:rPr>
                        <w:rFonts w:ascii="Cambria Math" w:eastAsia="ＭＳ 明朝" w:hAnsi="Cambria Math" w:cs="Times New Roman"/>
                        <w:i/>
                        <w:color w:val="000000" w:themeColor="text1"/>
                        <w:szCs w:val="21"/>
                      </w:rPr>
                    </w:del>
                  </m:ctrlPr>
                </m:sSupPr>
                <m:e>
                  <m:r>
                    <w:del w:id="2119" w:author="松山 ファミリー" w:date="2023-02-08T01:15:00Z">
                      <w:rPr>
                        <w:rFonts w:ascii="Cambria Math" w:eastAsia="ＭＳ 明朝" w:hAnsi="Cambria Math" w:cs="Times New Roman"/>
                        <w:color w:val="000000" w:themeColor="text1"/>
                        <w:szCs w:val="21"/>
                      </w:rPr>
                      <m:t>cm</m:t>
                    </w:del>
                  </m:r>
                </m:e>
                <m:sup>
                  <m:r>
                    <w:del w:id="2120" w:author="松山 ファミリー" w:date="2023-02-08T01:15:00Z">
                      <w:rPr>
                        <w:rFonts w:ascii="Cambria Math" w:eastAsia="ＭＳ 明朝" w:hAnsi="Cambria Math" w:cs="Times New Roman"/>
                        <w:color w:val="000000" w:themeColor="text1"/>
                        <w:szCs w:val="21"/>
                      </w:rPr>
                      <m:t>-2</m:t>
                    </w:del>
                  </m:r>
                </m:sup>
              </m:sSup>
            </m:e>
          </m:d>
          <m:r>
            <w:del w:id="2121" w:author="松山 ファミリー" w:date="2023-02-08T01:15:00Z">
              <w:rPr>
                <w:rFonts w:ascii="Cambria Math" w:eastAsia="ＭＳ 明朝" w:hAnsi="Cambria Math" w:cs="Times New Roman"/>
                <w:color w:val="000000" w:themeColor="text1"/>
                <w:szCs w:val="21"/>
              </w:rPr>
              <m:t xml:space="preserve">= </m:t>
            </w:del>
          </m:r>
          <m:f>
            <m:fPr>
              <m:ctrlPr>
                <w:del w:id="2122" w:author="松山 ファミリー" w:date="2023-02-08T01:15:00Z">
                  <w:rPr>
                    <w:rFonts w:ascii="Cambria Math" w:eastAsia="ＭＳ 明朝" w:hAnsi="Cambria Math" w:cs="Times New Roman"/>
                    <w:i/>
                    <w:color w:val="000000" w:themeColor="text1"/>
                    <w:szCs w:val="21"/>
                  </w:rPr>
                </w:del>
              </m:ctrlPr>
            </m:fPr>
            <m:num>
              <m:r>
                <w:del w:id="2123" w:author="松山 ファミリー" w:date="2023-02-08T01:15:00Z">
                  <w:rPr>
                    <w:rFonts w:ascii="Cambria Math" w:eastAsia="ＭＳ 明朝" w:hAnsi="Cambria Math" w:cs="Times New Roman"/>
                    <w:color w:val="000000" w:themeColor="text1"/>
                    <w:szCs w:val="21"/>
                  </w:rPr>
                  <m:t>ｘ</m:t>
                </w:del>
              </m:r>
              <m:r>
                <w:del w:id="2124" w:author="松山 ファミリー" w:date="2023-02-08T01:15:00Z">
                  <w:rPr>
                    <w:rFonts w:ascii="Cambria Math" w:eastAsia="ＭＳ 明朝" w:hAnsi="Cambria Math" w:cs="Times New Roman"/>
                    <w:color w:val="000000" w:themeColor="text1"/>
                    <w:szCs w:val="21"/>
                  </w:rPr>
                  <m:t>(A)</m:t>
                </w:del>
              </m:r>
            </m:num>
            <m:den>
              <m:r>
                <w:del w:id="2125" w:author="松山 ファミリー" w:date="2023-02-08T01:15:00Z">
                  <w:rPr>
                    <w:rFonts w:ascii="Cambria Math" w:eastAsia="ＭＳ 明朝" w:hAnsi="Cambria Math" w:cs="Times New Roman"/>
                    <w:color w:val="000000" w:themeColor="text1"/>
                    <w:szCs w:val="21"/>
                  </w:rPr>
                  <m:t>電極表面積</m:t>
                </w:del>
              </m:r>
              <m:sSup>
                <m:sSupPr>
                  <m:ctrlPr>
                    <w:del w:id="2126" w:author="松山 ファミリー" w:date="2023-02-08T01:15:00Z">
                      <w:rPr>
                        <w:rFonts w:ascii="Cambria Math" w:eastAsia="ＭＳ 明朝" w:hAnsi="Cambria Math" w:cs="Times New Roman"/>
                        <w:i/>
                        <w:color w:val="000000" w:themeColor="text1"/>
                        <w:szCs w:val="21"/>
                      </w:rPr>
                    </w:del>
                  </m:ctrlPr>
                </m:sSupPr>
                <m:e>
                  <m:r>
                    <w:del w:id="2127" w:author="松山 ファミリー" w:date="2023-02-08T01:15:00Z">
                      <w:rPr>
                        <w:rFonts w:ascii="Cambria Math" w:eastAsia="ＭＳ 明朝" w:hAnsi="Cambria Math" w:cs="Times New Roman"/>
                        <w:color w:val="000000" w:themeColor="text1"/>
                        <w:szCs w:val="21"/>
                      </w:rPr>
                      <m:t>(cm</m:t>
                    </w:del>
                  </m:r>
                </m:e>
                <m:sup>
                  <m:r>
                    <w:del w:id="2128" w:author="松山 ファミリー" w:date="2023-02-08T01:15:00Z">
                      <w:rPr>
                        <w:rFonts w:ascii="Cambria Math" w:eastAsia="ＭＳ 明朝" w:hAnsi="Cambria Math" w:cs="Times New Roman"/>
                        <w:color w:val="000000" w:themeColor="text1"/>
                        <w:szCs w:val="21"/>
                      </w:rPr>
                      <m:t>2</m:t>
                    </w:del>
                  </m:r>
                </m:sup>
              </m:sSup>
              <m:r>
                <w:del w:id="2129" w:author="松山 ファミリー" w:date="2023-02-08T01:15:00Z">
                  <w:rPr>
                    <w:rFonts w:ascii="Cambria Math" w:eastAsia="ＭＳ 明朝" w:hAnsi="Cambria Math" w:cs="Times New Roman"/>
                    <w:color w:val="000000" w:themeColor="text1"/>
                    <w:szCs w:val="21"/>
                  </w:rPr>
                  <m:t>)</m:t>
                </w:del>
              </m:r>
            </m:den>
          </m:f>
        </m:oMath>
      </m:oMathPara>
    </w:p>
    <w:p w14:paraId="7E326C49" w14:textId="105306CB" w:rsidR="00F67D61" w:rsidRPr="0048090B" w:rsidDel="00D1791C" w:rsidRDefault="00F67D61" w:rsidP="00A007A1">
      <w:pPr>
        <w:rPr>
          <w:del w:id="2130" w:author="松山 ファミリー" w:date="2023-02-08T01:15:00Z"/>
          <w:rFonts w:ascii="Times New Roman" w:eastAsia="ＭＳ 明朝" w:hAnsi="Times New Roman" w:cs="Times New Roman"/>
          <w:color w:val="000000" w:themeColor="text1"/>
          <w:szCs w:val="21"/>
        </w:rPr>
      </w:pPr>
      <w:del w:id="2131" w:author="松山 ファミリー" w:date="2023-02-08T01:15:00Z">
        <w:r w:rsidRPr="0048090B" w:rsidDel="00D1791C">
          <w:rPr>
            <w:rFonts w:ascii="Times New Roman" w:eastAsia="ＭＳ 明朝" w:hAnsi="Times New Roman" w:cs="Times New Roman"/>
            <w:color w:val="000000" w:themeColor="text1"/>
            <w:szCs w:val="21"/>
          </w:rPr>
          <w:delText>x</w:delText>
        </w:r>
        <w:r w:rsidRPr="0048090B" w:rsidDel="00D1791C">
          <w:rPr>
            <w:rFonts w:ascii="Times New Roman" w:eastAsia="ＭＳ 明朝" w:hAnsi="Times New Roman" w:cs="Times New Roman"/>
            <w:color w:val="000000" w:themeColor="text1"/>
            <w:szCs w:val="21"/>
          </w:rPr>
          <w:delText>：グルコース濃度における電流量</w:delText>
        </w:r>
      </w:del>
    </w:p>
    <w:p w14:paraId="6F713962" w14:textId="6D9C8A8E" w:rsidR="00F67D61" w:rsidRPr="0048090B" w:rsidDel="00D1791C" w:rsidRDefault="00F67D61" w:rsidP="00A007A1">
      <w:pPr>
        <w:rPr>
          <w:del w:id="2132" w:author="松山 ファミリー" w:date="2023-02-08T01:15:00Z"/>
          <w:rFonts w:ascii="Times New Roman" w:eastAsia="ＭＳ 明朝" w:hAnsi="Times New Roman" w:cs="Times New Roman"/>
          <w:color w:val="000000" w:themeColor="text1"/>
          <w:szCs w:val="21"/>
        </w:rPr>
      </w:pPr>
      <w:del w:id="2133" w:author="松山 ファミリー" w:date="2023-02-08T01:15:00Z">
        <w:r w:rsidRPr="0048090B" w:rsidDel="00D1791C">
          <w:rPr>
            <w:rFonts w:ascii="Times New Roman" w:eastAsia="ＭＳ 明朝" w:hAnsi="Times New Roman" w:cs="Times New Roman"/>
            <w:color w:val="000000" w:themeColor="text1"/>
            <w:szCs w:val="21"/>
          </w:rPr>
          <w:delText>電極直径</w:delText>
        </w:r>
        <w:r w:rsidRPr="0048090B" w:rsidDel="00D1791C">
          <w:rPr>
            <w:rFonts w:ascii="Times New Roman" w:eastAsia="ＭＳ 明朝" w:hAnsi="Times New Roman" w:cs="Times New Roman"/>
            <w:color w:val="000000" w:themeColor="text1"/>
            <w:szCs w:val="21"/>
          </w:rPr>
          <w:delText>:0.16 cm</w:delText>
        </w:r>
      </w:del>
    </w:p>
    <w:p w14:paraId="65B36819" w14:textId="570EAD4B" w:rsidR="00F67D61" w:rsidRPr="0048090B" w:rsidDel="00D1791C" w:rsidRDefault="00F67D61" w:rsidP="00A007A1">
      <w:pPr>
        <w:rPr>
          <w:del w:id="2134" w:author="松山 ファミリー" w:date="2023-02-08T01:15:00Z"/>
          <w:rFonts w:ascii="Times New Roman" w:eastAsia="ＭＳ 明朝" w:hAnsi="Times New Roman" w:cs="Times New Roman"/>
          <w:color w:val="000000" w:themeColor="text1"/>
          <w:szCs w:val="21"/>
          <w:vertAlign w:val="superscript"/>
        </w:rPr>
      </w:pPr>
      <w:del w:id="2135" w:author="松山 ファミリー" w:date="2023-02-08T01:15:00Z">
        <w:r w:rsidRPr="0048090B" w:rsidDel="00D1791C">
          <w:rPr>
            <w:rFonts w:ascii="Times New Roman" w:eastAsia="ＭＳ 明朝" w:hAnsi="Times New Roman" w:cs="Times New Roman"/>
            <w:color w:val="000000" w:themeColor="text1"/>
            <w:szCs w:val="21"/>
          </w:rPr>
          <w:delText>電極表面積</w:delText>
        </w:r>
        <w:r w:rsidRPr="0048090B" w:rsidDel="00D1791C">
          <w:rPr>
            <w:rFonts w:ascii="Times New Roman" w:eastAsia="ＭＳ 明朝" w:hAnsi="Times New Roman" w:cs="Times New Roman"/>
            <w:color w:val="000000" w:themeColor="text1"/>
            <w:szCs w:val="21"/>
          </w:rPr>
          <w:delText>: 0.020106 cm</w:delText>
        </w:r>
        <w:r w:rsidRPr="0048090B" w:rsidDel="00D1791C">
          <w:rPr>
            <w:rFonts w:ascii="Times New Roman" w:eastAsia="ＭＳ 明朝" w:hAnsi="Times New Roman" w:cs="Times New Roman"/>
            <w:color w:val="000000" w:themeColor="text1"/>
            <w:szCs w:val="21"/>
            <w:vertAlign w:val="superscript"/>
          </w:rPr>
          <w:delText>2</w:delText>
        </w:r>
      </w:del>
    </w:p>
    <w:p w14:paraId="2EAD7EE5" w14:textId="691AF10F" w:rsidR="00F67D61" w:rsidRPr="0048090B" w:rsidDel="00D1791C" w:rsidRDefault="00F67D61" w:rsidP="00A007A1">
      <w:pPr>
        <w:rPr>
          <w:del w:id="2136" w:author="松山 ファミリー" w:date="2023-02-08T01:15:00Z"/>
          <w:rFonts w:ascii="Times New Roman" w:eastAsia="ＭＳ 明朝" w:hAnsi="Times New Roman" w:cs="Times New Roman"/>
          <w:color w:val="000000" w:themeColor="text1"/>
          <w:szCs w:val="21"/>
        </w:rPr>
      </w:pPr>
    </w:p>
    <w:p w14:paraId="50E9DBAD" w14:textId="6738ACB9" w:rsidR="00F67D61" w:rsidRPr="0048090B" w:rsidDel="00D1791C" w:rsidRDefault="00F67D61" w:rsidP="00A007A1">
      <w:pPr>
        <w:rPr>
          <w:del w:id="2137" w:author="松山 ファミリー" w:date="2023-02-08T01:15:00Z"/>
          <w:rFonts w:ascii="Times New Roman" w:eastAsia="ＭＳ 明朝" w:hAnsi="Times New Roman" w:cs="Times New Roman"/>
          <w:color w:val="000000" w:themeColor="text1"/>
          <w:szCs w:val="21"/>
        </w:rPr>
      </w:pPr>
      <w:del w:id="2138" w:author="松山 ファミリー" w:date="2023-02-08T01:15:00Z">
        <w:r w:rsidRPr="0048090B" w:rsidDel="00D1791C">
          <w:rPr>
            <w:rFonts w:ascii="Times New Roman" w:eastAsia="ＭＳ 明朝" w:hAnsi="Times New Roman" w:cs="Times New Roman"/>
            <w:color w:val="000000" w:themeColor="text1"/>
            <w:szCs w:val="21"/>
          </w:rPr>
          <w:delText>セル内の濃度計算</w:delText>
        </w:r>
      </w:del>
    </w:p>
    <w:p w14:paraId="369D5670" w14:textId="4668C39D" w:rsidR="00F67D61" w:rsidRPr="0048090B" w:rsidDel="00D1791C" w:rsidRDefault="00F67D61" w:rsidP="00A007A1">
      <w:pPr>
        <w:rPr>
          <w:del w:id="2139" w:author="松山 ファミリー" w:date="2023-02-08T01:15:00Z"/>
          <w:rFonts w:ascii="Times New Roman" w:eastAsia="ＭＳ 明朝" w:hAnsi="Times New Roman" w:cs="Times New Roman"/>
          <w:i/>
          <w:color w:val="000000" w:themeColor="text1"/>
          <w:szCs w:val="21"/>
        </w:rPr>
      </w:pPr>
      <m:oMathPara>
        <m:oMath>
          <m:r>
            <w:del w:id="2140" w:author="松山 ファミリー" w:date="2023-02-08T01:15:00Z">
              <w:rPr>
                <w:rFonts w:ascii="Cambria Math" w:eastAsia="ＭＳ 明朝" w:hAnsi="Cambria Math" w:cs="Times New Roman"/>
                <w:color w:val="000000" w:themeColor="text1"/>
                <w:szCs w:val="21"/>
              </w:rPr>
              <m:t>C</m:t>
            </w:del>
          </m:r>
          <m:d>
            <m:dPr>
              <m:ctrlPr>
                <w:del w:id="2141" w:author="松山 ファミリー" w:date="2023-02-08T01:15:00Z">
                  <w:rPr>
                    <w:rFonts w:ascii="Cambria Math" w:eastAsia="ＭＳ 明朝" w:hAnsi="Cambria Math" w:cs="Times New Roman"/>
                    <w:i/>
                    <w:color w:val="000000" w:themeColor="text1"/>
                    <w:szCs w:val="21"/>
                  </w:rPr>
                </w:del>
              </m:ctrlPr>
            </m:dPr>
            <m:e>
              <m:r>
                <w:del w:id="2142" w:author="松山 ファミリー" w:date="2023-02-08T01:15:00Z">
                  <w:rPr>
                    <w:rFonts w:ascii="Cambria Math" w:eastAsia="ＭＳ 明朝" w:hAnsi="Cambria Math" w:cs="Times New Roman"/>
                    <w:color w:val="000000" w:themeColor="text1"/>
                    <w:szCs w:val="21"/>
                  </w:rPr>
                  <m:t xml:space="preserve">mol </m:t>
                </w:del>
              </m:r>
              <m:sSup>
                <m:sSupPr>
                  <m:ctrlPr>
                    <w:del w:id="2143" w:author="松山 ファミリー" w:date="2023-02-08T01:15:00Z">
                      <w:rPr>
                        <w:rFonts w:ascii="Cambria Math" w:eastAsia="ＭＳ 明朝" w:hAnsi="Cambria Math" w:cs="Times New Roman"/>
                        <w:i/>
                        <w:color w:val="000000" w:themeColor="text1"/>
                        <w:szCs w:val="21"/>
                      </w:rPr>
                    </w:del>
                  </m:ctrlPr>
                </m:sSupPr>
                <m:e>
                  <m:r>
                    <w:del w:id="2144" w:author="松山 ファミリー" w:date="2023-02-08T01:15:00Z">
                      <w:rPr>
                        <w:rFonts w:ascii="Cambria Math" w:eastAsia="ＭＳ 明朝" w:hAnsi="Cambria Math" w:cs="Times New Roman"/>
                        <w:color w:val="000000" w:themeColor="text1"/>
                        <w:szCs w:val="21"/>
                      </w:rPr>
                      <m:t>L</m:t>
                    </w:del>
                  </m:r>
                </m:e>
                <m:sup>
                  <m:r>
                    <w:del w:id="2145" w:author="松山 ファミリー" w:date="2023-02-08T01:15:00Z">
                      <w:rPr>
                        <w:rFonts w:ascii="Cambria Math" w:eastAsia="ＭＳ 明朝" w:hAnsi="Cambria Math" w:cs="Times New Roman"/>
                        <w:color w:val="000000" w:themeColor="text1"/>
                        <w:szCs w:val="21"/>
                      </w:rPr>
                      <m:t>-1</m:t>
                    </w:del>
                  </m:r>
                </m:sup>
              </m:sSup>
            </m:e>
          </m:d>
          <m:r>
            <w:del w:id="2146" w:author="松山 ファミリー" w:date="2023-02-08T01:15:00Z">
              <w:rPr>
                <w:rFonts w:ascii="Cambria Math" w:eastAsia="ＭＳ 明朝" w:hAnsi="Cambria Math" w:cs="Times New Roman"/>
                <w:color w:val="000000" w:themeColor="text1"/>
                <w:szCs w:val="21"/>
              </w:rPr>
              <m:t>=</m:t>
            </w:del>
          </m:r>
          <m:f>
            <m:fPr>
              <m:ctrlPr>
                <w:del w:id="2147" w:author="松山 ファミリー" w:date="2023-02-08T01:15:00Z">
                  <w:rPr>
                    <w:rFonts w:ascii="Cambria Math" w:eastAsia="ＭＳ 明朝" w:hAnsi="Cambria Math" w:cs="Times New Roman"/>
                    <w:i/>
                    <w:color w:val="000000" w:themeColor="text1"/>
                    <w:szCs w:val="21"/>
                  </w:rPr>
                </w:del>
              </m:ctrlPr>
            </m:fPr>
            <m:num>
              <m:r>
                <w:del w:id="2148" w:author="松山 ファミリー" w:date="2023-02-08T01:15:00Z">
                  <w:rPr>
                    <w:rFonts w:ascii="Cambria Math" w:eastAsia="ＭＳ 明朝" w:hAnsi="Cambria Math" w:cs="Times New Roman"/>
                    <w:color w:val="000000" w:themeColor="text1"/>
                    <w:szCs w:val="21"/>
                  </w:rPr>
                  <m:t>グルコース濃度</m:t>
                </w:del>
              </m:r>
              <m:d>
                <m:dPr>
                  <m:ctrlPr>
                    <w:del w:id="2149" w:author="松山 ファミリー" w:date="2023-02-08T01:15:00Z">
                      <w:rPr>
                        <w:rFonts w:ascii="Cambria Math" w:eastAsia="ＭＳ 明朝" w:hAnsi="Cambria Math" w:cs="Times New Roman"/>
                        <w:i/>
                        <w:color w:val="000000" w:themeColor="text1"/>
                        <w:szCs w:val="21"/>
                      </w:rPr>
                    </w:del>
                  </m:ctrlPr>
                </m:dPr>
                <m:e>
                  <m:r>
                    <w:del w:id="2150" w:author="松山 ファミリー" w:date="2023-02-08T01:15:00Z">
                      <w:rPr>
                        <w:rFonts w:ascii="Cambria Math" w:eastAsia="ＭＳ 明朝" w:hAnsi="Cambria Math" w:cs="Times New Roman"/>
                        <w:color w:val="000000" w:themeColor="text1"/>
                        <w:szCs w:val="21"/>
                      </w:rPr>
                      <m:t xml:space="preserve">mol </m:t>
                    </w:del>
                  </m:r>
                  <m:sSup>
                    <m:sSupPr>
                      <m:ctrlPr>
                        <w:del w:id="2151" w:author="松山 ファミリー" w:date="2023-02-08T01:15:00Z">
                          <w:rPr>
                            <w:rFonts w:ascii="Cambria Math" w:eastAsia="ＭＳ 明朝" w:hAnsi="Cambria Math" w:cs="Times New Roman"/>
                            <w:i/>
                            <w:color w:val="000000" w:themeColor="text1"/>
                            <w:szCs w:val="21"/>
                          </w:rPr>
                        </w:del>
                      </m:ctrlPr>
                    </m:sSupPr>
                    <m:e>
                      <m:r>
                        <w:del w:id="2152" w:author="松山 ファミリー" w:date="2023-02-08T01:15:00Z">
                          <w:rPr>
                            <w:rFonts w:ascii="Cambria Math" w:eastAsia="ＭＳ 明朝" w:hAnsi="Cambria Math" w:cs="Times New Roman"/>
                            <w:color w:val="000000" w:themeColor="text1"/>
                            <w:szCs w:val="21"/>
                          </w:rPr>
                          <m:t>L</m:t>
                        </w:del>
                      </m:r>
                    </m:e>
                    <m:sup>
                      <m:r>
                        <w:del w:id="2153" w:author="松山 ファミリー" w:date="2023-02-08T01:15:00Z">
                          <w:rPr>
                            <w:rFonts w:ascii="Cambria Math" w:eastAsia="ＭＳ 明朝" w:hAnsi="Cambria Math" w:cs="Times New Roman"/>
                            <w:color w:val="000000" w:themeColor="text1"/>
                            <w:szCs w:val="21"/>
                          </w:rPr>
                          <m:t>-1</m:t>
                        </w:del>
                      </m:r>
                    </m:sup>
                  </m:sSup>
                </m:e>
              </m:d>
              <m:r>
                <w:del w:id="2154" w:author="松山 ファミリー" w:date="2023-02-08T01:15:00Z">
                  <w:rPr>
                    <w:rFonts w:ascii="Cambria Math" w:eastAsia="ＭＳ 明朝" w:hAnsi="Cambria Math" w:cs="Times New Roman"/>
                    <w:color w:val="000000" w:themeColor="text1"/>
                    <w:szCs w:val="21"/>
                  </w:rPr>
                  <m:t>×y (L)</m:t>
                </w:del>
              </m:r>
            </m:num>
            <m:den>
              <m:r>
                <w:del w:id="2155" w:author="松山 ファミリー" w:date="2023-02-08T01:15:00Z">
                  <w:rPr>
                    <w:rFonts w:ascii="Cambria Math" w:eastAsia="ＭＳ 明朝" w:hAnsi="Cambria Math" w:cs="Times New Roman"/>
                    <w:color w:val="000000" w:themeColor="text1"/>
                    <w:szCs w:val="21"/>
                  </w:rPr>
                  <m:t>開始前のセル内の溶液量</m:t>
                </w:del>
              </m:r>
              <m:d>
                <m:dPr>
                  <m:ctrlPr>
                    <w:del w:id="2156" w:author="松山 ファミリー" w:date="2023-02-08T01:15:00Z">
                      <w:rPr>
                        <w:rFonts w:ascii="Cambria Math" w:eastAsia="ＭＳ 明朝" w:hAnsi="Cambria Math" w:cs="Times New Roman"/>
                        <w:i/>
                        <w:color w:val="000000" w:themeColor="text1"/>
                        <w:szCs w:val="21"/>
                      </w:rPr>
                    </w:del>
                  </m:ctrlPr>
                </m:dPr>
                <m:e>
                  <m:r>
                    <w:del w:id="2157" w:author="松山 ファミリー" w:date="2023-02-08T01:15:00Z">
                      <w:rPr>
                        <w:rFonts w:ascii="Cambria Math" w:eastAsia="ＭＳ 明朝" w:hAnsi="Cambria Math" w:cs="Times New Roman"/>
                        <w:color w:val="000000" w:themeColor="text1"/>
                        <w:szCs w:val="21"/>
                      </w:rPr>
                      <m:t>L</m:t>
                    </w:del>
                  </m:r>
                </m:e>
              </m:d>
              <m:r>
                <w:del w:id="2158" w:author="松山 ファミリー" w:date="2023-02-08T01:15:00Z">
                  <w:rPr>
                    <w:rFonts w:ascii="Cambria Math" w:eastAsia="ＭＳ 明朝" w:hAnsi="Cambria Math" w:cs="Times New Roman"/>
                    <w:color w:val="000000" w:themeColor="text1"/>
                    <w:szCs w:val="21"/>
                  </w:rPr>
                  <m:t>+y(L)</m:t>
                </w:del>
              </m:r>
            </m:den>
          </m:f>
        </m:oMath>
      </m:oMathPara>
    </w:p>
    <w:p w14:paraId="4D09D151" w14:textId="2A0CBA8A" w:rsidR="00F67D61" w:rsidRPr="0048090B" w:rsidDel="00D1791C" w:rsidRDefault="00F67D61" w:rsidP="00A007A1">
      <w:pPr>
        <w:rPr>
          <w:del w:id="2159" w:author="松山 ファミリー" w:date="2023-02-08T01:15:00Z"/>
          <w:rFonts w:ascii="Times New Roman" w:eastAsia="ＭＳ 明朝" w:hAnsi="Times New Roman" w:cs="Times New Roman"/>
          <w:color w:val="000000" w:themeColor="text1"/>
          <w:szCs w:val="21"/>
        </w:rPr>
      </w:pPr>
      <w:del w:id="2160" w:author="松山 ファミリー" w:date="2023-02-08T01:15:00Z">
        <w:r w:rsidRPr="0048090B" w:rsidDel="00D1791C">
          <w:rPr>
            <w:rFonts w:ascii="Times New Roman" w:eastAsia="ＭＳ 明朝" w:hAnsi="Times New Roman" w:cs="Times New Roman"/>
            <w:color w:val="000000" w:themeColor="text1"/>
            <w:szCs w:val="21"/>
          </w:rPr>
          <w:delText>グルコース濃度：</w:delText>
        </w:r>
        <w:r w:rsidRPr="0048090B" w:rsidDel="00D1791C">
          <w:rPr>
            <w:rFonts w:ascii="Times New Roman" w:eastAsia="ＭＳ 明朝" w:hAnsi="Times New Roman" w:cs="Times New Roman"/>
            <w:color w:val="000000" w:themeColor="text1"/>
            <w:szCs w:val="21"/>
          </w:rPr>
          <w:delText xml:space="preserve">0.7 (mol </w:delText>
        </w:r>
      </w:del>
      <m:oMath>
        <m:sSup>
          <m:sSupPr>
            <m:ctrlPr>
              <w:del w:id="2161" w:author="松山 ファミリー" w:date="2023-02-08T01:15:00Z">
                <w:rPr>
                  <w:rFonts w:ascii="Cambria Math" w:eastAsia="ＭＳ 明朝" w:hAnsi="Cambria Math" w:cs="Times New Roman"/>
                  <w:i/>
                  <w:color w:val="000000" w:themeColor="text1"/>
                  <w:szCs w:val="21"/>
                </w:rPr>
              </w:del>
            </m:ctrlPr>
          </m:sSupPr>
          <m:e>
            <m:r>
              <w:del w:id="2162" w:author="松山 ファミリー" w:date="2023-02-08T01:15:00Z">
                <w:rPr>
                  <w:rFonts w:ascii="Cambria Math" w:eastAsia="ＭＳ 明朝" w:hAnsi="Cambria Math" w:cs="Times New Roman"/>
                  <w:color w:val="000000" w:themeColor="text1"/>
                  <w:szCs w:val="21"/>
                </w:rPr>
                <m:t>L</m:t>
              </w:del>
            </m:r>
          </m:e>
          <m:sup>
            <m:r>
              <w:del w:id="2163" w:author="松山 ファミリー" w:date="2023-02-08T01:15:00Z">
                <w:rPr>
                  <w:rFonts w:ascii="Cambria Math" w:eastAsia="ＭＳ 明朝" w:hAnsi="Cambria Math" w:cs="Times New Roman"/>
                  <w:color w:val="000000" w:themeColor="text1"/>
                  <w:szCs w:val="21"/>
                </w:rPr>
                <m:t>-1</m:t>
              </w:del>
            </m:r>
          </m:sup>
        </m:sSup>
      </m:oMath>
      <w:del w:id="2164" w:author="松山 ファミリー" w:date="2023-02-08T01:15:00Z">
        <w:r w:rsidRPr="0048090B" w:rsidDel="00D1791C">
          <w:rPr>
            <w:rFonts w:ascii="Times New Roman" w:eastAsia="ＭＳ 明朝" w:hAnsi="Times New Roman" w:cs="Times New Roman"/>
            <w:color w:val="000000" w:themeColor="text1"/>
            <w:szCs w:val="21"/>
          </w:rPr>
          <w:delText>)</w:delText>
        </w:r>
      </w:del>
    </w:p>
    <w:p w14:paraId="0CAFE6F9" w14:textId="7965DEDA" w:rsidR="00F67D61" w:rsidRPr="0048090B" w:rsidDel="00D1791C" w:rsidRDefault="00F67D61" w:rsidP="00A007A1">
      <w:pPr>
        <w:rPr>
          <w:del w:id="2165" w:author="松山 ファミリー" w:date="2023-02-08T01:15:00Z"/>
          <w:rFonts w:ascii="Times New Roman" w:eastAsia="ＭＳ 明朝" w:hAnsi="Times New Roman" w:cs="Times New Roman"/>
          <w:color w:val="000000" w:themeColor="text1"/>
          <w:szCs w:val="21"/>
        </w:rPr>
      </w:pPr>
      <w:del w:id="2166" w:author="松山 ファミリー" w:date="2023-02-08T01:15:00Z">
        <w:r w:rsidRPr="0048090B" w:rsidDel="00D1791C">
          <w:rPr>
            <w:rFonts w:ascii="Times New Roman" w:eastAsia="ＭＳ 明朝" w:hAnsi="Times New Roman" w:cs="Times New Roman"/>
            <w:color w:val="000000" w:themeColor="text1"/>
            <w:szCs w:val="21"/>
          </w:rPr>
          <w:delText>開始前のセル内の溶液量：</w:delText>
        </w:r>
        <w:r w:rsidRPr="0048090B" w:rsidDel="00D1791C">
          <w:rPr>
            <w:rFonts w:ascii="Times New Roman" w:eastAsia="ＭＳ 明朝" w:hAnsi="Times New Roman" w:cs="Times New Roman"/>
            <w:color w:val="000000" w:themeColor="text1"/>
            <w:szCs w:val="21"/>
          </w:rPr>
          <w:delText>0.08 L</w:delText>
        </w:r>
      </w:del>
    </w:p>
    <w:p w14:paraId="533C8A11" w14:textId="2EF5715A" w:rsidR="00F67D61" w:rsidRPr="0048090B" w:rsidDel="00D1791C" w:rsidRDefault="00F67D61" w:rsidP="00A007A1">
      <w:pPr>
        <w:rPr>
          <w:del w:id="2167" w:author="松山 ファミリー" w:date="2023-02-08T01:15:00Z"/>
          <w:rFonts w:ascii="Times New Roman" w:eastAsia="ＭＳ 明朝" w:hAnsi="Times New Roman" w:cs="Times New Roman"/>
          <w:color w:val="000000" w:themeColor="text1"/>
          <w:szCs w:val="21"/>
        </w:rPr>
      </w:pPr>
      <w:del w:id="2168" w:author="松山 ファミリー" w:date="2023-02-08T01:15:00Z">
        <w:r w:rsidRPr="0048090B" w:rsidDel="00D1791C">
          <w:rPr>
            <w:rFonts w:ascii="Times New Roman" w:eastAsia="ＭＳ 明朝" w:hAnsi="Times New Roman" w:cs="Times New Roman"/>
            <w:color w:val="000000" w:themeColor="text1"/>
            <w:szCs w:val="21"/>
          </w:rPr>
          <w:delText>y</w:delText>
        </w:r>
        <w:r w:rsidRPr="0048090B" w:rsidDel="00D1791C">
          <w:rPr>
            <w:rFonts w:ascii="Times New Roman" w:eastAsia="ＭＳ 明朝" w:hAnsi="Times New Roman" w:cs="Times New Roman"/>
            <w:color w:val="000000" w:themeColor="text1"/>
            <w:szCs w:val="21"/>
          </w:rPr>
          <w:delText>：加えたグルコース溶液量</w:delText>
        </w:r>
        <w:r w:rsidRPr="0048090B" w:rsidDel="00D1791C">
          <w:rPr>
            <w:rFonts w:ascii="Times New Roman" w:eastAsia="ＭＳ 明朝" w:hAnsi="Times New Roman" w:cs="Times New Roman"/>
            <w:color w:val="000000" w:themeColor="text1"/>
            <w:szCs w:val="21"/>
          </w:rPr>
          <w:delText>(L)</w:delText>
        </w:r>
      </w:del>
    </w:p>
    <w:p w14:paraId="54897D13" w14:textId="190A4E08" w:rsidR="00F67D61" w:rsidRPr="0048090B" w:rsidDel="00D1791C" w:rsidRDefault="00F67D61" w:rsidP="00A007A1">
      <w:pPr>
        <w:widowControl/>
        <w:outlineLvl w:val="1"/>
        <w:rPr>
          <w:del w:id="2169" w:author="松山 ファミリー" w:date="2023-02-08T01:15:00Z"/>
          <w:rStyle w:val="normaltextrun"/>
          <w:rFonts w:ascii="Times New Roman" w:eastAsia="ＭＳ 明朝" w:hAnsi="Times New Roman" w:cs="Times New Roman"/>
          <w:color w:val="000000" w:themeColor="text1"/>
          <w:szCs w:val="21"/>
        </w:rPr>
        <w:pPrChange w:id="2170" w:author="松山 ファミリー" w:date="2023-02-08T00:25:00Z">
          <w:pPr>
            <w:widowControl/>
            <w:jc w:val="left"/>
            <w:outlineLvl w:val="1"/>
          </w:pPr>
        </w:pPrChange>
      </w:pPr>
    </w:p>
    <w:p w14:paraId="39902602" w14:textId="59AE0CD9" w:rsidR="00F67D61" w:rsidRPr="0048090B" w:rsidDel="00D1791C" w:rsidRDefault="00F67D61" w:rsidP="00A007A1">
      <w:pPr>
        <w:rPr>
          <w:del w:id="2171" w:author="松山 ファミリー" w:date="2023-02-08T01:15:00Z"/>
          <w:rFonts w:ascii="Times New Roman" w:eastAsia="ＭＳ 明朝" w:hAnsi="Times New Roman" w:cs="Times New Roman"/>
          <w:color w:val="000000" w:themeColor="text1"/>
          <w:szCs w:val="21"/>
        </w:rPr>
      </w:pPr>
      <w:del w:id="2172" w:author="松山 ファミリー" w:date="2023-02-08T01:15:00Z">
        <w:r w:rsidRPr="0048090B" w:rsidDel="00D1791C">
          <w:rPr>
            <w:rStyle w:val="normaltextrun"/>
            <w:rFonts w:ascii="Times New Roman" w:eastAsia="ＭＳ 明朝" w:hAnsi="Times New Roman" w:cs="Times New Roman"/>
            <w:color w:val="000000" w:themeColor="text1"/>
            <w:szCs w:val="21"/>
          </w:rPr>
          <w:delText>また、電極のグルコース濃度における電流密度のグラフを作成するにあたり、決定係数</w:delText>
        </w:r>
        <w:r w:rsidRPr="0048090B" w:rsidDel="00D1791C">
          <w:rPr>
            <w:rStyle w:val="normaltextrun"/>
            <w:rFonts w:ascii="Times New Roman" w:eastAsia="ＭＳ 明朝" w:hAnsi="Times New Roman" w:cs="Times New Roman"/>
            <w:color w:val="000000" w:themeColor="text1"/>
            <w:szCs w:val="21"/>
          </w:rPr>
          <w:delText>(R</w:delText>
        </w:r>
        <w:r w:rsidRPr="0048090B" w:rsidDel="00D1791C">
          <w:rPr>
            <w:rStyle w:val="normaltextrun"/>
            <w:rFonts w:ascii="Times New Roman" w:eastAsia="ＭＳ 明朝" w:hAnsi="Times New Roman" w:cs="Times New Roman"/>
            <w:color w:val="000000" w:themeColor="text1"/>
            <w:szCs w:val="21"/>
            <w:vertAlign w:val="superscript"/>
          </w:rPr>
          <w:delText>2</w:delText>
        </w:r>
        <w:r w:rsidRPr="0048090B" w:rsidDel="00D1791C">
          <w:rPr>
            <w:rStyle w:val="normaltextrun"/>
            <w:rFonts w:ascii="Times New Roman" w:eastAsia="ＭＳ 明朝" w:hAnsi="Times New Roman" w:cs="Times New Roman"/>
            <w:color w:val="000000" w:themeColor="text1"/>
            <w:szCs w:val="21"/>
          </w:rPr>
          <w:delText>)</w:delText>
        </w:r>
        <w:r w:rsidRPr="0048090B" w:rsidDel="00D1791C">
          <w:rPr>
            <w:rStyle w:val="normaltextrun"/>
            <w:rFonts w:ascii="Times New Roman" w:eastAsia="ＭＳ 明朝" w:hAnsi="Times New Roman" w:cs="Times New Roman"/>
            <w:color w:val="000000" w:themeColor="text1"/>
            <w:szCs w:val="21"/>
          </w:rPr>
          <w:delText>が</w:delText>
        </w:r>
        <w:r w:rsidRPr="0048090B" w:rsidDel="00D1791C">
          <w:rPr>
            <w:rStyle w:val="normaltextrun"/>
            <w:rFonts w:ascii="Times New Roman" w:eastAsia="ＭＳ 明朝" w:hAnsi="Times New Roman" w:cs="Times New Roman"/>
            <w:color w:val="000000" w:themeColor="text1"/>
            <w:szCs w:val="21"/>
          </w:rPr>
          <w:delText>0.99</w:delText>
        </w:r>
        <w:r w:rsidRPr="0048090B" w:rsidDel="00D1791C">
          <w:rPr>
            <w:rStyle w:val="normaltextrun"/>
            <w:rFonts w:ascii="Times New Roman" w:eastAsia="ＭＳ 明朝" w:hAnsi="Times New Roman" w:cs="Times New Roman"/>
            <w:color w:val="000000" w:themeColor="text1"/>
            <w:szCs w:val="21"/>
          </w:rPr>
          <w:delText>以上を取るように滴下データを後ろもしくは前から連続してデータ除去を行ない、近侍曲線を作成した。</w:delText>
        </w:r>
      </w:del>
    </w:p>
    <w:p w14:paraId="6A0EE7FA" w14:textId="77777777" w:rsidR="00F67D61" w:rsidRPr="0048090B" w:rsidRDefault="00F67D61" w:rsidP="00A007A1">
      <w:pPr>
        <w:widowControl/>
        <w:rPr>
          <w:rFonts w:ascii="Times New Roman" w:eastAsia="ＭＳ 明朝" w:hAnsi="Times New Roman" w:cs="Times New Roman"/>
          <w:szCs w:val="21"/>
        </w:rPr>
        <w:pPrChange w:id="2173" w:author="松山 ファミリー" w:date="2023-02-08T00:25:00Z">
          <w:pPr>
            <w:widowControl/>
            <w:jc w:val="left"/>
          </w:pPr>
        </w:pPrChange>
      </w:pPr>
    </w:p>
    <w:p w14:paraId="58E64613"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174" w:name="_Toc126715562"/>
      <w:r w:rsidRPr="0048090B">
        <w:rPr>
          <w:rStyle w:val="normaltextrun"/>
          <w:rFonts w:ascii="Times New Roman" w:eastAsia="ＭＳ 明朝" w:hAnsi="Times New Roman" w:cs="Times New Roman"/>
          <w:sz w:val="21"/>
          <w:szCs w:val="21"/>
        </w:rPr>
        <w:t xml:space="preserve">220415CP_cell0.02g </w:t>
      </w:r>
      <w:del w:id="2175" w:author="松山 ファミリー" w:date="2023-02-08T01:17:00Z">
        <w:r w:rsidRPr="0048090B" w:rsidDel="000F22A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2174"/>
    </w:p>
    <w:p w14:paraId="151B2218" w14:textId="77777777" w:rsidR="00F67D61" w:rsidRPr="0048090B" w:rsidRDefault="00F67D61" w:rsidP="00A007A1">
      <w:pPr>
        <w:pStyle w:val="a4"/>
        <w:widowControl/>
        <w:numPr>
          <w:ilvl w:val="0"/>
          <w:numId w:val="51"/>
        </w:numPr>
        <w:ind w:leftChars="0"/>
        <w:rPr>
          <w:rStyle w:val="normaltextrun"/>
          <w:rFonts w:ascii="Times New Roman" w:eastAsia="ＭＳ 明朝" w:hAnsi="Times New Roman" w:cs="Times New Roman"/>
          <w:szCs w:val="21"/>
        </w:rPr>
        <w:pPrChange w:id="2176" w:author="松山 ファミリー" w:date="2023-02-08T00:25:00Z">
          <w:pPr>
            <w:pStyle w:val="a4"/>
            <w:widowControl/>
            <w:numPr>
              <w:numId w:val="51"/>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F7A85E" w14:textId="77777777" w:rsidR="00F67D61" w:rsidRPr="0048090B" w:rsidRDefault="00F67D61" w:rsidP="00A007A1">
      <w:pPr>
        <w:pStyle w:val="a4"/>
        <w:widowControl/>
        <w:numPr>
          <w:ilvl w:val="0"/>
          <w:numId w:val="51"/>
        </w:numPr>
        <w:ind w:leftChars="0"/>
        <w:rPr>
          <w:rStyle w:val="normaltextrun"/>
          <w:rFonts w:ascii="Times New Roman" w:eastAsia="ＭＳ 明朝" w:hAnsi="Times New Roman" w:cs="Times New Roman"/>
          <w:szCs w:val="21"/>
        </w:rPr>
        <w:pPrChange w:id="2177" w:author="松山 ファミリー" w:date="2023-02-08T00:25:00Z">
          <w:pPr>
            <w:pStyle w:val="a4"/>
            <w:widowControl/>
            <w:numPr>
              <w:numId w:val="51"/>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402FA16" w14:textId="77777777" w:rsidR="00F67D61" w:rsidRPr="0048090B" w:rsidRDefault="00F67D61" w:rsidP="00A007A1">
      <w:pPr>
        <w:pStyle w:val="a4"/>
        <w:widowControl/>
        <w:numPr>
          <w:ilvl w:val="0"/>
          <w:numId w:val="51"/>
        </w:numPr>
        <w:ind w:leftChars="0"/>
        <w:rPr>
          <w:rStyle w:val="normaltextrun"/>
          <w:rFonts w:ascii="Times New Roman" w:eastAsia="ＭＳ 明朝" w:hAnsi="Times New Roman" w:cs="Times New Roman"/>
          <w:szCs w:val="21"/>
        </w:rPr>
        <w:pPrChange w:id="2178" w:author="松山 ファミリー" w:date="2023-02-08T00:25:00Z">
          <w:pPr>
            <w:pStyle w:val="a4"/>
            <w:widowControl/>
            <w:numPr>
              <w:numId w:val="51"/>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140F2F7" w14:textId="77777777" w:rsidR="00F67D61" w:rsidRPr="0048090B" w:rsidRDefault="00F67D61" w:rsidP="00A007A1">
      <w:pPr>
        <w:pStyle w:val="a4"/>
        <w:widowControl/>
        <w:numPr>
          <w:ilvl w:val="0"/>
          <w:numId w:val="51"/>
        </w:numPr>
        <w:ind w:leftChars="0"/>
        <w:rPr>
          <w:rStyle w:val="normaltextrun"/>
          <w:rFonts w:ascii="Times New Roman" w:eastAsia="ＭＳ 明朝" w:hAnsi="Times New Roman" w:cs="Times New Roman"/>
          <w:szCs w:val="21"/>
        </w:rPr>
        <w:pPrChange w:id="2179" w:author="松山 ファミリー" w:date="2023-02-08T00:25:00Z">
          <w:pPr>
            <w:pStyle w:val="a4"/>
            <w:widowControl/>
            <w:numPr>
              <w:numId w:val="51"/>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3B5A076" w14:textId="77777777" w:rsidR="00F67D61" w:rsidRPr="0048090B" w:rsidRDefault="00F67D61" w:rsidP="00A007A1">
      <w:pPr>
        <w:pStyle w:val="a4"/>
        <w:widowControl/>
        <w:numPr>
          <w:ilvl w:val="0"/>
          <w:numId w:val="51"/>
        </w:numPr>
        <w:ind w:leftChars="0"/>
        <w:rPr>
          <w:rFonts w:ascii="Times New Roman" w:eastAsia="ＭＳ 明朝" w:hAnsi="Times New Roman" w:cs="Times New Roman"/>
          <w:szCs w:val="21"/>
        </w:rPr>
        <w:pPrChange w:id="2180" w:author="松山 ファミリー" w:date="2023-02-08T00:25:00Z">
          <w:pPr>
            <w:pStyle w:val="a4"/>
            <w:widowControl/>
            <w:numPr>
              <w:numId w:val="51"/>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69D98137" w14:textId="77777777" w:rsidR="00F67D61" w:rsidRPr="0048090B" w:rsidRDefault="00F67D61" w:rsidP="00A007A1">
      <w:pPr>
        <w:pStyle w:val="a4"/>
        <w:widowControl/>
        <w:numPr>
          <w:ilvl w:val="0"/>
          <w:numId w:val="51"/>
        </w:numPr>
        <w:ind w:leftChars="0"/>
        <w:rPr>
          <w:rFonts w:ascii="Times New Roman" w:eastAsia="ＭＳ 明朝" w:hAnsi="Times New Roman" w:cs="Times New Roman"/>
          <w:szCs w:val="21"/>
        </w:rPr>
        <w:pPrChange w:id="2181" w:author="松山 ファミリー" w:date="2023-02-08T00:25:00Z">
          <w:pPr>
            <w:pStyle w:val="a4"/>
            <w:widowControl/>
            <w:numPr>
              <w:numId w:val="51"/>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83F1D94" w14:textId="77777777" w:rsidR="00F67D61" w:rsidRPr="0048090B" w:rsidRDefault="00F67D61" w:rsidP="00A007A1">
      <w:pPr>
        <w:widowControl/>
        <w:rPr>
          <w:rFonts w:ascii="Times New Roman" w:eastAsia="ＭＳ 明朝" w:hAnsi="Times New Roman" w:cs="Times New Roman"/>
          <w:szCs w:val="21"/>
        </w:rPr>
        <w:pPrChange w:id="2182"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85EA79D" w14:textId="77777777" w:rsidR="00F67D61" w:rsidRPr="0048090B" w:rsidRDefault="00F67D61" w:rsidP="00A007A1">
      <w:pPr>
        <w:widowControl/>
        <w:rPr>
          <w:rFonts w:ascii="Times New Roman" w:eastAsia="ＭＳ 明朝" w:hAnsi="Times New Roman" w:cs="Times New Roman"/>
          <w:szCs w:val="21"/>
        </w:rPr>
        <w:pPrChange w:id="2183" w:author="松山 ファミリー" w:date="2023-02-08T00:25:00Z">
          <w:pPr>
            <w:widowControl/>
            <w:jc w:val="left"/>
          </w:pPr>
        </w:pPrChange>
      </w:pPr>
    </w:p>
    <w:p w14:paraId="3250D447" w14:textId="6C2741E5" w:rsidR="00F67D61" w:rsidRPr="0048090B" w:rsidRDefault="00F67D61" w:rsidP="00A007A1">
      <w:pPr>
        <w:widowControl/>
        <w:rPr>
          <w:rFonts w:ascii="Times New Roman" w:eastAsia="ＭＳ 明朝" w:hAnsi="Times New Roman" w:cs="Times New Roman"/>
          <w:szCs w:val="21"/>
        </w:rPr>
        <w:pPrChange w:id="2184" w:author="松山 ファミリー" w:date="2023-02-08T00:25:00Z">
          <w:pPr>
            <w:widowControl/>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2185" w:author="松山 ファミリー" w:date="2023-02-08T01:20: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2186">
          <w:tblGrid>
            <w:gridCol w:w="1300"/>
            <w:gridCol w:w="1300"/>
            <w:gridCol w:w="1506"/>
            <w:gridCol w:w="284"/>
            <w:gridCol w:w="284"/>
            <w:gridCol w:w="284"/>
            <w:gridCol w:w="284"/>
          </w:tblGrid>
        </w:tblGridChange>
      </w:tblGrid>
      <w:tr w:rsidR="00402C23" w:rsidRPr="0048090B" w14:paraId="0615E4C8" w14:textId="3B4172B0" w:rsidTr="00402C23">
        <w:trPr>
          <w:trHeight w:val="280"/>
          <w:trPrChange w:id="2187" w:author="松山 ファミリー" w:date="2023-02-08T01:20: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2188" w:author="松山 ファミリー" w:date="2023-02-08T01:20: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61EC8201" w14:textId="77777777" w:rsidR="00402C23" w:rsidRPr="0048090B" w:rsidRDefault="00402C23" w:rsidP="00402C23">
            <w:pPr>
              <w:widowControl/>
              <w:rPr>
                <w:rFonts w:ascii="Times New Roman" w:eastAsia="ＭＳ 明朝" w:hAnsi="Times New Roman" w:cs="Times New Roman"/>
                <w:color w:val="000000"/>
                <w:kern w:val="0"/>
                <w:szCs w:val="21"/>
              </w:rPr>
              <w:pPrChange w:id="2189"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2190" w:author="松山 ファミリー" w:date="2023-02-08T01:20: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494454E0" w14:textId="77777777" w:rsidR="00402C23" w:rsidRPr="0048090B" w:rsidRDefault="00402C23" w:rsidP="00402C23">
            <w:pPr>
              <w:widowControl/>
              <w:rPr>
                <w:rFonts w:ascii="Times New Roman" w:eastAsia="ＭＳ 明朝" w:hAnsi="Times New Roman" w:cs="Times New Roman"/>
                <w:color w:val="000000"/>
                <w:kern w:val="0"/>
                <w:szCs w:val="21"/>
              </w:rPr>
              <w:pPrChange w:id="2191"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2192" w:author="松山 ファミリー" w:date="2023-02-08T01:20: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5D790085" w14:textId="77777777" w:rsidR="00402C23" w:rsidRPr="0048090B" w:rsidRDefault="00402C23" w:rsidP="00402C23">
            <w:pPr>
              <w:widowControl/>
              <w:rPr>
                <w:rFonts w:ascii="Times New Roman" w:eastAsia="ＭＳ 明朝" w:hAnsi="Times New Roman" w:cs="Times New Roman"/>
                <w:color w:val="000000"/>
                <w:kern w:val="0"/>
                <w:szCs w:val="21"/>
              </w:rPr>
              <w:pPrChange w:id="2193"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2194" w:author="松山 ファミリー" w:date="2023-02-08T01:20:00Z">
              <w:tcPr>
                <w:tcW w:w="284" w:type="dxa"/>
                <w:tcBorders>
                  <w:top w:val="single" w:sz="4" w:space="0" w:color="auto"/>
                  <w:left w:val="nil"/>
                  <w:bottom w:val="single" w:sz="4" w:space="0" w:color="auto"/>
                  <w:right w:val="single" w:sz="4" w:space="0" w:color="auto"/>
                </w:tcBorders>
              </w:tcPr>
            </w:tcPrChange>
          </w:tcPr>
          <w:p w14:paraId="70477F1D"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2195" w:author="松山 ファミリー" w:date="2023-02-08T01:20:00Z">
              <w:tcPr>
                <w:tcW w:w="284" w:type="dxa"/>
                <w:tcBorders>
                  <w:top w:val="single" w:sz="4" w:space="0" w:color="auto"/>
                  <w:left w:val="nil"/>
                  <w:bottom w:val="single" w:sz="4" w:space="0" w:color="auto"/>
                  <w:right w:val="single" w:sz="4" w:space="0" w:color="auto"/>
                </w:tcBorders>
              </w:tcPr>
            </w:tcPrChange>
          </w:tcPr>
          <w:p w14:paraId="58D98EDF" w14:textId="6E33D2D4" w:rsidR="00402C23" w:rsidRPr="0048090B" w:rsidRDefault="00402C23" w:rsidP="00402C23">
            <w:pPr>
              <w:widowControl/>
              <w:rPr>
                <w:rFonts w:ascii="Times New Roman" w:eastAsia="ＭＳ 明朝" w:hAnsi="Times New Roman" w:cs="Times New Roman"/>
                <w:color w:val="000000"/>
                <w:kern w:val="0"/>
                <w:szCs w:val="21"/>
              </w:rPr>
            </w:pPr>
            <w:ins w:id="2196" w:author="松山　晃大" w:date="2023-02-08T01:19: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2197" w:author="松山 ファミリー" w:date="2023-02-08T01:20:00Z">
              <w:tcPr>
                <w:tcW w:w="284" w:type="dxa"/>
                <w:tcBorders>
                  <w:top w:val="single" w:sz="4" w:space="0" w:color="auto"/>
                  <w:left w:val="nil"/>
                  <w:bottom w:val="single" w:sz="4" w:space="0" w:color="auto"/>
                  <w:right w:val="single" w:sz="4" w:space="0" w:color="auto"/>
                </w:tcBorders>
              </w:tcPr>
            </w:tcPrChange>
          </w:tcPr>
          <w:p w14:paraId="2D4ADF0C" w14:textId="552BFF08" w:rsidR="00402C23" w:rsidRPr="0048090B" w:rsidRDefault="00402C23" w:rsidP="00402C23">
            <w:pPr>
              <w:widowControl/>
              <w:rPr>
                <w:rFonts w:ascii="Times New Roman" w:eastAsia="ＭＳ 明朝" w:hAnsi="Times New Roman" w:cs="Times New Roman"/>
                <w:color w:val="000000"/>
                <w:kern w:val="0"/>
                <w:szCs w:val="21"/>
              </w:rPr>
            </w:pPr>
            <w:ins w:id="2198" w:author="松山　晃大" w:date="2023-02-08T01:19: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2199" w:author="松山 ファミリー" w:date="2023-02-08T01:20:00Z">
              <w:tcPr>
                <w:tcW w:w="284" w:type="dxa"/>
                <w:tcBorders>
                  <w:top w:val="single" w:sz="4" w:space="0" w:color="auto"/>
                  <w:left w:val="nil"/>
                  <w:bottom w:val="single" w:sz="4" w:space="0" w:color="auto"/>
                  <w:right w:val="single" w:sz="4" w:space="0" w:color="auto"/>
                </w:tcBorders>
              </w:tcPr>
            </w:tcPrChange>
          </w:tcPr>
          <w:p w14:paraId="2C5BA7A0" w14:textId="13E3C507" w:rsidR="00402C23" w:rsidRPr="0048090B" w:rsidRDefault="00402C23" w:rsidP="00402C23">
            <w:pPr>
              <w:widowControl/>
              <w:rPr>
                <w:rFonts w:ascii="Times New Roman" w:eastAsia="ＭＳ 明朝" w:hAnsi="Times New Roman" w:cs="Times New Roman"/>
                <w:color w:val="000000"/>
                <w:kern w:val="0"/>
                <w:szCs w:val="21"/>
              </w:rPr>
            </w:pPr>
            <w:ins w:id="2200" w:author="松山　晃大" w:date="2023-02-08T01:19:00Z">
              <w:r w:rsidRPr="0048090B">
                <w:rPr>
                  <w:rFonts w:ascii="Times New Roman" w:eastAsia="ＭＳ 明朝" w:hAnsi="Times New Roman" w:cs="Times New Roman"/>
                  <w:color w:val="000000"/>
                  <w:kern w:val="0"/>
                  <w:szCs w:val="21"/>
                </w:rPr>
                <w:t>濃度</w:t>
              </w:r>
            </w:ins>
          </w:p>
        </w:tc>
      </w:tr>
      <w:tr w:rsidR="00402C23" w:rsidRPr="0048090B" w14:paraId="18A62E50" w14:textId="63EDCD56" w:rsidTr="00402C23">
        <w:trPr>
          <w:trHeight w:val="280"/>
          <w:trPrChange w:id="2201"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02"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F686CE" w14:textId="26430DF8" w:rsidR="00402C23" w:rsidRPr="0048090B" w:rsidRDefault="00402C23" w:rsidP="00402C23">
            <w:pPr>
              <w:widowControl/>
              <w:rPr>
                <w:rFonts w:ascii="Times New Roman" w:eastAsia="ＭＳ 明朝" w:hAnsi="Times New Roman" w:cs="Times New Roman"/>
                <w:color w:val="000000"/>
                <w:kern w:val="0"/>
                <w:szCs w:val="21"/>
              </w:rPr>
              <w:pPrChange w:id="2203"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2204" w:author="松山 ファミリー" w:date="2023-02-08T01:20:00Z">
              <w:r w:rsidRPr="0048090B" w:rsidDel="00F95BA0">
                <w:rPr>
                  <w:rFonts w:ascii="Times New Roman" w:eastAsia="ＭＳ 明朝" w:hAnsi="Times New Roman" w:cs="Times New Roman"/>
                  <w:color w:val="000000"/>
                  <w:kern w:val="0"/>
                  <w:szCs w:val="21"/>
                </w:rPr>
                <w:delText>sec</w:delText>
              </w:r>
            </w:del>
            <w:ins w:id="2205" w:author="松山 ファミリー" w:date="2023-02-08T01:20:00Z">
              <w:r w:rsidR="00F95BA0"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2206"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C9E3E83" w14:textId="77777777" w:rsidR="00402C23" w:rsidRPr="0048090B" w:rsidRDefault="00402C23" w:rsidP="00402C23">
            <w:pPr>
              <w:widowControl/>
              <w:rPr>
                <w:rFonts w:ascii="Times New Roman" w:eastAsia="ＭＳ 明朝" w:hAnsi="Times New Roman" w:cs="Times New Roman"/>
                <w:color w:val="000000"/>
                <w:kern w:val="0"/>
                <w:szCs w:val="21"/>
              </w:rPr>
              <w:pPrChange w:id="2207"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2208"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3DD111D7" w14:textId="7431F342" w:rsidR="00402C23" w:rsidRPr="0048090B" w:rsidRDefault="00402C23" w:rsidP="00402C23">
            <w:pPr>
              <w:widowControl/>
              <w:rPr>
                <w:rFonts w:ascii="Times New Roman" w:eastAsia="ＭＳ 明朝" w:hAnsi="Times New Roman" w:cs="Times New Roman"/>
                <w:color w:val="000000"/>
                <w:kern w:val="0"/>
                <w:szCs w:val="21"/>
              </w:rPr>
              <w:pPrChange w:id="2209"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2210" w:author="松山 ファミリー" w:date="2023-02-08T01:18:00Z">
              <w:r>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2211" w:author="松山 ファミリー" w:date="2023-02-08T01:20:00Z">
              <w:tcPr>
                <w:tcW w:w="284" w:type="dxa"/>
                <w:tcBorders>
                  <w:top w:val="nil"/>
                  <w:left w:val="nil"/>
                  <w:bottom w:val="single" w:sz="4" w:space="0" w:color="auto"/>
                  <w:right w:val="single" w:sz="4" w:space="0" w:color="auto"/>
                </w:tcBorders>
              </w:tcPr>
            </w:tcPrChange>
          </w:tcPr>
          <w:p w14:paraId="50B71625"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12" w:author="松山 ファミリー" w:date="2023-02-08T01:20:00Z">
              <w:tcPr>
                <w:tcW w:w="284" w:type="dxa"/>
                <w:tcBorders>
                  <w:top w:val="nil"/>
                  <w:left w:val="nil"/>
                  <w:bottom w:val="single" w:sz="4" w:space="0" w:color="auto"/>
                  <w:right w:val="single" w:sz="4" w:space="0" w:color="auto"/>
                </w:tcBorders>
              </w:tcPr>
            </w:tcPrChange>
          </w:tcPr>
          <w:p w14:paraId="34EB4B96" w14:textId="0F4A5539" w:rsidR="00402C23" w:rsidRPr="0048090B" w:rsidRDefault="00402C23" w:rsidP="00402C23">
            <w:pPr>
              <w:widowControl/>
              <w:rPr>
                <w:rFonts w:ascii="Times New Roman" w:eastAsia="ＭＳ 明朝" w:hAnsi="Times New Roman" w:cs="Times New Roman"/>
                <w:color w:val="000000"/>
                <w:kern w:val="0"/>
                <w:szCs w:val="21"/>
              </w:rPr>
            </w:pPr>
            <w:ins w:id="2213" w:author="松山　晃大" w:date="2023-02-08T01:19:00Z">
              <w:r w:rsidRPr="0048090B">
                <w:rPr>
                  <w:rFonts w:ascii="Times New Roman" w:eastAsia="ＭＳ 明朝" w:hAnsi="Times New Roman" w:cs="Times New Roman"/>
                  <w:color w:val="000000"/>
                  <w:kern w:val="0"/>
                  <w:szCs w:val="21"/>
                </w:rPr>
                <w:t>/</w:t>
              </w:r>
              <w:del w:id="2214" w:author="松山 ファミリー" w:date="2023-02-08T01:20:00Z">
                <w:r w:rsidRPr="0048090B" w:rsidDel="00F95BA0">
                  <w:rPr>
                    <w:rFonts w:ascii="Times New Roman" w:eastAsia="ＭＳ 明朝" w:hAnsi="Times New Roman" w:cs="Times New Roman"/>
                    <w:color w:val="000000"/>
                    <w:kern w:val="0"/>
                    <w:szCs w:val="21"/>
                  </w:rPr>
                  <w:delText>sec</w:delText>
                </w:r>
              </w:del>
            </w:ins>
            <w:ins w:id="2215" w:author="松山 ファミリー" w:date="2023-02-08T01:20:00Z">
              <w:r w:rsidR="00F95BA0"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2216" w:author="松山 ファミリー" w:date="2023-02-08T01:20:00Z">
              <w:tcPr>
                <w:tcW w:w="284" w:type="dxa"/>
                <w:tcBorders>
                  <w:top w:val="nil"/>
                  <w:left w:val="nil"/>
                  <w:bottom w:val="single" w:sz="4" w:space="0" w:color="auto"/>
                  <w:right w:val="single" w:sz="4" w:space="0" w:color="auto"/>
                </w:tcBorders>
              </w:tcPr>
            </w:tcPrChange>
          </w:tcPr>
          <w:p w14:paraId="41BF902F" w14:textId="3CF805CA" w:rsidR="00402C23" w:rsidRPr="0048090B" w:rsidRDefault="00402C23" w:rsidP="00402C23">
            <w:pPr>
              <w:widowControl/>
              <w:rPr>
                <w:rFonts w:ascii="Times New Roman" w:eastAsia="ＭＳ 明朝" w:hAnsi="Times New Roman" w:cs="Times New Roman"/>
                <w:color w:val="000000"/>
                <w:kern w:val="0"/>
                <w:szCs w:val="21"/>
              </w:rPr>
            </w:pPr>
            <w:ins w:id="2217" w:author="松山　晃大" w:date="2023-02-08T01:19: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2218" w:author="松山 ファミリー" w:date="2023-02-08T01:20:00Z">
              <w:tcPr>
                <w:tcW w:w="284" w:type="dxa"/>
                <w:tcBorders>
                  <w:top w:val="nil"/>
                  <w:left w:val="nil"/>
                  <w:bottom w:val="single" w:sz="4" w:space="0" w:color="auto"/>
                  <w:right w:val="single" w:sz="4" w:space="0" w:color="auto"/>
                </w:tcBorders>
              </w:tcPr>
            </w:tcPrChange>
          </w:tcPr>
          <w:p w14:paraId="6D0B3AFB" w14:textId="1202DBEB" w:rsidR="00402C23" w:rsidRPr="0048090B" w:rsidRDefault="00402C23" w:rsidP="00402C23">
            <w:pPr>
              <w:widowControl/>
              <w:rPr>
                <w:rFonts w:ascii="Times New Roman" w:eastAsia="ＭＳ 明朝" w:hAnsi="Times New Roman" w:cs="Times New Roman"/>
                <w:color w:val="000000"/>
                <w:kern w:val="0"/>
                <w:szCs w:val="21"/>
              </w:rPr>
            </w:pPr>
            <w:ins w:id="2219" w:author="松山　晃大" w:date="2023-02-08T01:19:00Z">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ins>
          </w:p>
        </w:tc>
      </w:tr>
      <w:tr w:rsidR="00402C23" w:rsidRPr="0048090B" w14:paraId="6B264C80" w14:textId="58C25477" w:rsidTr="00402C23">
        <w:trPr>
          <w:trHeight w:val="280"/>
          <w:trPrChange w:id="2220"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21"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A4B784C"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2222"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7C52CF2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2223"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0FE1F95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del w:id="2224" w:author="松山 ファミリー" w:date="2023-02-08T01:18:00Z">
              <w:r w:rsidRPr="0048090B" w:rsidDel="00402C23">
                <w:rPr>
                  <w:rFonts w:ascii="Times New Roman" w:eastAsia="ＭＳ 明朝" w:hAnsi="Times New Roman" w:cs="Times New Roman"/>
                  <w:color w:val="000000"/>
                  <w:kern w:val="0"/>
                  <w:szCs w:val="21"/>
                </w:rPr>
                <w:delText>.E+00</w:delText>
              </w:r>
            </w:del>
          </w:p>
        </w:tc>
        <w:tc>
          <w:tcPr>
            <w:tcW w:w="204" w:type="dxa"/>
            <w:tcBorders>
              <w:top w:val="nil"/>
              <w:left w:val="nil"/>
              <w:bottom w:val="single" w:sz="4" w:space="0" w:color="auto"/>
              <w:right w:val="single" w:sz="4" w:space="0" w:color="auto"/>
            </w:tcBorders>
            <w:tcPrChange w:id="2225" w:author="松山 ファミリー" w:date="2023-02-08T01:20:00Z">
              <w:tcPr>
                <w:tcW w:w="284" w:type="dxa"/>
                <w:tcBorders>
                  <w:top w:val="nil"/>
                  <w:left w:val="nil"/>
                  <w:bottom w:val="single" w:sz="4" w:space="0" w:color="auto"/>
                  <w:right w:val="single" w:sz="4" w:space="0" w:color="auto"/>
                </w:tcBorders>
              </w:tcPr>
            </w:tcPrChange>
          </w:tcPr>
          <w:p w14:paraId="245E27F4"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26" w:author="松山 ファミリー" w:date="2023-02-08T01:20:00Z">
              <w:tcPr>
                <w:tcW w:w="284" w:type="dxa"/>
                <w:tcBorders>
                  <w:top w:val="nil"/>
                  <w:left w:val="nil"/>
                  <w:bottom w:val="single" w:sz="4" w:space="0" w:color="auto"/>
                  <w:right w:val="single" w:sz="4" w:space="0" w:color="auto"/>
                </w:tcBorders>
              </w:tcPr>
            </w:tcPrChange>
          </w:tcPr>
          <w:p w14:paraId="322F3684" w14:textId="1E8404C0" w:rsidR="00402C23" w:rsidRPr="0048090B" w:rsidRDefault="00402C23" w:rsidP="00402C23">
            <w:pPr>
              <w:widowControl/>
              <w:jc w:val="right"/>
              <w:rPr>
                <w:rFonts w:ascii="Times New Roman" w:eastAsia="ＭＳ 明朝" w:hAnsi="Times New Roman" w:cs="Times New Roman"/>
                <w:color w:val="000000"/>
                <w:kern w:val="0"/>
                <w:szCs w:val="21"/>
              </w:rPr>
            </w:pPr>
            <w:ins w:id="2227" w:author="松山　晃大" w:date="2023-02-08T01:20: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2228" w:author="松山 ファミリー" w:date="2023-02-08T01:20:00Z">
              <w:tcPr>
                <w:tcW w:w="284" w:type="dxa"/>
                <w:tcBorders>
                  <w:top w:val="nil"/>
                  <w:left w:val="nil"/>
                  <w:bottom w:val="single" w:sz="4" w:space="0" w:color="auto"/>
                  <w:right w:val="single" w:sz="4" w:space="0" w:color="auto"/>
                </w:tcBorders>
              </w:tcPr>
            </w:tcPrChange>
          </w:tcPr>
          <w:p w14:paraId="584B4543" w14:textId="0EB3E253" w:rsidR="00402C23" w:rsidRPr="0048090B" w:rsidRDefault="00402C23" w:rsidP="00402C23">
            <w:pPr>
              <w:widowControl/>
              <w:jc w:val="right"/>
              <w:rPr>
                <w:rFonts w:ascii="Times New Roman" w:eastAsia="ＭＳ 明朝" w:hAnsi="Times New Roman" w:cs="Times New Roman"/>
                <w:color w:val="000000"/>
                <w:kern w:val="0"/>
                <w:szCs w:val="21"/>
              </w:rPr>
            </w:pPr>
            <w:ins w:id="2229" w:author="松山　晃大" w:date="2023-02-08T01:20:00Z">
              <w:r w:rsidRPr="0048090B">
                <w:rPr>
                  <w:rFonts w:ascii="Times New Roman" w:eastAsia="ＭＳ 明朝" w:hAnsi="Times New Roman" w:cs="Times New Roman"/>
                  <w:color w:val="000000"/>
                  <w:kern w:val="0"/>
                  <w:szCs w:val="21"/>
                </w:rPr>
                <w:t>450</w:t>
              </w:r>
            </w:ins>
          </w:p>
        </w:tc>
        <w:tc>
          <w:tcPr>
            <w:tcW w:w="1559" w:type="dxa"/>
            <w:tcBorders>
              <w:top w:val="nil"/>
              <w:left w:val="nil"/>
              <w:bottom w:val="single" w:sz="4" w:space="0" w:color="auto"/>
              <w:right w:val="single" w:sz="4" w:space="0" w:color="auto"/>
            </w:tcBorders>
            <w:vAlign w:val="center"/>
            <w:tcPrChange w:id="2230" w:author="松山 ファミリー" w:date="2023-02-08T01:20:00Z">
              <w:tcPr>
                <w:tcW w:w="284" w:type="dxa"/>
                <w:tcBorders>
                  <w:top w:val="nil"/>
                  <w:left w:val="nil"/>
                  <w:bottom w:val="single" w:sz="4" w:space="0" w:color="auto"/>
                  <w:right w:val="single" w:sz="4" w:space="0" w:color="auto"/>
                </w:tcBorders>
              </w:tcPr>
            </w:tcPrChange>
          </w:tcPr>
          <w:p w14:paraId="5AACF6FA" w14:textId="273E47C3" w:rsidR="00402C23" w:rsidRPr="0048090B" w:rsidRDefault="00402C23" w:rsidP="00402C23">
            <w:pPr>
              <w:widowControl/>
              <w:jc w:val="right"/>
              <w:rPr>
                <w:rFonts w:ascii="Times New Roman" w:eastAsia="ＭＳ 明朝" w:hAnsi="Times New Roman" w:cs="Times New Roman"/>
                <w:color w:val="000000"/>
                <w:kern w:val="0"/>
                <w:szCs w:val="21"/>
              </w:rPr>
            </w:pPr>
            <w:ins w:id="2231" w:author="松山　晃大" w:date="2023-02-08T01:20:00Z">
              <w:r w:rsidRPr="0048090B">
                <w:rPr>
                  <w:rFonts w:ascii="Times New Roman" w:eastAsia="ＭＳ 明朝" w:hAnsi="Times New Roman" w:cs="Times New Roman"/>
                  <w:color w:val="000000"/>
                  <w:kern w:val="0"/>
                  <w:szCs w:val="21"/>
                </w:rPr>
                <w:t>3.930</w:t>
              </w:r>
            </w:ins>
          </w:p>
        </w:tc>
      </w:tr>
      <w:tr w:rsidR="00402C23" w:rsidRPr="0048090B" w14:paraId="2D15C606" w14:textId="472B7A5D" w:rsidTr="00402C23">
        <w:trPr>
          <w:trHeight w:val="280"/>
          <w:trPrChange w:id="2232"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33"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751AD8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2234"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37BFF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2235"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57067079" w14:textId="0B346FC2" w:rsidR="00402C23" w:rsidRPr="0048090B" w:rsidRDefault="00402C23" w:rsidP="00402C23">
            <w:pPr>
              <w:widowControl/>
              <w:jc w:val="right"/>
              <w:rPr>
                <w:rFonts w:ascii="Times New Roman" w:eastAsia="ＭＳ 明朝" w:hAnsi="Times New Roman" w:cs="Times New Roman"/>
                <w:color w:val="000000"/>
                <w:kern w:val="0"/>
                <w:szCs w:val="21"/>
              </w:rPr>
            </w:pPr>
            <w:ins w:id="2236" w:author="松山 ファミリー" w:date="2023-02-08T01:18: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4</w:t>
            </w:r>
            <w:del w:id="2237" w:author="松山 ファミリー" w:date="2023-02-08T01:18:00Z">
              <w:r w:rsidRPr="0048090B" w:rsidDel="00402C2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388</w:t>
            </w:r>
            <w:del w:id="2238" w:author="松山 ファミリー" w:date="2023-02-08T01:18:00Z">
              <w:r w:rsidRPr="0048090B" w:rsidDel="00402C2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239" w:author="松山 ファミリー" w:date="2023-02-08T01:20:00Z">
              <w:tcPr>
                <w:tcW w:w="284" w:type="dxa"/>
                <w:tcBorders>
                  <w:top w:val="nil"/>
                  <w:left w:val="nil"/>
                  <w:bottom w:val="single" w:sz="4" w:space="0" w:color="auto"/>
                  <w:right w:val="single" w:sz="4" w:space="0" w:color="auto"/>
                </w:tcBorders>
              </w:tcPr>
            </w:tcPrChange>
          </w:tcPr>
          <w:p w14:paraId="722F07EC"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40" w:author="松山 ファミリー" w:date="2023-02-08T01:20:00Z">
              <w:tcPr>
                <w:tcW w:w="284" w:type="dxa"/>
                <w:tcBorders>
                  <w:top w:val="nil"/>
                  <w:left w:val="nil"/>
                  <w:bottom w:val="single" w:sz="4" w:space="0" w:color="auto"/>
                  <w:right w:val="single" w:sz="4" w:space="0" w:color="auto"/>
                </w:tcBorders>
              </w:tcPr>
            </w:tcPrChange>
          </w:tcPr>
          <w:p w14:paraId="6A022C1B" w14:textId="7AB43628" w:rsidR="00402C23" w:rsidRDefault="00402C23" w:rsidP="00402C23">
            <w:pPr>
              <w:widowControl/>
              <w:jc w:val="right"/>
              <w:rPr>
                <w:rFonts w:ascii="Times New Roman" w:eastAsia="ＭＳ 明朝" w:hAnsi="Times New Roman" w:cs="Times New Roman"/>
                <w:color w:val="000000"/>
                <w:kern w:val="0"/>
                <w:szCs w:val="21"/>
              </w:rPr>
            </w:pPr>
            <w:ins w:id="2241" w:author="松山　晃大" w:date="2023-02-08T01:20: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2242" w:author="松山 ファミリー" w:date="2023-02-08T01:20:00Z">
              <w:tcPr>
                <w:tcW w:w="284" w:type="dxa"/>
                <w:tcBorders>
                  <w:top w:val="nil"/>
                  <w:left w:val="nil"/>
                  <w:bottom w:val="single" w:sz="4" w:space="0" w:color="auto"/>
                  <w:right w:val="single" w:sz="4" w:space="0" w:color="auto"/>
                </w:tcBorders>
              </w:tcPr>
            </w:tcPrChange>
          </w:tcPr>
          <w:p w14:paraId="7062FE58" w14:textId="6F567318" w:rsidR="00402C23" w:rsidRDefault="00402C23" w:rsidP="00402C23">
            <w:pPr>
              <w:widowControl/>
              <w:jc w:val="right"/>
              <w:rPr>
                <w:rFonts w:ascii="Times New Roman" w:eastAsia="ＭＳ 明朝" w:hAnsi="Times New Roman" w:cs="Times New Roman"/>
                <w:color w:val="000000"/>
                <w:kern w:val="0"/>
                <w:szCs w:val="21"/>
              </w:rPr>
            </w:pPr>
            <w:ins w:id="2243" w:author="松山　晃大" w:date="2023-02-08T01:20:00Z">
              <w:r w:rsidRPr="0048090B">
                <w:rPr>
                  <w:rFonts w:ascii="Times New Roman" w:eastAsia="ＭＳ 明朝"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2244" w:author="松山 ファミリー" w:date="2023-02-08T01:20:00Z">
              <w:tcPr>
                <w:tcW w:w="284" w:type="dxa"/>
                <w:tcBorders>
                  <w:top w:val="nil"/>
                  <w:left w:val="nil"/>
                  <w:bottom w:val="single" w:sz="4" w:space="0" w:color="auto"/>
                  <w:right w:val="single" w:sz="4" w:space="0" w:color="auto"/>
                </w:tcBorders>
              </w:tcPr>
            </w:tcPrChange>
          </w:tcPr>
          <w:p w14:paraId="20C45D72" w14:textId="62826510" w:rsidR="00402C23" w:rsidRDefault="00402C23" w:rsidP="00402C23">
            <w:pPr>
              <w:widowControl/>
              <w:jc w:val="right"/>
              <w:rPr>
                <w:rFonts w:ascii="Times New Roman" w:eastAsia="ＭＳ 明朝" w:hAnsi="Times New Roman" w:cs="Times New Roman"/>
                <w:color w:val="000000"/>
                <w:kern w:val="0"/>
                <w:szCs w:val="21"/>
              </w:rPr>
            </w:pPr>
            <w:ins w:id="2245" w:author="松山　晃大" w:date="2023-02-08T01:20:00Z">
              <w:r w:rsidRPr="0048090B">
                <w:rPr>
                  <w:rFonts w:ascii="Times New Roman" w:eastAsia="ＭＳ 明朝" w:hAnsi="Times New Roman" w:cs="Times New Roman"/>
                  <w:color w:val="000000"/>
                  <w:kern w:val="0"/>
                  <w:szCs w:val="21"/>
                </w:rPr>
                <w:t>4.364</w:t>
              </w:r>
            </w:ins>
          </w:p>
        </w:tc>
      </w:tr>
      <w:tr w:rsidR="00402C23" w:rsidRPr="0048090B" w14:paraId="368B1765" w14:textId="1A80F171" w:rsidTr="00402C23">
        <w:trPr>
          <w:trHeight w:val="280"/>
          <w:trPrChange w:id="2246"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47"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75A95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2248"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2926D1C8"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2249"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514A9D8D" w14:textId="7CC7B092" w:rsidR="00402C23" w:rsidRPr="0048090B" w:rsidRDefault="00402C23" w:rsidP="00402C23">
            <w:pPr>
              <w:widowControl/>
              <w:jc w:val="right"/>
              <w:rPr>
                <w:rFonts w:ascii="Times New Roman" w:eastAsia="ＭＳ 明朝" w:hAnsi="Times New Roman" w:cs="Times New Roman"/>
                <w:color w:val="000000"/>
                <w:kern w:val="0"/>
                <w:szCs w:val="21"/>
              </w:rPr>
            </w:pPr>
            <w:ins w:id="2250" w:author="松山 ファミリー" w:date="2023-02-08T01:18: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8</w:t>
            </w:r>
            <w:del w:id="2251" w:author="松山 ファミリー" w:date="2023-02-08T01:18:00Z">
              <w:r w:rsidRPr="0048090B" w:rsidDel="00402C2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771</w:t>
            </w:r>
            <w:del w:id="2252" w:author="松山 ファミリー" w:date="2023-02-08T01:18:00Z">
              <w:r w:rsidRPr="0048090B" w:rsidDel="00402C2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253" w:author="松山 ファミリー" w:date="2023-02-08T01:20:00Z">
              <w:tcPr>
                <w:tcW w:w="284" w:type="dxa"/>
                <w:tcBorders>
                  <w:top w:val="nil"/>
                  <w:left w:val="nil"/>
                  <w:bottom w:val="single" w:sz="4" w:space="0" w:color="auto"/>
                  <w:right w:val="single" w:sz="4" w:space="0" w:color="auto"/>
                </w:tcBorders>
              </w:tcPr>
            </w:tcPrChange>
          </w:tcPr>
          <w:p w14:paraId="6A7181C7"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54" w:author="松山 ファミリー" w:date="2023-02-08T01:20:00Z">
              <w:tcPr>
                <w:tcW w:w="284" w:type="dxa"/>
                <w:tcBorders>
                  <w:top w:val="nil"/>
                  <w:left w:val="nil"/>
                  <w:bottom w:val="single" w:sz="4" w:space="0" w:color="auto"/>
                  <w:right w:val="single" w:sz="4" w:space="0" w:color="auto"/>
                </w:tcBorders>
              </w:tcPr>
            </w:tcPrChange>
          </w:tcPr>
          <w:p w14:paraId="5FBB2D21" w14:textId="2BD67E83" w:rsidR="00402C23" w:rsidRDefault="00402C23" w:rsidP="00402C23">
            <w:pPr>
              <w:widowControl/>
              <w:jc w:val="right"/>
              <w:rPr>
                <w:rFonts w:ascii="Times New Roman" w:eastAsia="ＭＳ 明朝" w:hAnsi="Times New Roman" w:cs="Times New Roman"/>
                <w:color w:val="000000"/>
                <w:kern w:val="0"/>
                <w:szCs w:val="21"/>
              </w:rPr>
            </w:pPr>
            <w:ins w:id="2255" w:author="松山　晃大" w:date="2023-02-08T01:20: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2256" w:author="松山 ファミリー" w:date="2023-02-08T01:20:00Z">
              <w:tcPr>
                <w:tcW w:w="284" w:type="dxa"/>
                <w:tcBorders>
                  <w:top w:val="nil"/>
                  <w:left w:val="nil"/>
                  <w:bottom w:val="single" w:sz="4" w:space="0" w:color="auto"/>
                  <w:right w:val="single" w:sz="4" w:space="0" w:color="auto"/>
                </w:tcBorders>
              </w:tcPr>
            </w:tcPrChange>
          </w:tcPr>
          <w:p w14:paraId="2ABF23DB" w14:textId="0F983646" w:rsidR="00402C23" w:rsidRDefault="00402C23" w:rsidP="00402C23">
            <w:pPr>
              <w:widowControl/>
              <w:jc w:val="right"/>
              <w:rPr>
                <w:rFonts w:ascii="Times New Roman" w:eastAsia="ＭＳ 明朝" w:hAnsi="Times New Roman" w:cs="Times New Roman"/>
                <w:color w:val="000000"/>
                <w:kern w:val="0"/>
                <w:szCs w:val="21"/>
              </w:rPr>
            </w:pPr>
            <w:ins w:id="2257" w:author="松山　晃大" w:date="2023-02-08T01:20: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2258" w:author="松山 ファミリー" w:date="2023-02-08T01:20:00Z">
              <w:tcPr>
                <w:tcW w:w="284" w:type="dxa"/>
                <w:tcBorders>
                  <w:top w:val="nil"/>
                  <w:left w:val="nil"/>
                  <w:bottom w:val="single" w:sz="4" w:space="0" w:color="auto"/>
                  <w:right w:val="single" w:sz="4" w:space="0" w:color="auto"/>
                </w:tcBorders>
              </w:tcPr>
            </w:tcPrChange>
          </w:tcPr>
          <w:p w14:paraId="01CF4C5F" w14:textId="3835CA43" w:rsidR="00402C23" w:rsidRDefault="00402C23" w:rsidP="00402C23">
            <w:pPr>
              <w:widowControl/>
              <w:jc w:val="right"/>
              <w:rPr>
                <w:rFonts w:ascii="Times New Roman" w:eastAsia="ＭＳ 明朝" w:hAnsi="Times New Roman" w:cs="Times New Roman"/>
                <w:color w:val="000000"/>
                <w:kern w:val="0"/>
                <w:szCs w:val="21"/>
              </w:rPr>
            </w:pPr>
            <w:ins w:id="2259" w:author="松山　晃大" w:date="2023-02-08T01:20:00Z">
              <w:r w:rsidRPr="0048090B">
                <w:rPr>
                  <w:rFonts w:ascii="Times New Roman" w:eastAsia="ＭＳ 明朝" w:hAnsi="Times New Roman" w:cs="Times New Roman"/>
                  <w:color w:val="000000"/>
                  <w:kern w:val="0"/>
                  <w:szCs w:val="21"/>
                </w:rPr>
                <w:t>4.797</w:t>
              </w:r>
            </w:ins>
          </w:p>
        </w:tc>
      </w:tr>
      <w:tr w:rsidR="00402C23" w:rsidRPr="0048090B" w14:paraId="4E8E1CF6" w14:textId="7C87D2F8" w:rsidTr="00402C23">
        <w:trPr>
          <w:trHeight w:val="280"/>
          <w:trPrChange w:id="2260"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61"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10D4A1F"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2262"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45E1453A"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2263"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6E29A439"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del w:id="2264"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265" w:author="松山 ファミリー" w:date="2023-02-08T01:20:00Z">
              <w:tcPr>
                <w:tcW w:w="284" w:type="dxa"/>
                <w:tcBorders>
                  <w:top w:val="nil"/>
                  <w:left w:val="nil"/>
                  <w:bottom w:val="single" w:sz="4" w:space="0" w:color="auto"/>
                  <w:right w:val="single" w:sz="4" w:space="0" w:color="auto"/>
                </w:tcBorders>
              </w:tcPr>
            </w:tcPrChange>
          </w:tcPr>
          <w:p w14:paraId="4A945EC7"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66" w:author="松山 ファミリー" w:date="2023-02-08T01:20:00Z">
              <w:tcPr>
                <w:tcW w:w="284" w:type="dxa"/>
                <w:tcBorders>
                  <w:top w:val="nil"/>
                  <w:left w:val="nil"/>
                  <w:bottom w:val="single" w:sz="4" w:space="0" w:color="auto"/>
                  <w:right w:val="single" w:sz="4" w:space="0" w:color="auto"/>
                </w:tcBorders>
              </w:tcPr>
            </w:tcPrChange>
          </w:tcPr>
          <w:p w14:paraId="01B573D0" w14:textId="6563B259" w:rsidR="00402C23" w:rsidRPr="0048090B" w:rsidRDefault="00402C23" w:rsidP="00402C23">
            <w:pPr>
              <w:widowControl/>
              <w:jc w:val="right"/>
              <w:rPr>
                <w:rFonts w:ascii="Times New Roman" w:eastAsia="ＭＳ 明朝" w:hAnsi="Times New Roman" w:cs="Times New Roman"/>
                <w:color w:val="000000"/>
                <w:kern w:val="0"/>
                <w:szCs w:val="21"/>
              </w:rPr>
            </w:pPr>
            <w:ins w:id="2267" w:author="松山　晃大" w:date="2023-02-08T01:20:00Z">
              <w:r w:rsidRPr="0048090B">
                <w:rPr>
                  <w:rFonts w:ascii="Times New Roman" w:eastAsia="ＭＳ 明朝"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2268" w:author="松山 ファミリー" w:date="2023-02-08T01:20:00Z">
              <w:tcPr>
                <w:tcW w:w="284" w:type="dxa"/>
                <w:tcBorders>
                  <w:top w:val="nil"/>
                  <w:left w:val="nil"/>
                  <w:bottom w:val="single" w:sz="4" w:space="0" w:color="auto"/>
                  <w:right w:val="single" w:sz="4" w:space="0" w:color="auto"/>
                </w:tcBorders>
              </w:tcPr>
            </w:tcPrChange>
          </w:tcPr>
          <w:p w14:paraId="2928AA3C" w14:textId="5DCBCB9A" w:rsidR="00402C23" w:rsidRPr="0048090B" w:rsidRDefault="00402C23" w:rsidP="00402C23">
            <w:pPr>
              <w:widowControl/>
              <w:jc w:val="right"/>
              <w:rPr>
                <w:rFonts w:ascii="Times New Roman" w:eastAsia="ＭＳ 明朝" w:hAnsi="Times New Roman" w:cs="Times New Roman"/>
                <w:color w:val="000000"/>
                <w:kern w:val="0"/>
                <w:szCs w:val="21"/>
              </w:rPr>
            </w:pPr>
            <w:ins w:id="2269" w:author="松山　晃大" w:date="2023-02-08T01:20: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2270" w:author="松山 ファミリー" w:date="2023-02-08T01:20:00Z">
              <w:tcPr>
                <w:tcW w:w="284" w:type="dxa"/>
                <w:tcBorders>
                  <w:top w:val="nil"/>
                  <w:left w:val="nil"/>
                  <w:bottom w:val="single" w:sz="4" w:space="0" w:color="auto"/>
                  <w:right w:val="single" w:sz="4" w:space="0" w:color="auto"/>
                </w:tcBorders>
              </w:tcPr>
            </w:tcPrChange>
          </w:tcPr>
          <w:p w14:paraId="18179811" w14:textId="5D107821" w:rsidR="00402C23" w:rsidRPr="0048090B" w:rsidRDefault="00402C23" w:rsidP="00402C23">
            <w:pPr>
              <w:widowControl/>
              <w:jc w:val="right"/>
              <w:rPr>
                <w:rFonts w:ascii="Times New Roman" w:eastAsia="ＭＳ 明朝" w:hAnsi="Times New Roman" w:cs="Times New Roman"/>
                <w:color w:val="000000"/>
                <w:kern w:val="0"/>
                <w:szCs w:val="21"/>
              </w:rPr>
            </w:pPr>
            <w:ins w:id="2271" w:author="松山　晃大" w:date="2023-02-08T01:20:00Z">
              <w:r w:rsidRPr="0048090B">
                <w:rPr>
                  <w:rFonts w:ascii="Times New Roman" w:eastAsia="ＭＳ 明朝" w:hAnsi="Times New Roman" w:cs="Times New Roman"/>
                  <w:color w:val="000000"/>
                  <w:kern w:val="0"/>
                  <w:szCs w:val="21"/>
                </w:rPr>
                <w:t>5.230</w:t>
              </w:r>
            </w:ins>
          </w:p>
        </w:tc>
      </w:tr>
      <w:tr w:rsidR="00402C23" w:rsidRPr="0048090B" w14:paraId="7161BA87" w14:textId="7D31FBF5" w:rsidTr="00402C23">
        <w:trPr>
          <w:trHeight w:val="280"/>
          <w:trPrChange w:id="2272"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73"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CF9E5C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2274"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9EFF58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2275"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65AB22C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del w:id="2276"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277" w:author="松山 ファミリー" w:date="2023-02-08T01:20:00Z">
              <w:tcPr>
                <w:tcW w:w="284" w:type="dxa"/>
                <w:tcBorders>
                  <w:top w:val="nil"/>
                  <w:left w:val="nil"/>
                  <w:bottom w:val="single" w:sz="4" w:space="0" w:color="auto"/>
                  <w:right w:val="single" w:sz="4" w:space="0" w:color="auto"/>
                </w:tcBorders>
              </w:tcPr>
            </w:tcPrChange>
          </w:tcPr>
          <w:p w14:paraId="4FD1FA8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78" w:author="松山 ファミリー" w:date="2023-02-08T01:20:00Z">
              <w:tcPr>
                <w:tcW w:w="284" w:type="dxa"/>
                <w:tcBorders>
                  <w:top w:val="nil"/>
                  <w:left w:val="nil"/>
                  <w:bottom w:val="single" w:sz="4" w:space="0" w:color="auto"/>
                  <w:right w:val="single" w:sz="4" w:space="0" w:color="auto"/>
                </w:tcBorders>
              </w:tcPr>
            </w:tcPrChange>
          </w:tcPr>
          <w:p w14:paraId="019BD56D" w14:textId="56C753A3" w:rsidR="00402C23" w:rsidRPr="0048090B" w:rsidRDefault="00402C23" w:rsidP="00402C23">
            <w:pPr>
              <w:widowControl/>
              <w:jc w:val="right"/>
              <w:rPr>
                <w:rFonts w:ascii="Times New Roman" w:eastAsia="ＭＳ 明朝" w:hAnsi="Times New Roman" w:cs="Times New Roman"/>
                <w:color w:val="000000"/>
                <w:kern w:val="0"/>
                <w:szCs w:val="21"/>
              </w:rPr>
            </w:pPr>
            <w:ins w:id="2279" w:author="松山　晃大" w:date="2023-02-08T01:20: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2280" w:author="松山 ファミリー" w:date="2023-02-08T01:20:00Z">
              <w:tcPr>
                <w:tcW w:w="284" w:type="dxa"/>
                <w:tcBorders>
                  <w:top w:val="nil"/>
                  <w:left w:val="nil"/>
                  <w:bottom w:val="single" w:sz="4" w:space="0" w:color="auto"/>
                  <w:right w:val="single" w:sz="4" w:space="0" w:color="auto"/>
                </w:tcBorders>
              </w:tcPr>
            </w:tcPrChange>
          </w:tcPr>
          <w:p w14:paraId="52576DF8" w14:textId="3783656A" w:rsidR="00402C23" w:rsidRPr="0048090B" w:rsidRDefault="00402C23" w:rsidP="00402C23">
            <w:pPr>
              <w:widowControl/>
              <w:jc w:val="right"/>
              <w:rPr>
                <w:rFonts w:ascii="Times New Roman" w:eastAsia="ＭＳ 明朝" w:hAnsi="Times New Roman" w:cs="Times New Roman"/>
                <w:color w:val="000000"/>
                <w:kern w:val="0"/>
                <w:szCs w:val="21"/>
              </w:rPr>
            </w:pPr>
            <w:ins w:id="2281" w:author="松山　晃大" w:date="2023-02-08T01:20: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2282" w:author="松山 ファミリー" w:date="2023-02-08T01:20:00Z">
              <w:tcPr>
                <w:tcW w:w="284" w:type="dxa"/>
                <w:tcBorders>
                  <w:top w:val="nil"/>
                  <w:left w:val="nil"/>
                  <w:bottom w:val="single" w:sz="4" w:space="0" w:color="auto"/>
                  <w:right w:val="single" w:sz="4" w:space="0" w:color="auto"/>
                </w:tcBorders>
              </w:tcPr>
            </w:tcPrChange>
          </w:tcPr>
          <w:p w14:paraId="7F22A5D9" w14:textId="2A590A93" w:rsidR="00402C23" w:rsidRPr="0048090B" w:rsidRDefault="00402C23" w:rsidP="00402C23">
            <w:pPr>
              <w:widowControl/>
              <w:jc w:val="right"/>
              <w:rPr>
                <w:rFonts w:ascii="Times New Roman" w:eastAsia="ＭＳ 明朝" w:hAnsi="Times New Roman" w:cs="Times New Roman"/>
                <w:color w:val="000000"/>
                <w:kern w:val="0"/>
                <w:szCs w:val="21"/>
              </w:rPr>
            </w:pPr>
            <w:ins w:id="2283" w:author="松山　晃大" w:date="2023-02-08T01:20:00Z">
              <w:r w:rsidRPr="0048090B">
                <w:rPr>
                  <w:rFonts w:ascii="Times New Roman" w:eastAsia="ＭＳ 明朝" w:hAnsi="Times New Roman" w:cs="Times New Roman"/>
                  <w:color w:val="000000"/>
                  <w:kern w:val="0"/>
                  <w:szCs w:val="21"/>
                </w:rPr>
                <w:t>5.662</w:t>
              </w:r>
            </w:ins>
          </w:p>
        </w:tc>
      </w:tr>
      <w:tr w:rsidR="00402C23" w:rsidRPr="0048090B" w14:paraId="75688D07" w14:textId="5A06557C" w:rsidTr="00402C23">
        <w:trPr>
          <w:trHeight w:val="280"/>
          <w:trPrChange w:id="2284"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85"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D3DBA83"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2286"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4291BF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2287"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4822AD8B"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del w:id="2288"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289" w:author="松山 ファミリー" w:date="2023-02-08T01:20:00Z">
              <w:tcPr>
                <w:tcW w:w="284" w:type="dxa"/>
                <w:tcBorders>
                  <w:top w:val="nil"/>
                  <w:left w:val="nil"/>
                  <w:bottom w:val="single" w:sz="4" w:space="0" w:color="auto"/>
                  <w:right w:val="single" w:sz="4" w:space="0" w:color="auto"/>
                </w:tcBorders>
              </w:tcPr>
            </w:tcPrChange>
          </w:tcPr>
          <w:p w14:paraId="0323D16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90" w:author="松山 ファミリー" w:date="2023-02-08T01:20:00Z">
              <w:tcPr>
                <w:tcW w:w="284" w:type="dxa"/>
                <w:tcBorders>
                  <w:top w:val="nil"/>
                  <w:left w:val="nil"/>
                  <w:bottom w:val="single" w:sz="4" w:space="0" w:color="auto"/>
                  <w:right w:val="single" w:sz="4" w:space="0" w:color="auto"/>
                </w:tcBorders>
              </w:tcPr>
            </w:tcPrChange>
          </w:tcPr>
          <w:p w14:paraId="400A5668" w14:textId="1616B756" w:rsidR="00402C23" w:rsidRPr="0048090B" w:rsidRDefault="00402C23" w:rsidP="00402C23">
            <w:pPr>
              <w:widowControl/>
              <w:jc w:val="right"/>
              <w:rPr>
                <w:rFonts w:ascii="Times New Roman" w:eastAsia="ＭＳ 明朝" w:hAnsi="Times New Roman" w:cs="Times New Roman"/>
                <w:color w:val="000000"/>
                <w:kern w:val="0"/>
                <w:szCs w:val="21"/>
              </w:rPr>
            </w:pPr>
            <w:ins w:id="2291" w:author="松山　晃大" w:date="2023-02-08T01:20:00Z">
              <w:r w:rsidRPr="0048090B">
                <w:rPr>
                  <w:rFonts w:ascii="Times New Roman" w:eastAsia="ＭＳ 明朝"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2292" w:author="松山 ファミリー" w:date="2023-02-08T01:20:00Z">
              <w:tcPr>
                <w:tcW w:w="284" w:type="dxa"/>
                <w:tcBorders>
                  <w:top w:val="nil"/>
                  <w:left w:val="nil"/>
                  <w:bottom w:val="single" w:sz="4" w:space="0" w:color="auto"/>
                  <w:right w:val="single" w:sz="4" w:space="0" w:color="auto"/>
                </w:tcBorders>
              </w:tcPr>
            </w:tcPrChange>
          </w:tcPr>
          <w:p w14:paraId="67A19DE2" w14:textId="681B3552" w:rsidR="00402C23" w:rsidRPr="0048090B" w:rsidRDefault="00402C23" w:rsidP="00402C23">
            <w:pPr>
              <w:widowControl/>
              <w:jc w:val="right"/>
              <w:rPr>
                <w:rFonts w:ascii="Times New Roman" w:eastAsia="ＭＳ 明朝" w:hAnsi="Times New Roman" w:cs="Times New Roman"/>
                <w:color w:val="000000"/>
                <w:kern w:val="0"/>
                <w:szCs w:val="21"/>
              </w:rPr>
            </w:pPr>
            <w:ins w:id="2293" w:author="松山　晃大" w:date="2023-02-08T01:20: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2294" w:author="松山 ファミリー" w:date="2023-02-08T01:20:00Z">
              <w:tcPr>
                <w:tcW w:w="284" w:type="dxa"/>
                <w:tcBorders>
                  <w:top w:val="nil"/>
                  <w:left w:val="nil"/>
                  <w:bottom w:val="single" w:sz="4" w:space="0" w:color="auto"/>
                  <w:right w:val="single" w:sz="4" w:space="0" w:color="auto"/>
                </w:tcBorders>
              </w:tcPr>
            </w:tcPrChange>
          </w:tcPr>
          <w:p w14:paraId="3E32D998" w14:textId="103DABDD" w:rsidR="00402C23" w:rsidRPr="0048090B" w:rsidRDefault="00402C23" w:rsidP="00402C23">
            <w:pPr>
              <w:widowControl/>
              <w:jc w:val="right"/>
              <w:rPr>
                <w:rFonts w:ascii="Times New Roman" w:eastAsia="ＭＳ 明朝" w:hAnsi="Times New Roman" w:cs="Times New Roman"/>
                <w:color w:val="000000"/>
                <w:kern w:val="0"/>
                <w:szCs w:val="21"/>
              </w:rPr>
            </w:pPr>
            <w:ins w:id="2295" w:author="松山　晃大" w:date="2023-02-08T01:20:00Z">
              <w:r w:rsidRPr="0048090B">
                <w:rPr>
                  <w:rFonts w:ascii="Times New Roman" w:eastAsia="ＭＳ 明朝" w:hAnsi="Times New Roman" w:cs="Times New Roman"/>
                  <w:color w:val="000000"/>
                  <w:kern w:val="0"/>
                  <w:szCs w:val="21"/>
                </w:rPr>
                <w:t>6.094</w:t>
              </w:r>
            </w:ins>
          </w:p>
        </w:tc>
      </w:tr>
      <w:tr w:rsidR="00402C23" w:rsidRPr="0048090B" w14:paraId="032B29BD" w14:textId="439D5B04" w:rsidTr="00402C23">
        <w:trPr>
          <w:trHeight w:val="280"/>
          <w:trPrChange w:id="2296"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97"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6F73616"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2298"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14E2BD3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2299"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59829F6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del w:id="2300"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301" w:author="松山 ファミリー" w:date="2023-02-08T01:20:00Z">
              <w:tcPr>
                <w:tcW w:w="284" w:type="dxa"/>
                <w:tcBorders>
                  <w:top w:val="nil"/>
                  <w:left w:val="nil"/>
                  <w:bottom w:val="single" w:sz="4" w:space="0" w:color="auto"/>
                  <w:right w:val="single" w:sz="4" w:space="0" w:color="auto"/>
                </w:tcBorders>
              </w:tcPr>
            </w:tcPrChange>
          </w:tcPr>
          <w:p w14:paraId="68F2FC8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302" w:author="松山 ファミリー" w:date="2023-02-08T01:20:00Z">
              <w:tcPr>
                <w:tcW w:w="284" w:type="dxa"/>
                <w:tcBorders>
                  <w:top w:val="nil"/>
                  <w:left w:val="nil"/>
                  <w:bottom w:val="single" w:sz="4" w:space="0" w:color="auto"/>
                  <w:right w:val="single" w:sz="4" w:space="0" w:color="auto"/>
                </w:tcBorders>
              </w:tcPr>
            </w:tcPrChange>
          </w:tcPr>
          <w:p w14:paraId="06B992DB" w14:textId="26E09F19" w:rsidR="00402C23" w:rsidRPr="0048090B" w:rsidRDefault="00402C23" w:rsidP="00402C23">
            <w:pPr>
              <w:widowControl/>
              <w:jc w:val="right"/>
              <w:rPr>
                <w:rFonts w:ascii="Times New Roman" w:eastAsia="ＭＳ 明朝" w:hAnsi="Times New Roman" w:cs="Times New Roman"/>
                <w:color w:val="000000"/>
                <w:kern w:val="0"/>
                <w:szCs w:val="21"/>
              </w:rPr>
            </w:pPr>
            <w:ins w:id="2303" w:author="松山　晃大" w:date="2023-02-08T01:20:00Z">
              <w:r w:rsidRPr="0048090B">
                <w:rPr>
                  <w:rFonts w:ascii="Times New Roman" w:eastAsia="ＭＳ 明朝"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2304" w:author="松山 ファミリー" w:date="2023-02-08T01:20:00Z">
              <w:tcPr>
                <w:tcW w:w="284" w:type="dxa"/>
                <w:tcBorders>
                  <w:top w:val="nil"/>
                  <w:left w:val="nil"/>
                  <w:bottom w:val="single" w:sz="4" w:space="0" w:color="auto"/>
                  <w:right w:val="single" w:sz="4" w:space="0" w:color="auto"/>
                </w:tcBorders>
              </w:tcPr>
            </w:tcPrChange>
          </w:tcPr>
          <w:p w14:paraId="18438C57" w14:textId="5F03B265" w:rsidR="00402C23" w:rsidRPr="0048090B" w:rsidRDefault="00402C23" w:rsidP="00402C23">
            <w:pPr>
              <w:widowControl/>
              <w:jc w:val="right"/>
              <w:rPr>
                <w:rFonts w:ascii="Times New Roman" w:eastAsia="ＭＳ 明朝" w:hAnsi="Times New Roman" w:cs="Times New Roman"/>
                <w:color w:val="000000"/>
                <w:kern w:val="0"/>
                <w:szCs w:val="21"/>
              </w:rPr>
            </w:pPr>
            <w:ins w:id="2305" w:author="松山　晃大" w:date="2023-02-08T01:20: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2306" w:author="松山 ファミリー" w:date="2023-02-08T01:20:00Z">
              <w:tcPr>
                <w:tcW w:w="284" w:type="dxa"/>
                <w:tcBorders>
                  <w:top w:val="nil"/>
                  <w:left w:val="nil"/>
                  <w:bottom w:val="single" w:sz="4" w:space="0" w:color="auto"/>
                  <w:right w:val="single" w:sz="4" w:space="0" w:color="auto"/>
                </w:tcBorders>
              </w:tcPr>
            </w:tcPrChange>
          </w:tcPr>
          <w:p w14:paraId="726BA298" w14:textId="3F0175B3" w:rsidR="00402C23" w:rsidRPr="0048090B" w:rsidRDefault="00402C23" w:rsidP="00402C23">
            <w:pPr>
              <w:widowControl/>
              <w:jc w:val="right"/>
              <w:rPr>
                <w:rFonts w:ascii="Times New Roman" w:eastAsia="ＭＳ 明朝" w:hAnsi="Times New Roman" w:cs="Times New Roman"/>
                <w:color w:val="000000"/>
                <w:kern w:val="0"/>
                <w:szCs w:val="21"/>
              </w:rPr>
            </w:pPr>
            <w:ins w:id="2307" w:author="松山　晃大" w:date="2023-02-08T01:20:00Z">
              <w:r w:rsidRPr="0048090B">
                <w:rPr>
                  <w:rFonts w:ascii="Times New Roman" w:eastAsia="ＭＳ 明朝" w:hAnsi="Times New Roman" w:cs="Times New Roman"/>
                  <w:color w:val="000000"/>
                  <w:kern w:val="0"/>
                  <w:szCs w:val="21"/>
                </w:rPr>
                <w:t>6.525</w:t>
              </w:r>
            </w:ins>
          </w:p>
        </w:tc>
      </w:tr>
      <w:tr w:rsidR="00402C23" w:rsidRPr="0048090B" w14:paraId="230EA2C1" w14:textId="6D0D4AA1" w:rsidTr="00402C23">
        <w:trPr>
          <w:trHeight w:val="280"/>
          <w:trPrChange w:id="2308"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309"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9ECE4EB"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2310"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0016DA2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Change w:id="2311"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07BAC470"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del w:id="2312"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313" w:author="松山 ファミリー" w:date="2023-02-08T01:20:00Z">
              <w:tcPr>
                <w:tcW w:w="284" w:type="dxa"/>
                <w:tcBorders>
                  <w:top w:val="nil"/>
                  <w:left w:val="nil"/>
                  <w:bottom w:val="single" w:sz="4" w:space="0" w:color="auto"/>
                  <w:right w:val="single" w:sz="4" w:space="0" w:color="auto"/>
                </w:tcBorders>
              </w:tcPr>
            </w:tcPrChange>
          </w:tcPr>
          <w:p w14:paraId="03754C6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314" w:author="松山 ファミリー" w:date="2023-02-08T01:20:00Z">
              <w:tcPr>
                <w:tcW w:w="284" w:type="dxa"/>
                <w:tcBorders>
                  <w:top w:val="nil"/>
                  <w:left w:val="nil"/>
                  <w:bottom w:val="single" w:sz="4" w:space="0" w:color="auto"/>
                  <w:right w:val="single" w:sz="4" w:space="0" w:color="auto"/>
                </w:tcBorders>
              </w:tcPr>
            </w:tcPrChange>
          </w:tcPr>
          <w:p w14:paraId="31F4FD99" w14:textId="2FF94E1A" w:rsidR="00402C23" w:rsidRPr="0048090B" w:rsidRDefault="00402C23" w:rsidP="00402C23">
            <w:pPr>
              <w:widowControl/>
              <w:jc w:val="right"/>
              <w:rPr>
                <w:rFonts w:ascii="Times New Roman" w:eastAsia="ＭＳ 明朝" w:hAnsi="Times New Roman" w:cs="Times New Roman"/>
                <w:color w:val="000000"/>
                <w:kern w:val="0"/>
                <w:szCs w:val="21"/>
              </w:rPr>
            </w:pPr>
            <w:ins w:id="2315" w:author="松山　晃大" w:date="2023-02-08T01:20:00Z">
              <w:r w:rsidRPr="0048090B">
                <w:rPr>
                  <w:rFonts w:ascii="Times New Roman" w:eastAsia="ＭＳ 明朝" w:hAnsi="Times New Roman" w:cs="Times New Roman"/>
                  <w:color w:val="000000"/>
                  <w:kern w:val="0"/>
                  <w:szCs w:val="21"/>
                </w:rPr>
                <w:t>1550</w:t>
              </w:r>
            </w:ins>
          </w:p>
        </w:tc>
        <w:tc>
          <w:tcPr>
            <w:tcW w:w="1276" w:type="dxa"/>
            <w:tcBorders>
              <w:top w:val="nil"/>
              <w:left w:val="nil"/>
              <w:bottom w:val="single" w:sz="4" w:space="0" w:color="auto"/>
              <w:right w:val="single" w:sz="4" w:space="0" w:color="auto"/>
            </w:tcBorders>
            <w:vAlign w:val="center"/>
            <w:tcPrChange w:id="2316" w:author="松山 ファミリー" w:date="2023-02-08T01:20:00Z">
              <w:tcPr>
                <w:tcW w:w="284" w:type="dxa"/>
                <w:tcBorders>
                  <w:top w:val="nil"/>
                  <w:left w:val="nil"/>
                  <w:bottom w:val="single" w:sz="4" w:space="0" w:color="auto"/>
                  <w:right w:val="single" w:sz="4" w:space="0" w:color="auto"/>
                </w:tcBorders>
              </w:tcPr>
            </w:tcPrChange>
          </w:tcPr>
          <w:p w14:paraId="1EB19AD8" w14:textId="554C00AD" w:rsidR="00402C23" w:rsidRPr="0048090B" w:rsidRDefault="00402C23" w:rsidP="00402C23">
            <w:pPr>
              <w:widowControl/>
              <w:jc w:val="right"/>
              <w:rPr>
                <w:rFonts w:ascii="Times New Roman" w:eastAsia="ＭＳ 明朝" w:hAnsi="Times New Roman" w:cs="Times New Roman"/>
                <w:color w:val="000000"/>
                <w:kern w:val="0"/>
                <w:szCs w:val="21"/>
              </w:rPr>
            </w:pPr>
            <w:ins w:id="2317" w:author="松山　晃大" w:date="2023-02-08T01:20: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2318" w:author="松山 ファミリー" w:date="2023-02-08T01:20:00Z">
              <w:tcPr>
                <w:tcW w:w="284" w:type="dxa"/>
                <w:tcBorders>
                  <w:top w:val="nil"/>
                  <w:left w:val="nil"/>
                  <w:bottom w:val="single" w:sz="4" w:space="0" w:color="auto"/>
                  <w:right w:val="single" w:sz="4" w:space="0" w:color="auto"/>
                </w:tcBorders>
              </w:tcPr>
            </w:tcPrChange>
          </w:tcPr>
          <w:p w14:paraId="1E8E1628" w14:textId="51103FCB" w:rsidR="00402C23" w:rsidRPr="0048090B" w:rsidRDefault="00402C23" w:rsidP="00402C23">
            <w:pPr>
              <w:widowControl/>
              <w:jc w:val="right"/>
              <w:rPr>
                <w:rFonts w:ascii="Times New Roman" w:eastAsia="ＭＳ 明朝" w:hAnsi="Times New Roman" w:cs="Times New Roman"/>
                <w:color w:val="000000"/>
                <w:kern w:val="0"/>
                <w:szCs w:val="21"/>
              </w:rPr>
            </w:pPr>
            <w:ins w:id="2319" w:author="松山　晃大" w:date="2023-02-08T01:20:00Z">
              <w:r w:rsidRPr="0048090B">
                <w:rPr>
                  <w:rFonts w:ascii="Times New Roman" w:eastAsia="ＭＳ 明朝" w:hAnsi="Times New Roman" w:cs="Times New Roman"/>
                  <w:color w:val="000000"/>
                  <w:kern w:val="0"/>
                  <w:szCs w:val="21"/>
                </w:rPr>
                <w:t>6.956</w:t>
              </w:r>
            </w:ins>
          </w:p>
        </w:tc>
      </w:tr>
      <w:tr w:rsidR="00402C23" w:rsidRPr="0048090B" w14:paraId="6D7EEE6A" w14:textId="1BEE809A" w:rsidTr="00402C23">
        <w:trPr>
          <w:trHeight w:val="280"/>
          <w:trPrChange w:id="2320"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321"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8691BD"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Change w:id="2322"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C91B5D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2323"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5CF992BB"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del w:id="2324"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325" w:author="松山 ファミリー" w:date="2023-02-08T01:20:00Z">
              <w:tcPr>
                <w:tcW w:w="284" w:type="dxa"/>
                <w:tcBorders>
                  <w:top w:val="nil"/>
                  <w:left w:val="nil"/>
                  <w:bottom w:val="single" w:sz="4" w:space="0" w:color="auto"/>
                  <w:right w:val="single" w:sz="4" w:space="0" w:color="auto"/>
                </w:tcBorders>
              </w:tcPr>
            </w:tcPrChange>
          </w:tcPr>
          <w:p w14:paraId="488B511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326" w:author="松山 ファミリー" w:date="2023-02-08T01:20:00Z">
              <w:tcPr>
                <w:tcW w:w="284" w:type="dxa"/>
                <w:tcBorders>
                  <w:top w:val="nil"/>
                  <w:left w:val="nil"/>
                  <w:bottom w:val="single" w:sz="4" w:space="0" w:color="auto"/>
                  <w:right w:val="single" w:sz="4" w:space="0" w:color="auto"/>
                </w:tcBorders>
              </w:tcPr>
            </w:tcPrChange>
          </w:tcPr>
          <w:p w14:paraId="27C853F0" w14:textId="0E99AEEC" w:rsidR="00402C23" w:rsidRPr="0048090B" w:rsidRDefault="00402C23" w:rsidP="00402C23">
            <w:pPr>
              <w:widowControl/>
              <w:jc w:val="right"/>
              <w:rPr>
                <w:rFonts w:ascii="Times New Roman" w:eastAsia="ＭＳ 明朝" w:hAnsi="Times New Roman" w:cs="Times New Roman"/>
                <w:color w:val="000000"/>
                <w:kern w:val="0"/>
                <w:szCs w:val="21"/>
              </w:rPr>
            </w:pPr>
            <w:ins w:id="2327" w:author="松山　晃大" w:date="2023-02-08T01:20:00Z">
              <w:r w:rsidRPr="0048090B">
                <w:rPr>
                  <w:rFonts w:ascii="Times New Roman" w:eastAsia="ＭＳ 明朝" w:hAnsi="Times New Roman" w:cs="Times New Roman"/>
                  <w:color w:val="000000"/>
                  <w:kern w:val="0"/>
                  <w:szCs w:val="21"/>
                </w:rPr>
                <w:t>1600</w:t>
              </w:r>
            </w:ins>
          </w:p>
        </w:tc>
        <w:tc>
          <w:tcPr>
            <w:tcW w:w="1276" w:type="dxa"/>
            <w:tcBorders>
              <w:top w:val="nil"/>
              <w:left w:val="nil"/>
              <w:bottom w:val="single" w:sz="4" w:space="0" w:color="auto"/>
              <w:right w:val="single" w:sz="4" w:space="0" w:color="auto"/>
            </w:tcBorders>
            <w:vAlign w:val="center"/>
            <w:tcPrChange w:id="2328" w:author="松山 ファミリー" w:date="2023-02-08T01:20:00Z">
              <w:tcPr>
                <w:tcW w:w="284" w:type="dxa"/>
                <w:tcBorders>
                  <w:top w:val="nil"/>
                  <w:left w:val="nil"/>
                  <w:bottom w:val="single" w:sz="4" w:space="0" w:color="auto"/>
                  <w:right w:val="single" w:sz="4" w:space="0" w:color="auto"/>
                </w:tcBorders>
              </w:tcPr>
            </w:tcPrChange>
          </w:tcPr>
          <w:p w14:paraId="4B48D64F" w14:textId="5C8130AB" w:rsidR="00402C23" w:rsidRPr="0048090B" w:rsidRDefault="00402C23" w:rsidP="00402C23">
            <w:pPr>
              <w:widowControl/>
              <w:jc w:val="right"/>
              <w:rPr>
                <w:rFonts w:ascii="Times New Roman" w:eastAsia="ＭＳ 明朝" w:hAnsi="Times New Roman" w:cs="Times New Roman"/>
                <w:color w:val="000000"/>
                <w:kern w:val="0"/>
                <w:szCs w:val="21"/>
              </w:rPr>
            </w:pPr>
            <w:ins w:id="2329" w:author="松山　晃大" w:date="2023-02-08T01:20: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2330" w:author="松山 ファミリー" w:date="2023-02-08T01:20:00Z">
              <w:tcPr>
                <w:tcW w:w="284" w:type="dxa"/>
                <w:tcBorders>
                  <w:top w:val="nil"/>
                  <w:left w:val="nil"/>
                  <w:bottom w:val="single" w:sz="4" w:space="0" w:color="auto"/>
                  <w:right w:val="single" w:sz="4" w:space="0" w:color="auto"/>
                </w:tcBorders>
              </w:tcPr>
            </w:tcPrChange>
          </w:tcPr>
          <w:p w14:paraId="44527069" w14:textId="7FE39554" w:rsidR="00402C23" w:rsidRPr="0048090B" w:rsidRDefault="00402C23" w:rsidP="00402C23">
            <w:pPr>
              <w:widowControl/>
              <w:jc w:val="right"/>
              <w:rPr>
                <w:rFonts w:ascii="Times New Roman" w:eastAsia="ＭＳ 明朝" w:hAnsi="Times New Roman" w:cs="Times New Roman"/>
                <w:color w:val="000000"/>
                <w:kern w:val="0"/>
                <w:szCs w:val="21"/>
              </w:rPr>
            </w:pPr>
            <w:ins w:id="2331" w:author="松山　晃大" w:date="2023-02-08T01:20:00Z">
              <w:r w:rsidRPr="0048090B">
                <w:rPr>
                  <w:rFonts w:ascii="Times New Roman" w:eastAsia="ＭＳ 明朝" w:hAnsi="Times New Roman" w:cs="Times New Roman"/>
                  <w:color w:val="000000"/>
                  <w:kern w:val="0"/>
                  <w:szCs w:val="21"/>
                </w:rPr>
                <w:t>7.386</w:t>
              </w:r>
            </w:ins>
          </w:p>
        </w:tc>
      </w:tr>
    </w:tbl>
    <w:p w14:paraId="6B35B012" w14:textId="77777777" w:rsidR="00F67D61" w:rsidRPr="0048090B" w:rsidDel="00F95BA0" w:rsidRDefault="00F67D61" w:rsidP="00A007A1">
      <w:pPr>
        <w:widowControl/>
        <w:rPr>
          <w:del w:id="2332" w:author="松山 ファミリー" w:date="2023-02-08T01:21:00Z"/>
          <w:rFonts w:ascii="Times New Roman" w:eastAsia="ＭＳ 明朝" w:hAnsi="Times New Roman" w:cs="Times New Roman"/>
          <w:szCs w:val="21"/>
        </w:rPr>
        <w:pPrChange w:id="2333" w:author="松山 ファミリー" w:date="2023-02-08T00:25:00Z">
          <w:pPr>
            <w:widowControl/>
            <w:jc w:val="left"/>
          </w:pPr>
        </w:pPrChange>
      </w:pPr>
    </w:p>
    <w:p w14:paraId="05B08838" w14:textId="77777777" w:rsidR="00F67D61" w:rsidRPr="0048090B" w:rsidRDefault="00F67D61" w:rsidP="00A007A1">
      <w:pPr>
        <w:widowControl/>
        <w:rPr>
          <w:rFonts w:ascii="Times New Roman" w:eastAsia="ＭＳ 明朝" w:hAnsi="Times New Roman" w:cs="Times New Roman" w:hint="eastAsia"/>
          <w:szCs w:val="21"/>
        </w:rPr>
        <w:pPrChange w:id="2334" w:author="松山 ファミリー" w:date="2023-02-08T00:25:00Z">
          <w:pPr>
            <w:widowControl/>
            <w:jc w:val="left"/>
          </w:pPr>
        </w:pPrChange>
      </w:pPr>
    </w:p>
    <w:p w14:paraId="6066928D"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335" w:name="_Toc126715563"/>
      <w:r w:rsidRPr="0048090B">
        <w:rPr>
          <w:rStyle w:val="normaltextrun"/>
          <w:rFonts w:ascii="Times New Roman" w:eastAsia="ＭＳ 明朝" w:hAnsi="Times New Roman" w:cs="Times New Roman"/>
          <w:sz w:val="21"/>
          <w:szCs w:val="21"/>
        </w:rPr>
        <w:t>220415CP_cell0.2g_1</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w:t>
      </w:r>
      <w:del w:id="2336" w:author="松山 ファミリー" w:date="2023-02-08T01:21:00Z">
        <w:r w:rsidRPr="0048090B" w:rsidDel="00F95BA0">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2335"/>
    </w:p>
    <w:p w14:paraId="5A110CA1" w14:textId="77777777" w:rsidR="00F67D61" w:rsidRPr="0048090B" w:rsidRDefault="00F67D61" w:rsidP="00A007A1">
      <w:pPr>
        <w:pStyle w:val="a4"/>
        <w:widowControl/>
        <w:numPr>
          <w:ilvl w:val="0"/>
          <w:numId w:val="64"/>
        </w:numPr>
        <w:ind w:leftChars="0"/>
        <w:rPr>
          <w:rStyle w:val="normaltextrun"/>
          <w:rFonts w:ascii="Times New Roman" w:eastAsia="ＭＳ 明朝" w:hAnsi="Times New Roman" w:cs="Times New Roman"/>
          <w:szCs w:val="21"/>
        </w:rPr>
        <w:pPrChange w:id="2337" w:author="松山 ファミリー" w:date="2023-02-08T00:25:00Z">
          <w:pPr>
            <w:pStyle w:val="a4"/>
            <w:widowControl/>
            <w:numPr>
              <w:numId w:val="64"/>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1E5B6C" w14:textId="77777777" w:rsidR="00F67D61" w:rsidRPr="0048090B" w:rsidRDefault="00F67D61" w:rsidP="00A007A1">
      <w:pPr>
        <w:pStyle w:val="a4"/>
        <w:widowControl/>
        <w:numPr>
          <w:ilvl w:val="0"/>
          <w:numId w:val="64"/>
        </w:numPr>
        <w:ind w:leftChars="0"/>
        <w:rPr>
          <w:rStyle w:val="normaltextrun"/>
          <w:rFonts w:ascii="Times New Roman" w:eastAsia="ＭＳ 明朝" w:hAnsi="Times New Roman" w:cs="Times New Roman"/>
          <w:szCs w:val="21"/>
        </w:rPr>
        <w:pPrChange w:id="2338" w:author="松山 ファミリー" w:date="2023-02-08T00:25:00Z">
          <w:pPr>
            <w:pStyle w:val="a4"/>
            <w:widowControl/>
            <w:numPr>
              <w:numId w:val="64"/>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6A61D65" w14:textId="77777777" w:rsidR="00F67D61" w:rsidRPr="0048090B" w:rsidRDefault="00F67D61" w:rsidP="00A007A1">
      <w:pPr>
        <w:pStyle w:val="a4"/>
        <w:widowControl/>
        <w:numPr>
          <w:ilvl w:val="0"/>
          <w:numId w:val="64"/>
        </w:numPr>
        <w:ind w:leftChars="0"/>
        <w:rPr>
          <w:rStyle w:val="normaltextrun"/>
          <w:rFonts w:ascii="Times New Roman" w:eastAsia="ＭＳ 明朝" w:hAnsi="Times New Roman" w:cs="Times New Roman"/>
          <w:szCs w:val="21"/>
        </w:rPr>
        <w:pPrChange w:id="2339" w:author="松山 ファミリー" w:date="2023-02-08T00:25:00Z">
          <w:pPr>
            <w:pStyle w:val="a4"/>
            <w:widowControl/>
            <w:numPr>
              <w:numId w:val="64"/>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DC27965" w14:textId="77777777" w:rsidR="00F67D61" w:rsidRPr="0048090B" w:rsidRDefault="00F67D61" w:rsidP="00A007A1">
      <w:pPr>
        <w:pStyle w:val="a4"/>
        <w:widowControl/>
        <w:numPr>
          <w:ilvl w:val="0"/>
          <w:numId w:val="64"/>
        </w:numPr>
        <w:ind w:leftChars="0"/>
        <w:rPr>
          <w:rStyle w:val="normaltextrun"/>
          <w:rFonts w:ascii="Times New Roman" w:eastAsia="ＭＳ 明朝" w:hAnsi="Times New Roman" w:cs="Times New Roman"/>
          <w:szCs w:val="21"/>
        </w:rPr>
        <w:pPrChange w:id="2340" w:author="松山 ファミリー" w:date="2023-02-08T00:25:00Z">
          <w:pPr>
            <w:pStyle w:val="a4"/>
            <w:widowControl/>
            <w:numPr>
              <w:numId w:val="64"/>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8B7D907" w14:textId="77777777" w:rsidR="00F67D61" w:rsidRPr="0048090B" w:rsidRDefault="00F67D61" w:rsidP="00A007A1">
      <w:pPr>
        <w:pStyle w:val="a4"/>
        <w:widowControl/>
        <w:numPr>
          <w:ilvl w:val="0"/>
          <w:numId w:val="64"/>
        </w:numPr>
        <w:ind w:leftChars="0"/>
        <w:rPr>
          <w:rFonts w:ascii="Times New Roman" w:eastAsia="ＭＳ 明朝" w:hAnsi="Times New Roman" w:cs="Times New Roman"/>
          <w:szCs w:val="21"/>
        </w:rPr>
        <w:pPrChange w:id="2341" w:author="松山 ファミリー" w:date="2023-02-08T00:25:00Z">
          <w:pPr>
            <w:pStyle w:val="a4"/>
            <w:widowControl/>
            <w:numPr>
              <w:numId w:val="64"/>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500DCA5E" w14:textId="152A4C53" w:rsidR="00F67D61" w:rsidRPr="0048090B" w:rsidRDefault="00976B0E" w:rsidP="00A007A1">
      <w:pPr>
        <w:pStyle w:val="a4"/>
        <w:widowControl/>
        <w:numPr>
          <w:ilvl w:val="0"/>
          <w:numId w:val="64"/>
        </w:numPr>
        <w:ind w:leftChars="0"/>
        <w:rPr>
          <w:rFonts w:ascii="Times New Roman" w:eastAsia="ＭＳ 明朝" w:hAnsi="Times New Roman" w:cs="Times New Roman"/>
          <w:szCs w:val="21"/>
        </w:rPr>
        <w:pPrChange w:id="2342" w:author="松山 ファミリー" w:date="2023-02-08T00:25:00Z">
          <w:pPr>
            <w:pStyle w:val="a4"/>
            <w:widowControl/>
            <w:numPr>
              <w:numId w:val="64"/>
            </w:numPr>
            <w:ind w:leftChars="0" w:left="420" w:hanging="420"/>
            <w:jc w:val="left"/>
          </w:pPr>
        </w:pPrChange>
      </w:pPr>
      <w:ins w:id="2343" w:author="松山 ファミリー" w:date="2023-02-08T01:21:00Z">
        <w:r w:rsidRPr="00976B0E">
          <w:rPr>
            <w:rFonts w:ascii="Cambria Math" w:eastAsia="ＭＳ 明朝" w:hAnsi="Cambria Math" w:cs="Cambria Math"/>
            <w:szCs w:val="21"/>
            <w:rPrChange w:id="2344" w:author="松山 ファミリー" w:date="2023-02-08T01:21:00Z">
              <w:rPr>
                <w:rFonts w:ascii="Cambria Math" w:eastAsia="ＭＳ 明朝" w:hAnsi="Cambria Math" w:cs="Cambria Math" w:hint="eastAsia"/>
                <w:szCs w:val="21"/>
              </w:rPr>
            </w:rPrChange>
          </w:rPr>
          <w:t>③</w:t>
        </w:r>
      </w:ins>
      <w:del w:id="2345" w:author="松山 ファミリー" w:date="2023-02-08T01:21:00Z">
        <w:r w:rsidR="00F67D61" w:rsidRPr="0048090B" w:rsidDel="00976B0E">
          <w:rPr>
            <w:rFonts w:ascii="Cambria Math" w:eastAsia="ＭＳ 明朝" w:hAnsi="Cambria Math" w:cs="Cambria Math"/>
            <w:szCs w:val="21"/>
          </w:rPr>
          <w:delText>④</w:delText>
        </w:r>
      </w:del>
      <w:r w:rsidR="00F67D61" w:rsidRPr="0048090B">
        <w:rPr>
          <w:rFonts w:ascii="Times New Roman" w:eastAsia="ＭＳ 明朝" w:hAnsi="Times New Roman" w:cs="Times New Roman"/>
          <w:szCs w:val="21"/>
        </w:rPr>
        <w:t>の溶液をマイクロピペットで連続的に加えた。</w:t>
      </w:r>
    </w:p>
    <w:p w14:paraId="3C195669" w14:textId="77777777" w:rsidR="00F67D61" w:rsidRPr="0048090B" w:rsidRDefault="00F67D61" w:rsidP="00A007A1">
      <w:pPr>
        <w:widowControl/>
        <w:rPr>
          <w:rFonts w:ascii="Times New Roman" w:eastAsia="ＭＳ 明朝" w:hAnsi="Times New Roman" w:cs="Times New Roman"/>
          <w:szCs w:val="21"/>
        </w:rPr>
        <w:pPrChange w:id="2346"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314C0F4" w14:textId="77777777" w:rsidR="00F67D61" w:rsidRPr="0048090B" w:rsidRDefault="00F67D61" w:rsidP="00A007A1">
      <w:pPr>
        <w:widowControl/>
        <w:rPr>
          <w:rFonts w:ascii="Times New Roman" w:eastAsia="ＭＳ 明朝" w:hAnsi="Times New Roman" w:cs="Times New Roman"/>
          <w:szCs w:val="21"/>
        </w:rPr>
        <w:pPrChange w:id="2347" w:author="松山 ファミリー" w:date="2023-02-08T00:25:00Z">
          <w:pPr>
            <w:widowControl/>
            <w:jc w:val="left"/>
          </w:pPr>
        </w:pPrChange>
      </w:pPr>
    </w:p>
    <w:p w14:paraId="3E3B1D11" w14:textId="61CBDC5B" w:rsidR="00F67D61" w:rsidRPr="0048090B" w:rsidRDefault="00F67D61" w:rsidP="00A007A1">
      <w:pPr>
        <w:widowControl/>
        <w:rPr>
          <w:rFonts w:ascii="Times New Roman" w:eastAsia="ＭＳ 明朝" w:hAnsi="Times New Roman" w:cs="Times New Roman"/>
          <w:szCs w:val="21"/>
        </w:rPr>
        <w:pPrChange w:id="2348" w:author="松山 ファミリー" w:date="2023-02-08T00:25:00Z">
          <w:pPr>
            <w:widowControl/>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2349" w:author="松山 ファミリー" w:date="2023-02-08T01:23:00Z">
          <w:tblPr>
            <w:tblW w:w="5242" w:type="dxa"/>
            <w:tblCellMar>
              <w:left w:w="99" w:type="dxa"/>
              <w:right w:w="99" w:type="dxa"/>
            </w:tblCellMar>
            <w:tblLook w:val="04A0" w:firstRow="1" w:lastRow="0" w:firstColumn="1" w:lastColumn="0" w:noHBand="0" w:noVBand="1"/>
          </w:tblPr>
        </w:tblPrChange>
      </w:tblPr>
      <w:tblGrid>
        <w:gridCol w:w="1300"/>
        <w:gridCol w:w="1389"/>
        <w:gridCol w:w="1417"/>
        <w:gridCol w:w="204"/>
        <w:gridCol w:w="1355"/>
        <w:gridCol w:w="1276"/>
        <w:gridCol w:w="1559"/>
        <w:tblGridChange w:id="2350">
          <w:tblGrid>
            <w:gridCol w:w="1300"/>
            <w:gridCol w:w="1300"/>
            <w:gridCol w:w="1506"/>
            <w:gridCol w:w="284"/>
            <w:gridCol w:w="284"/>
            <w:gridCol w:w="284"/>
            <w:gridCol w:w="284"/>
          </w:tblGrid>
        </w:tblGridChange>
      </w:tblGrid>
      <w:tr w:rsidR="00952718" w:rsidRPr="0048090B" w14:paraId="2F28A2CF" w14:textId="02E3EF35" w:rsidTr="00402DB6">
        <w:trPr>
          <w:trHeight w:val="280"/>
          <w:trPrChange w:id="2351" w:author="松山 ファミリー" w:date="2023-02-08T01:23: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2352" w:author="松山 ファミリー" w:date="2023-02-08T01:23: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7CD6F980" w14:textId="77777777" w:rsidR="00952718" w:rsidRPr="0048090B" w:rsidRDefault="00952718" w:rsidP="00952718">
            <w:pPr>
              <w:widowControl/>
              <w:rPr>
                <w:rFonts w:ascii="Times New Roman" w:eastAsia="ＭＳ 明朝" w:hAnsi="Times New Roman" w:cs="Times New Roman"/>
                <w:color w:val="000000"/>
                <w:kern w:val="0"/>
                <w:szCs w:val="21"/>
              </w:rPr>
              <w:pPrChange w:id="2353"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Change w:id="2354" w:author="松山 ファミリー" w:date="2023-02-08T01:23: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5E2EAC05" w14:textId="77777777" w:rsidR="00952718" w:rsidRPr="0048090B" w:rsidRDefault="00952718" w:rsidP="00952718">
            <w:pPr>
              <w:widowControl/>
              <w:rPr>
                <w:rFonts w:ascii="Times New Roman" w:eastAsia="ＭＳ 明朝" w:hAnsi="Times New Roman" w:cs="Times New Roman"/>
                <w:color w:val="000000"/>
                <w:kern w:val="0"/>
                <w:szCs w:val="21"/>
              </w:rPr>
              <w:pPrChange w:id="2355"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Change w:id="2356" w:author="松山 ファミリー" w:date="2023-02-08T01:23: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F8A13DC" w14:textId="77777777" w:rsidR="00952718" w:rsidRPr="0048090B" w:rsidRDefault="00952718" w:rsidP="00952718">
            <w:pPr>
              <w:widowControl/>
              <w:rPr>
                <w:rFonts w:ascii="Times New Roman" w:eastAsia="ＭＳ 明朝" w:hAnsi="Times New Roman" w:cs="Times New Roman"/>
                <w:color w:val="000000"/>
                <w:kern w:val="0"/>
                <w:szCs w:val="21"/>
              </w:rPr>
              <w:pPrChange w:id="2357"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2358" w:author="松山 ファミリー" w:date="2023-02-08T01:23:00Z">
              <w:tcPr>
                <w:tcW w:w="284" w:type="dxa"/>
                <w:tcBorders>
                  <w:top w:val="single" w:sz="4" w:space="0" w:color="auto"/>
                  <w:left w:val="nil"/>
                  <w:bottom w:val="single" w:sz="4" w:space="0" w:color="auto"/>
                  <w:right w:val="single" w:sz="4" w:space="0" w:color="auto"/>
                </w:tcBorders>
              </w:tcPr>
            </w:tcPrChange>
          </w:tcPr>
          <w:p w14:paraId="14E50D51"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2359" w:author="松山 ファミリー" w:date="2023-02-08T01:23:00Z">
              <w:tcPr>
                <w:tcW w:w="284" w:type="dxa"/>
                <w:tcBorders>
                  <w:top w:val="single" w:sz="4" w:space="0" w:color="auto"/>
                  <w:left w:val="nil"/>
                  <w:bottom w:val="single" w:sz="4" w:space="0" w:color="auto"/>
                  <w:right w:val="single" w:sz="4" w:space="0" w:color="auto"/>
                </w:tcBorders>
              </w:tcPr>
            </w:tcPrChange>
          </w:tcPr>
          <w:p w14:paraId="7D5C8450" w14:textId="6D58120D" w:rsidR="00952718" w:rsidRPr="0048090B" w:rsidRDefault="00952718" w:rsidP="00952718">
            <w:pPr>
              <w:widowControl/>
              <w:rPr>
                <w:rFonts w:ascii="Times New Roman" w:eastAsia="ＭＳ 明朝" w:hAnsi="Times New Roman" w:cs="Times New Roman"/>
                <w:color w:val="000000"/>
                <w:kern w:val="0"/>
                <w:szCs w:val="21"/>
              </w:rPr>
            </w:pPr>
            <w:ins w:id="2360" w:author="松山　晃大" w:date="2023-02-08T01:22: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2361" w:author="松山 ファミリー" w:date="2023-02-08T01:23:00Z">
              <w:tcPr>
                <w:tcW w:w="284" w:type="dxa"/>
                <w:tcBorders>
                  <w:top w:val="single" w:sz="4" w:space="0" w:color="auto"/>
                  <w:left w:val="nil"/>
                  <w:bottom w:val="single" w:sz="4" w:space="0" w:color="auto"/>
                  <w:right w:val="single" w:sz="4" w:space="0" w:color="auto"/>
                </w:tcBorders>
              </w:tcPr>
            </w:tcPrChange>
          </w:tcPr>
          <w:p w14:paraId="614CFCE1" w14:textId="66B97475" w:rsidR="00952718" w:rsidRPr="0048090B" w:rsidRDefault="00952718" w:rsidP="00952718">
            <w:pPr>
              <w:widowControl/>
              <w:rPr>
                <w:rFonts w:ascii="Times New Roman" w:eastAsia="ＭＳ 明朝" w:hAnsi="Times New Roman" w:cs="Times New Roman"/>
                <w:color w:val="000000"/>
                <w:kern w:val="0"/>
                <w:szCs w:val="21"/>
              </w:rPr>
            </w:pPr>
            <w:ins w:id="2362" w:author="松山　晃大" w:date="2023-02-08T01:22: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2363" w:author="松山 ファミリー" w:date="2023-02-08T01:23:00Z">
              <w:tcPr>
                <w:tcW w:w="284" w:type="dxa"/>
                <w:tcBorders>
                  <w:top w:val="single" w:sz="4" w:space="0" w:color="auto"/>
                  <w:left w:val="nil"/>
                  <w:bottom w:val="single" w:sz="4" w:space="0" w:color="auto"/>
                  <w:right w:val="single" w:sz="4" w:space="0" w:color="auto"/>
                </w:tcBorders>
              </w:tcPr>
            </w:tcPrChange>
          </w:tcPr>
          <w:p w14:paraId="618E3268" w14:textId="73B59088" w:rsidR="00952718" w:rsidRPr="0048090B" w:rsidRDefault="00952718" w:rsidP="00952718">
            <w:pPr>
              <w:widowControl/>
              <w:rPr>
                <w:rFonts w:ascii="Times New Roman" w:eastAsia="ＭＳ 明朝" w:hAnsi="Times New Roman" w:cs="Times New Roman"/>
                <w:color w:val="000000"/>
                <w:kern w:val="0"/>
                <w:szCs w:val="21"/>
              </w:rPr>
            </w:pPr>
            <w:ins w:id="2364" w:author="松山　晃大" w:date="2023-02-08T01:22:00Z">
              <w:r w:rsidRPr="0048090B">
                <w:rPr>
                  <w:rFonts w:ascii="Times New Roman" w:eastAsia="ＭＳ 明朝" w:hAnsi="Times New Roman" w:cs="Times New Roman"/>
                  <w:color w:val="000000"/>
                  <w:kern w:val="0"/>
                  <w:szCs w:val="21"/>
                </w:rPr>
                <w:t>濃度</w:t>
              </w:r>
            </w:ins>
          </w:p>
        </w:tc>
      </w:tr>
      <w:tr w:rsidR="00952718" w:rsidRPr="0048090B" w14:paraId="2EB31BC8" w14:textId="2AEA87DD" w:rsidTr="00402DB6">
        <w:trPr>
          <w:trHeight w:val="280"/>
          <w:trPrChange w:id="2365"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366"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4FAA867" w14:textId="4B352457" w:rsidR="00952718" w:rsidRPr="0048090B" w:rsidRDefault="00952718" w:rsidP="00952718">
            <w:pPr>
              <w:widowControl/>
              <w:rPr>
                <w:rFonts w:ascii="Times New Roman" w:eastAsia="ＭＳ 明朝" w:hAnsi="Times New Roman" w:cs="Times New Roman"/>
                <w:color w:val="000000"/>
                <w:kern w:val="0"/>
                <w:szCs w:val="21"/>
              </w:rPr>
              <w:pPrChange w:id="2367"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2368" w:author="松山 ファミリー" w:date="2023-02-08T01:24:00Z">
              <w:r w:rsidRPr="0048090B" w:rsidDel="00402DB6">
                <w:rPr>
                  <w:rFonts w:ascii="Times New Roman" w:eastAsia="ＭＳ 明朝" w:hAnsi="Times New Roman" w:cs="Times New Roman"/>
                  <w:color w:val="000000"/>
                  <w:kern w:val="0"/>
                  <w:szCs w:val="21"/>
                </w:rPr>
                <w:delText>sec</w:delText>
              </w:r>
            </w:del>
            <w:ins w:id="2369" w:author="松山 ファミリー" w:date="2023-02-08T01:24:00Z">
              <w:r w:rsidR="00402DB6" w:rsidRPr="0048090B">
                <w:rPr>
                  <w:rFonts w:ascii="Times New Roman" w:eastAsia="ＭＳ 明朝" w:hAnsi="Times New Roman" w:cs="Times New Roman"/>
                  <w:color w:val="000000"/>
                  <w:kern w:val="0"/>
                  <w:szCs w:val="21"/>
                </w:rPr>
                <w:t>Sec</w:t>
              </w:r>
            </w:ins>
          </w:p>
        </w:tc>
        <w:tc>
          <w:tcPr>
            <w:tcW w:w="1389" w:type="dxa"/>
            <w:tcBorders>
              <w:top w:val="nil"/>
              <w:left w:val="nil"/>
              <w:bottom w:val="single" w:sz="4" w:space="0" w:color="auto"/>
              <w:right w:val="single" w:sz="4" w:space="0" w:color="auto"/>
            </w:tcBorders>
            <w:shd w:val="clear" w:color="auto" w:fill="auto"/>
            <w:noWrap/>
            <w:vAlign w:val="center"/>
            <w:hideMark/>
            <w:tcPrChange w:id="2370"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5F1B6303" w14:textId="77777777" w:rsidR="00952718" w:rsidRPr="0048090B" w:rsidRDefault="00952718" w:rsidP="00952718">
            <w:pPr>
              <w:widowControl/>
              <w:rPr>
                <w:rFonts w:ascii="Times New Roman" w:eastAsia="ＭＳ 明朝" w:hAnsi="Times New Roman" w:cs="Times New Roman"/>
                <w:color w:val="000000"/>
                <w:kern w:val="0"/>
                <w:szCs w:val="21"/>
              </w:rPr>
              <w:pPrChange w:id="2371"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417" w:type="dxa"/>
            <w:tcBorders>
              <w:top w:val="nil"/>
              <w:left w:val="nil"/>
              <w:bottom w:val="single" w:sz="4" w:space="0" w:color="auto"/>
              <w:right w:val="single" w:sz="4" w:space="0" w:color="auto"/>
            </w:tcBorders>
            <w:shd w:val="clear" w:color="auto" w:fill="auto"/>
            <w:noWrap/>
            <w:vAlign w:val="center"/>
            <w:hideMark/>
            <w:tcPrChange w:id="2372"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38B26400" w14:textId="595D235B" w:rsidR="00952718" w:rsidRPr="0048090B" w:rsidRDefault="00952718" w:rsidP="00952718">
            <w:pPr>
              <w:widowControl/>
              <w:rPr>
                <w:rFonts w:ascii="Times New Roman" w:eastAsia="ＭＳ 明朝" w:hAnsi="Times New Roman" w:cs="Times New Roman"/>
                <w:color w:val="000000"/>
                <w:kern w:val="0"/>
                <w:szCs w:val="21"/>
              </w:rPr>
              <w:pPrChange w:id="2373"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2374" w:author="松山 ファミリー" w:date="2023-02-08T01:24:00Z">
              <w:r w:rsidR="00402DB6">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Change w:id="2375" w:author="松山 ファミリー" w:date="2023-02-08T01:23:00Z">
              <w:tcPr>
                <w:tcW w:w="284" w:type="dxa"/>
                <w:tcBorders>
                  <w:top w:val="nil"/>
                  <w:left w:val="nil"/>
                  <w:bottom w:val="single" w:sz="4" w:space="0" w:color="auto"/>
                  <w:right w:val="single" w:sz="4" w:space="0" w:color="auto"/>
                </w:tcBorders>
              </w:tcPr>
            </w:tcPrChange>
          </w:tcPr>
          <w:p w14:paraId="64E1C7FF"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376" w:author="松山 ファミリー" w:date="2023-02-08T01:23:00Z">
              <w:tcPr>
                <w:tcW w:w="284" w:type="dxa"/>
                <w:tcBorders>
                  <w:top w:val="nil"/>
                  <w:left w:val="nil"/>
                  <w:bottom w:val="single" w:sz="4" w:space="0" w:color="auto"/>
                  <w:right w:val="single" w:sz="4" w:space="0" w:color="auto"/>
                </w:tcBorders>
              </w:tcPr>
            </w:tcPrChange>
          </w:tcPr>
          <w:p w14:paraId="026AE11C" w14:textId="4DB69ABD" w:rsidR="00952718" w:rsidRPr="0048090B" w:rsidRDefault="00952718" w:rsidP="00952718">
            <w:pPr>
              <w:widowControl/>
              <w:rPr>
                <w:rFonts w:ascii="Times New Roman" w:eastAsia="ＭＳ 明朝" w:hAnsi="Times New Roman" w:cs="Times New Roman"/>
                <w:color w:val="000000"/>
                <w:kern w:val="0"/>
                <w:szCs w:val="21"/>
              </w:rPr>
            </w:pPr>
            <w:ins w:id="2377" w:author="松山　晃大" w:date="2023-02-08T01:22:00Z">
              <w:r w:rsidRPr="0048090B">
                <w:rPr>
                  <w:rFonts w:ascii="Times New Roman" w:eastAsia="ＭＳ 明朝" w:hAnsi="Times New Roman" w:cs="Times New Roman"/>
                  <w:color w:val="000000"/>
                  <w:kern w:val="0"/>
                  <w:szCs w:val="21"/>
                </w:rPr>
                <w:t>/</w:t>
              </w:r>
              <w:del w:id="2378" w:author="松山 ファミリー" w:date="2023-02-08T01:24:00Z">
                <w:r w:rsidRPr="0048090B" w:rsidDel="00402DB6">
                  <w:rPr>
                    <w:rFonts w:ascii="Times New Roman" w:eastAsia="ＭＳ 明朝" w:hAnsi="Times New Roman" w:cs="Times New Roman"/>
                    <w:color w:val="000000"/>
                    <w:kern w:val="0"/>
                    <w:szCs w:val="21"/>
                  </w:rPr>
                  <w:delText>sec</w:delText>
                </w:r>
              </w:del>
            </w:ins>
            <w:ins w:id="2379" w:author="松山 ファミリー" w:date="2023-02-08T01:24:00Z">
              <w:r w:rsidR="00402DB6"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2380" w:author="松山 ファミリー" w:date="2023-02-08T01:23:00Z">
              <w:tcPr>
                <w:tcW w:w="284" w:type="dxa"/>
                <w:tcBorders>
                  <w:top w:val="nil"/>
                  <w:left w:val="nil"/>
                  <w:bottom w:val="single" w:sz="4" w:space="0" w:color="auto"/>
                  <w:right w:val="single" w:sz="4" w:space="0" w:color="auto"/>
                </w:tcBorders>
              </w:tcPr>
            </w:tcPrChange>
          </w:tcPr>
          <w:p w14:paraId="594AAF02" w14:textId="3C9A4140" w:rsidR="00952718" w:rsidRPr="0048090B" w:rsidRDefault="00952718" w:rsidP="00952718">
            <w:pPr>
              <w:widowControl/>
              <w:rPr>
                <w:rFonts w:ascii="Times New Roman" w:eastAsia="ＭＳ 明朝" w:hAnsi="Times New Roman" w:cs="Times New Roman"/>
                <w:color w:val="000000"/>
                <w:kern w:val="0"/>
                <w:szCs w:val="21"/>
              </w:rPr>
            </w:pPr>
            <w:ins w:id="2381" w:author="松山　晃大" w:date="2023-02-08T01:22: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2382" w:author="松山 ファミリー" w:date="2023-02-08T01:23:00Z">
              <w:tcPr>
                <w:tcW w:w="284" w:type="dxa"/>
                <w:tcBorders>
                  <w:top w:val="nil"/>
                  <w:left w:val="nil"/>
                  <w:bottom w:val="single" w:sz="4" w:space="0" w:color="auto"/>
                  <w:right w:val="single" w:sz="4" w:space="0" w:color="auto"/>
                </w:tcBorders>
              </w:tcPr>
            </w:tcPrChange>
          </w:tcPr>
          <w:p w14:paraId="2128D6A4" w14:textId="640695CB" w:rsidR="00952718" w:rsidRPr="0048090B" w:rsidRDefault="00952718" w:rsidP="00952718">
            <w:pPr>
              <w:widowControl/>
              <w:rPr>
                <w:rFonts w:ascii="Times New Roman" w:eastAsia="ＭＳ 明朝" w:hAnsi="Times New Roman" w:cs="Times New Roman"/>
                <w:color w:val="000000"/>
                <w:kern w:val="0"/>
                <w:szCs w:val="21"/>
              </w:rPr>
            </w:pPr>
            <w:ins w:id="2383" w:author="松山　晃大" w:date="2023-02-08T01:22:00Z">
              <w:r w:rsidRPr="0048090B">
                <w:rPr>
                  <w:rFonts w:ascii="Times New Roman" w:eastAsia="ＭＳ 明朝" w:hAnsi="Times New Roman" w:cs="Times New Roman"/>
                  <w:color w:val="000000"/>
                  <w:kern w:val="0"/>
                  <w:szCs w:val="21"/>
                </w:rPr>
                <w:t>/</w:t>
              </w:r>
            </w:ins>
            <w:ins w:id="2384" w:author="松山 ファミリー" w:date="2023-02-08T01:24:00Z">
              <w:r w:rsidR="00402DB6">
                <w:rPr>
                  <w:rFonts w:ascii="Times New Roman" w:eastAsia="ＭＳ 明朝" w:hAnsi="Times New Roman" w:cs="Times New Roman"/>
                  <w:color w:val="000000"/>
                  <w:kern w:val="0"/>
                  <w:szCs w:val="21"/>
                </w:rPr>
                <w:t>m</w:t>
              </w:r>
            </w:ins>
            <w:ins w:id="2385" w:author="松山　晃大" w:date="2023-02-08T01:22:00Z">
              <w:r w:rsidRPr="0048090B">
                <w:rPr>
                  <w:rFonts w:ascii="Times New Roman" w:eastAsia="ＭＳ 明朝" w:hAnsi="Times New Roman" w:cs="Times New Roman"/>
                  <w:color w:val="000000"/>
                  <w:kern w:val="0"/>
                  <w:szCs w:val="21"/>
                </w:rPr>
                <w:t>M</w:t>
              </w:r>
            </w:ins>
          </w:p>
        </w:tc>
      </w:tr>
      <w:tr w:rsidR="00402DB6" w:rsidRPr="0048090B" w14:paraId="69037C4C" w14:textId="498FAE8A" w:rsidTr="00402DB6">
        <w:trPr>
          <w:trHeight w:val="280"/>
          <w:trPrChange w:id="2386"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387"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83DA1F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89" w:type="dxa"/>
            <w:tcBorders>
              <w:top w:val="nil"/>
              <w:left w:val="nil"/>
              <w:bottom w:val="single" w:sz="4" w:space="0" w:color="auto"/>
              <w:right w:val="single" w:sz="4" w:space="0" w:color="auto"/>
            </w:tcBorders>
            <w:shd w:val="clear" w:color="auto" w:fill="auto"/>
            <w:noWrap/>
            <w:vAlign w:val="center"/>
            <w:hideMark/>
            <w:tcPrChange w:id="2388"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5F7A9608"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417" w:type="dxa"/>
            <w:tcBorders>
              <w:top w:val="nil"/>
              <w:left w:val="nil"/>
              <w:bottom w:val="single" w:sz="4" w:space="0" w:color="auto"/>
              <w:right w:val="single" w:sz="4" w:space="0" w:color="auto"/>
            </w:tcBorders>
            <w:shd w:val="clear" w:color="auto" w:fill="auto"/>
            <w:noWrap/>
            <w:vAlign w:val="center"/>
            <w:hideMark/>
            <w:tcPrChange w:id="2389"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7CDA97EE"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2390" w:author="松山 ファミリー" w:date="2023-02-08T01:25:00Z">
              <w:r w:rsidRPr="0048090B" w:rsidDel="001A3ABB">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2391" w:author="松山 ファミリー" w:date="2023-02-08T01:23:00Z">
              <w:tcPr>
                <w:tcW w:w="284" w:type="dxa"/>
                <w:tcBorders>
                  <w:top w:val="nil"/>
                  <w:left w:val="nil"/>
                  <w:bottom w:val="single" w:sz="4" w:space="0" w:color="auto"/>
                  <w:right w:val="single" w:sz="4" w:space="0" w:color="auto"/>
                </w:tcBorders>
              </w:tcPr>
            </w:tcPrChange>
          </w:tcPr>
          <w:p w14:paraId="4F1ED76F"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392"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393" w:author="松山 ファミリー" w:date="2023-02-08T01:23:00Z">
              <w:tcPr>
                <w:tcW w:w="284" w:type="dxa"/>
                <w:tcBorders>
                  <w:top w:val="nil"/>
                  <w:left w:val="nil"/>
                  <w:bottom w:val="single" w:sz="4" w:space="0" w:color="auto"/>
                  <w:right w:val="single" w:sz="4" w:space="0" w:color="auto"/>
                </w:tcBorders>
              </w:tcPr>
            </w:tcPrChange>
          </w:tcPr>
          <w:p w14:paraId="2827BE80" w14:textId="3EDA5B0E" w:rsidR="00402DB6" w:rsidRPr="0048090B" w:rsidRDefault="00402DB6" w:rsidP="00402DB6">
            <w:pPr>
              <w:widowControl/>
              <w:jc w:val="right"/>
              <w:rPr>
                <w:rFonts w:ascii="Times New Roman" w:eastAsia="ＭＳ 明朝" w:hAnsi="Times New Roman" w:cs="Times New Roman"/>
                <w:color w:val="000000"/>
                <w:kern w:val="0"/>
                <w:szCs w:val="21"/>
              </w:rPr>
              <w:pPrChange w:id="2394" w:author="松山 ファミリー" w:date="2023-02-08T01:24:00Z">
                <w:pPr>
                  <w:widowControl/>
                </w:pPr>
              </w:pPrChange>
            </w:pPr>
            <w:ins w:id="2395" w:author="松山　晃大" w:date="2023-02-08T01:24:00Z">
              <w:r w:rsidRPr="0048090B">
                <w:rPr>
                  <w:rFonts w:ascii="Times New Roman" w:eastAsia="ＭＳ 明朝" w:hAnsi="Times New Roman" w:cs="Times New Roman"/>
                  <w:color w:val="000000"/>
                  <w:kern w:val="0"/>
                  <w:szCs w:val="21"/>
                </w:rPr>
                <w:t>800</w:t>
              </w:r>
            </w:ins>
          </w:p>
        </w:tc>
        <w:tc>
          <w:tcPr>
            <w:tcW w:w="1276" w:type="dxa"/>
            <w:tcBorders>
              <w:top w:val="nil"/>
              <w:left w:val="nil"/>
              <w:bottom w:val="single" w:sz="4" w:space="0" w:color="auto"/>
              <w:right w:val="single" w:sz="4" w:space="0" w:color="auto"/>
            </w:tcBorders>
            <w:vAlign w:val="center"/>
            <w:tcPrChange w:id="2396" w:author="松山 ファミリー" w:date="2023-02-08T01:23:00Z">
              <w:tcPr>
                <w:tcW w:w="284" w:type="dxa"/>
                <w:tcBorders>
                  <w:top w:val="nil"/>
                  <w:left w:val="nil"/>
                  <w:bottom w:val="single" w:sz="4" w:space="0" w:color="auto"/>
                  <w:right w:val="single" w:sz="4" w:space="0" w:color="auto"/>
                </w:tcBorders>
              </w:tcPr>
            </w:tcPrChange>
          </w:tcPr>
          <w:p w14:paraId="17C3EA3A" w14:textId="1BF3E9B8" w:rsidR="00402DB6" w:rsidRPr="0048090B" w:rsidRDefault="00402DB6" w:rsidP="00402DB6">
            <w:pPr>
              <w:widowControl/>
              <w:jc w:val="right"/>
              <w:rPr>
                <w:rFonts w:ascii="Times New Roman" w:eastAsia="ＭＳ 明朝" w:hAnsi="Times New Roman" w:cs="Times New Roman"/>
                <w:color w:val="000000"/>
                <w:kern w:val="0"/>
                <w:szCs w:val="21"/>
              </w:rPr>
              <w:pPrChange w:id="2397" w:author="松山 ファミリー" w:date="2023-02-08T01:24:00Z">
                <w:pPr>
                  <w:widowControl/>
                </w:pPr>
              </w:pPrChange>
            </w:pPr>
            <w:ins w:id="2398" w:author="松山　晃大" w:date="2023-02-08T01:24: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2399" w:author="松山 ファミリー" w:date="2023-02-08T01:23:00Z">
              <w:tcPr>
                <w:tcW w:w="284" w:type="dxa"/>
                <w:tcBorders>
                  <w:top w:val="nil"/>
                  <w:left w:val="nil"/>
                  <w:bottom w:val="single" w:sz="4" w:space="0" w:color="auto"/>
                  <w:right w:val="single" w:sz="4" w:space="0" w:color="auto"/>
                </w:tcBorders>
              </w:tcPr>
            </w:tcPrChange>
          </w:tcPr>
          <w:p w14:paraId="51FD6F9D" w14:textId="52575B6C" w:rsidR="00402DB6" w:rsidRPr="0048090B" w:rsidRDefault="00402DB6" w:rsidP="00402DB6">
            <w:pPr>
              <w:widowControl/>
              <w:jc w:val="right"/>
              <w:rPr>
                <w:rFonts w:ascii="Times New Roman" w:eastAsia="ＭＳ 明朝" w:hAnsi="Times New Roman" w:cs="Times New Roman"/>
                <w:color w:val="000000"/>
                <w:kern w:val="0"/>
                <w:szCs w:val="21"/>
              </w:rPr>
              <w:pPrChange w:id="2400" w:author="松山 ファミリー" w:date="2023-02-08T01:24:00Z">
                <w:pPr>
                  <w:widowControl/>
                </w:pPr>
              </w:pPrChange>
            </w:pPr>
            <w:ins w:id="2401" w:author="松山　晃大" w:date="2023-02-08T01:24:00Z">
              <w:r w:rsidRPr="0048090B">
                <w:rPr>
                  <w:rFonts w:ascii="Times New Roman" w:eastAsia="ＭＳ 明朝" w:hAnsi="Times New Roman" w:cs="Times New Roman"/>
                  <w:color w:val="000000"/>
                  <w:kern w:val="0"/>
                  <w:szCs w:val="21"/>
                </w:rPr>
                <w:t>4.797</w:t>
              </w:r>
              <w:del w:id="2402" w:author="松山 ファミリー" w:date="2023-02-08T01:24:00Z">
                <w:r w:rsidRPr="0048090B" w:rsidDel="00402DB6">
                  <w:rPr>
                    <w:rFonts w:ascii="Times New Roman" w:eastAsia="ＭＳ 明朝" w:hAnsi="Times New Roman" w:cs="Times New Roman"/>
                    <w:color w:val="000000"/>
                    <w:kern w:val="0"/>
                    <w:szCs w:val="21"/>
                  </w:rPr>
                  <w:delText>.E-03</w:delText>
                </w:r>
              </w:del>
            </w:ins>
          </w:p>
        </w:tc>
      </w:tr>
      <w:tr w:rsidR="00402DB6" w:rsidRPr="0048090B" w14:paraId="0B4B4BC6" w14:textId="0CB384E0" w:rsidTr="00402DB6">
        <w:trPr>
          <w:trHeight w:val="280"/>
          <w:trPrChange w:id="2403"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04"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5C44C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89" w:type="dxa"/>
            <w:tcBorders>
              <w:top w:val="nil"/>
              <w:left w:val="nil"/>
              <w:bottom w:val="single" w:sz="4" w:space="0" w:color="auto"/>
              <w:right w:val="single" w:sz="4" w:space="0" w:color="auto"/>
            </w:tcBorders>
            <w:shd w:val="clear" w:color="auto" w:fill="auto"/>
            <w:noWrap/>
            <w:vAlign w:val="center"/>
            <w:hideMark/>
            <w:tcPrChange w:id="2405"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16C10CC3"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417" w:type="dxa"/>
            <w:tcBorders>
              <w:top w:val="nil"/>
              <w:left w:val="nil"/>
              <w:bottom w:val="single" w:sz="4" w:space="0" w:color="auto"/>
              <w:right w:val="single" w:sz="4" w:space="0" w:color="auto"/>
            </w:tcBorders>
            <w:shd w:val="clear" w:color="auto" w:fill="auto"/>
            <w:noWrap/>
            <w:vAlign w:val="center"/>
            <w:hideMark/>
            <w:tcPrChange w:id="2406"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0713525C" w14:textId="27A31905" w:rsidR="00402DB6" w:rsidRPr="0048090B" w:rsidRDefault="001A3ABB" w:rsidP="00402DB6">
            <w:pPr>
              <w:widowControl/>
              <w:jc w:val="right"/>
              <w:rPr>
                <w:rFonts w:ascii="Times New Roman" w:eastAsia="ＭＳ 明朝" w:hAnsi="Times New Roman" w:cs="Times New Roman"/>
                <w:color w:val="000000"/>
                <w:kern w:val="0"/>
                <w:szCs w:val="21"/>
              </w:rPr>
            </w:pPr>
            <w:ins w:id="2407" w:author="松山 ファミリー" w:date="2023-02-08T01:25:00Z">
              <w:r>
                <w:rPr>
                  <w:rFonts w:ascii="Times New Roman" w:eastAsia="ＭＳ 明朝" w:hAnsi="Times New Roman" w:cs="Times New Roman"/>
                  <w:color w:val="000000"/>
                  <w:kern w:val="0"/>
                  <w:szCs w:val="21"/>
                </w:rPr>
                <w:t>0.</w:t>
              </w:r>
            </w:ins>
            <w:r w:rsidR="00402DB6" w:rsidRPr="0048090B">
              <w:rPr>
                <w:rFonts w:ascii="Times New Roman" w:eastAsia="ＭＳ 明朝" w:hAnsi="Times New Roman" w:cs="Times New Roman"/>
                <w:color w:val="000000"/>
                <w:kern w:val="0"/>
                <w:szCs w:val="21"/>
              </w:rPr>
              <w:t>4</w:t>
            </w:r>
            <w:del w:id="2408" w:author="松山 ファミリー" w:date="2023-02-08T01:25:00Z">
              <w:r w:rsidR="00402DB6" w:rsidRPr="0048090B" w:rsidDel="001A3ABB">
                <w:rPr>
                  <w:rFonts w:ascii="Times New Roman" w:eastAsia="ＭＳ 明朝" w:hAnsi="Times New Roman" w:cs="Times New Roman"/>
                  <w:color w:val="000000"/>
                  <w:kern w:val="0"/>
                  <w:szCs w:val="21"/>
                </w:rPr>
                <w:delText>.</w:delText>
              </w:r>
            </w:del>
            <w:r w:rsidR="00402DB6" w:rsidRPr="0048090B">
              <w:rPr>
                <w:rFonts w:ascii="Times New Roman" w:eastAsia="ＭＳ 明朝" w:hAnsi="Times New Roman" w:cs="Times New Roman"/>
                <w:color w:val="000000"/>
                <w:kern w:val="0"/>
                <w:szCs w:val="21"/>
              </w:rPr>
              <w:t>388</w:t>
            </w:r>
            <w:del w:id="2409" w:author="松山 ファミリー" w:date="2023-02-08T01:25:00Z">
              <w:r w:rsidR="00402DB6" w:rsidRPr="0048090B" w:rsidDel="001A3AB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410" w:author="松山 ファミリー" w:date="2023-02-08T01:23:00Z">
              <w:tcPr>
                <w:tcW w:w="284" w:type="dxa"/>
                <w:tcBorders>
                  <w:top w:val="nil"/>
                  <w:left w:val="nil"/>
                  <w:bottom w:val="single" w:sz="4" w:space="0" w:color="auto"/>
                  <w:right w:val="single" w:sz="4" w:space="0" w:color="auto"/>
                </w:tcBorders>
              </w:tcPr>
            </w:tcPrChange>
          </w:tcPr>
          <w:p w14:paraId="6DB1AC49"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411"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412" w:author="松山 ファミリー" w:date="2023-02-08T01:23:00Z">
              <w:tcPr>
                <w:tcW w:w="284" w:type="dxa"/>
                <w:tcBorders>
                  <w:top w:val="nil"/>
                  <w:left w:val="nil"/>
                  <w:bottom w:val="single" w:sz="4" w:space="0" w:color="auto"/>
                  <w:right w:val="single" w:sz="4" w:space="0" w:color="auto"/>
                </w:tcBorders>
              </w:tcPr>
            </w:tcPrChange>
          </w:tcPr>
          <w:p w14:paraId="5DFD3DA5" w14:textId="4EEDD49B" w:rsidR="00402DB6" w:rsidRPr="0048090B" w:rsidRDefault="00402DB6" w:rsidP="00402DB6">
            <w:pPr>
              <w:widowControl/>
              <w:jc w:val="right"/>
              <w:rPr>
                <w:rFonts w:ascii="Times New Roman" w:eastAsia="ＭＳ 明朝" w:hAnsi="Times New Roman" w:cs="Times New Roman"/>
                <w:color w:val="000000"/>
                <w:kern w:val="0"/>
                <w:szCs w:val="21"/>
              </w:rPr>
              <w:pPrChange w:id="2413" w:author="松山 ファミリー" w:date="2023-02-08T01:24:00Z">
                <w:pPr>
                  <w:widowControl/>
                </w:pPr>
              </w:pPrChange>
            </w:pPr>
            <w:ins w:id="2414" w:author="松山　晃大" w:date="2023-02-08T01:24:00Z">
              <w:r w:rsidRPr="0048090B">
                <w:rPr>
                  <w:rFonts w:ascii="Times New Roman" w:eastAsia="ＭＳ 明朝" w:hAnsi="Times New Roman" w:cs="Times New Roman"/>
                  <w:color w:val="000000"/>
                  <w:kern w:val="0"/>
                  <w:szCs w:val="21"/>
                </w:rPr>
                <w:t>850</w:t>
              </w:r>
            </w:ins>
          </w:p>
        </w:tc>
        <w:tc>
          <w:tcPr>
            <w:tcW w:w="1276" w:type="dxa"/>
            <w:tcBorders>
              <w:top w:val="nil"/>
              <w:left w:val="nil"/>
              <w:bottom w:val="single" w:sz="4" w:space="0" w:color="auto"/>
              <w:right w:val="single" w:sz="4" w:space="0" w:color="auto"/>
            </w:tcBorders>
            <w:vAlign w:val="center"/>
            <w:tcPrChange w:id="2415" w:author="松山 ファミリー" w:date="2023-02-08T01:23:00Z">
              <w:tcPr>
                <w:tcW w:w="284" w:type="dxa"/>
                <w:tcBorders>
                  <w:top w:val="nil"/>
                  <w:left w:val="nil"/>
                  <w:bottom w:val="single" w:sz="4" w:space="0" w:color="auto"/>
                  <w:right w:val="single" w:sz="4" w:space="0" w:color="auto"/>
                </w:tcBorders>
              </w:tcPr>
            </w:tcPrChange>
          </w:tcPr>
          <w:p w14:paraId="5732CC97" w14:textId="0EA4219D" w:rsidR="00402DB6" w:rsidRPr="0048090B" w:rsidRDefault="00402DB6" w:rsidP="00402DB6">
            <w:pPr>
              <w:widowControl/>
              <w:jc w:val="right"/>
              <w:rPr>
                <w:rFonts w:ascii="Times New Roman" w:eastAsia="ＭＳ 明朝" w:hAnsi="Times New Roman" w:cs="Times New Roman"/>
                <w:color w:val="000000"/>
                <w:kern w:val="0"/>
                <w:szCs w:val="21"/>
              </w:rPr>
              <w:pPrChange w:id="2416" w:author="松山 ファミリー" w:date="2023-02-08T01:24:00Z">
                <w:pPr>
                  <w:widowControl/>
                </w:pPr>
              </w:pPrChange>
            </w:pPr>
            <w:ins w:id="2417" w:author="松山　晃大" w:date="2023-02-08T01:24: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2418" w:author="松山 ファミリー" w:date="2023-02-08T01:23:00Z">
              <w:tcPr>
                <w:tcW w:w="284" w:type="dxa"/>
                <w:tcBorders>
                  <w:top w:val="nil"/>
                  <w:left w:val="nil"/>
                  <w:bottom w:val="single" w:sz="4" w:space="0" w:color="auto"/>
                  <w:right w:val="single" w:sz="4" w:space="0" w:color="auto"/>
                </w:tcBorders>
              </w:tcPr>
            </w:tcPrChange>
          </w:tcPr>
          <w:p w14:paraId="52DF9B0A" w14:textId="25060CE6" w:rsidR="00402DB6" w:rsidRPr="0048090B" w:rsidRDefault="00402DB6" w:rsidP="00402DB6">
            <w:pPr>
              <w:widowControl/>
              <w:jc w:val="right"/>
              <w:rPr>
                <w:rFonts w:ascii="Times New Roman" w:eastAsia="ＭＳ 明朝" w:hAnsi="Times New Roman" w:cs="Times New Roman"/>
                <w:color w:val="000000"/>
                <w:kern w:val="0"/>
                <w:szCs w:val="21"/>
              </w:rPr>
              <w:pPrChange w:id="2419" w:author="松山 ファミリー" w:date="2023-02-08T01:24:00Z">
                <w:pPr>
                  <w:widowControl/>
                </w:pPr>
              </w:pPrChange>
            </w:pPr>
            <w:ins w:id="2420" w:author="松山　晃大" w:date="2023-02-08T01:24:00Z">
              <w:r w:rsidRPr="0048090B">
                <w:rPr>
                  <w:rFonts w:ascii="Times New Roman" w:eastAsia="ＭＳ 明朝" w:hAnsi="Times New Roman" w:cs="Times New Roman"/>
                  <w:color w:val="000000"/>
                  <w:kern w:val="0"/>
                  <w:szCs w:val="21"/>
                </w:rPr>
                <w:t>5.230</w:t>
              </w:r>
              <w:del w:id="2421" w:author="松山 ファミリー" w:date="2023-02-08T01:24:00Z">
                <w:r w:rsidRPr="0048090B" w:rsidDel="00402DB6">
                  <w:rPr>
                    <w:rFonts w:ascii="Times New Roman" w:eastAsia="ＭＳ 明朝" w:hAnsi="Times New Roman" w:cs="Times New Roman"/>
                    <w:color w:val="000000"/>
                    <w:kern w:val="0"/>
                    <w:szCs w:val="21"/>
                  </w:rPr>
                  <w:delText>.E-03</w:delText>
                </w:r>
              </w:del>
            </w:ins>
          </w:p>
        </w:tc>
      </w:tr>
      <w:tr w:rsidR="00402DB6" w:rsidRPr="0048090B" w14:paraId="30E66975" w14:textId="6E4668D6" w:rsidTr="00402DB6">
        <w:trPr>
          <w:trHeight w:val="280"/>
          <w:trPrChange w:id="2422"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23"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2A68ED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89" w:type="dxa"/>
            <w:tcBorders>
              <w:top w:val="nil"/>
              <w:left w:val="nil"/>
              <w:bottom w:val="single" w:sz="4" w:space="0" w:color="auto"/>
              <w:right w:val="single" w:sz="4" w:space="0" w:color="auto"/>
            </w:tcBorders>
            <w:shd w:val="clear" w:color="auto" w:fill="auto"/>
            <w:noWrap/>
            <w:vAlign w:val="center"/>
            <w:hideMark/>
            <w:tcPrChange w:id="2424"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2AC1E85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417" w:type="dxa"/>
            <w:tcBorders>
              <w:top w:val="nil"/>
              <w:left w:val="nil"/>
              <w:bottom w:val="single" w:sz="4" w:space="0" w:color="auto"/>
              <w:right w:val="single" w:sz="4" w:space="0" w:color="auto"/>
            </w:tcBorders>
            <w:shd w:val="clear" w:color="auto" w:fill="auto"/>
            <w:noWrap/>
            <w:vAlign w:val="center"/>
            <w:hideMark/>
            <w:tcPrChange w:id="2425"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6BFBAB45" w14:textId="05B38F7D" w:rsidR="00402DB6" w:rsidRPr="0048090B" w:rsidRDefault="001A3ABB" w:rsidP="00402DB6">
            <w:pPr>
              <w:widowControl/>
              <w:jc w:val="right"/>
              <w:rPr>
                <w:rFonts w:ascii="Times New Roman" w:eastAsia="ＭＳ 明朝" w:hAnsi="Times New Roman" w:cs="Times New Roman"/>
                <w:color w:val="000000"/>
                <w:kern w:val="0"/>
                <w:szCs w:val="21"/>
              </w:rPr>
            </w:pPr>
            <w:ins w:id="2426" w:author="松山 ファミリー" w:date="2023-02-08T01:25:00Z">
              <w:r>
                <w:rPr>
                  <w:rFonts w:ascii="Times New Roman" w:eastAsia="ＭＳ 明朝" w:hAnsi="Times New Roman" w:cs="Times New Roman"/>
                  <w:color w:val="000000"/>
                  <w:kern w:val="0"/>
                  <w:szCs w:val="21"/>
                </w:rPr>
                <w:t>0.</w:t>
              </w:r>
            </w:ins>
            <w:r w:rsidR="00402DB6" w:rsidRPr="0048090B">
              <w:rPr>
                <w:rFonts w:ascii="Times New Roman" w:eastAsia="ＭＳ 明朝" w:hAnsi="Times New Roman" w:cs="Times New Roman"/>
                <w:color w:val="000000"/>
                <w:kern w:val="0"/>
                <w:szCs w:val="21"/>
              </w:rPr>
              <w:t>8</w:t>
            </w:r>
            <w:del w:id="2427" w:author="松山 ファミリー" w:date="2023-02-08T01:25:00Z">
              <w:r w:rsidR="00402DB6" w:rsidRPr="0048090B" w:rsidDel="001A3ABB">
                <w:rPr>
                  <w:rFonts w:ascii="Times New Roman" w:eastAsia="ＭＳ 明朝" w:hAnsi="Times New Roman" w:cs="Times New Roman"/>
                  <w:color w:val="000000"/>
                  <w:kern w:val="0"/>
                  <w:szCs w:val="21"/>
                </w:rPr>
                <w:delText>.</w:delText>
              </w:r>
            </w:del>
            <w:r w:rsidR="00402DB6" w:rsidRPr="0048090B">
              <w:rPr>
                <w:rFonts w:ascii="Times New Roman" w:eastAsia="ＭＳ 明朝" w:hAnsi="Times New Roman" w:cs="Times New Roman"/>
                <w:color w:val="000000"/>
                <w:kern w:val="0"/>
                <w:szCs w:val="21"/>
              </w:rPr>
              <w:t>771</w:t>
            </w:r>
            <w:del w:id="2428" w:author="松山 ファミリー" w:date="2023-02-08T01:25:00Z">
              <w:r w:rsidR="00402DB6" w:rsidRPr="0048090B" w:rsidDel="001A3AB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429" w:author="松山 ファミリー" w:date="2023-02-08T01:23:00Z">
              <w:tcPr>
                <w:tcW w:w="284" w:type="dxa"/>
                <w:tcBorders>
                  <w:top w:val="nil"/>
                  <w:left w:val="nil"/>
                  <w:bottom w:val="single" w:sz="4" w:space="0" w:color="auto"/>
                  <w:right w:val="single" w:sz="4" w:space="0" w:color="auto"/>
                </w:tcBorders>
              </w:tcPr>
            </w:tcPrChange>
          </w:tcPr>
          <w:p w14:paraId="26E7CEA7"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430"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431" w:author="松山 ファミリー" w:date="2023-02-08T01:23:00Z">
              <w:tcPr>
                <w:tcW w:w="284" w:type="dxa"/>
                <w:tcBorders>
                  <w:top w:val="nil"/>
                  <w:left w:val="nil"/>
                  <w:bottom w:val="single" w:sz="4" w:space="0" w:color="auto"/>
                  <w:right w:val="single" w:sz="4" w:space="0" w:color="auto"/>
                </w:tcBorders>
              </w:tcPr>
            </w:tcPrChange>
          </w:tcPr>
          <w:p w14:paraId="1E30BF6C" w14:textId="79C07D78" w:rsidR="00402DB6" w:rsidRPr="0048090B" w:rsidRDefault="00402DB6" w:rsidP="00402DB6">
            <w:pPr>
              <w:widowControl/>
              <w:jc w:val="right"/>
              <w:rPr>
                <w:rFonts w:ascii="Times New Roman" w:eastAsia="ＭＳ 明朝" w:hAnsi="Times New Roman" w:cs="Times New Roman"/>
                <w:color w:val="000000"/>
                <w:kern w:val="0"/>
                <w:szCs w:val="21"/>
              </w:rPr>
              <w:pPrChange w:id="2432" w:author="松山 ファミリー" w:date="2023-02-08T01:24:00Z">
                <w:pPr>
                  <w:widowControl/>
                </w:pPr>
              </w:pPrChange>
            </w:pPr>
            <w:ins w:id="2433" w:author="松山　晃大" w:date="2023-02-08T01:24:00Z">
              <w:r w:rsidRPr="0048090B">
                <w:rPr>
                  <w:rFonts w:ascii="Times New Roman" w:eastAsia="ＭＳ 明朝" w:hAnsi="Times New Roman" w:cs="Times New Roman"/>
                  <w:color w:val="000000"/>
                  <w:kern w:val="0"/>
                  <w:szCs w:val="21"/>
                </w:rPr>
                <w:t>900</w:t>
              </w:r>
            </w:ins>
          </w:p>
        </w:tc>
        <w:tc>
          <w:tcPr>
            <w:tcW w:w="1276" w:type="dxa"/>
            <w:tcBorders>
              <w:top w:val="nil"/>
              <w:left w:val="nil"/>
              <w:bottom w:val="single" w:sz="4" w:space="0" w:color="auto"/>
              <w:right w:val="single" w:sz="4" w:space="0" w:color="auto"/>
            </w:tcBorders>
            <w:vAlign w:val="center"/>
            <w:tcPrChange w:id="2434" w:author="松山 ファミリー" w:date="2023-02-08T01:23:00Z">
              <w:tcPr>
                <w:tcW w:w="284" w:type="dxa"/>
                <w:tcBorders>
                  <w:top w:val="nil"/>
                  <w:left w:val="nil"/>
                  <w:bottom w:val="single" w:sz="4" w:space="0" w:color="auto"/>
                  <w:right w:val="single" w:sz="4" w:space="0" w:color="auto"/>
                </w:tcBorders>
              </w:tcPr>
            </w:tcPrChange>
          </w:tcPr>
          <w:p w14:paraId="4F2C5871" w14:textId="05D4BAF7" w:rsidR="00402DB6" w:rsidRPr="0048090B" w:rsidRDefault="00402DB6" w:rsidP="00402DB6">
            <w:pPr>
              <w:widowControl/>
              <w:jc w:val="right"/>
              <w:rPr>
                <w:rFonts w:ascii="Times New Roman" w:eastAsia="ＭＳ 明朝" w:hAnsi="Times New Roman" w:cs="Times New Roman"/>
                <w:color w:val="000000"/>
                <w:kern w:val="0"/>
                <w:szCs w:val="21"/>
              </w:rPr>
              <w:pPrChange w:id="2435" w:author="松山 ファミリー" w:date="2023-02-08T01:24:00Z">
                <w:pPr>
                  <w:widowControl/>
                </w:pPr>
              </w:pPrChange>
            </w:pPr>
            <w:ins w:id="2436" w:author="松山　晃大" w:date="2023-02-08T01:24: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2437" w:author="松山 ファミリー" w:date="2023-02-08T01:23:00Z">
              <w:tcPr>
                <w:tcW w:w="284" w:type="dxa"/>
                <w:tcBorders>
                  <w:top w:val="nil"/>
                  <w:left w:val="nil"/>
                  <w:bottom w:val="single" w:sz="4" w:space="0" w:color="auto"/>
                  <w:right w:val="single" w:sz="4" w:space="0" w:color="auto"/>
                </w:tcBorders>
              </w:tcPr>
            </w:tcPrChange>
          </w:tcPr>
          <w:p w14:paraId="7349C874" w14:textId="4333789C" w:rsidR="00402DB6" w:rsidRPr="0048090B" w:rsidRDefault="00402DB6" w:rsidP="00402DB6">
            <w:pPr>
              <w:widowControl/>
              <w:jc w:val="right"/>
              <w:rPr>
                <w:rFonts w:ascii="Times New Roman" w:eastAsia="ＭＳ 明朝" w:hAnsi="Times New Roman" w:cs="Times New Roman"/>
                <w:color w:val="000000"/>
                <w:kern w:val="0"/>
                <w:szCs w:val="21"/>
              </w:rPr>
              <w:pPrChange w:id="2438" w:author="松山 ファミリー" w:date="2023-02-08T01:24:00Z">
                <w:pPr>
                  <w:widowControl/>
                </w:pPr>
              </w:pPrChange>
            </w:pPr>
            <w:ins w:id="2439" w:author="松山　晃大" w:date="2023-02-08T01:24:00Z">
              <w:r w:rsidRPr="0048090B">
                <w:rPr>
                  <w:rFonts w:ascii="Times New Roman" w:eastAsia="ＭＳ 明朝" w:hAnsi="Times New Roman" w:cs="Times New Roman"/>
                  <w:color w:val="000000"/>
                  <w:kern w:val="0"/>
                  <w:szCs w:val="21"/>
                </w:rPr>
                <w:t>5.662</w:t>
              </w:r>
              <w:del w:id="2440"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3BC0C3EF" w14:textId="2E5AA47B" w:rsidTr="00402DB6">
        <w:trPr>
          <w:trHeight w:val="280"/>
          <w:trPrChange w:id="2441"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42"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687CD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89" w:type="dxa"/>
            <w:tcBorders>
              <w:top w:val="nil"/>
              <w:left w:val="nil"/>
              <w:bottom w:val="single" w:sz="4" w:space="0" w:color="auto"/>
              <w:right w:val="single" w:sz="4" w:space="0" w:color="auto"/>
            </w:tcBorders>
            <w:shd w:val="clear" w:color="auto" w:fill="auto"/>
            <w:noWrap/>
            <w:vAlign w:val="center"/>
            <w:hideMark/>
            <w:tcPrChange w:id="2443"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4D8A9E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417" w:type="dxa"/>
            <w:tcBorders>
              <w:top w:val="nil"/>
              <w:left w:val="nil"/>
              <w:bottom w:val="single" w:sz="4" w:space="0" w:color="auto"/>
              <w:right w:val="single" w:sz="4" w:space="0" w:color="auto"/>
            </w:tcBorders>
            <w:shd w:val="clear" w:color="auto" w:fill="auto"/>
            <w:noWrap/>
            <w:vAlign w:val="center"/>
            <w:hideMark/>
            <w:tcPrChange w:id="2444"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59F8E04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del w:id="2445"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446" w:author="松山 ファミリー" w:date="2023-02-08T01:23:00Z">
              <w:tcPr>
                <w:tcW w:w="284" w:type="dxa"/>
                <w:tcBorders>
                  <w:top w:val="nil"/>
                  <w:left w:val="nil"/>
                  <w:bottom w:val="single" w:sz="4" w:space="0" w:color="auto"/>
                  <w:right w:val="single" w:sz="4" w:space="0" w:color="auto"/>
                </w:tcBorders>
              </w:tcPr>
            </w:tcPrChange>
          </w:tcPr>
          <w:p w14:paraId="51C5E392"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447"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448" w:author="松山 ファミリー" w:date="2023-02-08T01:23:00Z">
              <w:tcPr>
                <w:tcW w:w="284" w:type="dxa"/>
                <w:tcBorders>
                  <w:top w:val="nil"/>
                  <w:left w:val="nil"/>
                  <w:bottom w:val="single" w:sz="4" w:space="0" w:color="auto"/>
                  <w:right w:val="single" w:sz="4" w:space="0" w:color="auto"/>
                </w:tcBorders>
              </w:tcPr>
            </w:tcPrChange>
          </w:tcPr>
          <w:p w14:paraId="6664C6DE" w14:textId="2203A77B" w:rsidR="00402DB6" w:rsidRPr="0048090B" w:rsidRDefault="00402DB6" w:rsidP="00402DB6">
            <w:pPr>
              <w:widowControl/>
              <w:jc w:val="right"/>
              <w:rPr>
                <w:rFonts w:ascii="Times New Roman" w:eastAsia="ＭＳ 明朝" w:hAnsi="Times New Roman" w:cs="Times New Roman"/>
                <w:color w:val="000000"/>
                <w:kern w:val="0"/>
                <w:szCs w:val="21"/>
              </w:rPr>
              <w:pPrChange w:id="2449" w:author="松山 ファミリー" w:date="2023-02-08T01:24:00Z">
                <w:pPr>
                  <w:widowControl/>
                </w:pPr>
              </w:pPrChange>
            </w:pPr>
            <w:ins w:id="2450" w:author="松山　晃大" w:date="2023-02-08T01:24:00Z">
              <w:r w:rsidRPr="0048090B">
                <w:rPr>
                  <w:rFonts w:ascii="Times New Roman" w:eastAsia="ＭＳ 明朝" w:hAnsi="Times New Roman" w:cs="Times New Roman"/>
                  <w:color w:val="000000"/>
                  <w:kern w:val="0"/>
                  <w:szCs w:val="21"/>
                </w:rPr>
                <w:t>950</w:t>
              </w:r>
            </w:ins>
          </w:p>
        </w:tc>
        <w:tc>
          <w:tcPr>
            <w:tcW w:w="1276" w:type="dxa"/>
            <w:tcBorders>
              <w:top w:val="nil"/>
              <w:left w:val="nil"/>
              <w:bottom w:val="single" w:sz="4" w:space="0" w:color="auto"/>
              <w:right w:val="single" w:sz="4" w:space="0" w:color="auto"/>
            </w:tcBorders>
            <w:vAlign w:val="center"/>
            <w:tcPrChange w:id="2451" w:author="松山 ファミリー" w:date="2023-02-08T01:23:00Z">
              <w:tcPr>
                <w:tcW w:w="284" w:type="dxa"/>
                <w:tcBorders>
                  <w:top w:val="nil"/>
                  <w:left w:val="nil"/>
                  <w:bottom w:val="single" w:sz="4" w:space="0" w:color="auto"/>
                  <w:right w:val="single" w:sz="4" w:space="0" w:color="auto"/>
                </w:tcBorders>
              </w:tcPr>
            </w:tcPrChange>
          </w:tcPr>
          <w:p w14:paraId="432E17BA" w14:textId="1751F025" w:rsidR="00402DB6" w:rsidRPr="0048090B" w:rsidRDefault="00402DB6" w:rsidP="00402DB6">
            <w:pPr>
              <w:widowControl/>
              <w:jc w:val="right"/>
              <w:rPr>
                <w:rFonts w:ascii="Times New Roman" w:eastAsia="ＭＳ 明朝" w:hAnsi="Times New Roman" w:cs="Times New Roman"/>
                <w:color w:val="000000"/>
                <w:kern w:val="0"/>
                <w:szCs w:val="21"/>
              </w:rPr>
              <w:pPrChange w:id="2452" w:author="松山 ファミリー" w:date="2023-02-08T01:24:00Z">
                <w:pPr>
                  <w:widowControl/>
                </w:pPr>
              </w:pPrChange>
            </w:pPr>
            <w:ins w:id="2453" w:author="松山　晃大" w:date="2023-02-08T01:24: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2454" w:author="松山 ファミリー" w:date="2023-02-08T01:23:00Z">
              <w:tcPr>
                <w:tcW w:w="284" w:type="dxa"/>
                <w:tcBorders>
                  <w:top w:val="nil"/>
                  <w:left w:val="nil"/>
                  <w:bottom w:val="single" w:sz="4" w:space="0" w:color="auto"/>
                  <w:right w:val="single" w:sz="4" w:space="0" w:color="auto"/>
                </w:tcBorders>
              </w:tcPr>
            </w:tcPrChange>
          </w:tcPr>
          <w:p w14:paraId="5A5115AF" w14:textId="02E0722E" w:rsidR="00402DB6" w:rsidRPr="0048090B" w:rsidRDefault="00402DB6" w:rsidP="00402DB6">
            <w:pPr>
              <w:widowControl/>
              <w:jc w:val="right"/>
              <w:rPr>
                <w:rFonts w:ascii="Times New Roman" w:eastAsia="ＭＳ 明朝" w:hAnsi="Times New Roman" w:cs="Times New Roman"/>
                <w:color w:val="000000"/>
                <w:kern w:val="0"/>
                <w:szCs w:val="21"/>
              </w:rPr>
              <w:pPrChange w:id="2455" w:author="松山 ファミリー" w:date="2023-02-08T01:24:00Z">
                <w:pPr>
                  <w:widowControl/>
                </w:pPr>
              </w:pPrChange>
            </w:pPr>
            <w:ins w:id="2456" w:author="松山　晃大" w:date="2023-02-08T01:24:00Z">
              <w:r w:rsidRPr="0048090B">
                <w:rPr>
                  <w:rFonts w:ascii="Times New Roman" w:eastAsia="ＭＳ 明朝" w:hAnsi="Times New Roman" w:cs="Times New Roman"/>
                  <w:color w:val="000000"/>
                  <w:kern w:val="0"/>
                  <w:szCs w:val="21"/>
                </w:rPr>
                <w:t>6.094</w:t>
              </w:r>
              <w:del w:id="2457"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55BA9E21" w14:textId="6850FD3F" w:rsidTr="00402DB6">
        <w:trPr>
          <w:trHeight w:val="280"/>
          <w:trPrChange w:id="2458"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59"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D296DE1"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89" w:type="dxa"/>
            <w:tcBorders>
              <w:top w:val="nil"/>
              <w:left w:val="nil"/>
              <w:bottom w:val="single" w:sz="4" w:space="0" w:color="auto"/>
              <w:right w:val="single" w:sz="4" w:space="0" w:color="auto"/>
            </w:tcBorders>
            <w:shd w:val="clear" w:color="auto" w:fill="auto"/>
            <w:noWrap/>
            <w:vAlign w:val="center"/>
            <w:hideMark/>
            <w:tcPrChange w:id="2460"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69694A9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417" w:type="dxa"/>
            <w:tcBorders>
              <w:top w:val="nil"/>
              <w:left w:val="nil"/>
              <w:bottom w:val="single" w:sz="4" w:space="0" w:color="auto"/>
              <w:right w:val="single" w:sz="4" w:space="0" w:color="auto"/>
            </w:tcBorders>
            <w:shd w:val="clear" w:color="auto" w:fill="auto"/>
            <w:noWrap/>
            <w:vAlign w:val="center"/>
            <w:hideMark/>
            <w:tcPrChange w:id="2461"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075EAA5E"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del w:id="2462"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463" w:author="松山 ファミリー" w:date="2023-02-08T01:23:00Z">
              <w:tcPr>
                <w:tcW w:w="284" w:type="dxa"/>
                <w:tcBorders>
                  <w:top w:val="nil"/>
                  <w:left w:val="nil"/>
                  <w:bottom w:val="single" w:sz="4" w:space="0" w:color="auto"/>
                  <w:right w:val="single" w:sz="4" w:space="0" w:color="auto"/>
                </w:tcBorders>
              </w:tcPr>
            </w:tcPrChange>
          </w:tcPr>
          <w:p w14:paraId="748BE71D"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464"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465" w:author="松山 ファミリー" w:date="2023-02-08T01:23:00Z">
              <w:tcPr>
                <w:tcW w:w="284" w:type="dxa"/>
                <w:tcBorders>
                  <w:top w:val="nil"/>
                  <w:left w:val="nil"/>
                  <w:bottom w:val="single" w:sz="4" w:space="0" w:color="auto"/>
                  <w:right w:val="single" w:sz="4" w:space="0" w:color="auto"/>
                </w:tcBorders>
              </w:tcPr>
            </w:tcPrChange>
          </w:tcPr>
          <w:p w14:paraId="06104470" w14:textId="5C797061" w:rsidR="00402DB6" w:rsidRPr="0048090B" w:rsidRDefault="00402DB6" w:rsidP="00402DB6">
            <w:pPr>
              <w:widowControl/>
              <w:jc w:val="right"/>
              <w:rPr>
                <w:rFonts w:ascii="Times New Roman" w:eastAsia="ＭＳ 明朝" w:hAnsi="Times New Roman" w:cs="Times New Roman"/>
                <w:color w:val="000000"/>
                <w:kern w:val="0"/>
                <w:szCs w:val="21"/>
              </w:rPr>
              <w:pPrChange w:id="2466" w:author="松山 ファミリー" w:date="2023-02-08T01:24:00Z">
                <w:pPr>
                  <w:widowControl/>
                </w:pPr>
              </w:pPrChange>
            </w:pPr>
            <w:ins w:id="2467" w:author="松山　晃大" w:date="2023-02-08T01:24:00Z">
              <w:r w:rsidRPr="0048090B">
                <w:rPr>
                  <w:rFonts w:ascii="Times New Roman" w:eastAsia="ＭＳ 明朝" w:hAnsi="Times New Roman" w:cs="Times New Roman"/>
                  <w:color w:val="000000"/>
                  <w:kern w:val="0"/>
                  <w:szCs w:val="21"/>
                </w:rPr>
                <w:t>1000</w:t>
              </w:r>
            </w:ins>
          </w:p>
        </w:tc>
        <w:tc>
          <w:tcPr>
            <w:tcW w:w="1276" w:type="dxa"/>
            <w:tcBorders>
              <w:top w:val="nil"/>
              <w:left w:val="nil"/>
              <w:bottom w:val="single" w:sz="4" w:space="0" w:color="auto"/>
              <w:right w:val="single" w:sz="4" w:space="0" w:color="auto"/>
            </w:tcBorders>
            <w:vAlign w:val="center"/>
            <w:tcPrChange w:id="2468" w:author="松山 ファミリー" w:date="2023-02-08T01:23:00Z">
              <w:tcPr>
                <w:tcW w:w="284" w:type="dxa"/>
                <w:tcBorders>
                  <w:top w:val="nil"/>
                  <w:left w:val="nil"/>
                  <w:bottom w:val="single" w:sz="4" w:space="0" w:color="auto"/>
                  <w:right w:val="single" w:sz="4" w:space="0" w:color="auto"/>
                </w:tcBorders>
              </w:tcPr>
            </w:tcPrChange>
          </w:tcPr>
          <w:p w14:paraId="391E3B67" w14:textId="5B27909F" w:rsidR="00402DB6" w:rsidRPr="0048090B" w:rsidRDefault="00402DB6" w:rsidP="00402DB6">
            <w:pPr>
              <w:widowControl/>
              <w:jc w:val="right"/>
              <w:rPr>
                <w:rFonts w:ascii="Times New Roman" w:eastAsia="ＭＳ 明朝" w:hAnsi="Times New Roman" w:cs="Times New Roman"/>
                <w:color w:val="000000"/>
                <w:kern w:val="0"/>
                <w:szCs w:val="21"/>
              </w:rPr>
              <w:pPrChange w:id="2469" w:author="松山 ファミリー" w:date="2023-02-08T01:24:00Z">
                <w:pPr>
                  <w:widowControl/>
                </w:pPr>
              </w:pPrChange>
            </w:pPr>
            <w:ins w:id="2470" w:author="松山　晃大" w:date="2023-02-08T01:24: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2471" w:author="松山 ファミリー" w:date="2023-02-08T01:23:00Z">
              <w:tcPr>
                <w:tcW w:w="284" w:type="dxa"/>
                <w:tcBorders>
                  <w:top w:val="nil"/>
                  <w:left w:val="nil"/>
                  <w:bottom w:val="single" w:sz="4" w:space="0" w:color="auto"/>
                  <w:right w:val="single" w:sz="4" w:space="0" w:color="auto"/>
                </w:tcBorders>
              </w:tcPr>
            </w:tcPrChange>
          </w:tcPr>
          <w:p w14:paraId="57D9B988" w14:textId="226D78A2" w:rsidR="00402DB6" w:rsidRPr="0048090B" w:rsidRDefault="00402DB6" w:rsidP="00402DB6">
            <w:pPr>
              <w:widowControl/>
              <w:jc w:val="right"/>
              <w:rPr>
                <w:rFonts w:ascii="Times New Roman" w:eastAsia="ＭＳ 明朝" w:hAnsi="Times New Roman" w:cs="Times New Roman"/>
                <w:color w:val="000000"/>
                <w:kern w:val="0"/>
                <w:szCs w:val="21"/>
              </w:rPr>
              <w:pPrChange w:id="2472" w:author="松山 ファミリー" w:date="2023-02-08T01:24:00Z">
                <w:pPr>
                  <w:widowControl/>
                </w:pPr>
              </w:pPrChange>
            </w:pPr>
            <w:ins w:id="2473" w:author="松山　晃大" w:date="2023-02-08T01:24:00Z">
              <w:r w:rsidRPr="0048090B">
                <w:rPr>
                  <w:rFonts w:ascii="Times New Roman" w:eastAsia="ＭＳ 明朝" w:hAnsi="Times New Roman" w:cs="Times New Roman"/>
                  <w:color w:val="000000"/>
                  <w:kern w:val="0"/>
                  <w:szCs w:val="21"/>
                </w:rPr>
                <w:t>6.525</w:t>
              </w:r>
              <w:del w:id="2474"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54FD7877" w14:textId="53D8B856" w:rsidTr="00402DB6">
        <w:trPr>
          <w:trHeight w:val="280"/>
          <w:trPrChange w:id="2475"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76"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3514AD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89" w:type="dxa"/>
            <w:tcBorders>
              <w:top w:val="nil"/>
              <w:left w:val="nil"/>
              <w:bottom w:val="single" w:sz="4" w:space="0" w:color="auto"/>
              <w:right w:val="single" w:sz="4" w:space="0" w:color="auto"/>
            </w:tcBorders>
            <w:shd w:val="clear" w:color="auto" w:fill="auto"/>
            <w:noWrap/>
            <w:vAlign w:val="center"/>
            <w:hideMark/>
            <w:tcPrChange w:id="2477"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10B1787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417" w:type="dxa"/>
            <w:tcBorders>
              <w:top w:val="nil"/>
              <w:left w:val="nil"/>
              <w:bottom w:val="single" w:sz="4" w:space="0" w:color="auto"/>
              <w:right w:val="single" w:sz="4" w:space="0" w:color="auto"/>
            </w:tcBorders>
            <w:shd w:val="clear" w:color="auto" w:fill="auto"/>
            <w:noWrap/>
            <w:vAlign w:val="center"/>
            <w:hideMark/>
            <w:tcPrChange w:id="2478"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036857D0"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del w:id="2479"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480" w:author="松山 ファミリー" w:date="2023-02-08T01:23:00Z">
              <w:tcPr>
                <w:tcW w:w="284" w:type="dxa"/>
                <w:tcBorders>
                  <w:top w:val="nil"/>
                  <w:left w:val="nil"/>
                  <w:bottom w:val="single" w:sz="4" w:space="0" w:color="auto"/>
                  <w:right w:val="single" w:sz="4" w:space="0" w:color="auto"/>
                </w:tcBorders>
              </w:tcPr>
            </w:tcPrChange>
          </w:tcPr>
          <w:p w14:paraId="70B6F0DF"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481"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482" w:author="松山 ファミリー" w:date="2023-02-08T01:23:00Z">
              <w:tcPr>
                <w:tcW w:w="284" w:type="dxa"/>
                <w:tcBorders>
                  <w:top w:val="nil"/>
                  <w:left w:val="nil"/>
                  <w:bottom w:val="single" w:sz="4" w:space="0" w:color="auto"/>
                  <w:right w:val="single" w:sz="4" w:space="0" w:color="auto"/>
                </w:tcBorders>
              </w:tcPr>
            </w:tcPrChange>
          </w:tcPr>
          <w:p w14:paraId="3C2497DB" w14:textId="5A5CC214" w:rsidR="00402DB6" w:rsidRPr="0048090B" w:rsidRDefault="00402DB6" w:rsidP="00402DB6">
            <w:pPr>
              <w:widowControl/>
              <w:jc w:val="right"/>
              <w:rPr>
                <w:rFonts w:ascii="Times New Roman" w:eastAsia="ＭＳ 明朝" w:hAnsi="Times New Roman" w:cs="Times New Roman"/>
                <w:color w:val="000000"/>
                <w:kern w:val="0"/>
                <w:szCs w:val="21"/>
              </w:rPr>
              <w:pPrChange w:id="2483" w:author="松山 ファミリー" w:date="2023-02-08T01:24:00Z">
                <w:pPr>
                  <w:widowControl/>
                </w:pPr>
              </w:pPrChange>
            </w:pPr>
            <w:ins w:id="2484" w:author="松山　晃大" w:date="2023-02-08T01:24:00Z">
              <w:r w:rsidRPr="0048090B">
                <w:rPr>
                  <w:rFonts w:ascii="Times New Roman" w:eastAsia="ＭＳ 明朝" w:hAnsi="Times New Roman" w:cs="Times New Roman"/>
                  <w:color w:val="000000"/>
                  <w:kern w:val="0"/>
                  <w:szCs w:val="21"/>
                </w:rPr>
                <w:t>1050</w:t>
              </w:r>
            </w:ins>
          </w:p>
        </w:tc>
        <w:tc>
          <w:tcPr>
            <w:tcW w:w="1276" w:type="dxa"/>
            <w:tcBorders>
              <w:top w:val="nil"/>
              <w:left w:val="nil"/>
              <w:bottom w:val="single" w:sz="4" w:space="0" w:color="auto"/>
              <w:right w:val="single" w:sz="4" w:space="0" w:color="auto"/>
            </w:tcBorders>
            <w:vAlign w:val="center"/>
            <w:tcPrChange w:id="2485" w:author="松山 ファミリー" w:date="2023-02-08T01:23:00Z">
              <w:tcPr>
                <w:tcW w:w="284" w:type="dxa"/>
                <w:tcBorders>
                  <w:top w:val="nil"/>
                  <w:left w:val="nil"/>
                  <w:bottom w:val="single" w:sz="4" w:space="0" w:color="auto"/>
                  <w:right w:val="single" w:sz="4" w:space="0" w:color="auto"/>
                </w:tcBorders>
              </w:tcPr>
            </w:tcPrChange>
          </w:tcPr>
          <w:p w14:paraId="62E27384" w14:textId="763F42AB" w:rsidR="00402DB6" w:rsidRPr="0048090B" w:rsidRDefault="00402DB6" w:rsidP="00402DB6">
            <w:pPr>
              <w:widowControl/>
              <w:jc w:val="right"/>
              <w:rPr>
                <w:rFonts w:ascii="Times New Roman" w:eastAsia="ＭＳ 明朝" w:hAnsi="Times New Roman" w:cs="Times New Roman"/>
                <w:color w:val="000000"/>
                <w:kern w:val="0"/>
                <w:szCs w:val="21"/>
              </w:rPr>
              <w:pPrChange w:id="2486" w:author="松山 ファミリー" w:date="2023-02-08T01:24:00Z">
                <w:pPr>
                  <w:widowControl/>
                </w:pPr>
              </w:pPrChange>
            </w:pPr>
            <w:ins w:id="2487" w:author="松山　晃大" w:date="2023-02-08T01:24: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2488" w:author="松山 ファミリー" w:date="2023-02-08T01:23:00Z">
              <w:tcPr>
                <w:tcW w:w="284" w:type="dxa"/>
                <w:tcBorders>
                  <w:top w:val="nil"/>
                  <w:left w:val="nil"/>
                  <w:bottom w:val="single" w:sz="4" w:space="0" w:color="auto"/>
                  <w:right w:val="single" w:sz="4" w:space="0" w:color="auto"/>
                </w:tcBorders>
              </w:tcPr>
            </w:tcPrChange>
          </w:tcPr>
          <w:p w14:paraId="24766952" w14:textId="7A4F560A" w:rsidR="00402DB6" w:rsidRPr="0048090B" w:rsidRDefault="00402DB6" w:rsidP="00402DB6">
            <w:pPr>
              <w:widowControl/>
              <w:jc w:val="right"/>
              <w:rPr>
                <w:rFonts w:ascii="Times New Roman" w:eastAsia="ＭＳ 明朝" w:hAnsi="Times New Roman" w:cs="Times New Roman"/>
                <w:color w:val="000000"/>
                <w:kern w:val="0"/>
                <w:szCs w:val="21"/>
              </w:rPr>
              <w:pPrChange w:id="2489" w:author="松山 ファミリー" w:date="2023-02-08T01:24:00Z">
                <w:pPr>
                  <w:widowControl/>
                </w:pPr>
              </w:pPrChange>
            </w:pPr>
            <w:ins w:id="2490" w:author="松山　晃大" w:date="2023-02-08T01:24:00Z">
              <w:r w:rsidRPr="0048090B">
                <w:rPr>
                  <w:rFonts w:ascii="Times New Roman" w:eastAsia="ＭＳ 明朝" w:hAnsi="Times New Roman" w:cs="Times New Roman"/>
                  <w:color w:val="000000"/>
                  <w:kern w:val="0"/>
                  <w:szCs w:val="21"/>
                </w:rPr>
                <w:t>6.956</w:t>
              </w:r>
              <w:del w:id="2491"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2A6D4C1D" w14:textId="08C310FD" w:rsidTr="00402DB6">
        <w:trPr>
          <w:trHeight w:val="280"/>
          <w:trPrChange w:id="2492"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93"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B03460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Change w:id="2494"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67A21105"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417" w:type="dxa"/>
            <w:tcBorders>
              <w:top w:val="nil"/>
              <w:left w:val="nil"/>
              <w:bottom w:val="single" w:sz="4" w:space="0" w:color="auto"/>
              <w:right w:val="single" w:sz="4" w:space="0" w:color="auto"/>
            </w:tcBorders>
            <w:shd w:val="clear" w:color="auto" w:fill="auto"/>
            <w:noWrap/>
            <w:vAlign w:val="center"/>
            <w:hideMark/>
            <w:tcPrChange w:id="2495"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4F73D989"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del w:id="2496"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497" w:author="松山 ファミリー" w:date="2023-02-08T01:23:00Z">
              <w:tcPr>
                <w:tcW w:w="284" w:type="dxa"/>
                <w:tcBorders>
                  <w:top w:val="nil"/>
                  <w:left w:val="nil"/>
                  <w:bottom w:val="single" w:sz="4" w:space="0" w:color="auto"/>
                  <w:right w:val="single" w:sz="4" w:space="0" w:color="auto"/>
                </w:tcBorders>
              </w:tcPr>
            </w:tcPrChange>
          </w:tcPr>
          <w:p w14:paraId="5331B621"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498"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499" w:author="松山 ファミリー" w:date="2023-02-08T01:23:00Z">
              <w:tcPr>
                <w:tcW w:w="284" w:type="dxa"/>
                <w:tcBorders>
                  <w:top w:val="nil"/>
                  <w:left w:val="nil"/>
                  <w:bottom w:val="single" w:sz="4" w:space="0" w:color="auto"/>
                  <w:right w:val="single" w:sz="4" w:space="0" w:color="auto"/>
                </w:tcBorders>
              </w:tcPr>
            </w:tcPrChange>
          </w:tcPr>
          <w:p w14:paraId="3E6F6D03" w14:textId="5861AB87" w:rsidR="00402DB6" w:rsidRPr="0048090B" w:rsidRDefault="00402DB6" w:rsidP="00402DB6">
            <w:pPr>
              <w:widowControl/>
              <w:jc w:val="right"/>
              <w:rPr>
                <w:rFonts w:ascii="Times New Roman" w:eastAsia="ＭＳ 明朝" w:hAnsi="Times New Roman" w:cs="Times New Roman"/>
                <w:color w:val="000000"/>
                <w:kern w:val="0"/>
                <w:szCs w:val="21"/>
              </w:rPr>
              <w:pPrChange w:id="2500" w:author="松山 ファミリー" w:date="2023-02-08T01:24:00Z">
                <w:pPr>
                  <w:widowControl/>
                </w:pPr>
              </w:pPrChange>
            </w:pPr>
            <w:ins w:id="2501" w:author="松山　晃大" w:date="2023-02-08T01:24:00Z">
              <w:r w:rsidRPr="0048090B">
                <w:rPr>
                  <w:rFonts w:ascii="Times New Roman" w:eastAsia="ＭＳ 明朝"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2502" w:author="松山 ファミリー" w:date="2023-02-08T01:23:00Z">
              <w:tcPr>
                <w:tcW w:w="284" w:type="dxa"/>
                <w:tcBorders>
                  <w:top w:val="nil"/>
                  <w:left w:val="nil"/>
                  <w:bottom w:val="single" w:sz="4" w:space="0" w:color="auto"/>
                  <w:right w:val="single" w:sz="4" w:space="0" w:color="auto"/>
                </w:tcBorders>
              </w:tcPr>
            </w:tcPrChange>
          </w:tcPr>
          <w:p w14:paraId="53B5E148" w14:textId="73D15A01" w:rsidR="00402DB6" w:rsidRPr="0048090B" w:rsidRDefault="00402DB6" w:rsidP="00402DB6">
            <w:pPr>
              <w:widowControl/>
              <w:jc w:val="right"/>
              <w:rPr>
                <w:rFonts w:ascii="Times New Roman" w:eastAsia="ＭＳ 明朝" w:hAnsi="Times New Roman" w:cs="Times New Roman"/>
                <w:color w:val="000000"/>
                <w:kern w:val="0"/>
                <w:szCs w:val="21"/>
              </w:rPr>
              <w:pPrChange w:id="2503" w:author="松山 ファミリー" w:date="2023-02-08T01:24:00Z">
                <w:pPr>
                  <w:widowControl/>
                </w:pPr>
              </w:pPrChange>
            </w:pPr>
            <w:ins w:id="2504" w:author="松山　晃大" w:date="2023-02-08T01:24: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2505" w:author="松山 ファミリー" w:date="2023-02-08T01:23:00Z">
              <w:tcPr>
                <w:tcW w:w="284" w:type="dxa"/>
                <w:tcBorders>
                  <w:top w:val="nil"/>
                  <w:left w:val="nil"/>
                  <w:bottom w:val="single" w:sz="4" w:space="0" w:color="auto"/>
                  <w:right w:val="single" w:sz="4" w:space="0" w:color="auto"/>
                </w:tcBorders>
              </w:tcPr>
            </w:tcPrChange>
          </w:tcPr>
          <w:p w14:paraId="03907528" w14:textId="057EF9F3" w:rsidR="00402DB6" w:rsidRPr="0048090B" w:rsidRDefault="00402DB6" w:rsidP="00402DB6">
            <w:pPr>
              <w:widowControl/>
              <w:jc w:val="right"/>
              <w:rPr>
                <w:rFonts w:ascii="Times New Roman" w:eastAsia="ＭＳ 明朝" w:hAnsi="Times New Roman" w:cs="Times New Roman"/>
                <w:color w:val="000000"/>
                <w:kern w:val="0"/>
                <w:szCs w:val="21"/>
              </w:rPr>
              <w:pPrChange w:id="2506" w:author="松山 ファミリー" w:date="2023-02-08T01:24:00Z">
                <w:pPr>
                  <w:widowControl/>
                </w:pPr>
              </w:pPrChange>
            </w:pPr>
            <w:ins w:id="2507" w:author="松山　晃大" w:date="2023-02-08T01:24:00Z">
              <w:r w:rsidRPr="0048090B">
                <w:rPr>
                  <w:rFonts w:ascii="Times New Roman" w:eastAsia="ＭＳ 明朝" w:hAnsi="Times New Roman" w:cs="Times New Roman"/>
                  <w:color w:val="000000"/>
                  <w:kern w:val="0"/>
                  <w:szCs w:val="21"/>
                </w:rPr>
                <w:t>7.386</w:t>
              </w:r>
              <w:del w:id="2508"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64481AF5" w14:textId="11239F21" w:rsidTr="00402DB6">
        <w:trPr>
          <w:trHeight w:val="280"/>
          <w:trPrChange w:id="2509"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510"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E0DCB3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Change w:id="2511"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323A4FF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417" w:type="dxa"/>
            <w:tcBorders>
              <w:top w:val="nil"/>
              <w:left w:val="nil"/>
              <w:bottom w:val="single" w:sz="4" w:space="0" w:color="auto"/>
              <w:right w:val="single" w:sz="4" w:space="0" w:color="auto"/>
            </w:tcBorders>
            <w:shd w:val="clear" w:color="auto" w:fill="auto"/>
            <w:noWrap/>
            <w:vAlign w:val="center"/>
            <w:hideMark/>
            <w:tcPrChange w:id="2512"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021B16D8"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del w:id="2513"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514" w:author="松山 ファミリー" w:date="2023-02-08T01:23:00Z">
              <w:tcPr>
                <w:tcW w:w="284" w:type="dxa"/>
                <w:tcBorders>
                  <w:top w:val="nil"/>
                  <w:left w:val="nil"/>
                  <w:bottom w:val="single" w:sz="4" w:space="0" w:color="auto"/>
                  <w:right w:val="single" w:sz="4" w:space="0" w:color="auto"/>
                </w:tcBorders>
              </w:tcPr>
            </w:tcPrChange>
          </w:tcPr>
          <w:p w14:paraId="2D9649E3"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515"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516" w:author="松山 ファミリー" w:date="2023-02-08T01:23:00Z">
              <w:tcPr>
                <w:tcW w:w="284" w:type="dxa"/>
                <w:tcBorders>
                  <w:top w:val="nil"/>
                  <w:left w:val="nil"/>
                  <w:bottom w:val="single" w:sz="4" w:space="0" w:color="auto"/>
                  <w:right w:val="single" w:sz="4" w:space="0" w:color="auto"/>
                </w:tcBorders>
              </w:tcPr>
            </w:tcPrChange>
          </w:tcPr>
          <w:p w14:paraId="1E9C6638" w14:textId="1B6B6C93" w:rsidR="00402DB6" w:rsidRPr="0048090B" w:rsidRDefault="00402DB6" w:rsidP="00402DB6">
            <w:pPr>
              <w:widowControl/>
              <w:jc w:val="right"/>
              <w:rPr>
                <w:rFonts w:ascii="Times New Roman" w:eastAsia="ＭＳ 明朝" w:hAnsi="Times New Roman" w:cs="Times New Roman"/>
                <w:color w:val="000000"/>
                <w:kern w:val="0"/>
                <w:szCs w:val="21"/>
              </w:rPr>
              <w:pPrChange w:id="2517" w:author="松山 ファミリー" w:date="2023-02-08T01:24:00Z">
                <w:pPr>
                  <w:widowControl/>
                </w:pPr>
              </w:pPrChange>
            </w:pPr>
            <w:ins w:id="2518" w:author="松山　晃大" w:date="2023-02-08T01:24:00Z">
              <w:r w:rsidRPr="0048090B">
                <w:rPr>
                  <w:rFonts w:ascii="Times New Roman" w:eastAsia="ＭＳ 明朝"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2519" w:author="松山 ファミリー" w:date="2023-02-08T01:23:00Z">
              <w:tcPr>
                <w:tcW w:w="284" w:type="dxa"/>
                <w:tcBorders>
                  <w:top w:val="nil"/>
                  <w:left w:val="nil"/>
                  <w:bottom w:val="single" w:sz="4" w:space="0" w:color="auto"/>
                  <w:right w:val="single" w:sz="4" w:space="0" w:color="auto"/>
                </w:tcBorders>
              </w:tcPr>
            </w:tcPrChange>
          </w:tcPr>
          <w:p w14:paraId="710A32C8" w14:textId="084829BE" w:rsidR="00402DB6" w:rsidRPr="0048090B" w:rsidRDefault="00402DB6" w:rsidP="00402DB6">
            <w:pPr>
              <w:widowControl/>
              <w:jc w:val="right"/>
              <w:rPr>
                <w:rFonts w:ascii="Times New Roman" w:eastAsia="ＭＳ 明朝" w:hAnsi="Times New Roman" w:cs="Times New Roman"/>
                <w:color w:val="000000"/>
                <w:kern w:val="0"/>
                <w:szCs w:val="21"/>
              </w:rPr>
              <w:pPrChange w:id="2520" w:author="松山 ファミリー" w:date="2023-02-08T01:24:00Z">
                <w:pPr>
                  <w:widowControl/>
                </w:pPr>
              </w:pPrChange>
            </w:pPr>
            <w:ins w:id="2521" w:author="松山　晃大" w:date="2023-02-08T01:24:00Z">
              <w:r w:rsidRPr="0048090B">
                <w:rPr>
                  <w:rFonts w:ascii="Times New Roman" w:eastAsia="ＭＳ 明朝" w:hAnsi="Times New Roman" w:cs="Times New Roman"/>
                  <w:color w:val="000000"/>
                  <w:kern w:val="0"/>
                  <w:szCs w:val="21"/>
                </w:rPr>
                <w:t>900</w:t>
              </w:r>
            </w:ins>
          </w:p>
        </w:tc>
        <w:tc>
          <w:tcPr>
            <w:tcW w:w="1559" w:type="dxa"/>
            <w:tcBorders>
              <w:top w:val="nil"/>
              <w:left w:val="nil"/>
              <w:bottom w:val="single" w:sz="4" w:space="0" w:color="auto"/>
              <w:right w:val="single" w:sz="4" w:space="0" w:color="auto"/>
            </w:tcBorders>
            <w:vAlign w:val="center"/>
            <w:tcPrChange w:id="2522" w:author="松山 ファミリー" w:date="2023-02-08T01:23:00Z">
              <w:tcPr>
                <w:tcW w:w="284" w:type="dxa"/>
                <w:tcBorders>
                  <w:top w:val="nil"/>
                  <w:left w:val="nil"/>
                  <w:bottom w:val="single" w:sz="4" w:space="0" w:color="auto"/>
                  <w:right w:val="single" w:sz="4" w:space="0" w:color="auto"/>
                </w:tcBorders>
              </w:tcPr>
            </w:tcPrChange>
          </w:tcPr>
          <w:p w14:paraId="2F4B0497" w14:textId="73174956" w:rsidR="00402DB6" w:rsidRPr="0048090B" w:rsidRDefault="00402DB6" w:rsidP="00402DB6">
            <w:pPr>
              <w:widowControl/>
              <w:jc w:val="right"/>
              <w:rPr>
                <w:rFonts w:ascii="Times New Roman" w:eastAsia="ＭＳ 明朝" w:hAnsi="Times New Roman" w:cs="Times New Roman"/>
                <w:color w:val="000000"/>
                <w:kern w:val="0"/>
                <w:szCs w:val="21"/>
              </w:rPr>
              <w:pPrChange w:id="2523" w:author="松山 ファミリー" w:date="2023-02-08T01:24:00Z">
                <w:pPr>
                  <w:widowControl/>
                </w:pPr>
              </w:pPrChange>
            </w:pPr>
            <w:ins w:id="2524" w:author="松山　晃大" w:date="2023-02-08T01:24:00Z">
              <w:r w:rsidRPr="0048090B">
                <w:rPr>
                  <w:rFonts w:ascii="Times New Roman" w:eastAsia="ＭＳ 明朝" w:hAnsi="Times New Roman" w:cs="Times New Roman"/>
                  <w:color w:val="000000"/>
                  <w:kern w:val="0"/>
                  <w:szCs w:val="21"/>
                </w:rPr>
                <w:t>7.816</w:t>
              </w:r>
              <w:del w:id="2525"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31A058F2" w14:textId="3B0CA205" w:rsidTr="00402DB6">
        <w:trPr>
          <w:trHeight w:val="280"/>
          <w:trPrChange w:id="2526"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527"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D3F1594"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Change w:id="2528"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382BA0D0"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417" w:type="dxa"/>
            <w:tcBorders>
              <w:top w:val="nil"/>
              <w:left w:val="nil"/>
              <w:bottom w:val="single" w:sz="4" w:space="0" w:color="auto"/>
              <w:right w:val="single" w:sz="4" w:space="0" w:color="auto"/>
            </w:tcBorders>
            <w:shd w:val="clear" w:color="auto" w:fill="auto"/>
            <w:noWrap/>
            <w:vAlign w:val="center"/>
            <w:hideMark/>
            <w:tcPrChange w:id="2529"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7CC5216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del w:id="2530"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531" w:author="松山 ファミリー" w:date="2023-02-08T01:23:00Z">
              <w:tcPr>
                <w:tcW w:w="284" w:type="dxa"/>
                <w:tcBorders>
                  <w:top w:val="nil"/>
                  <w:left w:val="nil"/>
                  <w:bottom w:val="single" w:sz="4" w:space="0" w:color="auto"/>
                  <w:right w:val="single" w:sz="4" w:space="0" w:color="auto"/>
                </w:tcBorders>
              </w:tcPr>
            </w:tcPrChange>
          </w:tcPr>
          <w:p w14:paraId="3370D5D2"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532"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533" w:author="松山 ファミリー" w:date="2023-02-08T01:23:00Z">
              <w:tcPr>
                <w:tcW w:w="284" w:type="dxa"/>
                <w:tcBorders>
                  <w:top w:val="nil"/>
                  <w:left w:val="nil"/>
                  <w:bottom w:val="single" w:sz="4" w:space="0" w:color="auto"/>
                  <w:right w:val="single" w:sz="4" w:space="0" w:color="auto"/>
                </w:tcBorders>
              </w:tcPr>
            </w:tcPrChange>
          </w:tcPr>
          <w:p w14:paraId="6EB0772D" w14:textId="4E62263C" w:rsidR="00402DB6" w:rsidRPr="0048090B" w:rsidRDefault="00402DB6" w:rsidP="00402DB6">
            <w:pPr>
              <w:widowControl/>
              <w:jc w:val="right"/>
              <w:rPr>
                <w:rFonts w:ascii="Times New Roman" w:eastAsia="ＭＳ 明朝" w:hAnsi="Times New Roman" w:cs="Times New Roman"/>
                <w:color w:val="000000"/>
                <w:kern w:val="0"/>
                <w:szCs w:val="21"/>
              </w:rPr>
              <w:pPrChange w:id="2534" w:author="松山 ファミリー" w:date="2023-02-08T01:24:00Z">
                <w:pPr>
                  <w:widowControl/>
                </w:pPr>
              </w:pPrChange>
            </w:pPr>
            <w:ins w:id="2535" w:author="松山　晃大" w:date="2023-02-08T01:24: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2536" w:author="松山 ファミリー" w:date="2023-02-08T01:23:00Z">
              <w:tcPr>
                <w:tcW w:w="284" w:type="dxa"/>
                <w:tcBorders>
                  <w:top w:val="nil"/>
                  <w:left w:val="nil"/>
                  <w:bottom w:val="single" w:sz="4" w:space="0" w:color="auto"/>
                  <w:right w:val="single" w:sz="4" w:space="0" w:color="auto"/>
                </w:tcBorders>
              </w:tcPr>
            </w:tcPrChange>
          </w:tcPr>
          <w:p w14:paraId="02D8DFA1" w14:textId="0C5B4189" w:rsidR="00402DB6" w:rsidRPr="0048090B" w:rsidRDefault="00402DB6" w:rsidP="00402DB6">
            <w:pPr>
              <w:widowControl/>
              <w:jc w:val="right"/>
              <w:rPr>
                <w:rFonts w:ascii="Times New Roman" w:eastAsia="ＭＳ 明朝" w:hAnsi="Times New Roman" w:cs="Times New Roman"/>
                <w:color w:val="000000"/>
                <w:kern w:val="0"/>
                <w:szCs w:val="21"/>
              </w:rPr>
              <w:pPrChange w:id="2537" w:author="松山 ファミリー" w:date="2023-02-08T01:24:00Z">
                <w:pPr>
                  <w:widowControl/>
                </w:pPr>
              </w:pPrChange>
            </w:pPr>
            <w:ins w:id="2538" w:author="松山　晃大" w:date="2023-02-08T01:24:00Z">
              <w:r w:rsidRPr="0048090B">
                <w:rPr>
                  <w:rFonts w:ascii="Times New Roman" w:eastAsia="ＭＳ 明朝" w:hAnsi="Times New Roman" w:cs="Times New Roman"/>
                  <w:color w:val="000000"/>
                  <w:kern w:val="0"/>
                  <w:szCs w:val="21"/>
                </w:rPr>
                <w:t>950</w:t>
              </w:r>
            </w:ins>
          </w:p>
        </w:tc>
        <w:tc>
          <w:tcPr>
            <w:tcW w:w="1559" w:type="dxa"/>
            <w:tcBorders>
              <w:top w:val="nil"/>
              <w:left w:val="nil"/>
              <w:bottom w:val="single" w:sz="4" w:space="0" w:color="auto"/>
              <w:right w:val="single" w:sz="4" w:space="0" w:color="auto"/>
            </w:tcBorders>
            <w:vAlign w:val="center"/>
            <w:tcPrChange w:id="2539" w:author="松山 ファミリー" w:date="2023-02-08T01:23:00Z">
              <w:tcPr>
                <w:tcW w:w="284" w:type="dxa"/>
                <w:tcBorders>
                  <w:top w:val="nil"/>
                  <w:left w:val="nil"/>
                  <w:bottom w:val="single" w:sz="4" w:space="0" w:color="auto"/>
                  <w:right w:val="single" w:sz="4" w:space="0" w:color="auto"/>
                </w:tcBorders>
              </w:tcPr>
            </w:tcPrChange>
          </w:tcPr>
          <w:p w14:paraId="5507D4B7" w14:textId="76EC964A" w:rsidR="00402DB6" w:rsidRPr="0048090B" w:rsidRDefault="00402DB6" w:rsidP="00402DB6">
            <w:pPr>
              <w:widowControl/>
              <w:jc w:val="right"/>
              <w:rPr>
                <w:rFonts w:ascii="Times New Roman" w:eastAsia="ＭＳ 明朝" w:hAnsi="Times New Roman" w:cs="Times New Roman"/>
                <w:color w:val="000000"/>
                <w:kern w:val="0"/>
                <w:szCs w:val="21"/>
              </w:rPr>
              <w:pPrChange w:id="2540" w:author="松山 ファミリー" w:date="2023-02-08T01:24:00Z">
                <w:pPr>
                  <w:widowControl/>
                </w:pPr>
              </w:pPrChange>
            </w:pPr>
            <w:ins w:id="2541" w:author="松山　晃大" w:date="2023-02-08T01:24:00Z">
              <w:r w:rsidRPr="0048090B">
                <w:rPr>
                  <w:rFonts w:ascii="Times New Roman" w:eastAsia="ＭＳ 明朝" w:hAnsi="Times New Roman" w:cs="Times New Roman"/>
                  <w:color w:val="000000"/>
                  <w:kern w:val="0"/>
                  <w:szCs w:val="21"/>
                </w:rPr>
                <w:t>8.245</w:t>
              </w:r>
              <w:del w:id="2542"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4079AF86" w14:textId="015B78A4" w:rsidTr="00402DB6">
        <w:trPr>
          <w:trHeight w:val="280"/>
          <w:trPrChange w:id="2543"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544"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F81099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Change w:id="2545"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445AB3BC"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417" w:type="dxa"/>
            <w:tcBorders>
              <w:top w:val="nil"/>
              <w:left w:val="nil"/>
              <w:bottom w:val="single" w:sz="4" w:space="0" w:color="auto"/>
              <w:right w:val="single" w:sz="4" w:space="0" w:color="auto"/>
            </w:tcBorders>
            <w:shd w:val="clear" w:color="auto" w:fill="auto"/>
            <w:noWrap/>
            <w:vAlign w:val="center"/>
            <w:hideMark/>
            <w:tcPrChange w:id="2546"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66AE1C1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del w:id="2547"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548" w:author="松山 ファミリー" w:date="2023-02-08T01:23:00Z">
              <w:tcPr>
                <w:tcW w:w="284" w:type="dxa"/>
                <w:tcBorders>
                  <w:top w:val="nil"/>
                  <w:left w:val="nil"/>
                  <w:bottom w:val="single" w:sz="4" w:space="0" w:color="auto"/>
                  <w:right w:val="single" w:sz="4" w:space="0" w:color="auto"/>
                </w:tcBorders>
              </w:tcPr>
            </w:tcPrChange>
          </w:tcPr>
          <w:p w14:paraId="35DE9365"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549"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550" w:author="松山 ファミリー" w:date="2023-02-08T01:23:00Z">
              <w:tcPr>
                <w:tcW w:w="284" w:type="dxa"/>
                <w:tcBorders>
                  <w:top w:val="nil"/>
                  <w:left w:val="nil"/>
                  <w:bottom w:val="single" w:sz="4" w:space="0" w:color="auto"/>
                  <w:right w:val="single" w:sz="4" w:space="0" w:color="auto"/>
                </w:tcBorders>
              </w:tcPr>
            </w:tcPrChange>
          </w:tcPr>
          <w:p w14:paraId="2D2FEEB7" w14:textId="778703AB" w:rsidR="00402DB6" w:rsidRPr="0048090B" w:rsidRDefault="00402DB6" w:rsidP="00402DB6">
            <w:pPr>
              <w:widowControl/>
              <w:jc w:val="right"/>
              <w:rPr>
                <w:rFonts w:ascii="Times New Roman" w:eastAsia="ＭＳ 明朝" w:hAnsi="Times New Roman" w:cs="Times New Roman"/>
                <w:color w:val="000000"/>
                <w:kern w:val="0"/>
                <w:szCs w:val="21"/>
              </w:rPr>
              <w:pPrChange w:id="2551" w:author="松山 ファミリー" w:date="2023-02-08T01:24:00Z">
                <w:pPr>
                  <w:widowControl/>
                </w:pPr>
              </w:pPrChange>
            </w:pPr>
            <w:ins w:id="2552" w:author="松山　晃大" w:date="2023-02-08T01:24: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2553" w:author="松山 ファミリー" w:date="2023-02-08T01:23:00Z">
              <w:tcPr>
                <w:tcW w:w="284" w:type="dxa"/>
                <w:tcBorders>
                  <w:top w:val="nil"/>
                  <w:left w:val="nil"/>
                  <w:bottom w:val="single" w:sz="4" w:space="0" w:color="auto"/>
                  <w:right w:val="single" w:sz="4" w:space="0" w:color="auto"/>
                </w:tcBorders>
              </w:tcPr>
            </w:tcPrChange>
          </w:tcPr>
          <w:p w14:paraId="22E5B2BB" w14:textId="76EBBEF7" w:rsidR="00402DB6" w:rsidRPr="0048090B" w:rsidRDefault="00402DB6" w:rsidP="00402DB6">
            <w:pPr>
              <w:widowControl/>
              <w:jc w:val="right"/>
              <w:rPr>
                <w:rFonts w:ascii="Times New Roman" w:eastAsia="ＭＳ 明朝" w:hAnsi="Times New Roman" w:cs="Times New Roman"/>
                <w:color w:val="000000"/>
                <w:kern w:val="0"/>
                <w:szCs w:val="21"/>
              </w:rPr>
              <w:pPrChange w:id="2554" w:author="松山 ファミリー" w:date="2023-02-08T01:24:00Z">
                <w:pPr>
                  <w:widowControl/>
                </w:pPr>
              </w:pPrChange>
            </w:pPr>
            <w:ins w:id="2555" w:author="松山　晃大" w:date="2023-02-08T01:24:00Z">
              <w:r w:rsidRPr="0048090B">
                <w:rPr>
                  <w:rFonts w:ascii="Times New Roman" w:eastAsia="ＭＳ 明朝" w:hAnsi="Times New Roman" w:cs="Times New Roman"/>
                  <w:color w:val="000000"/>
                  <w:kern w:val="0"/>
                  <w:szCs w:val="21"/>
                </w:rPr>
                <w:t>1000</w:t>
              </w:r>
            </w:ins>
          </w:p>
        </w:tc>
        <w:tc>
          <w:tcPr>
            <w:tcW w:w="1559" w:type="dxa"/>
            <w:tcBorders>
              <w:top w:val="nil"/>
              <w:left w:val="nil"/>
              <w:bottom w:val="single" w:sz="4" w:space="0" w:color="auto"/>
              <w:right w:val="single" w:sz="4" w:space="0" w:color="auto"/>
            </w:tcBorders>
            <w:vAlign w:val="center"/>
            <w:tcPrChange w:id="2556" w:author="松山 ファミリー" w:date="2023-02-08T01:23:00Z">
              <w:tcPr>
                <w:tcW w:w="284" w:type="dxa"/>
                <w:tcBorders>
                  <w:top w:val="nil"/>
                  <w:left w:val="nil"/>
                  <w:bottom w:val="single" w:sz="4" w:space="0" w:color="auto"/>
                  <w:right w:val="single" w:sz="4" w:space="0" w:color="auto"/>
                </w:tcBorders>
              </w:tcPr>
            </w:tcPrChange>
          </w:tcPr>
          <w:p w14:paraId="61068384" w14:textId="14880F05" w:rsidR="00402DB6" w:rsidRPr="0048090B" w:rsidRDefault="00402DB6" w:rsidP="00402DB6">
            <w:pPr>
              <w:widowControl/>
              <w:jc w:val="right"/>
              <w:rPr>
                <w:rFonts w:ascii="Times New Roman" w:eastAsia="ＭＳ 明朝" w:hAnsi="Times New Roman" w:cs="Times New Roman"/>
                <w:color w:val="000000"/>
                <w:kern w:val="0"/>
                <w:szCs w:val="21"/>
              </w:rPr>
              <w:pPrChange w:id="2557" w:author="松山 ファミリー" w:date="2023-02-08T01:24:00Z">
                <w:pPr>
                  <w:widowControl/>
                </w:pPr>
              </w:pPrChange>
            </w:pPr>
            <w:ins w:id="2558" w:author="松山　晃大" w:date="2023-02-08T01:24:00Z">
              <w:r w:rsidRPr="0048090B">
                <w:rPr>
                  <w:rFonts w:ascii="Times New Roman" w:eastAsia="ＭＳ 明朝" w:hAnsi="Times New Roman" w:cs="Times New Roman"/>
                  <w:color w:val="000000"/>
                  <w:kern w:val="0"/>
                  <w:szCs w:val="21"/>
                </w:rPr>
                <w:t>8.673</w:t>
              </w:r>
              <w:del w:id="2559"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1ED217B3" w14:textId="59BFE378" w:rsidTr="00402DB6">
        <w:trPr>
          <w:trHeight w:val="280"/>
          <w:trPrChange w:id="2560"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561"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74F6E7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Change w:id="2562"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5D4E7DD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417" w:type="dxa"/>
            <w:tcBorders>
              <w:top w:val="nil"/>
              <w:left w:val="nil"/>
              <w:bottom w:val="single" w:sz="4" w:space="0" w:color="auto"/>
              <w:right w:val="single" w:sz="4" w:space="0" w:color="auto"/>
            </w:tcBorders>
            <w:shd w:val="clear" w:color="auto" w:fill="auto"/>
            <w:noWrap/>
            <w:vAlign w:val="center"/>
            <w:hideMark/>
            <w:tcPrChange w:id="2563"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273E5F13"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del w:id="2564"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565" w:author="松山 ファミリー" w:date="2023-02-08T01:23:00Z">
              <w:tcPr>
                <w:tcW w:w="284" w:type="dxa"/>
                <w:tcBorders>
                  <w:top w:val="nil"/>
                  <w:left w:val="nil"/>
                  <w:bottom w:val="single" w:sz="4" w:space="0" w:color="auto"/>
                  <w:right w:val="single" w:sz="4" w:space="0" w:color="auto"/>
                </w:tcBorders>
              </w:tcPr>
            </w:tcPrChange>
          </w:tcPr>
          <w:p w14:paraId="03A5A444"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566"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567" w:author="松山 ファミリー" w:date="2023-02-08T01:23:00Z">
              <w:tcPr>
                <w:tcW w:w="284" w:type="dxa"/>
                <w:tcBorders>
                  <w:top w:val="nil"/>
                  <w:left w:val="nil"/>
                  <w:bottom w:val="single" w:sz="4" w:space="0" w:color="auto"/>
                  <w:right w:val="single" w:sz="4" w:space="0" w:color="auto"/>
                </w:tcBorders>
              </w:tcPr>
            </w:tcPrChange>
          </w:tcPr>
          <w:p w14:paraId="318668FB" w14:textId="3B27466D" w:rsidR="00402DB6" w:rsidRPr="0048090B" w:rsidRDefault="00402DB6" w:rsidP="00402DB6">
            <w:pPr>
              <w:widowControl/>
              <w:jc w:val="right"/>
              <w:rPr>
                <w:rFonts w:ascii="Times New Roman" w:eastAsia="ＭＳ 明朝" w:hAnsi="Times New Roman" w:cs="Times New Roman"/>
                <w:color w:val="000000"/>
                <w:kern w:val="0"/>
                <w:szCs w:val="21"/>
              </w:rPr>
              <w:pPrChange w:id="2568" w:author="松山 ファミリー" w:date="2023-02-08T01:24:00Z">
                <w:pPr>
                  <w:widowControl/>
                </w:pPr>
              </w:pPrChange>
            </w:pPr>
            <w:ins w:id="2569" w:author="松山　晃大" w:date="2023-02-08T01:22:00Z">
              <w:del w:id="2570" w:author="松山 ファミリー" w:date="2023-02-08T01:24:00Z">
                <w:r w:rsidRPr="0048090B" w:rsidDel="00402DB6">
                  <w:rPr>
                    <w:rFonts w:ascii="Times New Roman" w:eastAsia="ＭＳ 明朝" w:hAnsi="Times New Roman" w:cs="Times New Roman"/>
                    <w:color w:val="000000"/>
                    <w:kern w:val="0"/>
                    <w:szCs w:val="21"/>
                  </w:rPr>
                  <w:delText>750</w:delText>
                </w:r>
              </w:del>
            </w:ins>
          </w:p>
        </w:tc>
        <w:tc>
          <w:tcPr>
            <w:tcW w:w="1276" w:type="dxa"/>
            <w:tcBorders>
              <w:top w:val="nil"/>
              <w:left w:val="nil"/>
              <w:bottom w:val="single" w:sz="4" w:space="0" w:color="auto"/>
              <w:right w:val="single" w:sz="4" w:space="0" w:color="auto"/>
            </w:tcBorders>
            <w:vAlign w:val="center"/>
            <w:tcPrChange w:id="2571" w:author="松山 ファミリー" w:date="2023-02-08T01:23:00Z">
              <w:tcPr>
                <w:tcW w:w="284" w:type="dxa"/>
                <w:tcBorders>
                  <w:top w:val="nil"/>
                  <w:left w:val="nil"/>
                  <w:bottom w:val="single" w:sz="4" w:space="0" w:color="auto"/>
                  <w:right w:val="single" w:sz="4" w:space="0" w:color="auto"/>
                </w:tcBorders>
              </w:tcPr>
            </w:tcPrChange>
          </w:tcPr>
          <w:p w14:paraId="0C763EBA" w14:textId="6CC58C80" w:rsidR="00402DB6" w:rsidRPr="0048090B" w:rsidRDefault="00402DB6" w:rsidP="00402DB6">
            <w:pPr>
              <w:widowControl/>
              <w:jc w:val="right"/>
              <w:rPr>
                <w:rFonts w:ascii="Times New Roman" w:eastAsia="ＭＳ 明朝" w:hAnsi="Times New Roman" w:cs="Times New Roman"/>
                <w:color w:val="000000"/>
                <w:kern w:val="0"/>
                <w:szCs w:val="21"/>
              </w:rPr>
              <w:pPrChange w:id="2572" w:author="松山 ファミリー" w:date="2023-02-08T01:24:00Z">
                <w:pPr>
                  <w:widowControl/>
                </w:pPr>
              </w:pPrChange>
            </w:pPr>
            <w:ins w:id="2573" w:author="松山　晃大" w:date="2023-02-08T01:22:00Z">
              <w:del w:id="2574" w:author="松山 ファミリー" w:date="2023-02-08T01:24:00Z">
                <w:r w:rsidRPr="0048090B" w:rsidDel="00402DB6">
                  <w:rPr>
                    <w:rFonts w:ascii="Times New Roman" w:eastAsia="ＭＳ 明朝" w:hAnsi="Times New Roman" w:cs="Times New Roman"/>
                    <w:color w:val="000000"/>
                    <w:kern w:val="0"/>
                    <w:szCs w:val="21"/>
                  </w:rPr>
                  <w:delText>500</w:delText>
                </w:r>
              </w:del>
            </w:ins>
          </w:p>
        </w:tc>
        <w:tc>
          <w:tcPr>
            <w:tcW w:w="1559" w:type="dxa"/>
            <w:tcBorders>
              <w:top w:val="nil"/>
              <w:left w:val="nil"/>
              <w:bottom w:val="single" w:sz="4" w:space="0" w:color="auto"/>
              <w:right w:val="single" w:sz="4" w:space="0" w:color="auto"/>
            </w:tcBorders>
            <w:vAlign w:val="center"/>
            <w:tcPrChange w:id="2575" w:author="松山 ファミリー" w:date="2023-02-08T01:23:00Z">
              <w:tcPr>
                <w:tcW w:w="284" w:type="dxa"/>
                <w:tcBorders>
                  <w:top w:val="nil"/>
                  <w:left w:val="nil"/>
                  <w:bottom w:val="single" w:sz="4" w:space="0" w:color="auto"/>
                  <w:right w:val="single" w:sz="4" w:space="0" w:color="auto"/>
                </w:tcBorders>
              </w:tcPr>
            </w:tcPrChange>
          </w:tcPr>
          <w:p w14:paraId="2F511B5F" w14:textId="71AC0096" w:rsidR="00402DB6" w:rsidRPr="0048090B" w:rsidRDefault="00402DB6" w:rsidP="00402DB6">
            <w:pPr>
              <w:widowControl/>
              <w:jc w:val="right"/>
              <w:rPr>
                <w:rFonts w:ascii="Times New Roman" w:eastAsia="ＭＳ 明朝" w:hAnsi="Times New Roman" w:cs="Times New Roman"/>
                <w:color w:val="000000"/>
                <w:kern w:val="0"/>
                <w:szCs w:val="21"/>
              </w:rPr>
              <w:pPrChange w:id="2576" w:author="松山 ファミリー" w:date="2023-02-08T01:24:00Z">
                <w:pPr>
                  <w:widowControl/>
                </w:pPr>
              </w:pPrChange>
            </w:pPr>
            <w:ins w:id="2577" w:author="松山　晃大" w:date="2023-02-08T01:22:00Z">
              <w:del w:id="2578" w:author="松山 ファミリー" w:date="2023-02-08T01:24:00Z">
                <w:r w:rsidRPr="0048090B" w:rsidDel="00402DB6">
                  <w:rPr>
                    <w:rFonts w:ascii="Times New Roman" w:eastAsia="ＭＳ 明朝" w:hAnsi="Times New Roman" w:cs="Times New Roman"/>
                    <w:color w:val="000000"/>
                    <w:kern w:val="0"/>
                    <w:szCs w:val="21"/>
                  </w:rPr>
                  <w:delText>4.364.E-03</w:delText>
                </w:r>
              </w:del>
            </w:ins>
          </w:p>
        </w:tc>
      </w:tr>
    </w:tbl>
    <w:p w14:paraId="7E83433B" w14:textId="77777777" w:rsidR="00F67D61" w:rsidRPr="0048090B" w:rsidRDefault="00F67D61" w:rsidP="00A007A1">
      <w:pPr>
        <w:widowControl/>
        <w:rPr>
          <w:rFonts w:ascii="Times New Roman" w:eastAsia="ＭＳ 明朝" w:hAnsi="Times New Roman" w:cs="Times New Roman"/>
          <w:szCs w:val="21"/>
        </w:rPr>
        <w:pPrChange w:id="2579" w:author="松山 ファミリー" w:date="2023-02-08T00:25:00Z">
          <w:pPr>
            <w:widowControl/>
            <w:jc w:val="left"/>
          </w:pPr>
        </w:pPrChange>
      </w:pPr>
    </w:p>
    <w:p w14:paraId="0CB737EE"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580" w:name="_Toc126715564"/>
      <w:r w:rsidRPr="0048090B">
        <w:rPr>
          <w:rStyle w:val="normaltextrun"/>
          <w:rFonts w:ascii="Times New Roman" w:eastAsia="ＭＳ 明朝" w:hAnsi="Times New Roman" w:cs="Times New Roman"/>
          <w:sz w:val="21"/>
          <w:szCs w:val="21"/>
        </w:rPr>
        <w:t>220415CP_cell0.2g_2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w:t>
      </w:r>
      <w:del w:id="2581" w:author="松山 ファミリー" w:date="2023-02-08T01:26:00Z">
        <w:r w:rsidRPr="0048090B" w:rsidDel="0073197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2580"/>
    </w:p>
    <w:p w14:paraId="6BE964EC" w14:textId="77777777" w:rsidR="00F67D61" w:rsidRPr="0048090B" w:rsidRDefault="00F67D61" w:rsidP="00A007A1">
      <w:pPr>
        <w:pStyle w:val="a4"/>
        <w:widowControl/>
        <w:numPr>
          <w:ilvl w:val="0"/>
          <w:numId w:val="52"/>
        </w:numPr>
        <w:ind w:leftChars="0"/>
        <w:rPr>
          <w:rStyle w:val="normaltextrun"/>
          <w:rFonts w:ascii="Times New Roman" w:eastAsia="ＭＳ 明朝" w:hAnsi="Times New Roman" w:cs="Times New Roman"/>
          <w:szCs w:val="21"/>
        </w:rPr>
        <w:pPrChange w:id="2582" w:author="松山 ファミリー" w:date="2023-02-08T00:25:00Z">
          <w:pPr>
            <w:pStyle w:val="a4"/>
            <w:widowControl/>
            <w:numPr>
              <w:numId w:val="52"/>
            </w:numPr>
            <w:ind w:leftChars="0" w:left="420" w:hanging="420"/>
            <w:jc w:val="left"/>
          </w:pPr>
        </w:pPrChange>
      </w:pP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73D1AC2A" w14:textId="77777777" w:rsidR="00F67D61" w:rsidRPr="0048090B" w:rsidRDefault="00F67D61" w:rsidP="00A007A1">
      <w:pPr>
        <w:pStyle w:val="a4"/>
        <w:widowControl/>
        <w:numPr>
          <w:ilvl w:val="0"/>
          <w:numId w:val="52"/>
        </w:numPr>
        <w:ind w:leftChars="0"/>
        <w:rPr>
          <w:rStyle w:val="normaltextrun"/>
          <w:rFonts w:ascii="Times New Roman" w:eastAsia="ＭＳ 明朝" w:hAnsi="Times New Roman" w:cs="Times New Roman"/>
          <w:szCs w:val="21"/>
        </w:rPr>
        <w:pPrChange w:id="2583" w:author="松山 ファミリー" w:date="2023-02-08T00:25:00Z">
          <w:pPr>
            <w:pStyle w:val="a4"/>
            <w:widowControl/>
            <w:numPr>
              <w:numId w:val="52"/>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DC6BFF7" w14:textId="77777777" w:rsidR="00F67D61" w:rsidRPr="0048090B" w:rsidRDefault="00F67D61" w:rsidP="00A007A1">
      <w:pPr>
        <w:pStyle w:val="a4"/>
        <w:widowControl/>
        <w:numPr>
          <w:ilvl w:val="0"/>
          <w:numId w:val="52"/>
        </w:numPr>
        <w:ind w:leftChars="0"/>
        <w:rPr>
          <w:rStyle w:val="normaltextrun"/>
          <w:rFonts w:ascii="Times New Roman" w:eastAsia="ＭＳ 明朝" w:hAnsi="Times New Roman" w:cs="Times New Roman"/>
          <w:szCs w:val="21"/>
        </w:rPr>
        <w:pPrChange w:id="2584" w:author="松山 ファミリー" w:date="2023-02-08T00:25:00Z">
          <w:pPr>
            <w:pStyle w:val="a4"/>
            <w:widowControl/>
            <w:numPr>
              <w:numId w:val="52"/>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CBF588C" w14:textId="46722BE9" w:rsidR="00F67D61" w:rsidRPr="0048090B" w:rsidRDefault="00F67D61" w:rsidP="00A007A1">
      <w:pPr>
        <w:pStyle w:val="a4"/>
        <w:widowControl/>
        <w:numPr>
          <w:ilvl w:val="0"/>
          <w:numId w:val="52"/>
        </w:numPr>
        <w:ind w:leftChars="0"/>
        <w:rPr>
          <w:rStyle w:val="normaltextrun"/>
          <w:rFonts w:ascii="Times New Roman" w:eastAsia="ＭＳ 明朝" w:hAnsi="Times New Roman" w:cs="Times New Roman"/>
          <w:szCs w:val="21"/>
        </w:rPr>
        <w:pPrChange w:id="2585" w:author="松山 ファミリー" w:date="2023-02-08T00:25:00Z">
          <w:pPr>
            <w:pStyle w:val="a4"/>
            <w:widowControl/>
            <w:numPr>
              <w:numId w:val="52"/>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ins w:id="2586" w:author="松山 ファミリー" w:date="2023-02-08T01:27:00Z">
        <w:r w:rsidR="0083723E" w:rsidRPr="0083723E">
          <w:rPr>
            <w:rStyle w:val="normaltextrun"/>
            <w:rFonts w:ascii="Cambria Math" w:eastAsia="ＭＳ 明朝" w:hAnsi="Cambria Math" w:cs="Cambria Math"/>
            <w:szCs w:val="21"/>
            <w:rPrChange w:id="2587" w:author="松山 ファミリー" w:date="2023-02-08T01:27:00Z">
              <w:rPr>
                <w:rStyle w:val="normaltextrun"/>
                <w:rFonts w:ascii="Cambria Math" w:eastAsia="ＭＳ 明朝" w:hAnsi="Cambria Math" w:cs="Cambria Math" w:hint="eastAsia"/>
                <w:szCs w:val="21"/>
              </w:rPr>
            </w:rPrChange>
          </w:rPr>
          <w:t>③</w:t>
        </w:r>
      </w:ins>
      <w:del w:id="2588" w:author="松山 ファミリー" w:date="2023-02-08T01:27:00Z">
        <w:r w:rsidRPr="0048090B" w:rsidDel="0083723E">
          <w:rPr>
            <w:rStyle w:val="normaltextrun"/>
            <w:rFonts w:ascii="Cambria Math" w:eastAsia="ＭＳ 明朝" w:hAnsi="Cambria Math" w:cs="Cambria Math"/>
            <w:szCs w:val="21"/>
          </w:rPr>
          <w:delText>②</w:delText>
        </w:r>
      </w:del>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3B4C954" w14:textId="77777777" w:rsidR="00F67D61" w:rsidRPr="0048090B" w:rsidRDefault="00F67D61" w:rsidP="00A007A1">
      <w:pPr>
        <w:pStyle w:val="a4"/>
        <w:widowControl/>
        <w:numPr>
          <w:ilvl w:val="0"/>
          <w:numId w:val="52"/>
        </w:numPr>
        <w:ind w:leftChars="0"/>
        <w:rPr>
          <w:rStyle w:val="normaltextrun"/>
          <w:rFonts w:ascii="Times New Roman" w:eastAsia="ＭＳ 明朝" w:hAnsi="Times New Roman" w:cs="Times New Roman"/>
          <w:szCs w:val="21"/>
        </w:rPr>
        <w:pPrChange w:id="2589" w:author="松山 ファミリー" w:date="2023-02-08T00:25:00Z">
          <w:pPr>
            <w:pStyle w:val="a4"/>
            <w:widowControl/>
            <w:numPr>
              <w:numId w:val="52"/>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99C6685" w14:textId="77777777" w:rsidR="00F67D61" w:rsidRPr="0083723E" w:rsidRDefault="00F67D61" w:rsidP="00A007A1">
      <w:pPr>
        <w:pStyle w:val="a4"/>
        <w:widowControl/>
        <w:numPr>
          <w:ilvl w:val="0"/>
          <w:numId w:val="52"/>
        </w:numPr>
        <w:ind w:leftChars="0"/>
        <w:rPr>
          <w:rFonts w:ascii="Times New Roman" w:eastAsia="ＭＳ 明朝" w:hAnsi="Times New Roman" w:cs="Times New Roman"/>
          <w:szCs w:val="21"/>
        </w:rPr>
        <w:pPrChange w:id="2590" w:author="松山 ファミリー" w:date="2023-02-08T00:25:00Z">
          <w:pPr>
            <w:pStyle w:val="a4"/>
            <w:widowControl/>
            <w:numPr>
              <w:numId w:val="52"/>
            </w:numPr>
            <w:ind w:leftChars="0" w:left="420" w:hanging="420"/>
            <w:jc w:val="left"/>
          </w:pPr>
        </w:pPrChange>
      </w:pPr>
      <w:r w:rsidRPr="0048090B">
        <w:rPr>
          <w:rFonts w:ascii="Times New Roman" w:eastAsia="ＭＳ 明朝" w:hAnsi="Times New Roman" w:cs="Times New Roman"/>
          <w:szCs w:val="21"/>
        </w:rPr>
        <w:lastRenderedPageBreak/>
        <w:t>ス</w:t>
      </w:r>
      <w:r w:rsidRPr="0083723E">
        <w:rPr>
          <w:rFonts w:ascii="Times New Roman" w:eastAsia="ＭＳ 明朝" w:hAnsi="Times New Roman" w:cs="Times New Roman"/>
          <w:szCs w:val="21"/>
        </w:rPr>
        <w:t>ターラーによる撹拌を伴い測定した。</w:t>
      </w:r>
    </w:p>
    <w:p w14:paraId="4015CF56" w14:textId="77777777" w:rsidR="00F67D61" w:rsidRPr="0083723E" w:rsidRDefault="00F67D61" w:rsidP="00A007A1">
      <w:pPr>
        <w:pStyle w:val="a4"/>
        <w:widowControl/>
        <w:numPr>
          <w:ilvl w:val="0"/>
          <w:numId w:val="52"/>
        </w:numPr>
        <w:ind w:leftChars="0"/>
        <w:rPr>
          <w:rFonts w:ascii="Times New Roman" w:eastAsia="ＭＳ 明朝" w:hAnsi="Times New Roman" w:cs="Times New Roman"/>
          <w:szCs w:val="21"/>
        </w:rPr>
        <w:pPrChange w:id="2591" w:author="松山 ファミリー" w:date="2023-02-08T00:25:00Z">
          <w:pPr>
            <w:pStyle w:val="a4"/>
            <w:widowControl/>
            <w:numPr>
              <w:numId w:val="52"/>
            </w:numPr>
            <w:ind w:leftChars="0" w:left="420" w:hanging="420"/>
            <w:jc w:val="left"/>
          </w:pPr>
        </w:pPrChange>
      </w:pPr>
      <w:r w:rsidRPr="0083723E">
        <w:rPr>
          <w:rFonts w:ascii="Cambria Math" w:eastAsia="ＭＳ 明朝" w:hAnsi="Cambria Math" w:cs="Cambria Math"/>
          <w:szCs w:val="21"/>
        </w:rPr>
        <w:t>④</w:t>
      </w:r>
      <w:r w:rsidRPr="0083723E">
        <w:rPr>
          <w:rFonts w:ascii="Times New Roman" w:eastAsia="ＭＳ 明朝" w:hAnsi="Times New Roman" w:cs="Times New Roman"/>
          <w:szCs w:val="21"/>
        </w:rPr>
        <w:t>の溶液をマイクロピペットで連続的に加えた。</w:t>
      </w:r>
    </w:p>
    <w:p w14:paraId="1FBFF9F9" w14:textId="77777777" w:rsidR="00F67D61" w:rsidRPr="0048090B" w:rsidRDefault="00F67D61" w:rsidP="00A007A1">
      <w:pPr>
        <w:widowControl/>
        <w:rPr>
          <w:rFonts w:ascii="Times New Roman" w:eastAsia="ＭＳ 明朝" w:hAnsi="Times New Roman" w:cs="Times New Roman"/>
          <w:szCs w:val="21"/>
        </w:rPr>
        <w:pPrChange w:id="2592" w:author="松山 ファミリー" w:date="2023-02-08T00:25:00Z">
          <w:pPr>
            <w:widowControl/>
            <w:jc w:val="left"/>
          </w:pPr>
        </w:pPrChange>
      </w:pPr>
      <w:r w:rsidRPr="0083723E">
        <w:rPr>
          <w:rFonts w:ascii="Times New Roman" w:eastAsia="ＭＳ 明朝" w:hAnsi="Times New Roman" w:cs="Times New Roman"/>
          <w:szCs w:val="21"/>
        </w:rPr>
        <w:t>下の表は</w:t>
      </w:r>
      <w:r w:rsidRPr="0048090B">
        <w:rPr>
          <w:rFonts w:ascii="Times New Roman" w:eastAsia="ＭＳ 明朝" w:hAnsi="Times New Roman" w:cs="Times New Roman"/>
          <w:szCs w:val="21"/>
        </w:rPr>
        <w:t>経過時間とその時のグルコースの合計量とセル内の濃度を示したものである。</w:t>
      </w:r>
    </w:p>
    <w:p w14:paraId="22E5963B" w14:textId="77777777" w:rsidR="00F67D61" w:rsidRPr="0048090B" w:rsidRDefault="00F67D61" w:rsidP="00A007A1">
      <w:pPr>
        <w:widowControl/>
        <w:rPr>
          <w:rFonts w:ascii="Times New Roman" w:eastAsia="ＭＳ 明朝" w:hAnsi="Times New Roman" w:cs="Times New Roman"/>
          <w:szCs w:val="21"/>
        </w:rPr>
        <w:pPrChange w:id="2593" w:author="松山 ファミリー" w:date="2023-02-08T00:25:00Z">
          <w:pPr>
            <w:widowControl/>
            <w:jc w:val="left"/>
          </w:pPr>
        </w:pPrChange>
      </w:pPr>
    </w:p>
    <w:p w14:paraId="5CC127EE" w14:textId="54584732" w:rsidR="00F67D61" w:rsidRPr="0048090B" w:rsidRDefault="00F67D61" w:rsidP="00A007A1">
      <w:pPr>
        <w:widowControl/>
        <w:rPr>
          <w:rFonts w:ascii="Times New Roman" w:eastAsia="ＭＳ 明朝" w:hAnsi="Times New Roman" w:cs="Times New Roman"/>
          <w:szCs w:val="21"/>
        </w:rPr>
        <w:pPrChange w:id="2594" w:author="松山 ファミリー" w:date="2023-02-08T00:25:00Z">
          <w:pPr>
            <w:widowControl/>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2595" w:author="松山 ファミリー" w:date="2023-02-08T01:32: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2596">
          <w:tblGrid>
            <w:gridCol w:w="1300"/>
            <w:gridCol w:w="1300"/>
            <w:gridCol w:w="1506"/>
            <w:gridCol w:w="284"/>
            <w:gridCol w:w="284"/>
            <w:gridCol w:w="284"/>
            <w:gridCol w:w="284"/>
          </w:tblGrid>
        </w:tblGridChange>
      </w:tblGrid>
      <w:tr w:rsidR="00953792" w:rsidRPr="0048090B" w14:paraId="26417E8F" w14:textId="20C47930" w:rsidTr="00953792">
        <w:trPr>
          <w:trHeight w:val="280"/>
          <w:trPrChange w:id="2597" w:author="松山 ファミリー" w:date="2023-02-08T01:32: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2598" w:author="松山 ファミリー" w:date="2023-02-08T01:32: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7925AEC6" w14:textId="77777777" w:rsidR="00953792" w:rsidRPr="0048090B" w:rsidRDefault="00953792" w:rsidP="00953792">
            <w:pPr>
              <w:widowControl/>
              <w:rPr>
                <w:rFonts w:ascii="Times New Roman" w:eastAsia="ＭＳ 明朝" w:hAnsi="Times New Roman" w:cs="Times New Roman"/>
                <w:color w:val="000000"/>
                <w:kern w:val="0"/>
                <w:szCs w:val="21"/>
              </w:rPr>
              <w:pPrChange w:id="2599"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2600" w:author="松山 ファミリー" w:date="2023-02-08T01:32: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5AECF8D" w14:textId="77777777" w:rsidR="00953792" w:rsidRPr="0048090B" w:rsidRDefault="00953792" w:rsidP="00953792">
            <w:pPr>
              <w:widowControl/>
              <w:rPr>
                <w:rFonts w:ascii="Times New Roman" w:eastAsia="ＭＳ 明朝" w:hAnsi="Times New Roman" w:cs="Times New Roman"/>
                <w:color w:val="000000"/>
                <w:kern w:val="0"/>
                <w:szCs w:val="21"/>
              </w:rPr>
              <w:pPrChange w:id="2601"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2602" w:author="松山 ファミリー" w:date="2023-02-08T01:32: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0E5D242D" w14:textId="77777777" w:rsidR="00953792" w:rsidRPr="0048090B" w:rsidRDefault="00953792" w:rsidP="00953792">
            <w:pPr>
              <w:widowControl/>
              <w:rPr>
                <w:rFonts w:ascii="Times New Roman" w:eastAsia="ＭＳ 明朝" w:hAnsi="Times New Roman" w:cs="Times New Roman"/>
                <w:color w:val="000000"/>
                <w:kern w:val="0"/>
                <w:szCs w:val="21"/>
              </w:rPr>
              <w:pPrChange w:id="2603"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2604" w:author="松山 ファミリー" w:date="2023-02-08T01:32:00Z">
              <w:tcPr>
                <w:tcW w:w="284" w:type="dxa"/>
                <w:tcBorders>
                  <w:top w:val="single" w:sz="4" w:space="0" w:color="auto"/>
                  <w:left w:val="nil"/>
                  <w:bottom w:val="single" w:sz="4" w:space="0" w:color="auto"/>
                  <w:right w:val="single" w:sz="4" w:space="0" w:color="auto"/>
                </w:tcBorders>
              </w:tcPr>
            </w:tcPrChange>
          </w:tcPr>
          <w:p w14:paraId="5B863F87"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2605" w:author="松山 ファミリー" w:date="2023-02-08T01:32:00Z">
              <w:tcPr>
                <w:tcW w:w="284" w:type="dxa"/>
                <w:tcBorders>
                  <w:top w:val="single" w:sz="4" w:space="0" w:color="auto"/>
                  <w:left w:val="nil"/>
                  <w:bottom w:val="single" w:sz="4" w:space="0" w:color="auto"/>
                  <w:right w:val="single" w:sz="4" w:space="0" w:color="auto"/>
                </w:tcBorders>
              </w:tcPr>
            </w:tcPrChange>
          </w:tcPr>
          <w:p w14:paraId="2C69EFA5" w14:textId="3D7D985E" w:rsidR="00953792" w:rsidRPr="0048090B" w:rsidRDefault="00953792" w:rsidP="00953792">
            <w:pPr>
              <w:widowControl/>
              <w:rPr>
                <w:rFonts w:ascii="Times New Roman" w:eastAsia="ＭＳ 明朝" w:hAnsi="Times New Roman" w:cs="Times New Roman"/>
                <w:color w:val="000000"/>
                <w:kern w:val="0"/>
                <w:szCs w:val="21"/>
              </w:rPr>
            </w:pPr>
            <w:ins w:id="2606" w:author="松山　晃大" w:date="2023-02-08T01:32: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2607" w:author="松山 ファミリー" w:date="2023-02-08T01:32:00Z">
              <w:tcPr>
                <w:tcW w:w="284" w:type="dxa"/>
                <w:tcBorders>
                  <w:top w:val="single" w:sz="4" w:space="0" w:color="auto"/>
                  <w:left w:val="nil"/>
                  <w:bottom w:val="single" w:sz="4" w:space="0" w:color="auto"/>
                  <w:right w:val="single" w:sz="4" w:space="0" w:color="auto"/>
                </w:tcBorders>
              </w:tcPr>
            </w:tcPrChange>
          </w:tcPr>
          <w:p w14:paraId="771B522C" w14:textId="164B1243" w:rsidR="00953792" w:rsidRPr="0048090B" w:rsidRDefault="00953792" w:rsidP="00953792">
            <w:pPr>
              <w:widowControl/>
              <w:rPr>
                <w:rFonts w:ascii="Times New Roman" w:eastAsia="ＭＳ 明朝" w:hAnsi="Times New Roman" w:cs="Times New Roman"/>
                <w:color w:val="000000"/>
                <w:kern w:val="0"/>
                <w:szCs w:val="21"/>
              </w:rPr>
            </w:pPr>
            <w:ins w:id="2608" w:author="松山　晃大" w:date="2023-02-08T01:32: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2609" w:author="松山 ファミリー" w:date="2023-02-08T01:32:00Z">
              <w:tcPr>
                <w:tcW w:w="284" w:type="dxa"/>
                <w:tcBorders>
                  <w:top w:val="single" w:sz="4" w:space="0" w:color="auto"/>
                  <w:left w:val="nil"/>
                  <w:bottom w:val="single" w:sz="4" w:space="0" w:color="auto"/>
                  <w:right w:val="single" w:sz="4" w:space="0" w:color="auto"/>
                </w:tcBorders>
              </w:tcPr>
            </w:tcPrChange>
          </w:tcPr>
          <w:p w14:paraId="6E2C5BE4" w14:textId="59084C16" w:rsidR="00953792" w:rsidRPr="0048090B" w:rsidRDefault="00953792" w:rsidP="00953792">
            <w:pPr>
              <w:widowControl/>
              <w:rPr>
                <w:rFonts w:ascii="Times New Roman" w:eastAsia="ＭＳ 明朝" w:hAnsi="Times New Roman" w:cs="Times New Roman"/>
                <w:color w:val="000000"/>
                <w:kern w:val="0"/>
                <w:szCs w:val="21"/>
              </w:rPr>
            </w:pPr>
            <w:ins w:id="2610" w:author="松山　晃大" w:date="2023-02-08T01:32:00Z">
              <w:r w:rsidRPr="0048090B">
                <w:rPr>
                  <w:rFonts w:ascii="Times New Roman" w:eastAsia="ＭＳ 明朝" w:hAnsi="Times New Roman" w:cs="Times New Roman"/>
                  <w:color w:val="000000"/>
                  <w:kern w:val="0"/>
                  <w:szCs w:val="21"/>
                </w:rPr>
                <w:t>濃度</w:t>
              </w:r>
            </w:ins>
          </w:p>
        </w:tc>
      </w:tr>
      <w:tr w:rsidR="00953792" w:rsidRPr="0048090B" w14:paraId="2198DA3E" w14:textId="308F9F45" w:rsidTr="00953792">
        <w:trPr>
          <w:trHeight w:val="280"/>
          <w:trPrChange w:id="2611"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612"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9A0EDDF" w14:textId="22A14F0E" w:rsidR="00953792" w:rsidRPr="0048090B" w:rsidRDefault="00953792" w:rsidP="00953792">
            <w:pPr>
              <w:widowControl/>
              <w:rPr>
                <w:rFonts w:ascii="Times New Roman" w:eastAsia="ＭＳ 明朝" w:hAnsi="Times New Roman" w:cs="Times New Roman"/>
                <w:color w:val="000000"/>
                <w:kern w:val="0"/>
                <w:szCs w:val="21"/>
              </w:rPr>
              <w:pPrChange w:id="2613"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2614" w:author="松山 ファミリー" w:date="2023-02-08T01:32:00Z">
              <w:r w:rsidRPr="0048090B" w:rsidDel="00953792">
                <w:rPr>
                  <w:rFonts w:ascii="Times New Roman" w:eastAsia="ＭＳ 明朝" w:hAnsi="Times New Roman" w:cs="Times New Roman"/>
                  <w:color w:val="000000"/>
                  <w:kern w:val="0"/>
                  <w:szCs w:val="21"/>
                </w:rPr>
                <w:delText>sec</w:delText>
              </w:r>
            </w:del>
            <w:ins w:id="2615" w:author="松山 ファミリー" w:date="2023-02-08T01:32:00Z">
              <w:r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2616"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6DD24725" w14:textId="77777777" w:rsidR="00953792" w:rsidRPr="0048090B" w:rsidRDefault="00953792" w:rsidP="00953792">
            <w:pPr>
              <w:widowControl/>
              <w:rPr>
                <w:rFonts w:ascii="Times New Roman" w:eastAsia="ＭＳ 明朝" w:hAnsi="Times New Roman" w:cs="Times New Roman"/>
                <w:color w:val="000000"/>
                <w:kern w:val="0"/>
                <w:szCs w:val="21"/>
              </w:rPr>
              <w:pPrChange w:id="2617"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2618"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37004D0E" w14:textId="29823CF6" w:rsidR="00953792" w:rsidRPr="0048090B" w:rsidRDefault="00953792" w:rsidP="00953792">
            <w:pPr>
              <w:widowControl/>
              <w:rPr>
                <w:rFonts w:ascii="Times New Roman" w:eastAsia="ＭＳ 明朝" w:hAnsi="Times New Roman" w:cs="Times New Roman"/>
                <w:color w:val="000000"/>
                <w:kern w:val="0"/>
                <w:szCs w:val="21"/>
              </w:rPr>
              <w:pPrChange w:id="2619"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2620" w:author="松山 ファミリー" w:date="2023-02-08T01:34:00Z">
              <w:r w:rsidR="00856033">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2621" w:author="松山 ファミリー" w:date="2023-02-08T01:32:00Z">
              <w:tcPr>
                <w:tcW w:w="284" w:type="dxa"/>
                <w:tcBorders>
                  <w:top w:val="nil"/>
                  <w:left w:val="nil"/>
                  <w:bottom w:val="single" w:sz="4" w:space="0" w:color="auto"/>
                  <w:right w:val="single" w:sz="4" w:space="0" w:color="auto"/>
                </w:tcBorders>
              </w:tcPr>
            </w:tcPrChange>
          </w:tcPr>
          <w:p w14:paraId="4A450C6A"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622" w:author="松山 ファミリー" w:date="2023-02-08T01:32:00Z">
              <w:tcPr>
                <w:tcW w:w="284" w:type="dxa"/>
                <w:tcBorders>
                  <w:top w:val="nil"/>
                  <w:left w:val="nil"/>
                  <w:bottom w:val="single" w:sz="4" w:space="0" w:color="auto"/>
                  <w:right w:val="single" w:sz="4" w:space="0" w:color="auto"/>
                </w:tcBorders>
              </w:tcPr>
            </w:tcPrChange>
          </w:tcPr>
          <w:p w14:paraId="10DDD6FC" w14:textId="594946B2" w:rsidR="00953792" w:rsidRPr="0048090B" w:rsidRDefault="00953792" w:rsidP="00953792">
            <w:pPr>
              <w:widowControl/>
              <w:rPr>
                <w:rFonts w:ascii="Times New Roman" w:eastAsia="ＭＳ 明朝" w:hAnsi="Times New Roman" w:cs="Times New Roman"/>
                <w:color w:val="000000"/>
                <w:kern w:val="0"/>
                <w:szCs w:val="21"/>
              </w:rPr>
            </w:pPr>
            <w:ins w:id="2623" w:author="松山　晃大" w:date="2023-02-08T01:32:00Z">
              <w:r w:rsidRPr="0048090B">
                <w:rPr>
                  <w:rFonts w:ascii="Times New Roman" w:eastAsia="ＭＳ 明朝" w:hAnsi="Times New Roman" w:cs="Times New Roman"/>
                  <w:color w:val="000000"/>
                  <w:kern w:val="0"/>
                  <w:szCs w:val="21"/>
                </w:rPr>
                <w:t>/</w:t>
              </w:r>
              <w:del w:id="2624" w:author="松山 ファミリー" w:date="2023-02-08T01:32:00Z">
                <w:r w:rsidRPr="0048090B" w:rsidDel="00953792">
                  <w:rPr>
                    <w:rFonts w:ascii="Times New Roman" w:eastAsia="ＭＳ 明朝" w:hAnsi="Times New Roman" w:cs="Times New Roman"/>
                    <w:color w:val="000000"/>
                    <w:kern w:val="0"/>
                    <w:szCs w:val="21"/>
                  </w:rPr>
                  <w:delText>sec</w:delText>
                </w:r>
              </w:del>
            </w:ins>
            <w:ins w:id="2625" w:author="松山 ファミリー" w:date="2023-02-08T01:32:00Z">
              <w:r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2626" w:author="松山 ファミリー" w:date="2023-02-08T01:32:00Z">
              <w:tcPr>
                <w:tcW w:w="284" w:type="dxa"/>
                <w:tcBorders>
                  <w:top w:val="nil"/>
                  <w:left w:val="nil"/>
                  <w:bottom w:val="single" w:sz="4" w:space="0" w:color="auto"/>
                  <w:right w:val="single" w:sz="4" w:space="0" w:color="auto"/>
                </w:tcBorders>
              </w:tcPr>
            </w:tcPrChange>
          </w:tcPr>
          <w:p w14:paraId="298D4EE0" w14:textId="11F6D0BE" w:rsidR="00953792" w:rsidRPr="0048090B" w:rsidRDefault="00953792" w:rsidP="00953792">
            <w:pPr>
              <w:widowControl/>
              <w:rPr>
                <w:rFonts w:ascii="Times New Roman" w:eastAsia="ＭＳ 明朝" w:hAnsi="Times New Roman" w:cs="Times New Roman"/>
                <w:color w:val="000000"/>
                <w:kern w:val="0"/>
                <w:szCs w:val="21"/>
              </w:rPr>
            </w:pPr>
            <w:ins w:id="2627" w:author="松山　晃大" w:date="2023-02-08T01:32: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2628" w:author="松山 ファミリー" w:date="2023-02-08T01:32:00Z">
              <w:tcPr>
                <w:tcW w:w="284" w:type="dxa"/>
                <w:tcBorders>
                  <w:top w:val="nil"/>
                  <w:left w:val="nil"/>
                  <w:bottom w:val="single" w:sz="4" w:space="0" w:color="auto"/>
                  <w:right w:val="single" w:sz="4" w:space="0" w:color="auto"/>
                </w:tcBorders>
              </w:tcPr>
            </w:tcPrChange>
          </w:tcPr>
          <w:p w14:paraId="2D17AC3C" w14:textId="6F30A751" w:rsidR="00953792" w:rsidRPr="0048090B" w:rsidRDefault="00953792" w:rsidP="00953792">
            <w:pPr>
              <w:widowControl/>
              <w:rPr>
                <w:rFonts w:ascii="Times New Roman" w:eastAsia="ＭＳ 明朝" w:hAnsi="Times New Roman" w:cs="Times New Roman"/>
                <w:color w:val="000000"/>
                <w:kern w:val="0"/>
                <w:szCs w:val="21"/>
              </w:rPr>
            </w:pPr>
            <w:ins w:id="2629" w:author="松山　晃大" w:date="2023-02-08T01:32:00Z">
              <w:r w:rsidRPr="0048090B">
                <w:rPr>
                  <w:rFonts w:ascii="Times New Roman" w:eastAsia="ＭＳ 明朝" w:hAnsi="Times New Roman" w:cs="Times New Roman"/>
                  <w:color w:val="000000"/>
                  <w:kern w:val="0"/>
                  <w:szCs w:val="21"/>
                </w:rPr>
                <w:t>/</w:t>
              </w:r>
            </w:ins>
            <w:ins w:id="2630" w:author="松山 ファミリー" w:date="2023-02-08T01:34:00Z">
              <w:r w:rsidR="00856033">
                <w:rPr>
                  <w:rFonts w:ascii="Times New Roman" w:eastAsia="ＭＳ 明朝" w:hAnsi="Times New Roman" w:cs="Times New Roman"/>
                  <w:color w:val="000000"/>
                  <w:kern w:val="0"/>
                  <w:szCs w:val="21"/>
                </w:rPr>
                <w:t>m</w:t>
              </w:r>
            </w:ins>
            <w:ins w:id="2631" w:author="松山　晃大" w:date="2023-02-08T01:32:00Z">
              <w:r w:rsidRPr="0048090B">
                <w:rPr>
                  <w:rFonts w:ascii="Times New Roman" w:eastAsia="ＭＳ 明朝" w:hAnsi="Times New Roman" w:cs="Times New Roman"/>
                  <w:color w:val="000000"/>
                  <w:kern w:val="0"/>
                  <w:szCs w:val="21"/>
                </w:rPr>
                <w:t>M</w:t>
              </w:r>
            </w:ins>
          </w:p>
        </w:tc>
      </w:tr>
      <w:tr w:rsidR="00856033" w:rsidRPr="0048090B" w14:paraId="24F59AFA" w14:textId="7F7440E6" w:rsidTr="00953792">
        <w:trPr>
          <w:trHeight w:val="280"/>
          <w:trPrChange w:id="2632"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633"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FF9534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2634"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1AFD24C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2635"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7C780F7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2636" w:author="松山 ファミリー" w:date="2023-02-08T01:34:00Z">
              <w:r w:rsidRPr="0048090B" w:rsidDel="009573EA">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2637" w:author="松山 ファミリー" w:date="2023-02-08T01:32:00Z">
              <w:tcPr>
                <w:tcW w:w="284" w:type="dxa"/>
                <w:tcBorders>
                  <w:top w:val="nil"/>
                  <w:left w:val="nil"/>
                  <w:bottom w:val="single" w:sz="4" w:space="0" w:color="auto"/>
                  <w:right w:val="single" w:sz="4" w:space="0" w:color="auto"/>
                </w:tcBorders>
              </w:tcPr>
            </w:tcPrChange>
          </w:tcPr>
          <w:p w14:paraId="4BD8C72F"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638"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639" w:author="松山 ファミリー" w:date="2023-02-08T01:32:00Z">
              <w:tcPr>
                <w:tcW w:w="284" w:type="dxa"/>
                <w:tcBorders>
                  <w:top w:val="nil"/>
                  <w:left w:val="nil"/>
                  <w:bottom w:val="single" w:sz="4" w:space="0" w:color="auto"/>
                  <w:right w:val="single" w:sz="4" w:space="0" w:color="auto"/>
                </w:tcBorders>
              </w:tcPr>
            </w:tcPrChange>
          </w:tcPr>
          <w:p w14:paraId="29EAACAB" w14:textId="5F8E9E3F" w:rsidR="00856033" w:rsidRPr="0048090B" w:rsidRDefault="00856033" w:rsidP="00856033">
            <w:pPr>
              <w:widowControl/>
              <w:jc w:val="right"/>
              <w:rPr>
                <w:rFonts w:ascii="Times New Roman" w:eastAsia="ＭＳ 明朝" w:hAnsi="Times New Roman" w:cs="Times New Roman"/>
                <w:color w:val="000000"/>
                <w:kern w:val="0"/>
                <w:szCs w:val="21"/>
              </w:rPr>
              <w:pPrChange w:id="2640" w:author="松山 ファミリー" w:date="2023-02-08T01:33:00Z">
                <w:pPr>
                  <w:widowControl/>
                </w:pPr>
              </w:pPrChange>
            </w:pPr>
            <w:ins w:id="2641" w:author="松山　晃大" w:date="2023-02-08T01:33: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2642" w:author="松山 ファミリー" w:date="2023-02-08T01:32:00Z">
              <w:tcPr>
                <w:tcW w:w="284" w:type="dxa"/>
                <w:tcBorders>
                  <w:top w:val="nil"/>
                  <w:left w:val="nil"/>
                  <w:bottom w:val="single" w:sz="4" w:space="0" w:color="auto"/>
                  <w:right w:val="single" w:sz="4" w:space="0" w:color="auto"/>
                </w:tcBorders>
              </w:tcPr>
            </w:tcPrChange>
          </w:tcPr>
          <w:p w14:paraId="2AEEF25D" w14:textId="78221B9B" w:rsidR="00856033" w:rsidRPr="0048090B" w:rsidRDefault="00856033" w:rsidP="00856033">
            <w:pPr>
              <w:widowControl/>
              <w:jc w:val="right"/>
              <w:rPr>
                <w:rFonts w:ascii="Times New Roman" w:eastAsia="ＭＳ 明朝" w:hAnsi="Times New Roman" w:cs="Times New Roman"/>
                <w:color w:val="000000"/>
                <w:kern w:val="0"/>
                <w:szCs w:val="21"/>
              </w:rPr>
              <w:pPrChange w:id="2643" w:author="松山 ファミリー" w:date="2023-02-08T01:33:00Z">
                <w:pPr>
                  <w:widowControl/>
                </w:pPr>
              </w:pPrChange>
            </w:pPr>
            <w:ins w:id="2644" w:author="松山　晃大" w:date="2023-02-08T01:33:00Z">
              <w:r w:rsidRPr="0048090B">
                <w:rPr>
                  <w:rFonts w:ascii="Times New Roman" w:eastAsia="ＭＳ 明朝"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2645" w:author="松山 ファミリー" w:date="2023-02-08T01:32:00Z">
              <w:tcPr>
                <w:tcW w:w="284" w:type="dxa"/>
                <w:tcBorders>
                  <w:top w:val="nil"/>
                  <w:left w:val="nil"/>
                  <w:bottom w:val="single" w:sz="4" w:space="0" w:color="auto"/>
                  <w:right w:val="single" w:sz="4" w:space="0" w:color="auto"/>
                </w:tcBorders>
              </w:tcPr>
            </w:tcPrChange>
          </w:tcPr>
          <w:p w14:paraId="2BD4B640" w14:textId="7C0F0A2E" w:rsidR="00856033" w:rsidRPr="0048090B" w:rsidRDefault="00856033" w:rsidP="00856033">
            <w:pPr>
              <w:widowControl/>
              <w:jc w:val="right"/>
              <w:rPr>
                <w:rFonts w:ascii="Times New Roman" w:eastAsia="ＭＳ 明朝" w:hAnsi="Times New Roman" w:cs="Times New Roman"/>
                <w:color w:val="000000"/>
                <w:kern w:val="0"/>
                <w:szCs w:val="21"/>
              </w:rPr>
              <w:pPrChange w:id="2646" w:author="松山 ファミリー" w:date="2023-02-08T01:33:00Z">
                <w:pPr>
                  <w:widowControl/>
                </w:pPr>
              </w:pPrChange>
            </w:pPr>
            <w:ins w:id="2647" w:author="松山　晃大" w:date="2023-02-08T01:33:00Z">
              <w:r w:rsidRPr="0048090B">
                <w:rPr>
                  <w:rFonts w:ascii="Times New Roman" w:eastAsia="ＭＳ 明朝" w:hAnsi="Times New Roman" w:cs="Times New Roman"/>
                  <w:color w:val="000000"/>
                  <w:kern w:val="0"/>
                  <w:szCs w:val="21"/>
                </w:rPr>
                <w:t>4.364</w:t>
              </w:r>
              <w:del w:id="2648"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217446D6" w14:textId="5DF8B4D2" w:rsidTr="00953792">
        <w:trPr>
          <w:trHeight w:val="280"/>
          <w:trPrChange w:id="2649"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650"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D47276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2651"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2DBECE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2652"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0BF71884" w14:textId="39C2A923" w:rsidR="00856033" w:rsidRPr="0048090B" w:rsidRDefault="009573EA" w:rsidP="00856033">
            <w:pPr>
              <w:widowControl/>
              <w:jc w:val="right"/>
              <w:rPr>
                <w:rFonts w:ascii="Times New Roman" w:eastAsia="ＭＳ 明朝" w:hAnsi="Times New Roman" w:cs="Times New Roman"/>
                <w:color w:val="000000"/>
                <w:kern w:val="0"/>
                <w:szCs w:val="21"/>
              </w:rPr>
            </w:pPr>
            <w:ins w:id="2653" w:author="松山 ファミリー" w:date="2023-02-08T01:34:00Z">
              <w:r>
                <w:rPr>
                  <w:rFonts w:ascii="Times New Roman" w:eastAsia="ＭＳ 明朝" w:hAnsi="Times New Roman" w:cs="Times New Roman"/>
                  <w:color w:val="000000"/>
                  <w:kern w:val="0"/>
                  <w:szCs w:val="21"/>
                </w:rPr>
                <w:t>0.</w:t>
              </w:r>
            </w:ins>
            <w:r w:rsidR="00856033" w:rsidRPr="0048090B">
              <w:rPr>
                <w:rFonts w:ascii="Times New Roman" w:eastAsia="ＭＳ 明朝" w:hAnsi="Times New Roman" w:cs="Times New Roman"/>
                <w:color w:val="000000"/>
                <w:kern w:val="0"/>
                <w:szCs w:val="21"/>
              </w:rPr>
              <w:t>4</w:t>
            </w:r>
            <w:del w:id="2654" w:author="松山 ファミリー" w:date="2023-02-08T01:34:00Z">
              <w:r w:rsidR="00856033" w:rsidRPr="0048090B" w:rsidDel="009573EA">
                <w:rPr>
                  <w:rFonts w:ascii="Times New Roman" w:eastAsia="ＭＳ 明朝" w:hAnsi="Times New Roman" w:cs="Times New Roman"/>
                  <w:color w:val="000000"/>
                  <w:kern w:val="0"/>
                  <w:szCs w:val="21"/>
                </w:rPr>
                <w:delText>.</w:delText>
              </w:r>
            </w:del>
            <w:r w:rsidR="00856033" w:rsidRPr="0048090B">
              <w:rPr>
                <w:rFonts w:ascii="Times New Roman" w:eastAsia="ＭＳ 明朝" w:hAnsi="Times New Roman" w:cs="Times New Roman"/>
                <w:color w:val="000000"/>
                <w:kern w:val="0"/>
                <w:szCs w:val="21"/>
              </w:rPr>
              <w:t>388</w:t>
            </w:r>
            <w:del w:id="2655" w:author="松山 ファミリー" w:date="2023-02-08T01:34:00Z">
              <w:r w:rsidR="00856033" w:rsidRPr="0048090B" w:rsidDel="009573EA">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656" w:author="松山 ファミリー" w:date="2023-02-08T01:32:00Z">
              <w:tcPr>
                <w:tcW w:w="284" w:type="dxa"/>
                <w:tcBorders>
                  <w:top w:val="nil"/>
                  <w:left w:val="nil"/>
                  <w:bottom w:val="single" w:sz="4" w:space="0" w:color="auto"/>
                  <w:right w:val="single" w:sz="4" w:space="0" w:color="auto"/>
                </w:tcBorders>
              </w:tcPr>
            </w:tcPrChange>
          </w:tcPr>
          <w:p w14:paraId="6FB5A13B"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657"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658" w:author="松山 ファミリー" w:date="2023-02-08T01:32:00Z">
              <w:tcPr>
                <w:tcW w:w="284" w:type="dxa"/>
                <w:tcBorders>
                  <w:top w:val="nil"/>
                  <w:left w:val="nil"/>
                  <w:bottom w:val="single" w:sz="4" w:space="0" w:color="auto"/>
                  <w:right w:val="single" w:sz="4" w:space="0" w:color="auto"/>
                </w:tcBorders>
              </w:tcPr>
            </w:tcPrChange>
          </w:tcPr>
          <w:p w14:paraId="293DC63E" w14:textId="5D69F111" w:rsidR="00856033" w:rsidRPr="0048090B" w:rsidRDefault="00856033" w:rsidP="00856033">
            <w:pPr>
              <w:widowControl/>
              <w:jc w:val="right"/>
              <w:rPr>
                <w:rFonts w:ascii="Times New Roman" w:eastAsia="ＭＳ 明朝" w:hAnsi="Times New Roman" w:cs="Times New Roman"/>
                <w:color w:val="000000"/>
                <w:kern w:val="0"/>
                <w:szCs w:val="21"/>
              </w:rPr>
              <w:pPrChange w:id="2659" w:author="松山 ファミリー" w:date="2023-02-08T01:33:00Z">
                <w:pPr>
                  <w:widowControl/>
                </w:pPr>
              </w:pPrChange>
            </w:pPr>
            <w:ins w:id="2660" w:author="松山　晃大" w:date="2023-02-08T01:33: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2661" w:author="松山 ファミリー" w:date="2023-02-08T01:32:00Z">
              <w:tcPr>
                <w:tcW w:w="284" w:type="dxa"/>
                <w:tcBorders>
                  <w:top w:val="nil"/>
                  <w:left w:val="nil"/>
                  <w:bottom w:val="single" w:sz="4" w:space="0" w:color="auto"/>
                  <w:right w:val="single" w:sz="4" w:space="0" w:color="auto"/>
                </w:tcBorders>
              </w:tcPr>
            </w:tcPrChange>
          </w:tcPr>
          <w:p w14:paraId="41EAF152" w14:textId="18ADBD91" w:rsidR="00856033" w:rsidRPr="0048090B" w:rsidRDefault="00856033" w:rsidP="00856033">
            <w:pPr>
              <w:widowControl/>
              <w:jc w:val="right"/>
              <w:rPr>
                <w:rFonts w:ascii="Times New Roman" w:eastAsia="ＭＳ 明朝" w:hAnsi="Times New Roman" w:cs="Times New Roman"/>
                <w:color w:val="000000"/>
                <w:kern w:val="0"/>
                <w:szCs w:val="21"/>
              </w:rPr>
              <w:pPrChange w:id="2662" w:author="松山 ファミリー" w:date="2023-02-08T01:33:00Z">
                <w:pPr>
                  <w:widowControl/>
                </w:pPr>
              </w:pPrChange>
            </w:pPr>
            <w:ins w:id="2663" w:author="松山　晃大" w:date="2023-02-08T01:33: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2664" w:author="松山 ファミリー" w:date="2023-02-08T01:32:00Z">
              <w:tcPr>
                <w:tcW w:w="284" w:type="dxa"/>
                <w:tcBorders>
                  <w:top w:val="nil"/>
                  <w:left w:val="nil"/>
                  <w:bottom w:val="single" w:sz="4" w:space="0" w:color="auto"/>
                  <w:right w:val="single" w:sz="4" w:space="0" w:color="auto"/>
                </w:tcBorders>
              </w:tcPr>
            </w:tcPrChange>
          </w:tcPr>
          <w:p w14:paraId="6D38A47D" w14:textId="3A53EAEB" w:rsidR="00856033" w:rsidRPr="0048090B" w:rsidRDefault="00856033" w:rsidP="00856033">
            <w:pPr>
              <w:widowControl/>
              <w:jc w:val="right"/>
              <w:rPr>
                <w:rFonts w:ascii="Times New Roman" w:eastAsia="ＭＳ 明朝" w:hAnsi="Times New Roman" w:cs="Times New Roman"/>
                <w:color w:val="000000"/>
                <w:kern w:val="0"/>
                <w:szCs w:val="21"/>
              </w:rPr>
              <w:pPrChange w:id="2665" w:author="松山 ファミリー" w:date="2023-02-08T01:33:00Z">
                <w:pPr>
                  <w:widowControl/>
                </w:pPr>
              </w:pPrChange>
            </w:pPr>
            <w:ins w:id="2666" w:author="松山　晃大" w:date="2023-02-08T01:33:00Z">
              <w:r w:rsidRPr="0048090B">
                <w:rPr>
                  <w:rFonts w:ascii="Times New Roman" w:eastAsia="ＭＳ 明朝" w:hAnsi="Times New Roman" w:cs="Times New Roman"/>
                  <w:color w:val="000000"/>
                  <w:kern w:val="0"/>
                  <w:szCs w:val="21"/>
                </w:rPr>
                <w:t>4.797</w:t>
              </w:r>
              <w:del w:id="2667"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5A5D7225" w14:textId="4CAEB5E5" w:rsidTr="00953792">
        <w:trPr>
          <w:trHeight w:val="280"/>
          <w:trPrChange w:id="2668"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669"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4CE53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2670"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7A5845E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2671"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277F5144" w14:textId="71529449" w:rsidR="00856033" w:rsidRPr="0048090B" w:rsidRDefault="009573EA" w:rsidP="00856033">
            <w:pPr>
              <w:widowControl/>
              <w:jc w:val="right"/>
              <w:rPr>
                <w:rFonts w:ascii="Times New Roman" w:eastAsia="ＭＳ 明朝" w:hAnsi="Times New Roman" w:cs="Times New Roman"/>
                <w:color w:val="000000"/>
                <w:kern w:val="0"/>
                <w:szCs w:val="21"/>
              </w:rPr>
            </w:pPr>
            <w:ins w:id="2672" w:author="松山 ファミリー" w:date="2023-02-08T01:34:00Z">
              <w:r>
                <w:rPr>
                  <w:rFonts w:ascii="Times New Roman" w:eastAsia="ＭＳ 明朝" w:hAnsi="Times New Roman" w:cs="Times New Roman"/>
                  <w:color w:val="000000"/>
                  <w:kern w:val="0"/>
                  <w:szCs w:val="21"/>
                </w:rPr>
                <w:t>0.</w:t>
              </w:r>
            </w:ins>
            <w:r w:rsidR="00856033" w:rsidRPr="0048090B">
              <w:rPr>
                <w:rFonts w:ascii="Times New Roman" w:eastAsia="ＭＳ 明朝" w:hAnsi="Times New Roman" w:cs="Times New Roman"/>
                <w:color w:val="000000"/>
                <w:kern w:val="0"/>
                <w:szCs w:val="21"/>
              </w:rPr>
              <w:t>8</w:t>
            </w:r>
            <w:del w:id="2673" w:author="松山 ファミリー" w:date="2023-02-08T01:34:00Z">
              <w:r w:rsidR="00856033" w:rsidRPr="0048090B" w:rsidDel="009573EA">
                <w:rPr>
                  <w:rFonts w:ascii="Times New Roman" w:eastAsia="ＭＳ 明朝" w:hAnsi="Times New Roman" w:cs="Times New Roman"/>
                  <w:color w:val="000000"/>
                  <w:kern w:val="0"/>
                  <w:szCs w:val="21"/>
                </w:rPr>
                <w:delText>.</w:delText>
              </w:r>
            </w:del>
            <w:r w:rsidR="00856033" w:rsidRPr="0048090B">
              <w:rPr>
                <w:rFonts w:ascii="Times New Roman" w:eastAsia="ＭＳ 明朝" w:hAnsi="Times New Roman" w:cs="Times New Roman"/>
                <w:color w:val="000000"/>
                <w:kern w:val="0"/>
                <w:szCs w:val="21"/>
              </w:rPr>
              <w:t>771</w:t>
            </w:r>
            <w:del w:id="2674" w:author="松山 ファミリー" w:date="2023-02-08T01:34:00Z">
              <w:r w:rsidR="00856033" w:rsidRPr="0048090B" w:rsidDel="009573EA">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675" w:author="松山 ファミリー" w:date="2023-02-08T01:32:00Z">
              <w:tcPr>
                <w:tcW w:w="284" w:type="dxa"/>
                <w:tcBorders>
                  <w:top w:val="nil"/>
                  <w:left w:val="nil"/>
                  <w:bottom w:val="single" w:sz="4" w:space="0" w:color="auto"/>
                  <w:right w:val="single" w:sz="4" w:space="0" w:color="auto"/>
                </w:tcBorders>
              </w:tcPr>
            </w:tcPrChange>
          </w:tcPr>
          <w:p w14:paraId="6E000C26"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676"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677" w:author="松山 ファミリー" w:date="2023-02-08T01:32:00Z">
              <w:tcPr>
                <w:tcW w:w="284" w:type="dxa"/>
                <w:tcBorders>
                  <w:top w:val="nil"/>
                  <w:left w:val="nil"/>
                  <w:bottom w:val="single" w:sz="4" w:space="0" w:color="auto"/>
                  <w:right w:val="single" w:sz="4" w:space="0" w:color="auto"/>
                </w:tcBorders>
              </w:tcPr>
            </w:tcPrChange>
          </w:tcPr>
          <w:p w14:paraId="6584FF5C" w14:textId="73EC6DD4" w:rsidR="00856033" w:rsidRPr="0048090B" w:rsidRDefault="00856033" w:rsidP="00856033">
            <w:pPr>
              <w:widowControl/>
              <w:jc w:val="right"/>
              <w:rPr>
                <w:rFonts w:ascii="Times New Roman" w:eastAsia="ＭＳ 明朝" w:hAnsi="Times New Roman" w:cs="Times New Roman"/>
                <w:color w:val="000000"/>
                <w:kern w:val="0"/>
                <w:szCs w:val="21"/>
              </w:rPr>
              <w:pPrChange w:id="2678" w:author="松山 ファミリー" w:date="2023-02-08T01:33:00Z">
                <w:pPr>
                  <w:widowControl/>
                </w:pPr>
              </w:pPrChange>
            </w:pPr>
            <w:ins w:id="2679" w:author="松山　晃大" w:date="2023-02-08T01:33:00Z">
              <w:r w:rsidRPr="0048090B">
                <w:rPr>
                  <w:rFonts w:ascii="Times New Roman" w:eastAsia="ＭＳ 明朝"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2680" w:author="松山 ファミリー" w:date="2023-02-08T01:32:00Z">
              <w:tcPr>
                <w:tcW w:w="284" w:type="dxa"/>
                <w:tcBorders>
                  <w:top w:val="nil"/>
                  <w:left w:val="nil"/>
                  <w:bottom w:val="single" w:sz="4" w:space="0" w:color="auto"/>
                  <w:right w:val="single" w:sz="4" w:space="0" w:color="auto"/>
                </w:tcBorders>
              </w:tcPr>
            </w:tcPrChange>
          </w:tcPr>
          <w:p w14:paraId="3A455F36" w14:textId="0363BF83" w:rsidR="00856033" w:rsidRPr="0048090B" w:rsidRDefault="00856033" w:rsidP="00856033">
            <w:pPr>
              <w:widowControl/>
              <w:jc w:val="right"/>
              <w:rPr>
                <w:rFonts w:ascii="Times New Roman" w:eastAsia="ＭＳ 明朝" w:hAnsi="Times New Roman" w:cs="Times New Roman"/>
                <w:color w:val="000000"/>
                <w:kern w:val="0"/>
                <w:szCs w:val="21"/>
              </w:rPr>
              <w:pPrChange w:id="2681" w:author="松山 ファミリー" w:date="2023-02-08T01:33:00Z">
                <w:pPr>
                  <w:widowControl/>
                </w:pPr>
              </w:pPrChange>
            </w:pPr>
            <w:ins w:id="2682" w:author="松山　晃大" w:date="2023-02-08T01:33: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2683" w:author="松山 ファミリー" w:date="2023-02-08T01:32:00Z">
              <w:tcPr>
                <w:tcW w:w="284" w:type="dxa"/>
                <w:tcBorders>
                  <w:top w:val="nil"/>
                  <w:left w:val="nil"/>
                  <w:bottom w:val="single" w:sz="4" w:space="0" w:color="auto"/>
                  <w:right w:val="single" w:sz="4" w:space="0" w:color="auto"/>
                </w:tcBorders>
              </w:tcPr>
            </w:tcPrChange>
          </w:tcPr>
          <w:p w14:paraId="12627EF3" w14:textId="101C5D39" w:rsidR="00856033" w:rsidRPr="0048090B" w:rsidRDefault="00856033" w:rsidP="00856033">
            <w:pPr>
              <w:widowControl/>
              <w:jc w:val="right"/>
              <w:rPr>
                <w:rFonts w:ascii="Times New Roman" w:eastAsia="ＭＳ 明朝" w:hAnsi="Times New Roman" w:cs="Times New Roman"/>
                <w:color w:val="000000"/>
                <w:kern w:val="0"/>
                <w:szCs w:val="21"/>
              </w:rPr>
              <w:pPrChange w:id="2684" w:author="松山 ファミリー" w:date="2023-02-08T01:33:00Z">
                <w:pPr>
                  <w:widowControl/>
                </w:pPr>
              </w:pPrChange>
            </w:pPr>
            <w:ins w:id="2685" w:author="松山　晃大" w:date="2023-02-08T01:33:00Z">
              <w:r w:rsidRPr="0048090B">
                <w:rPr>
                  <w:rFonts w:ascii="Times New Roman" w:eastAsia="ＭＳ 明朝" w:hAnsi="Times New Roman" w:cs="Times New Roman"/>
                  <w:color w:val="000000"/>
                  <w:kern w:val="0"/>
                  <w:szCs w:val="21"/>
                </w:rPr>
                <w:t>5.230</w:t>
              </w:r>
              <w:del w:id="2686"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635F419C" w14:textId="633FC645" w:rsidTr="00953792">
        <w:trPr>
          <w:trHeight w:val="280"/>
          <w:trPrChange w:id="2687"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688"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DF0EA7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2689"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2E603FE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2690"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3D7F9AB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del w:id="2691" w:author="松山 ファミリー" w:date="2023-02-08T01:34:00Z">
              <w:r w:rsidRPr="0048090B" w:rsidDel="00804256">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692" w:author="松山 ファミリー" w:date="2023-02-08T01:32:00Z">
              <w:tcPr>
                <w:tcW w:w="284" w:type="dxa"/>
                <w:tcBorders>
                  <w:top w:val="nil"/>
                  <w:left w:val="nil"/>
                  <w:bottom w:val="single" w:sz="4" w:space="0" w:color="auto"/>
                  <w:right w:val="single" w:sz="4" w:space="0" w:color="auto"/>
                </w:tcBorders>
              </w:tcPr>
            </w:tcPrChange>
          </w:tcPr>
          <w:p w14:paraId="43AEE807"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693"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694" w:author="松山 ファミリー" w:date="2023-02-08T01:32:00Z">
              <w:tcPr>
                <w:tcW w:w="284" w:type="dxa"/>
                <w:tcBorders>
                  <w:top w:val="nil"/>
                  <w:left w:val="nil"/>
                  <w:bottom w:val="single" w:sz="4" w:space="0" w:color="auto"/>
                  <w:right w:val="single" w:sz="4" w:space="0" w:color="auto"/>
                </w:tcBorders>
              </w:tcPr>
            </w:tcPrChange>
          </w:tcPr>
          <w:p w14:paraId="20A63CE1" w14:textId="13914061" w:rsidR="00856033" w:rsidRPr="0048090B" w:rsidRDefault="00856033" w:rsidP="00856033">
            <w:pPr>
              <w:widowControl/>
              <w:jc w:val="right"/>
              <w:rPr>
                <w:rFonts w:ascii="Times New Roman" w:eastAsia="ＭＳ 明朝" w:hAnsi="Times New Roman" w:cs="Times New Roman"/>
                <w:color w:val="000000"/>
                <w:kern w:val="0"/>
                <w:szCs w:val="21"/>
              </w:rPr>
              <w:pPrChange w:id="2695" w:author="松山 ファミリー" w:date="2023-02-08T01:33:00Z">
                <w:pPr>
                  <w:widowControl/>
                </w:pPr>
              </w:pPrChange>
            </w:pPr>
            <w:ins w:id="2696" w:author="松山　晃大" w:date="2023-02-08T01:33: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2697" w:author="松山 ファミリー" w:date="2023-02-08T01:32:00Z">
              <w:tcPr>
                <w:tcW w:w="284" w:type="dxa"/>
                <w:tcBorders>
                  <w:top w:val="nil"/>
                  <w:left w:val="nil"/>
                  <w:bottom w:val="single" w:sz="4" w:space="0" w:color="auto"/>
                  <w:right w:val="single" w:sz="4" w:space="0" w:color="auto"/>
                </w:tcBorders>
              </w:tcPr>
            </w:tcPrChange>
          </w:tcPr>
          <w:p w14:paraId="247A483A" w14:textId="5779F313" w:rsidR="00856033" w:rsidRPr="0048090B" w:rsidRDefault="00856033" w:rsidP="00856033">
            <w:pPr>
              <w:widowControl/>
              <w:jc w:val="right"/>
              <w:rPr>
                <w:rFonts w:ascii="Times New Roman" w:eastAsia="ＭＳ 明朝" w:hAnsi="Times New Roman" w:cs="Times New Roman"/>
                <w:color w:val="000000"/>
                <w:kern w:val="0"/>
                <w:szCs w:val="21"/>
              </w:rPr>
              <w:pPrChange w:id="2698" w:author="松山 ファミリー" w:date="2023-02-08T01:33:00Z">
                <w:pPr>
                  <w:widowControl/>
                </w:pPr>
              </w:pPrChange>
            </w:pPr>
            <w:ins w:id="2699" w:author="松山　晃大" w:date="2023-02-08T01:33: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2700" w:author="松山 ファミリー" w:date="2023-02-08T01:32:00Z">
              <w:tcPr>
                <w:tcW w:w="284" w:type="dxa"/>
                <w:tcBorders>
                  <w:top w:val="nil"/>
                  <w:left w:val="nil"/>
                  <w:bottom w:val="single" w:sz="4" w:space="0" w:color="auto"/>
                  <w:right w:val="single" w:sz="4" w:space="0" w:color="auto"/>
                </w:tcBorders>
              </w:tcPr>
            </w:tcPrChange>
          </w:tcPr>
          <w:p w14:paraId="02318D4D" w14:textId="4ABD052F" w:rsidR="00856033" w:rsidRPr="0048090B" w:rsidRDefault="00856033" w:rsidP="00856033">
            <w:pPr>
              <w:widowControl/>
              <w:jc w:val="right"/>
              <w:rPr>
                <w:rFonts w:ascii="Times New Roman" w:eastAsia="ＭＳ 明朝" w:hAnsi="Times New Roman" w:cs="Times New Roman"/>
                <w:color w:val="000000"/>
                <w:kern w:val="0"/>
                <w:szCs w:val="21"/>
              </w:rPr>
              <w:pPrChange w:id="2701" w:author="松山 ファミリー" w:date="2023-02-08T01:33:00Z">
                <w:pPr>
                  <w:widowControl/>
                </w:pPr>
              </w:pPrChange>
            </w:pPr>
            <w:ins w:id="2702" w:author="松山　晃大" w:date="2023-02-08T01:33:00Z">
              <w:r w:rsidRPr="0048090B">
                <w:rPr>
                  <w:rFonts w:ascii="Times New Roman" w:eastAsia="ＭＳ 明朝" w:hAnsi="Times New Roman" w:cs="Times New Roman"/>
                  <w:color w:val="000000"/>
                  <w:kern w:val="0"/>
                  <w:szCs w:val="21"/>
                </w:rPr>
                <w:t>5.662</w:t>
              </w:r>
              <w:del w:id="2703"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29E29966" w14:textId="1F51935E" w:rsidTr="00953792">
        <w:trPr>
          <w:trHeight w:val="280"/>
          <w:trPrChange w:id="2704"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705"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864E3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2706"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317599B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2707"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07963E5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del w:id="2708" w:author="松山 ファミリー" w:date="2023-02-08T01:34:00Z">
              <w:r w:rsidRPr="0048090B" w:rsidDel="00804256">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709" w:author="松山 ファミリー" w:date="2023-02-08T01:32:00Z">
              <w:tcPr>
                <w:tcW w:w="284" w:type="dxa"/>
                <w:tcBorders>
                  <w:top w:val="nil"/>
                  <w:left w:val="nil"/>
                  <w:bottom w:val="single" w:sz="4" w:space="0" w:color="auto"/>
                  <w:right w:val="single" w:sz="4" w:space="0" w:color="auto"/>
                </w:tcBorders>
              </w:tcPr>
            </w:tcPrChange>
          </w:tcPr>
          <w:p w14:paraId="10161F42"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710"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711" w:author="松山 ファミリー" w:date="2023-02-08T01:32:00Z">
              <w:tcPr>
                <w:tcW w:w="284" w:type="dxa"/>
                <w:tcBorders>
                  <w:top w:val="nil"/>
                  <w:left w:val="nil"/>
                  <w:bottom w:val="single" w:sz="4" w:space="0" w:color="auto"/>
                  <w:right w:val="single" w:sz="4" w:space="0" w:color="auto"/>
                </w:tcBorders>
              </w:tcPr>
            </w:tcPrChange>
          </w:tcPr>
          <w:p w14:paraId="178F42FC" w14:textId="5B2DA5BF" w:rsidR="00856033" w:rsidRPr="0048090B" w:rsidRDefault="00856033" w:rsidP="00856033">
            <w:pPr>
              <w:widowControl/>
              <w:jc w:val="right"/>
              <w:rPr>
                <w:rFonts w:ascii="Times New Roman" w:eastAsia="ＭＳ 明朝" w:hAnsi="Times New Roman" w:cs="Times New Roman"/>
                <w:color w:val="000000"/>
                <w:kern w:val="0"/>
                <w:szCs w:val="21"/>
              </w:rPr>
              <w:pPrChange w:id="2712" w:author="松山 ファミリー" w:date="2023-02-08T01:33:00Z">
                <w:pPr>
                  <w:widowControl/>
                </w:pPr>
              </w:pPrChange>
            </w:pPr>
            <w:ins w:id="2713" w:author="松山　晃大" w:date="2023-02-08T01:33:00Z">
              <w:r w:rsidRPr="0048090B">
                <w:rPr>
                  <w:rFonts w:ascii="Times New Roman" w:eastAsia="ＭＳ 明朝"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2714" w:author="松山 ファミリー" w:date="2023-02-08T01:32:00Z">
              <w:tcPr>
                <w:tcW w:w="284" w:type="dxa"/>
                <w:tcBorders>
                  <w:top w:val="nil"/>
                  <w:left w:val="nil"/>
                  <w:bottom w:val="single" w:sz="4" w:space="0" w:color="auto"/>
                  <w:right w:val="single" w:sz="4" w:space="0" w:color="auto"/>
                </w:tcBorders>
              </w:tcPr>
            </w:tcPrChange>
          </w:tcPr>
          <w:p w14:paraId="6E097C1C" w14:textId="09D495EE" w:rsidR="00856033" w:rsidRPr="0048090B" w:rsidRDefault="00856033" w:rsidP="00856033">
            <w:pPr>
              <w:widowControl/>
              <w:jc w:val="right"/>
              <w:rPr>
                <w:rFonts w:ascii="Times New Roman" w:eastAsia="ＭＳ 明朝" w:hAnsi="Times New Roman" w:cs="Times New Roman"/>
                <w:color w:val="000000"/>
                <w:kern w:val="0"/>
                <w:szCs w:val="21"/>
              </w:rPr>
              <w:pPrChange w:id="2715" w:author="松山 ファミリー" w:date="2023-02-08T01:33:00Z">
                <w:pPr>
                  <w:widowControl/>
                </w:pPr>
              </w:pPrChange>
            </w:pPr>
            <w:ins w:id="2716" w:author="松山　晃大" w:date="2023-02-08T01:33: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2717" w:author="松山 ファミリー" w:date="2023-02-08T01:32:00Z">
              <w:tcPr>
                <w:tcW w:w="284" w:type="dxa"/>
                <w:tcBorders>
                  <w:top w:val="nil"/>
                  <w:left w:val="nil"/>
                  <w:bottom w:val="single" w:sz="4" w:space="0" w:color="auto"/>
                  <w:right w:val="single" w:sz="4" w:space="0" w:color="auto"/>
                </w:tcBorders>
              </w:tcPr>
            </w:tcPrChange>
          </w:tcPr>
          <w:p w14:paraId="7CEB31B5" w14:textId="7F1013A2" w:rsidR="00856033" w:rsidRPr="0048090B" w:rsidRDefault="00856033" w:rsidP="00856033">
            <w:pPr>
              <w:widowControl/>
              <w:jc w:val="right"/>
              <w:rPr>
                <w:rFonts w:ascii="Times New Roman" w:eastAsia="ＭＳ 明朝" w:hAnsi="Times New Roman" w:cs="Times New Roman"/>
                <w:color w:val="000000"/>
                <w:kern w:val="0"/>
                <w:szCs w:val="21"/>
              </w:rPr>
              <w:pPrChange w:id="2718" w:author="松山 ファミリー" w:date="2023-02-08T01:33:00Z">
                <w:pPr>
                  <w:widowControl/>
                </w:pPr>
              </w:pPrChange>
            </w:pPr>
            <w:ins w:id="2719" w:author="松山　晃大" w:date="2023-02-08T01:33:00Z">
              <w:r w:rsidRPr="0048090B">
                <w:rPr>
                  <w:rFonts w:ascii="Times New Roman" w:eastAsia="ＭＳ 明朝" w:hAnsi="Times New Roman" w:cs="Times New Roman"/>
                  <w:color w:val="000000"/>
                  <w:kern w:val="0"/>
                  <w:szCs w:val="21"/>
                </w:rPr>
                <w:t>6.094</w:t>
              </w:r>
              <w:del w:id="2720"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13F68EE0" w14:textId="27CF34DD" w:rsidTr="00953792">
        <w:trPr>
          <w:trHeight w:val="280"/>
          <w:trPrChange w:id="2721"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722"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523B95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2723"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76893B6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2724"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09B8DCA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del w:id="2725" w:author="松山 ファミリー" w:date="2023-02-08T01:34:00Z">
              <w:r w:rsidRPr="0048090B" w:rsidDel="00804256">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726" w:author="松山 ファミリー" w:date="2023-02-08T01:32:00Z">
              <w:tcPr>
                <w:tcW w:w="284" w:type="dxa"/>
                <w:tcBorders>
                  <w:top w:val="nil"/>
                  <w:left w:val="nil"/>
                  <w:bottom w:val="single" w:sz="4" w:space="0" w:color="auto"/>
                  <w:right w:val="single" w:sz="4" w:space="0" w:color="auto"/>
                </w:tcBorders>
              </w:tcPr>
            </w:tcPrChange>
          </w:tcPr>
          <w:p w14:paraId="63A30A0F"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727"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728" w:author="松山 ファミリー" w:date="2023-02-08T01:32:00Z">
              <w:tcPr>
                <w:tcW w:w="284" w:type="dxa"/>
                <w:tcBorders>
                  <w:top w:val="nil"/>
                  <w:left w:val="nil"/>
                  <w:bottom w:val="single" w:sz="4" w:space="0" w:color="auto"/>
                  <w:right w:val="single" w:sz="4" w:space="0" w:color="auto"/>
                </w:tcBorders>
              </w:tcPr>
            </w:tcPrChange>
          </w:tcPr>
          <w:p w14:paraId="532BB802" w14:textId="4D8A8F1D" w:rsidR="00856033" w:rsidRPr="0048090B" w:rsidRDefault="00856033" w:rsidP="00856033">
            <w:pPr>
              <w:widowControl/>
              <w:jc w:val="right"/>
              <w:rPr>
                <w:rFonts w:ascii="Times New Roman" w:eastAsia="ＭＳ 明朝" w:hAnsi="Times New Roman" w:cs="Times New Roman"/>
                <w:color w:val="000000"/>
                <w:kern w:val="0"/>
                <w:szCs w:val="21"/>
              </w:rPr>
              <w:pPrChange w:id="2729" w:author="松山 ファミリー" w:date="2023-02-08T01:33:00Z">
                <w:pPr>
                  <w:widowControl/>
                </w:pPr>
              </w:pPrChange>
            </w:pPr>
            <w:ins w:id="2730" w:author="松山　晃大" w:date="2023-02-08T01:33:00Z">
              <w:r w:rsidRPr="0048090B">
                <w:rPr>
                  <w:rFonts w:ascii="Times New Roman" w:eastAsia="ＭＳ 明朝"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2731" w:author="松山 ファミリー" w:date="2023-02-08T01:32:00Z">
              <w:tcPr>
                <w:tcW w:w="284" w:type="dxa"/>
                <w:tcBorders>
                  <w:top w:val="nil"/>
                  <w:left w:val="nil"/>
                  <w:bottom w:val="single" w:sz="4" w:space="0" w:color="auto"/>
                  <w:right w:val="single" w:sz="4" w:space="0" w:color="auto"/>
                </w:tcBorders>
              </w:tcPr>
            </w:tcPrChange>
          </w:tcPr>
          <w:p w14:paraId="4F3F07A2" w14:textId="5BA24B5D" w:rsidR="00856033" w:rsidRPr="0048090B" w:rsidRDefault="00856033" w:rsidP="00856033">
            <w:pPr>
              <w:widowControl/>
              <w:jc w:val="right"/>
              <w:rPr>
                <w:rFonts w:ascii="Times New Roman" w:eastAsia="ＭＳ 明朝" w:hAnsi="Times New Roman" w:cs="Times New Roman"/>
                <w:color w:val="000000"/>
                <w:kern w:val="0"/>
                <w:szCs w:val="21"/>
              </w:rPr>
              <w:pPrChange w:id="2732" w:author="松山 ファミリー" w:date="2023-02-08T01:33:00Z">
                <w:pPr>
                  <w:widowControl/>
                </w:pPr>
              </w:pPrChange>
            </w:pPr>
            <w:ins w:id="2733" w:author="松山　晃大" w:date="2023-02-08T01:33: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2734" w:author="松山 ファミリー" w:date="2023-02-08T01:32:00Z">
              <w:tcPr>
                <w:tcW w:w="284" w:type="dxa"/>
                <w:tcBorders>
                  <w:top w:val="nil"/>
                  <w:left w:val="nil"/>
                  <w:bottom w:val="single" w:sz="4" w:space="0" w:color="auto"/>
                  <w:right w:val="single" w:sz="4" w:space="0" w:color="auto"/>
                </w:tcBorders>
              </w:tcPr>
            </w:tcPrChange>
          </w:tcPr>
          <w:p w14:paraId="4014A2B3" w14:textId="2B3BDD5A" w:rsidR="00856033" w:rsidRPr="0048090B" w:rsidRDefault="00856033" w:rsidP="00856033">
            <w:pPr>
              <w:widowControl/>
              <w:jc w:val="right"/>
              <w:rPr>
                <w:rFonts w:ascii="Times New Roman" w:eastAsia="ＭＳ 明朝" w:hAnsi="Times New Roman" w:cs="Times New Roman"/>
                <w:color w:val="000000"/>
                <w:kern w:val="0"/>
                <w:szCs w:val="21"/>
              </w:rPr>
              <w:pPrChange w:id="2735" w:author="松山 ファミリー" w:date="2023-02-08T01:33:00Z">
                <w:pPr>
                  <w:widowControl/>
                </w:pPr>
              </w:pPrChange>
            </w:pPr>
            <w:ins w:id="2736" w:author="松山　晃大" w:date="2023-02-08T01:33:00Z">
              <w:r w:rsidRPr="0048090B">
                <w:rPr>
                  <w:rFonts w:ascii="Times New Roman" w:eastAsia="ＭＳ 明朝" w:hAnsi="Times New Roman" w:cs="Times New Roman"/>
                  <w:color w:val="000000"/>
                  <w:kern w:val="0"/>
                  <w:szCs w:val="21"/>
                </w:rPr>
                <w:t>6.525</w:t>
              </w:r>
              <w:del w:id="2737"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7C51BDF3" w14:textId="7FD445CC" w:rsidTr="00953792">
        <w:trPr>
          <w:trHeight w:val="280"/>
          <w:trPrChange w:id="2738"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739"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D3D96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2740"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7E49115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2741"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542A783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del w:id="2742" w:author="松山 ファミリー" w:date="2023-02-08T01:34:00Z">
              <w:r w:rsidRPr="0048090B" w:rsidDel="00804256">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743" w:author="松山 ファミリー" w:date="2023-02-08T01:32:00Z">
              <w:tcPr>
                <w:tcW w:w="284" w:type="dxa"/>
                <w:tcBorders>
                  <w:top w:val="nil"/>
                  <w:left w:val="nil"/>
                  <w:bottom w:val="single" w:sz="4" w:space="0" w:color="auto"/>
                  <w:right w:val="single" w:sz="4" w:space="0" w:color="auto"/>
                </w:tcBorders>
              </w:tcPr>
            </w:tcPrChange>
          </w:tcPr>
          <w:p w14:paraId="0F2BCD52"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744"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745" w:author="松山 ファミリー" w:date="2023-02-08T01:32:00Z">
              <w:tcPr>
                <w:tcW w:w="284" w:type="dxa"/>
                <w:tcBorders>
                  <w:top w:val="nil"/>
                  <w:left w:val="nil"/>
                  <w:bottom w:val="single" w:sz="4" w:space="0" w:color="auto"/>
                  <w:right w:val="single" w:sz="4" w:space="0" w:color="auto"/>
                </w:tcBorders>
              </w:tcPr>
            </w:tcPrChange>
          </w:tcPr>
          <w:p w14:paraId="0D869CCC" w14:textId="62472BF5" w:rsidR="00856033" w:rsidRPr="0048090B" w:rsidRDefault="00856033" w:rsidP="00856033">
            <w:pPr>
              <w:widowControl/>
              <w:jc w:val="right"/>
              <w:rPr>
                <w:rFonts w:ascii="Times New Roman" w:eastAsia="ＭＳ 明朝" w:hAnsi="Times New Roman" w:cs="Times New Roman"/>
                <w:color w:val="000000"/>
                <w:kern w:val="0"/>
                <w:szCs w:val="21"/>
              </w:rPr>
              <w:pPrChange w:id="2746" w:author="松山 ファミリー" w:date="2023-02-08T01:33:00Z">
                <w:pPr>
                  <w:widowControl/>
                </w:pPr>
              </w:pPrChange>
            </w:pPr>
            <w:ins w:id="2747" w:author="松山　晃大" w:date="2023-02-08T01:33:00Z">
              <w:r w:rsidRPr="0048090B">
                <w:rPr>
                  <w:rFonts w:ascii="Times New Roman" w:eastAsia="ＭＳ 明朝" w:hAnsi="Times New Roman" w:cs="Times New Roman"/>
                  <w:color w:val="000000"/>
                  <w:kern w:val="0"/>
                  <w:szCs w:val="21"/>
                </w:rPr>
                <w:t>1550</w:t>
              </w:r>
            </w:ins>
          </w:p>
        </w:tc>
        <w:tc>
          <w:tcPr>
            <w:tcW w:w="1276" w:type="dxa"/>
            <w:tcBorders>
              <w:top w:val="nil"/>
              <w:left w:val="nil"/>
              <w:bottom w:val="single" w:sz="4" w:space="0" w:color="auto"/>
              <w:right w:val="single" w:sz="4" w:space="0" w:color="auto"/>
            </w:tcBorders>
            <w:vAlign w:val="center"/>
            <w:tcPrChange w:id="2748" w:author="松山 ファミリー" w:date="2023-02-08T01:32:00Z">
              <w:tcPr>
                <w:tcW w:w="284" w:type="dxa"/>
                <w:tcBorders>
                  <w:top w:val="nil"/>
                  <w:left w:val="nil"/>
                  <w:bottom w:val="single" w:sz="4" w:space="0" w:color="auto"/>
                  <w:right w:val="single" w:sz="4" w:space="0" w:color="auto"/>
                </w:tcBorders>
              </w:tcPr>
            </w:tcPrChange>
          </w:tcPr>
          <w:p w14:paraId="0039F0FD" w14:textId="263BC8F2" w:rsidR="00856033" w:rsidRPr="0048090B" w:rsidRDefault="00856033" w:rsidP="00856033">
            <w:pPr>
              <w:widowControl/>
              <w:jc w:val="right"/>
              <w:rPr>
                <w:rFonts w:ascii="Times New Roman" w:eastAsia="ＭＳ 明朝" w:hAnsi="Times New Roman" w:cs="Times New Roman"/>
                <w:color w:val="000000"/>
                <w:kern w:val="0"/>
                <w:szCs w:val="21"/>
              </w:rPr>
              <w:pPrChange w:id="2749" w:author="松山 ファミリー" w:date="2023-02-08T01:33:00Z">
                <w:pPr>
                  <w:widowControl/>
                </w:pPr>
              </w:pPrChange>
            </w:pPr>
            <w:ins w:id="2750" w:author="松山　晃大" w:date="2023-02-08T01:33: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2751" w:author="松山 ファミリー" w:date="2023-02-08T01:32:00Z">
              <w:tcPr>
                <w:tcW w:w="284" w:type="dxa"/>
                <w:tcBorders>
                  <w:top w:val="nil"/>
                  <w:left w:val="nil"/>
                  <w:bottom w:val="single" w:sz="4" w:space="0" w:color="auto"/>
                  <w:right w:val="single" w:sz="4" w:space="0" w:color="auto"/>
                </w:tcBorders>
              </w:tcPr>
            </w:tcPrChange>
          </w:tcPr>
          <w:p w14:paraId="49DEDA33" w14:textId="23E1E611" w:rsidR="00856033" w:rsidRPr="0048090B" w:rsidRDefault="00856033" w:rsidP="00856033">
            <w:pPr>
              <w:widowControl/>
              <w:jc w:val="right"/>
              <w:rPr>
                <w:rFonts w:ascii="Times New Roman" w:eastAsia="ＭＳ 明朝" w:hAnsi="Times New Roman" w:cs="Times New Roman"/>
                <w:color w:val="000000"/>
                <w:kern w:val="0"/>
                <w:szCs w:val="21"/>
              </w:rPr>
              <w:pPrChange w:id="2752" w:author="松山 ファミリー" w:date="2023-02-08T01:33:00Z">
                <w:pPr>
                  <w:widowControl/>
                </w:pPr>
              </w:pPrChange>
            </w:pPr>
            <w:ins w:id="2753" w:author="松山　晃大" w:date="2023-02-08T01:33:00Z">
              <w:r w:rsidRPr="0048090B">
                <w:rPr>
                  <w:rFonts w:ascii="Times New Roman" w:eastAsia="ＭＳ 明朝" w:hAnsi="Times New Roman" w:cs="Times New Roman"/>
                  <w:color w:val="000000"/>
                  <w:kern w:val="0"/>
                  <w:szCs w:val="21"/>
                </w:rPr>
                <w:t>6.956</w:t>
              </w:r>
              <w:del w:id="2754"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40447FCF" w14:textId="7AB7105F" w:rsidTr="00953792">
        <w:trPr>
          <w:trHeight w:val="280"/>
          <w:trPrChange w:id="2755"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756"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6F0FE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2757"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465D6BD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Change w:id="2758"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08FF2BE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del w:id="2759" w:author="松山 ファミリー" w:date="2023-02-08T01:34:00Z">
              <w:r w:rsidRPr="0048090B" w:rsidDel="00804256">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760" w:author="松山 ファミリー" w:date="2023-02-08T01:32:00Z">
              <w:tcPr>
                <w:tcW w:w="284" w:type="dxa"/>
                <w:tcBorders>
                  <w:top w:val="nil"/>
                  <w:left w:val="nil"/>
                  <w:bottom w:val="single" w:sz="4" w:space="0" w:color="auto"/>
                  <w:right w:val="single" w:sz="4" w:space="0" w:color="auto"/>
                </w:tcBorders>
              </w:tcPr>
            </w:tcPrChange>
          </w:tcPr>
          <w:p w14:paraId="7E1563A0"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761"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762" w:author="松山 ファミリー" w:date="2023-02-08T01:32:00Z">
              <w:tcPr>
                <w:tcW w:w="284" w:type="dxa"/>
                <w:tcBorders>
                  <w:top w:val="nil"/>
                  <w:left w:val="nil"/>
                  <w:bottom w:val="single" w:sz="4" w:space="0" w:color="auto"/>
                  <w:right w:val="single" w:sz="4" w:space="0" w:color="auto"/>
                </w:tcBorders>
              </w:tcPr>
            </w:tcPrChange>
          </w:tcPr>
          <w:p w14:paraId="5BFC18A0" w14:textId="42127BDF" w:rsidR="00856033" w:rsidRPr="0048090B" w:rsidRDefault="00856033" w:rsidP="00856033">
            <w:pPr>
              <w:widowControl/>
              <w:jc w:val="right"/>
              <w:rPr>
                <w:rFonts w:ascii="Times New Roman" w:eastAsia="ＭＳ 明朝" w:hAnsi="Times New Roman" w:cs="Times New Roman"/>
                <w:color w:val="000000"/>
                <w:kern w:val="0"/>
                <w:szCs w:val="21"/>
              </w:rPr>
              <w:pPrChange w:id="2763" w:author="松山 ファミリー" w:date="2023-02-08T01:33:00Z">
                <w:pPr>
                  <w:widowControl/>
                </w:pPr>
              </w:pPrChange>
            </w:pPr>
            <w:ins w:id="2764" w:author="松山　晃大" w:date="2023-02-08T01:33:00Z">
              <w:r w:rsidRPr="0048090B">
                <w:rPr>
                  <w:rFonts w:ascii="Times New Roman" w:eastAsia="ＭＳ 明朝" w:hAnsi="Times New Roman" w:cs="Times New Roman"/>
                  <w:color w:val="000000"/>
                  <w:kern w:val="0"/>
                  <w:szCs w:val="21"/>
                </w:rPr>
                <w:t>1600</w:t>
              </w:r>
            </w:ins>
          </w:p>
        </w:tc>
        <w:tc>
          <w:tcPr>
            <w:tcW w:w="1276" w:type="dxa"/>
            <w:tcBorders>
              <w:top w:val="nil"/>
              <w:left w:val="nil"/>
              <w:bottom w:val="single" w:sz="4" w:space="0" w:color="auto"/>
              <w:right w:val="single" w:sz="4" w:space="0" w:color="auto"/>
            </w:tcBorders>
            <w:vAlign w:val="center"/>
            <w:tcPrChange w:id="2765" w:author="松山 ファミリー" w:date="2023-02-08T01:32:00Z">
              <w:tcPr>
                <w:tcW w:w="284" w:type="dxa"/>
                <w:tcBorders>
                  <w:top w:val="nil"/>
                  <w:left w:val="nil"/>
                  <w:bottom w:val="single" w:sz="4" w:space="0" w:color="auto"/>
                  <w:right w:val="single" w:sz="4" w:space="0" w:color="auto"/>
                </w:tcBorders>
              </w:tcPr>
            </w:tcPrChange>
          </w:tcPr>
          <w:p w14:paraId="7149A5BD" w14:textId="244BB986" w:rsidR="00856033" w:rsidRPr="0048090B" w:rsidRDefault="00856033" w:rsidP="00856033">
            <w:pPr>
              <w:widowControl/>
              <w:jc w:val="right"/>
              <w:rPr>
                <w:rFonts w:ascii="Times New Roman" w:eastAsia="ＭＳ 明朝" w:hAnsi="Times New Roman" w:cs="Times New Roman"/>
                <w:color w:val="000000"/>
                <w:kern w:val="0"/>
                <w:szCs w:val="21"/>
              </w:rPr>
              <w:pPrChange w:id="2766" w:author="松山 ファミリー" w:date="2023-02-08T01:33:00Z">
                <w:pPr>
                  <w:widowControl/>
                </w:pPr>
              </w:pPrChange>
            </w:pPr>
            <w:ins w:id="2767" w:author="松山　晃大" w:date="2023-02-08T01:33: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2768" w:author="松山 ファミリー" w:date="2023-02-08T01:32:00Z">
              <w:tcPr>
                <w:tcW w:w="284" w:type="dxa"/>
                <w:tcBorders>
                  <w:top w:val="nil"/>
                  <w:left w:val="nil"/>
                  <w:bottom w:val="single" w:sz="4" w:space="0" w:color="auto"/>
                  <w:right w:val="single" w:sz="4" w:space="0" w:color="auto"/>
                </w:tcBorders>
              </w:tcPr>
            </w:tcPrChange>
          </w:tcPr>
          <w:p w14:paraId="316827EA" w14:textId="43F95F14" w:rsidR="00856033" w:rsidRPr="0048090B" w:rsidRDefault="00856033" w:rsidP="00856033">
            <w:pPr>
              <w:widowControl/>
              <w:jc w:val="right"/>
              <w:rPr>
                <w:rFonts w:ascii="Times New Roman" w:eastAsia="ＭＳ 明朝" w:hAnsi="Times New Roman" w:cs="Times New Roman"/>
                <w:color w:val="000000"/>
                <w:kern w:val="0"/>
                <w:szCs w:val="21"/>
              </w:rPr>
              <w:pPrChange w:id="2769" w:author="松山 ファミリー" w:date="2023-02-08T01:33:00Z">
                <w:pPr>
                  <w:widowControl/>
                </w:pPr>
              </w:pPrChange>
            </w:pPr>
            <w:ins w:id="2770" w:author="松山　晃大" w:date="2023-02-08T01:33:00Z">
              <w:r w:rsidRPr="0048090B">
                <w:rPr>
                  <w:rFonts w:ascii="Times New Roman" w:eastAsia="ＭＳ 明朝" w:hAnsi="Times New Roman" w:cs="Times New Roman"/>
                  <w:color w:val="000000"/>
                  <w:kern w:val="0"/>
                  <w:szCs w:val="21"/>
                </w:rPr>
                <w:t>7.386</w:t>
              </w:r>
              <w:del w:id="2771"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332E6C6A" w14:textId="1BBE2F12" w:rsidTr="00953792">
        <w:trPr>
          <w:trHeight w:val="280"/>
          <w:trPrChange w:id="2772"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773"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EE7ECD6"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Change w:id="2774"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42758FE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2775"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331E79A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del w:id="2776" w:author="松山 ファミリー" w:date="2023-02-08T01:34:00Z">
              <w:r w:rsidRPr="0048090B" w:rsidDel="00804256">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777" w:author="松山 ファミリー" w:date="2023-02-08T01:32:00Z">
              <w:tcPr>
                <w:tcW w:w="284" w:type="dxa"/>
                <w:tcBorders>
                  <w:top w:val="nil"/>
                  <w:left w:val="nil"/>
                  <w:bottom w:val="single" w:sz="4" w:space="0" w:color="auto"/>
                  <w:right w:val="single" w:sz="4" w:space="0" w:color="auto"/>
                </w:tcBorders>
              </w:tcPr>
            </w:tcPrChange>
          </w:tcPr>
          <w:p w14:paraId="73BAF5A4"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778"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779" w:author="松山 ファミリー" w:date="2023-02-08T01:32:00Z">
              <w:tcPr>
                <w:tcW w:w="284" w:type="dxa"/>
                <w:tcBorders>
                  <w:top w:val="nil"/>
                  <w:left w:val="nil"/>
                  <w:bottom w:val="single" w:sz="4" w:space="0" w:color="auto"/>
                  <w:right w:val="single" w:sz="4" w:space="0" w:color="auto"/>
                </w:tcBorders>
              </w:tcPr>
            </w:tcPrChange>
          </w:tcPr>
          <w:p w14:paraId="6A2074E4" w14:textId="26A0B658" w:rsidR="00856033" w:rsidRPr="0048090B" w:rsidRDefault="00856033" w:rsidP="00856033">
            <w:pPr>
              <w:widowControl/>
              <w:jc w:val="right"/>
              <w:rPr>
                <w:rFonts w:ascii="Times New Roman" w:eastAsia="ＭＳ 明朝" w:hAnsi="Times New Roman" w:cs="Times New Roman"/>
                <w:color w:val="000000"/>
                <w:kern w:val="0"/>
                <w:szCs w:val="21"/>
              </w:rPr>
              <w:pPrChange w:id="2780" w:author="松山 ファミリー" w:date="2023-02-08T01:33:00Z">
                <w:pPr>
                  <w:widowControl/>
                </w:pPr>
              </w:pPrChange>
            </w:pPr>
            <w:ins w:id="2781" w:author="松山　晃大" w:date="2023-02-08T01:33:00Z">
              <w:r w:rsidRPr="0048090B">
                <w:rPr>
                  <w:rFonts w:ascii="Times New Roman" w:eastAsia="ＭＳ 明朝" w:hAnsi="Times New Roman" w:cs="Times New Roman"/>
                  <w:color w:val="000000"/>
                  <w:kern w:val="0"/>
                  <w:szCs w:val="21"/>
                </w:rPr>
                <w:t>1650</w:t>
              </w:r>
            </w:ins>
          </w:p>
        </w:tc>
        <w:tc>
          <w:tcPr>
            <w:tcW w:w="1276" w:type="dxa"/>
            <w:tcBorders>
              <w:top w:val="nil"/>
              <w:left w:val="nil"/>
              <w:bottom w:val="single" w:sz="4" w:space="0" w:color="auto"/>
              <w:right w:val="single" w:sz="4" w:space="0" w:color="auto"/>
            </w:tcBorders>
            <w:vAlign w:val="center"/>
            <w:tcPrChange w:id="2782" w:author="松山 ファミリー" w:date="2023-02-08T01:32:00Z">
              <w:tcPr>
                <w:tcW w:w="284" w:type="dxa"/>
                <w:tcBorders>
                  <w:top w:val="nil"/>
                  <w:left w:val="nil"/>
                  <w:bottom w:val="single" w:sz="4" w:space="0" w:color="auto"/>
                  <w:right w:val="single" w:sz="4" w:space="0" w:color="auto"/>
                </w:tcBorders>
              </w:tcPr>
            </w:tcPrChange>
          </w:tcPr>
          <w:p w14:paraId="7A31473C" w14:textId="10487E24" w:rsidR="00856033" w:rsidRPr="0048090B" w:rsidRDefault="00856033" w:rsidP="00856033">
            <w:pPr>
              <w:widowControl/>
              <w:jc w:val="right"/>
              <w:rPr>
                <w:rFonts w:ascii="Times New Roman" w:eastAsia="ＭＳ 明朝" w:hAnsi="Times New Roman" w:cs="Times New Roman"/>
                <w:color w:val="000000"/>
                <w:kern w:val="0"/>
                <w:szCs w:val="21"/>
              </w:rPr>
              <w:pPrChange w:id="2783" w:author="松山 ファミリー" w:date="2023-02-08T01:33:00Z">
                <w:pPr>
                  <w:widowControl/>
                </w:pPr>
              </w:pPrChange>
            </w:pPr>
            <w:ins w:id="2784" w:author="松山　晃大" w:date="2023-02-08T01:33:00Z">
              <w:r w:rsidRPr="0048090B">
                <w:rPr>
                  <w:rFonts w:ascii="Times New Roman" w:eastAsia="ＭＳ 明朝" w:hAnsi="Times New Roman" w:cs="Times New Roman"/>
                  <w:color w:val="000000"/>
                  <w:kern w:val="0"/>
                  <w:szCs w:val="21"/>
                </w:rPr>
                <w:t>900</w:t>
              </w:r>
            </w:ins>
          </w:p>
        </w:tc>
        <w:tc>
          <w:tcPr>
            <w:tcW w:w="1559" w:type="dxa"/>
            <w:tcBorders>
              <w:top w:val="nil"/>
              <w:left w:val="nil"/>
              <w:bottom w:val="single" w:sz="4" w:space="0" w:color="auto"/>
              <w:right w:val="single" w:sz="4" w:space="0" w:color="auto"/>
            </w:tcBorders>
            <w:vAlign w:val="center"/>
            <w:tcPrChange w:id="2785" w:author="松山 ファミリー" w:date="2023-02-08T01:32:00Z">
              <w:tcPr>
                <w:tcW w:w="284" w:type="dxa"/>
                <w:tcBorders>
                  <w:top w:val="nil"/>
                  <w:left w:val="nil"/>
                  <w:bottom w:val="single" w:sz="4" w:space="0" w:color="auto"/>
                  <w:right w:val="single" w:sz="4" w:space="0" w:color="auto"/>
                </w:tcBorders>
              </w:tcPr>
            </w:tcPrChange>
          </w:tcPr>
          <w:p w14:paraId="4F86C507" w14:textId="707ABC27" w:rsidR="00856033" w:rsidRPr="0048090B" w:rsidRDefault="00856033" w:rsidP="00856033">
            <w:pPr>
              <w:widowControl/>
              <w:jc w:val="right"/>
              <w:rPr>
                <w:rFonts w:ascii="Times New Roman" w:eastAsia="ＭＳ 明朝" w:hAnsi="Times New Roman" w:cs="Times New Roman"/>
                <w:color w:val="000000"/>
                <w:kern w:val="0"/>
                <w:szCs w:val="21"/>
              </w:rPr>
              <w:pPrChange w:id="2786" w:author="松山 ファミリー" w:date="2023-02-08T01:33:00Z">
                <w:pPr>
                  <w:widowControl/>
                </w:pPr>
              </w:pPrChange>
            </w:pPr>
            <w:ins w:id="2787" w:author="松山　晃大" w:date="2023-02-08T01:33:00Z">
              <w:r w:rsidRPr="0048090B">
                <w:rPr>
                  <w:rFonts w:ascii="Times New Roman" w:eastAsia="ＭＳ 明朝" w:hAnsi="Times New Roman" w:cs="Times New Roman"/>
                  <w:color w:val="000000"/>
                  <w:kern w:val="0"/>
                  <w:szCs w:val="21"/>
                </w:rPr>
                <w:t>7.816</w:t>
              </w:r>
              <w:del w:id="2788"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204544FD" w14:textId="099761A4" w:rsidTr="00953792">
        <w:trPr>
          <w:trHeight w:val="280"/>
          <w:trPrChange w:id="2789"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790"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701E97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Change w:id="2791"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3F6539B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Change w:id="2792"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2964EF8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del w:id="2793" w:author="松山 ファミリー" w:date="2023-02-08T01:35:00Z">
              <w:r w:rsidRPr="0048090B" w:rsidDel="00804256">
                <w:rPr>
                  <w:rFonts w:ascii="Times New Roman" w:eastAsia="ＭＳ 明朝" w:hAnsi="Times New Roman" w:cs="Times New Roman"/>
                  <w:color w:val="000000"/>
                  <w:kern w:val="0"/>
                  <w:szCs w:val="21"/>
                </w:rPr>
                <w:delText>.</w:delText>
              </w:r>
            </w:del>
            <w:del w:id="2794" w:author="松山 ファミリー" w:date="2023-02-08T01:34:00Z">
              <w:r w:rsidRPr="0048090B" w:rsidDel="00804256">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795" w:author="松山 ファミリー" w:date="2023-02-08T01:32:00Z">
              <w:tcPr>
                <w:tcW w:w="284" w:type="dxa"/>
                <w:tcBorders>
                  <w:top w:val="nil"/>
                  <w:left w:val="nil"/>
                  <w:bottom w:val="single" w:sz="4" w:space="0" w:color="auto"/>
                  <w:right w:val="single" w:sz="4" w:space="0" w:color="auto"/>
                </w:tcBorders>
              </w:tcPr>
            </w:tcPrChange>
          </w:tcPr>
          <w:p w14:paraId="765307E9"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796"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797" w:author="松山 ファミリー" w:date="2023-02-08T01:32:00Z">
              <w:tcPr>
                <w:tcW w:w="284" w:type="dxa"/>
                <w:tcBorders>
                  <w:top w:val="nil"/>
                  <w:left w:val="nil"/>
                  <w:bottom w:val="single" w:sz="4" w:space="0" w:color="auto"/>
                  <w:right w:val="single" w:sz="4" w:space="0" w:color="auto"/>
                </w:tcBorders>
              </w:tcPr>
            </w:tcPrChange>
          </w:tcPr>
          <w:p w14:paraId="0F898003" w14:textId="6AC90950" w:rsidR="00856033" w:rsidRPr="0048090B" w:rsidRDefault="00856033" w:rsidP="00856033">
            <w:pPr>
              <w:widowControl/>
              <w:jc w:val="right"/>
              <w:rPr>
                <w:rFonts w:ascii="Times New Roman" w:eastAsia="ＭＳ 明朝" w:hAnsi="Times New Roman" w:cs="Times New Roman"/>
                <w:color w:val="000000"/>
                <w:kern w:val="0"/>
                <w:szCs w:val="21"/>
              </w:rPr>
              <w:pPrChange w:id="2798" w:author="松山 ファミリー" w:date="2023-02-08T01:33:00Z">
                <w:pPr>
                  <w:widowControl/>
                </w:pPr>
              </w:pPrChange>
            </w:pPr>
            <w:ins w:id="2799" w:author="松山　晃大" w:date="2023-02-08T01:33:00Z">
              <w:r w:rsidRPr="0048090B">
                <w:rPr>
                  <w:rFonts w:ascii="Times New Roman" w:eastAsia="ＭＳ 明朝" w:hAnsi="Times New Roman" w:cs="Times New Roman"/>
                  <w:color w:val="000000"/>
                  <w:kern w:val="0"/>
                  <w:szCs w:val="21"/>
                </w:rPr>
                <w:t>1700</w:t>
              </w:r>
            </w:ins>
          </w:p>
        </w:tc>
        <w:tc>
          <w:tcPr>
            <w:tcW w:w="1276" w:type="dxa"/>
            <w:tcBorders>
              <w:top w:val="nil"/>
              <w:left w:val="nil"/>
              <w:bottom w:val="single" w:sz="4" w:space="0" w:color="auto"/>
              <w:right w:val="single" w:sz="4" w:space="0" w:color="auto"/>
            </w:tcBorders>
            <w:vAlign w:val="center"/>
            <w:tcPrChange w:id="2800" w:author="松山 ファミリー" w:date="2023-02-08T01:32:00Z">
              <w:tcPr>
                <w:tcW w:w="284" w:type="dxa"/>
                <w:tcBorders>
                  <w:top w:val="nil"/>
                  <w:left w:val="nil"/>
                  <w:bottom w:val="single" w:sz="4" w:space="0" w:color="auto"/>
                  <w:right w:val="single" w:sz="4" w:space="0" w:color="auto"/>
                </w:tcBorders>
              </w:tcPr>
            </w:tcPrChange>
          </w:tcPr>
          <w:p w14:paraId="2900A5BE" w14:textId="20F9F61D" w:rsidR="00856033" w:rsidRPr="0048090B" w:rsidRDefault="00856033" w:rsidP="00856033">
            <w:pPr>
              <w:widowControl/>
              <w:jc w:val="right"/>
              <w:rPr>
                <w:rFonts w:ascii="Times New Roman" w:eastAsia="ＭＳ 明朝" w:hAnsi="Times New Roman" w:cs="Times New Roman"/>
                <w:color w:val="000000"/>
                <w:kern w:val="0"/>
                <w:szCs w:val="21"/>
              </w:rPr>
              <w:pPrChange w:id="2801" w:author="松山 ファミリー" w:date="2023-02-08T01:33:00Z">
                <w:pPr>
                  <w:widowControl/>
                </w:pPr>
              </w:pPrChange>
            </w:pPr>
            <w:ins w:id="2802" w:author="松山　晃大" w:date="2023-02-08T01:33:00Z">
              <w:r w:rsidRPr="0048090B">
                <w:rPr>
                  <w:rFonts w:ascii="Times New Roman" w:eastAsia="ＭＳ 明朝" w:hAnsi="Times New Roman" w:cs="Times New Roman"/>
                  <w:color w:val="000000"/>
                  <w:kern w:val="0"/>
                  <w:szCs w:val="21"/>
                </w:rPr>
                <w:t>950</w:t>
              </w:r>
            </w:ins>
          </w:p>
        </w:tc>
        <w:tc>
          <w:tcPr>
            <w:tcW w:w="1559" w:type="dxa"/>
            <w:tcBorders>
              <w:top w:val="nil"/>
              <w:left w:val="nil"/>
              <w:bottom w:val="single" w:sz="4" w:space="0" w:color="auto"/>
              <w:right w:val="single" w:sz="4" w:space="0" w:color="auto"/>
            </w:tcBorders>
            <w:vAlign w:val="center"/>
            <w:tcPrChange w:id="2803" w:author="松山 ファミリー" w:date="2023-02-08T01:32:00Z">
              <w:tcPr>
                <w:tcW w:w="284" w:type="dxa"/>
                <w:tcBorders>
                  <w:top w:val="nil"/>
                  <w:left w:val="nil"/>
                  <w:bottom w:val="single" w:sz="4" w:space="0" w:color="auto"/>
                  <w:right w:val="single" w:sz="4" w:space="0" w:color="auto"/>
                </w:tcBorders>
              </w:tcPr>
            </w:tcPrChange>
          </w:tcPr>
          <w:p w14:paraId="18E33BC6" w14:textId="73004E93" w:rsidR="00856033" w:rsidRPr="0048090B" w:rsidRDefault="00856033" w:rsidP="00856033">
            <w:pPr>
              <w:widowControl/>
              <w:jc w:val="right"/>
              <w:rPr>
                <w:rFonts w:ascii="Times New Roman" w:eastAsia="ＭＳ 明朝" w:hAnsi="Times New Roman" w:cs="Times New Roman"/>
                <w:color w:val="000000"/>
                <w:kern w:val="0"/>
                <w:szCs w:val="21"/>
              </w:rPr>
              <w:pPrChange w:id="2804" w:author="松山 ファミリー" w:date="2023-02-08T01:33:00Z">
                <w:pPr>
                  <w:widowControl/>
                </w:pPr>
              </w:pPrChange>
            </w:pPr>
            <w:ins w:id="2805" w:author="松山　晃大" w:date="2023-02-08T01:33:00Z">
              <w:r w:rsidRPr="0048090B">
                <w:rPr>
                  <w:rFonts w:ascii="Times New Roman" w:eastAsia="ＭＳ 明朝" w:hAnsi="Times New Roman" w:cs="Times New Roman"/>
                  <w:color w:val="000000"/>
                  <w:kern w:val="0"/>
                  <w:szCs w:val="21"/>
                </w:rPr>
                <w:t>8.245</w:t>
              </w:r>
              <w:del w:id="2806"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bl>
    <w:p w14:paraId="7FADA6C4" w14:textId="77777777" w:rsidR="00F67D61" w:rsidRPr="0048090B" w:rsidRDefault="00F67D61" w:rsidP="00A007A1">
      <w:pPr>
        <w:widowControl/>
        <w:rPr>
          <w:rFonts w:ascii="Times New Roman" w:eastAsia="ＭＳ 明朝" w:hAnsi="Times New Roman" w:cs="Times New Roman"/>
          <w:szCs w:val="21"/>
        </w:rPr>
        <w:pPrChange w:id="2807" w:author="松山 ファミリー" w:date="2023-02-08T00:25:00Z">
          <w:pPr>
            <w:widowControl/>
            <w:jc w:val="left"/>
          </w:pPr>
        </w:pPrChange>
      </w:pPr>
    </w:p>
    <w:p w14:paraId="43E39C79"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808" w:name="_Toc126715565"/>
      <w:r w:rsidRPr="0048090B">
        <w:rPr>
          <w:rStyle w:val="normaltextrun"/>
          <w:rFonts w:ascii="Times New Roman" w:eastAsia="ＭＳ 明朝" w:hAnsi="Times New Roman" w:cs="Times New Roman"/>
          <w:sz w:val="21"/>
          <w:szCs w:val="21"/>
        </w:rPr>
        <w:t>220415CP_cell0.2g_3</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w:t>
      </w:r>
      <w:del w:id="2809" w:author="松山 ファミリー" w:date="2023-02-08T01:35:00Z">
        <w:r w:rsidRPr="0048090B" w:rsidDel="00A84F81">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2808"/>
    </w:p>
    <w:p w14:paraId="0DF69DC2" w14:textId="77777777" w:rsidR="00F67D61" w:rsidRPr="0048090B" w:rsidRDefault="00F67D61" w:rsidP="00A007A1">
      <w:pPr>
        <w:pStyle w:val="a4"/>
        <w:widowControl/>
        <w:numPr>
          <w:ilvl w:val="0"/>
          <w:numId w:val="53"/>
        </w:numPr>
        <w:ind w:leftChars="0"/>
        <w:rPr>
          <w:rStyle w:val="normaltextrun"/>
          <w:rFonts w:ascii="Times New Roman" w:eastAsia="ＭＳ 明朝" w:hAnsi="Times New Roman" w:cs="Times New Roman"/>
          <w:szCs w:val="21"/>
        </w:rPr>
        <w:pPrChange w:id="2810" w:author="松山 ファミリー" w:date="2023-02-08T00:25:00Z">
          <w:pPr>
            <w:pStyle w:val="a4"/>
            <w:widowControl/>
            <w:numPr>
              <w:numId w:val="53"/>
            </w:numPr>
            <w:ind w:leftChars="0" w:left="420" w:hanging="420"/>
            <w:jc w:val="left"/>
          </w:pPr>
        </w:pPrChange>
      </w:pP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490EE01C" w14:textId="77777777" w:rsidR="00F67D61" w:rsidRPr="0048090B" w:rsidRDefault="00F67D61" w:rsidP="00A007A1">
      <w:pPr>
        <w:pStyle w:val="a4"/>
        <w:widowControl/>
        <w:numPr>
          <w:ilvl w:val="0"/>
          <w:numId w:val="53"/>
        </w:numPr>
        <w:ind w:leftChars="0"/>
        <w:rPr>
          <w:rStyle w:val="normaltextrun"/>
          <w:rFonts w:ascii="Times New Roman" w:eastAsia="ＭＳ 明朝" w:hAnsi="Times New Roman" w:cs="Times New Roman"/>
          <w:szCs w:val="21"/>
        </w:rPr>
        <w:pPrChange w:id="2811" w:author="松山 ファミリー" w:date="2023-02-08T00:25:00Z">
          <w:pPr>
            <w:pStyle w:val="a4"/>
            <w:widowControl/>
            <w:numPr>
              <w:numId w:val="53"/>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AB87AB2" w14:textId="77777777" w:rsidR="00F67D61" w:rsidRPr="0048090B" w:rsidRDefault="00F67D61" w:rsidP="00A007A1">
      <w:pPr>
        <w:pStyle w:val="a4"/>
        <w:widowControl/>
        <w:numPr>
          <w:ilvl w:val="0"/>
          <w:numId w:val="53"/>
        </w:numPr>
        <w:ind w:leftChars="0"/>
        <w:rPr>
          <w:rStyle w:val="normaltextrun"/>
          <w:rFonts w:ascii="Times New Roman" w:eastAsia="ＭＳ 明朝" w:hAnsi="Times New Roman" w:cs="Times New Roman"/>
          <w:szCs w:val="21"/>
        </w:rPr>
        <w:pPrChange w:id="2812" w:author="松山 ファミリー" w:date="2023-02-08T00:25:00Z">
          <w:pPr>
            <w:pStyle w:val="a4"/>
            <w:widowControl/>
            <w:numPr>
              <w:numId w:val="53"/>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7247E769" w14:textId="356E9163" w:rsidR="00F67D61" w:rsidRPr="0048090B" w:rsidRDefault="00F67D61" w:rsidP="00A007A1">
      <w:pPr>
        <w:pStyle w:val="a4"/>
        <w:widowControl/>
        <w:numPr>
          <w:ilvl w:val="0"/>
          <w:numId w:val="53"/>
        </w:numPr>
        <w:ind w:leftChars="0"/>
        <w:rPr>
          <w:rStyle w:val="normaltextrun"/>
          <w:rFonts w:ascii="Times New Roman" w:eastAsia="ＭＳ 明朝" w:hAnsi="Times New Roman" w:cs="Times New Roman"/>
          <w:szCs w:val="21"/>
        </w:rPr>
        <w:pPrChange w:id="2813" w:author="松山 ファミリー" w:date="2023-02-08T00:25:00Z">
          <w:pPr>
            <w:pStyle w:val="a4"/>
            <w:widowControl/>
            <w:numPr>
              <w:numId w:val="53"/>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w:t>
      </w:r>
      <w:r w:rsidRPr="00B3033E">
        <w:rPr>
          <w:rStyle w:val="normaltextrun"/>
          <w:rFonts w:ascii="Times New Roman" w:eastAsia="ＭＳ 明朝" w:hAnsi="Times New Roman" w:cs="Times New Roman"/>
          <w:szCs w:val="21"/>
        </w:rPr>
        <w:t>M)</w:t>
      </w:r>
      <w:r w:rsidRPr="00B3033E">
        <w:rPr>
          <w:rStyle w:val="normaltextrun"/>
          <w:rFonts w:ascii="Times New Roman" w:eastAsia="ＭＳ 明朝" w:hAnsi="Times New Roman" w:cs="Times New Roman"/>
          <w:szCs w:val="21"/>
        </w:rPr>
        <w:t>に</w:t>
      </w:r>
      <w:del w:id="2814" w:author="松山 ファミリー" w:date="2023-02-08T01:36:00Z">
        <w:r w:rsidRPr="00B3033E" w:rsidDel="00B3033E">
          <w:rPr>
            <w:rStyle w:val="normaltextrun"/>
            <w:rFonts w:ascii="Cambria Math" w:eastAsia="ＭＳ 明朝" w:hAnsi="Cambria Math" w:cs="Cambria Math"/>
            <w:szCs w:val="21"/>
          </w:rPr>
          <w:delText>②</w:delText>
        </w:r>
      </w:del>
      <w:ins w:id="2815" w:author="松山 ファミリー" w:date="2023-02-08T01:36:00Z">
        <w:r w:rsidR="00B3033E" w:rsidRPr="00B3033E">
          <w:rPr>
            <w:rStyle w:val="normaltextrun"/>
            <w:rFonts w:ascii="Cambria Math" w:eastAsia="ＭＳ 明朝" w:hAnsi="Cambria Math" w:cs="Cambria Math"/>
            <w:szCs w:val="21"/>
            <w:rPrChange w:id="2816" w:author="松山 ファミリー" w:date="2023-02-08T01:36:00Z">
              <w:rPr>
                <w:rStyle w:val="normaltextrun"/>
                <w:rFonts w:ascii="Cambria Math" w:eastAsia="ＭＳ 明朝" w:hAnsi="Cambria Math" w:cs="Cambria Math" w:hint="eastAsia"/>
                <w:szCs w:val="21"/>
              </w:rPr>
            </w:rPrChange>
          </w:rPr>
          <w:t>③</w:t>
        </w:r>
      </w:ins>
      <w:r w:rsidRPr="00B3033E">
        <w:rPr>
          <w:rStyle w:val="normaltextrun"/>
          <w:rFonts w:ascii="Times New Roman" w:eastAsia="ＭＳ 明朝" w:hAnsi="Times New Roman" w:cs="Times New Roman"/>
          <w:szCs w:val="21"/>
        </w:rPr>
        <w:t>の</w:t>
      </w:r>
      <w:r w:rsidRPr="0048090B">
        <w:rPr>
          <w:rStyle w:val="normaltextrun"/>
          <w:rFonts w:ascii="Times New Roman" w:eastAsia="ＭＳ 明朝" w:hAnsi="Times New Roman" w:cs="Times New Roman"/>
          <w:szCs w:val="21"/>
        </w:rPr>
        <w:t>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B85A4CD" w14:textId="77777777" w:rsidR="00F67D61" w:rsidRPr="0048090B" w:rsidRDefault="00F67D61" w:rsidP="00A007A1">
      <w:pPr>
        <w:pStyle w:val="a4"/>
        <w:widowControl/>
        <w:numPr>
          <w:ilvl w:val="0"/>
          <w:numId w:val="53"/>
        </w:numPr>
        <w:ind w:leftChars="0"/>
        <w:rPr>
          <w:rStyle w:val="normaltextrun"/>
          <w:rFonts w:ascii="Times New Roman" w:eastAsia="ＭＳ 明朝" w:hAnsi="Times New Roman" w:cs="Times New Roman"/>
          <w:szCs w:val="21"/>
        </w:rPr>
        <w:pPrChange w:id="2817" w:author="松山 ファミリー" w:date="2023-02-08T00:25:00Z">
          <w:pPr>
            <w:pStyle w:val="a4"/>
            <w:widowControl/>
            <w:numPr>
              <w:numId w:val="53"/>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61101779" w14:textId="77777777" w:rsidR="00F67D61" w:rsidRPr="0048090B" w:rsidRDefault="00F67D61" w:rsidP="00A007A1">
      <w:pPr>
        <w:pStyle w:val="a4"/>
        <w:widowControl/>
        <w:numPr>
          <w:ilvl w:val="0"/>
          <w:numId w:val="53"/>
        </w:numPr>
        <w:ind w:leftChars="0"/>
        <w:rPr>
          <w:rFonts w:ascii="Times New Roman" w:eastAsia="ＭＳ 明朝" w:hAnsi="Times New Roman" w:cs="Times New Roman"/>
          <w:szCs w:val="21"/>
        </w:rPr>
        <w:pPrChange w:id="2818" w:author="松山 ファミリー" w:date="2023-02-08T00:25:00Z">
          <w:pPr>
            <w:pStyle w:val="a4"/>
            <w:widowControl/>
            <w:numPr>
              <w:numId w:val="53"/>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41617657" w14:textId="77777777" w:rsidR="00F67D61" w:rsidRPr="0048090B" w:rsidRDefault="00F67D61" w:rsidP="00A007A1">
      <w:pPr>
        <w:pStyle w:val="a4"/>
        <w:widowControl/>
        <w:numPr>
          <w:ilvl w:val="0"/>
          <w:numId w:val="53"/>
        </w:numPr>
        <w:ind w:leftChars="0"/>
        <w:rPr>
          <w:rFonts w:ascii="Times New Roman" w:eastAsia="ＭＳ 明朝" w:hAnsi="Times New Roman" w:cs="Times New Roman"/>
          <w:szCs w:val="21"/>
        </w:rPr>
        <w:pPrChange w:id="2819" w:author="松山 ファミリー" w:date="2023-02-08T00:25:00Z">
          <w:pPr>
            <w:pStyle w:val="a4"/>
            <w:widowControl/>
            <w:numPr>
              <w:numId w:val="53"/>
            </w:numPr>
            <w:ind w:leftChars="0" w:left="420" w:hanging="420"/>
            <w:jc w:val="left"/>
          </w:pPr>
        </w:pPrChange>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305CB56" w14:textId="77777777" w:rsidR="00F67D61" w:rsidRPr="0048090B" w:rsidRDefault="00F67D61" w:rsidP="00A007A1">
      <w:pPr>
        <w:widowControl/>
        <w:rPr>
          <w:rFonts w:ascii="Times New Roman" w:eastAsia="ＭＳ 明朝" w:hAnsi="Times New Roman" w:cs="Times New Roman"/>
          <w:szCs w:val="21"/>
        </w:rPr>
        <w:pPrChange w:id="2820"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138C7E4" w14:textId="1F3D5972" w:rsidR="00F67D61" w:rsidRPr="0048090B" w:rsidRDefault="00780EA8" w:rsidP="00A007A1">
      <w:pPr>
        <w:widowControl/>
        <w:rPr>
          <w:rFonts w:ascii="Times New Roman" w:eastAsia="ＭＳ 明朝" w:hAnsi="Times New Roman" w:cs="Times New Roman" w:hint="eastAsia"/>
          <w:szCs w:val="21"/>
        </w:rPr>
        <w:pPrChange w:id="2821" w:author="松山 ファミリー" w:date="2023-02-08T00:25:00Z">
          <w:pPr>
            <w:widowControl/>
            <w:jc w:val="left"/>
          </w:pPr>
        </w:pPrChange>
      </w:pPr>
      <w:ins w:id="2822" w:author="松山 ファミリー" w:date="2023-02-08T01:38:00Z">
        <w:r>
          <w:rPr>
            <w:rFonts w:ascii="Times New Roman" w:eastAsia="ＭＳ 明朝" w:hAnsi="Times New Roman" w:cs="Times New Roman"/>
            <w:szCs w:val="21"/>
          </w:rPr>
          <w:br w:type="page"/>
        </w:r>
      </w:ins>
    </w:p>
    <w:p w14:paraId="2F8732F3" w14:textId="55ABC9FE" w:rsidR="00F67D61" w:rsidRPr="0048090B" w:rsidRDefault="00F67D61" w:rsidP="00A007A1">
      <w:pPr>
        <w:widowControl/>
        <w:rPr>
          <w:rFonts w:ascii="Times New Roman" w:eastAsia="ＭＳ 明朝" w:hAnsi="Times New Roman" w:cs="Times New Roman"/>
          <w:szCs w:val="21"/>
        </w:rPr>
        <w:pPrChange w:id="2823" w:author="松山 ファミリー" w:date="2023-02-08T00:25:00Z">
          <w:pPr>
            <w:widowControl/>
            <w:jc w:val="left"/>
          </w:pPr>
        </w:pPrChange>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37F80A3"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A6D97" w14:textId="77777777" w:rsidR="00F67D61" w:rsidRPr="0048090B" w:rsidRDefault="00F67D61" w:rsidP="00A007A1">
            <w:pPr>
              <w:widowControl/>
              <w:rPr>
                <w:rFonts w:ascii="Times New Roman" w:eastAsia="ＭＳ 明朝" w:hAnsi="Times New Roman" w:cs="Times New Roman"/>
                <w:color w:val="000000"/>
                <w:kern w:val="0"/>
                <w:szCs w:val="21"/>
              </w:rPr>
              <w:pPrChange w:id="2824"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B0B277A" w14:textId="77777777" w:rsidR="00F67D61" w:rsidRPr="0048090B" w:rsidRDefault="00F67D61" w:rsidP="00A007A1">
            <w:pPr>
              <w:widowControl/>
              <w:rPr>
                <w:rFonts w:ascii="Times New Roman" w:eastAsia="ＭＳ 明朝" w:hAnsi="Times New Roman" w:cs="Times New Roman"/>
                <w:color w:val="000000"/>
                <w:kern w:val="0"/>
                <w:szCs w:val="21"/>
              </w:rPr>
              <w:pPrChange w:id="2825"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F64345" w14:textId="77777777" w:rsidR="00F67D61" w:rsidRPr="0048090B" w:rsidRDefault="00F67D61" w:rsidP="00A007A1">
            <w:pPr>
              <w:widowControl/>
              <w:rPr>
                <w:rFonts w:ascii="Times New Roman" w:eastAsia="ＭＳ 明朝" w:hAnsi="Times New Roman" w:cs="Times New Roman"/>
                <w:color w:val="000000"/>
                <w:kern w:val="0"/>
                <w:szCs w:val="21"/>
              </w:rPr>
              <w:pPrChange w:id="2826"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r>
      <w:tr w:rsidR="00F67D61" w:rsidRPr="0048090B" w14:paraId="392F00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76CD80" w14:textId="1997AA32" w:rsidR="00F67D61" w:rsidRPr="0048090B" w:rsidRDefault="00F67D61" w:rsidP="00A007A1">
            <w:pPr>
              <w:widowControl/>
              <w:rPr>
                <w:rFonts w:ascii="Times New Roman" w:eastAsia="ＭＳ 明朝" w:hAnsi="Times New Roman" w:cs="Times New Roman"/>
                <w:color w:val="000000"/>
                <w:kern w:val="0"/>
                <w:szCs w:val="21"/>
              </w:rPr>
              <w:pPrChange w:id="2827"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2828" w:author="松山 ファミリー" w:date="2023-02-08T01:38:00Z">
              <w:r w:rsidRPr="0048090B" w:rsidDel="00780EA8">
                <w:rPr>
                  <w:rFonts w:ascii="Times New Roman" w:eastAsia="ＭＳ 明朝" w:hAnsi="Times New Roman" w:cs="Times New Roman"/>
                  <w:color w:val="000000"/>
                  <w:kern w:val="0"/>
                  <w:szCs w:val="21"/>
                </w:rPr>
                <w:delText>sec</w:delText>
              </w:r>
            </w:del>
            <w:ins w:id="2829" w:author="松山 ファミリー" w:date="2023-02-08T01:38:00Z">
              <w:r w:rsidR="00780EA8"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
          <w:p w14:paraId="21B66AA3" w14:textId="77777777" w:rsidR="00F67D61" w:rsidRPr="0048090B" w:rsidRDefault="00F67D61" w:rsidP="00A007A1">
            <w:pPr>
              <w:widowControl/>
              <w:rPr>
                <w:rFonts w:ascii="Times New Roman" w:eastAsia="ＭＳ 明朝" w:hAnsi="Times New Roman" w:cs="Times New Roman"/>
                <w:color w:val="000000"/>
                <w:kern w:val="0"/>
                <w:szCs w:val="21"/>
              </w:rPr>
              <w:pPrChange w:id="2830"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25BF76" w14:textId="0EC5AA77" w:rsidR="00F67D61" w:rsidRPr="0048090B" w:rsidRDefault="00F67D61" w:rsidP="00A007A1">
            <w:pPr>
              <w:widowControl/>
              <w:rPr>
                <w:rFonts w:ascii="Times New Roman" w:eastAsia="ＭＳ 明朝" w:hAnsi="Times New Roman" w:cs="Times New Roman"/>
                <w:color w:val="000000"/>
                <w:kern w:val="0"/>
                <w:szCs w:val="21"/>
              </w:rPr>
              <w:pPrChange w:id="2831"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2832" w:author="松山 ファミリー" w:date="2023-02-08T01:38:00Z">
              <w:r w:rsidR="008657B2">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r>
      <w:tr w:rsidR="00F67D61" w:rsidRPr="0048090B" w14:paraId="1EF88B5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2BCD02"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64BEA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F339AD"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del w:id="2833" w:author="松山 ファミリー" w:date="2023-02-08T01:38:00Z">
              <w:r w:rsidRPr="0048090B" w:rsidDel="008657B2">
                <w:rPr>
                  <w:rFonts w:ascii="Times New Roman" w:eastAsia="ＭＳ 明朝" w:hAnsi="Times New Roman" w:cs="Times New Roman"/>
                  <w:color w:val="000000"/>
                  <w:kern w:val="0"/>
                  <w:szCs w:val="21"/>
                </w:rPr>
                <w:delText>0</w:delText>
              </w:r>
            </w:del>
            <w:r w:rsidRPr="0048090B">
              <w:rPr>
                <w:rFonts w:ascii="Times New Roman" w:eastAsia="ＭＳ 明朝" w:hAnsi="Times New Roman" w:cs="Times New Roman"/>
                <w:color w:val="000000"/>
                <w:kern w:val="0"/>
                <w:szCs w:val="21"/>
              </w:rPr>
              <w:t>0</w:t>
            </w:r>
            <w:del w:id="2834" w:author="松山 ファミリー" w:date="2023-02-08T01:38:00Z">
              <w:r w:rsidRPr="0048090B" w:rsidDel="008657B2">
                <w:rPr>
                  <w:rFonts w:ascii="Times New Roman" w:eastAsia="ＭＳ 明朝" w:hAnsi="Times New Roman" w:cs="Times New Roman"/>
                  <w:color w:val="000000"/>
                  <w:kern w:val="0"/>
                  <w:szCs w:val="21"/>
                </w:rPr>
                <w:delText>0.E+00</w:delText>
              </w:r>
            </w:del>
          </w:p>
        </w:tc>
      </w:tr>
      <w:tr w:rsidR="00F67D61" w:rsidRPr="0048090B" w14:paraId="1A44ED8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06A59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0B0D3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506A06A" w14:textId="45D6758E" w:rsidR="00F67D61" w:rsidRPr="0048090B" w:rsidRDefault="008657B2" w:rsidP="008657B2">
            <w:pPr>
              <w:widowControl/>
              <w:jc w:val="right"/>
              <w:rPr>
                <w:rFonts w:ascii="Times New Roman" w:eastAsia="ＭＳ 明朝" w:hAnsi="Times New Roman" w:cs="Times New Roman"/>
                <w:color w:val="000000"/>
                <w:kern w:val="0"/>
                <w:szCs w:val="21"/>
              </w:rPr>
            </w:pPr>
            <w:ins w:id="2835" w:author="松山 ファミリー" w:date="2023-02-08T01:38:00Z">
              <w:r>
                <w:rPr>
                  <w:rFonts w:ascii="Times New Roman" w:eastAsia="ＭＳ 明朝" w:hAnsi="Times New Roman" w:cs="Times New Roman"/>
                  <w:color w:val="000000"/>
                  <w:kern w:val="0"/>
                  <w:szCs w:val="21"/>
                </w:rPr>
                <w:t>0.</w:t>
              </w:r>
            </w:ins>
            <w:r w:rsidR="00F67D61" w:rsidRPr="0048090B">
              <w:rPr>
                <w:rFonts w:ascii="Times New Roman" w:eastAsia="ＭＳ 明朝" w:hAnsi="Times New Roman" w:cs="Times New Roman"/>
                <w:color w:val="000000"/>
                <w:kern w:val="0"/>
                <w:szCs w:val="21"/>
              </w:rPr>
              <w:t>4</w:t>
            </w:r>
            <w:del w:id="2836" w:author="松山 ファミリー" w:date="2023-02-08T01:38:00Z">
              <w:r w:rsidR="00F67D61" w:rsidRPr="0048090B" w:rsidDel="008657B2">
                <w:rPr>
                  <w:rFonts w:ascii="Times New Roman" w:eastAsia="ＭＳ 明朝" w:hAnsi="Times New Roman" w:cs="Times New Roman"/>
                  <w:color w:val="000000"/>
                  <w:kern w:val="0"/>
                  <w:szCs w:val="21"/>
                </w:rPr>
                <w:delText>.</w:delText>
              </w:r>
            </w:del>
            <w:r w:rsidR="00F67D61" w:rsidRPr="0048090B">
              <w:rPr>
                <w:rFonts w:ascii="Times New Roman" w:eastAsia="ＭＳ 明朝" w:hAnsi="Times New Roman" w:cs="Times New Roman"/>
                <w:color w:val="000000"/>
                <w:kern w:val="0"/>
                <w:szCs w:val="21"/>
              </w:rPr>
              <w:t>388</w:t>
            </w:r>
            <w:del w:id="2837" w:author="松山 ファミリー" w:date="2023-02-08T01:38:00Z">
              <w:r w:rsidR="00F67D61" w:rsidRPr="0048090B" w:rsidDel="008657B2">
                <w:rPr>
                  <w:rFonts w:ascii="Times New Roman" w:eastAsia="ＭＳ 明朝" w:hAnsi="Times New Roman" w:cs="Times New Roman"/>
                  <w:color w:val="000000"/>
                  <w:kern w:val="0"/>
                  <w:szCs w:val="21"/>
                </w:rPr>
                <w:delText>.E-04</w:delText>
              </w:r>
            </w:del>
          </w:p>
        </w:tc>
      </w:tr>
      <w:tr w:rsidR="00F67D61" w:rsidRPr="0048090B" w14:paraId="44B4A9D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85663"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4F6FCB8"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249CFC5" w14:textId="14537C40" w:rsidR="00F67D61" w:rsidRPr="0048090B" w:rsidRDefault="008657B2" w:rsidP="008657B2">
            <w:pPr>
              <w:widowControl/>
              <w:jc w:val="right"/>
              <w:rPr>
                <w:rFonts w:ascii="Times New Roman" w:eastAsia="ＭＳ 明朝" w:hAnsi="Times New Roman" w:cs="Times New Roman"/>
                <w:color w:val="000000"/>
                <w:kern w:val="0"/>
                <w:szCs w:val="21"/>
              </w:rPr>
            </w:pPr>
            <w:ins w:id="2838" w:author="松山 ファミリー" w:date="2023-02-08T01:38:00Z">
              <w:r>
                <w:rPr>
                  <w:rFonts w:ascii="Times New Roman" w:eastAsia="ＭＳ 明朝" w:hAnsi="Times New Roman" w:cs="Times New Roman"/>
                  <w:color w:val="000000"/>
                  <w:kern w:val="0"/>
                  <w:szCs w:val="21"/>
                </w:rPr>
                <w:t>0.</w:t>
              </w:r>
            </w:ins>
            <w:r w:rsidR="00F67D61" w:rsidRPr="0048090B">
              <w:rPr>
                <w:rFonts w:ascii="Times New Roman" w:eastAsia="ＭＳ 明朝" w:hAnsi="Times New Roman" w:cs="Times New Roman"/>
                <w:color w:val="000000"/>
                <w:kern w:val="0"/>
                <w:szCs w:val="21"/>
              </w:rPr>
              <w:t>8</w:t>
            </w:r>
            <w:del w:id="2839" w:author="松山 ファミリー" w:date="2023-02-08T01:38:00Z">
              <w:r w:rsidR="00F67D61" w:rsidRPr="0048090B" w:rsidDel="008657B2">
                <w:rPr>
                  <w:rFonts w:ascii="Times New Roman" w:eastAsia="ＭＳ 明朝" w:hAnsi="Times New Roman" w:cs="Times New Roman"/>
                  <w:color w:val="000000"/>
                  <w:kern w:val="0"/>
                  <w:szCs w:val="21"/>
                </w:rPr>
                <w:delText>.</w:delText>
              </w:r>
            </w:del>
            <w:r w:rsidR="00F67D61" w:rsidRPr="0048090B">
              <w:rPr>
                <w:rFonts w:ascii="Times New Roman" w:eastAsia="ＭＳ 明朝" w:hAnsi="Times New Roman" w:cs="Times New Roman"/>
                <w:color w:val="000000"/>
                <w:kern w:val="0"/>
                <w:szCs w:val="21"/>
              </w:rPr>
              <w:t>771</w:t>
            </w:r>
            <w:del w:id="2840" w:author="松山 ファミリー" w:date="2023-02-08T01:38:00Z">
              <w:r w:rsidR="00F67D61" w:rsidRPr="0048090B" w:rsidDel="008657B2">
                <w:rPr>
                  <w:rFonts w:ascii="Times New Roman" w:eastAsia="ＭＳ 明朝" w:hAnsi="Times New Roman" w:cs="Times New Roman"/>
                  <w:color w:val="000000"/>
                  <w:kern w:val="0"/>
                  <w:szCs w:val="21"/>
                </w:rPr>
                <w:delText>.E-04</w:delText>
              </w:r>
            </w:del>
          </w:p>
        </w:tc>
      </w:tr>
      <w:tr w:rsidR="00F67D61" w:rsidRPr="0048090B" w14:paraId="3A4F001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E528F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61C04F"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41B671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del w:id="2841" w:author="松山 ファミリー" w:date="2023-02-08T01:38:00Z">
              <w:r w:rsidRPr="0048090B" w:rsidDel="008657B2">
                <w:rPr>
                  <w:rFonts w:ascii="Times New Roman" w:eastAsia="ＭＳ 明朝" w:hAnsi="Times New Roman" w:cs="Times New Roman"/>
                  <w:color w:val="000000"/>
                  <w:kern w:val="0"/>
                  <w:szCs w:val="21"/>
                </w:rPr>
                <w:delText>.E-03</w:delText>
              </w:r>
            </w:del>
          </w:p>
        </w:tc>
      </w:tr>
      <w:tr w:rsidR="00F67D61" w:rsidRPr="0048090B" w14:paraId="46DF8E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C3AD01"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4D0C4C0"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818B4DE"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del w:id="2842" w:author="松山 ファミリー" w:date="2023-02-08T01:39:00Z">
              <w:r w:rsidRPr="0048090B" w:rsidDel="008657B2">
                <w:rPr>
                  <w:rFonts w:ascii="Times New Roman" w:eastAsia="ＭＳ 明朝" w:hAnsi="Times New Roman" w:cs="Times New Roman"/>
                  <w:color w:val="000000"/>
                  <w:kern w:val="0"/>
                  <w:szCs w:val="21"/>
                </w:rPr>
                <w:delText>.E</w:delText>
              </w:r>
            </w:del>
            <w:del w:id="2843" w:author="松山 ファミリー" w:date="2023-02-08T01:38:00Z">
              <w:r w:rsidRPr="0048090B" w:rsidDel="008657B2">
                <w:rPr>
                  <w:rFonts w:ascii="Times New Roman" w:eastAsia="ＭＳ 明朝" w:hAnsi="Times New Roman" w:cs="Times New Roman"/>
                  <w:color w:val="000000"/>
                  <w:kern w:val="0"/>
                  <w:szCs w:val="21"/>
                </w:rPr>
                <w:delText>-03</w:delText>
              </w:r>
            </w:del>
          </w:p>
        </w:tc>
      </w:tr>
    </w:tbl>
    <w:p w14:paraId="096C9244" w14:textId="77777777" w:rsidR="00F67D61" w:rsidRPr="0048090B" w:rsidRDefault="00F67D61" w:rsidP="00A007A1">
      <w:pPr>
        <w:widowControl/>
        <w:rPr>
          <w:rFonts w:ascii="Times New Roman" w:eastAsia="ＭＳ 明朝" w:hAnsi="Times New Roman" w:cs="Times New Roman"/>
          <w:szCs w:val="21"/>
        </w:rPr>
        <w:pPrChange w:id="2844" w:author="松山 ファミリー" w:date="2023-02-08T00:25:00Z">
          <w:pPr>
            <w:widowControl/>
            <w:jc w:val="left"/>
          </w:pPr>
        </w:pPrChange>
      </w:pPr>
    </w:p>
    <w:p w14:paraId="2533E26B"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845" w:name="_Toc126715566"/>
      <w:r w:rsidRPr="0048090B">
        <w:rPr>
          <w:rStyle w:val="normaltextrun"/>
          <w:rFonts w:ascii="Times New Roman" w:eastAsia="ＭＳ 明朝" w:hAnsi="Times New Roman" w:cs="Times New Roman"/>
          <w:sz w:val="21"/>
          <w:szCs w:val="21"/>
        </w:rPr>
        <w:t xml:space="preserve">220906CP_cell0.02g </w:t>
      </w:r>
      <w:del w:id="2846" w:author="松山 ファミリー" w:date="2023-02-08T01:39:00Z">
        <w:r w:rsidRPr="0048090B" w:rsidDel="001103E4">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2845"/>
    </w:p>
    <w:p w14:paraId="5281E0B0" w14:textId="77777777" w:rsidR="00F67D61" w:rsidRPr="0048090B" w:rsidRDefault="00F67D61" w:rsidP="00A007A1">
      <w:pPr>
        <w:pStyle w:val="a4"/>
        <w:widowControl/>
        <w:numPr>
          <w:ilvl w:val="0"/>
          <w:numId w:val="54"/>
        </w:numPr>
        <w:ind w:leftChars="0"/>
        <w:rPr>
          <w:rStyle w:val="normaltextrun"/>
          <w:rFonts w:ascii="Times New Roman" w:eastAsia="ＭＳ 明朝" w:hAnsi="Times New Roman" w:cs="Times New Roman"/>
          <w:szCs w:val="21"/>
        </w:rPr>
        <w:pPrChange w:id="2847" w:author="松山 ファミリー" w:date="2023-02-08T00:25:00Z">
          <w:pPr>
            <w:pStyle w:val="a4"/>
            <w:widowControl/>
            <w:numPr>
              <w:numId w:val="54"/>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959428" w14:textId="77777777" w:rsidR="00F67D61" w:rsidRPr="0048090B" w:rsidRDefault="00F67D61" w:rsidP="00A007A1">
      <w:pPr>
        <w:pStyle w:val="a4"/>
        <w:widowControl/>
        <w:numPr>
          <w:ilvl w:val="0"/>
          <w:numId w:val="54"/>
        </w:numPr>
        <w:ind w:leftChars="0"/>
        <w:rPr>
          <w:rStyle w:val="normaltextrun"/>
          <w:rFonts w:ascii="Times New Roman" w:eastAsia="ＭＳ 明朝" w:hAnsi="Times New Roman" w:cs="Times New Roman"/>
          <w:szCs w:val="21"/>
        </w:rPr>
        <w:pPrChange w:id="2848" w:author="松山 ファミリー" w:date="2023-02-08T00:25:00Z">
          <w:pPr>
            <w:pStyle w:val="a4"/>
            <w:widowControl/>
            <w:numPr>
              <w:numId w:val="54"/>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461A2AB" w14:textId="77777777" w:rsidR="00F67D61" w:rsidRPr="0048090B" w:rsidRDefault="00F67D61" w:rsidP="00A007A1">
      <w:pPr>
        <w:pStyle w:val="a4"/>
        <w:widowControl/>
        <w:numPr>
          <w:ilvl w:val="0"/>
          <w:numId w:val="54"/>
        </w:numPr>
        <w:ind w:leftChars="0"/>
        <w:rPr>
          <w:rStyle w:val="normaltextrun"/>
          <w:rFonts w:ascii="Times New Roman" w:eastAsia="ＭＳ 明朝" w:hAnsi="Times New Roman" w:cs="Times New Roman"/>
          <w:szCs w:val="21"/>
        </w:rPr>
        <w:pPrChange w:id="2849" w:author="松山 ファミリー" w:date="2023-02-08T00:25:00Z">
          <w:pPr>
            <w:pStyle w:val="a4"/>
            <w:widowControl/>
            <w:numPr>
              <w:numId w:val="54"/>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1.2582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AA2F53" w14:textId="77777777" w:rsidR="00F67D61" w:rsidRPr="0048090B" w:rsidRDefault="00F67D61" w:rsidP="00A007A1">
      <w:pPr>
        <w:pStyle w:val="a4"/>
        <w:widowControl/>
        <w:numPr>
          <w:ilvl w:val="0"/>
          <w:numId w:val="54"/>
        </w:numPr>
        <w:ind w:leftChars="0"/>
        <w:rPr>
          <w:rStyle w:val="normaltextrun"/>
          <w:rFonts w:ascii="Times New Roman" w:eastAsia="ＭＳ 明朝" w:hAnsi="Times New Roman" w:cs="Times New Roman"/>
          <w:szCs w:val="21"/>
        </w:rPr>
        <w:pPrChange w:id="2850" w:author="松山 ファミリー" w:date="2023-02-08T00:25:00Z">
          <w:pPr>
            <w:pStyle w:val="a4"/>
            <w:widowControl/>
            <w:numPr>
              <w:numId w:val="54"/>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BE63548" w14:textId="77777777" w:rsidR="00F67D61" w:rsidRPr="0048090B" w:rsidRDefault="00F67D61" w:rsidP="00A007A1">
      <w:pPr>
        <w:pStyle w:val="a4"/>
        <w:widowControl/>
        <w:numPr>
          <w:ilvl w:val="0"/>
          <w:numId w:val="54"/>
        </w:numPr>
        <w:ind w:leftChars="0"/>
        <w:rPr>
          <w:rFonts w:ascii="Times New Roman" w:eastAsia="ＭＳ 明朝" w:hAnsi="Times New Roman" w:cs="Times New Roman"/>
          <w:szCs w:val="21"/>
        </w:rPr>
        <w:pPrChange w:id="2851" w:author="松山 ファミリー" w:date="2023-02-08T00:25:00Z">
          <w:pPr>
            <w:pStyle w:val="a4"/>
            <w:widowControl/>
            <w:numPr>
              <w:numId w:val="54"/>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6996D27D" w14:textId="77777777" w:rsidR="00F67D61" w:rsidRPr="0048090B" w:rsidRDefault="00F67D61" w:rsidP="00A007A1">
      <w:pPr>
        <w:pStyle w:val="a4"/>
        <w:widowControl/>
        <w:numPr>
          <w:ilvl w:val="0"/>
          <w:numId w:val="54"/>
        </w:numPr>
        <w:ind w:leftChars="0"/>
        <w:rPr>
          <w:rFonts w:ascii="Times New Roman" w:eastAsia="ＭＳ 明朝" w:hAnsi="Times New Roman" w:cs="Times New Roman"/>
          <w:szCs w:val="21"/>
        </w:rPr>
        <w:pPrChange w:id="2852" w:author="松山 ファミリー" w:date="2023-02-08T00:25:00Z">
          <w:pPr>
            <w:pStyle w:val="a4"/>
            <w:widowControl/>
            <w:numPr>
              <w:numId w:val="54"/>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A15E7C1" w14:textId="77777777" w:rsidR="00F67D61" w:rsidRPr="0048090B" w:rsidRDefault="00F67D61" w:rsidP="00A007A1">
      <w:pPr>
        <w:widowControl/>
        <w:rPr>
          <w:rFonts w:ascii="Times New Roman" w:eastAsia="ＭＳ 明朝" w:hAnsi="Times New Roman" w:cs="Times New Roman"/>
          <w:szCs w:val="21"/>
        </w:rPr>
        <w:pPrChange w:id="2853"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568AD49" w14:textId="77777777" w:rsidR="00F67D61" w:rsidRPr="0048090B" w:rsidRDefault="00F67D61" w:rsidP="00A007A1">
      <w:pPr>
        <w:widowControl/>
        <w:rPr>
          <w:rFonts w:ascii="Times New Roman" w:eastAsia="ＭＳ 明朝" w:hAnsi="Times New Roman" w:cs="Times New Roman"/>
          <w:szCs w:val="21"/>
        </w:rPr>
        <w:pPrChange w:id="2854" w:author="松山 ファミリー" w:date="2023-02-08T00:25:00Z">
          <w:pPr>
            <w:widowControl/>
            <w:jc w:val="left"/>
          </w:pPr>
        </w:pPrChange>
      </w:pPr>
    </w:p>
    <w:p w14:paraId="6BCC78A6" w14:textId="1869EA8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2855" w:author="松山 ファミリー" w:date="2023-02-08T01:40: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214"/>
        <w:gridCol w:w="1417"/>
        <w:gridCol w:w="1559"/>
        <w:tblGridChange w:id="2856">
          <w:tblGrid>
            <w:gridCol w:w="1300"/>
            <w:gridCol w:w="1300"/>
            <w:gridCol w:w="1506"/>
            <w:gridCol w:w="284"/>
            <w:gridCol w:w="284"/>
            <w:gridCol w:w="284"/>
            <w:gridCol w:w="284"/>
          </w:tblGrid>
        </w:tblGridChange>
      </w:tblGrid>
      <w:tr w:rsidR="00606883" w:rsidRPr="0048090B" w14:paraId="6F80287A" w14:textId="50BF93CD" w:rsidTr="00606883">
        <w:trPr>
          <w:trHeight w:val="280"/>
          <w:trPrChange w:id="2857" w:author="松山 ファミリー" w:date="2023-02-08T01:40: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2858" w:author="松山 ファミリー" w:date="2023-02-08T01:40: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1E3D5BD0" w14:textId="77777777" w:rsidR="00606883" w:rsidRPr="0048090B" w:rsidRDefault="00606883" w:rsidP="00606883">
            <w:pPr>
              <w:widowControl/>
              <w:rPr>
                <w:rFonts w:ascii="Times New Roman" w:eastAsia="ＭＳ 明朝" w:hAnsi="Times New Roman" w:cs="Times New Roman"/>
                <w:color w:val="000000"/>
                <w:kern w:val="0"/>
                <w:szCs w:val="21"/>
              </w:rPr>
              <w:pPrChange w:id="2859"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2860" w:author="松山 ファミリー" w:date="2023-02-08T01:40: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2F7F66E" w14:textId="77777777" w:rsidR="00606883" w:rsidRPr="0048090B" w:rsidRDefault="00606883" w:rsidP="00606883">
            <w:pPr>
              <w:widowControl/>
              <w:rPr>
                <w:rFonts w:ascii="Times New Roman" w:eastAsia="ＭＳ 明朝" w:hAnsi="Times New Roman" w:cs="Times New Roman"/>
                <w:color w:val="000000"/>
                <w:kern w:val="0"/>
                <w:szCs w:val="21"/>
              </w:rPr>
              <w:pPrChange w:id="2861"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2862" w:author="松山 ファミリー" w:date="2023-02-08T01:40: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6DB5B8D1" w14:textId="77777777" w:rsidR="00606883" w:rsidRPr="0048090B" w:rsidRDefault="00606883" w:rsidP="00606883">
            <w:pPr>
              <w:widowControl/>
              <w:rPr>
                <w:rFonts w:ascii="Times New Roman" w:eastAsia="ＭＳ 明朝" w:hAnsi="Times New Roman" w:cs="Times New Roman"/>
                <w:color w:val="000000"/>
                <w:kern w:val="0"/>
                <w:szCs w:val="21"/>
              </w:rPr>
              <w:pPrChange w:id="2863"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2864" w:author="松山 ファミリー" w:date="2023-02-08T01:40:00Z">
              <w:tcPr>
                <w:tcW w:w="284" w:type="dxa"/>
                <w:tcBorders>
                  <w:top w:val="single" w:sz="4" w:space="0" w:color="auto"/>
                  <w:left w:val="nil"/>
                  <w:bottom w:val="single" w:sz="4" w:space="0" w:color="auto"/>
                  <w:right w:val="single" w:sz="4" w:space="0" w:color="auto"/>
                </w:tcBorders>
              </w:tcPr>
            </w:tcPrChange>
          </w:tcPr>
          <w:p w14:paraId="70EF0E0F"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Change w:id="2865" w:author="松山 ファミリー" w:date="2023-02-08T01:40:00Z">
              <w:tcPr>
                <w:tcW w:w="284" w:type="dxa"/>
                <w:tcBorders>
                  <w:top w:val="single" w:sz="4" w:space="0" w:color="auto"/>
                  <w:left w:val="nil"/>
                  <w:bottom w:val="single" w:sz="4" w:space="0" w:color="auto"/>
                  <w:right w:val="single" w:sz="4" w:space="0" w:color="auto"/>
                </w:tcBorders>
              </w:tcPr>
            </w:tcPrChange>
          </w:tcPr>
          <w:p w14:paraId="6095F6B0" w14:textId="611709EC" w:rsidR="00606883" w:rsidRPr="0048090B" w:rsidRDefault="00606883" w:rsidP="00606883">
            <w:pPr>
              <w:widowControl/>
              <w:rPr>
                <w:rFonts w:ascii="Times New Roman" w:eastAsia="ＭＳ 明朝" w:hAnsi="Times New Roman" w:cs="Times New Roman"/>
                <w:color w:val="000000"/>
                <w:kern w:val="0"/>
                <w:szCs w:val="21"/>
              </w:rPr>
            </w:pPr>
            <w:ins w:id="2866" w:author="松山　晃大" w:date="2023-02-08T01:40:00Z">
              <w:r w:rsidRPr="0048090B">
                <w:rPr>
                  <w:rFonts w:ascii="Times New Roman" w:eastAsia="ＭＳ 明朝" w:hAnsi="Times New Roman" w:cs="Times New Roman"/>
                  <w:color w:val="000000"/>
                  <w:kern w:val="0"/>
                  <w:szCs w:val="21"/>
                </w:rPr>
                <w:t>経過時間</w:t>
              </w:r>
            </w:ins>
          </w:p>
        </w:tc>
        <w:tc>
          <w:tcPr>
            <w:tcW w:w="1417" w:type="dxa"/>
            <w:tcBorders>
              <w:top w:val="single" w:sz="4" w:space="0" w:color="auto"/>
              <w:left w:val="nil"/>
              <w:bottom w:val="single" w:sz="4" w:space="0" w:color="auto"/>
              <w:right w:val="single" w:sz="4" w:space="0" w:color="auto"/>
            </w:tcBorders>
            <w:vAlign w:val="center"/>
            <w:tcPrChange w:id="2867" w:author="松山 ファミリー" w:date="2023-02-08T01:40:00Z">
              <w:tcPr>
                <w:tcW w:w="284" w:type="dxa"/>
                <w:tcBorders>
                  <w:top w:val="single" w:sz="4" w:space="0" w:color="auto"/>
                  <w:left w:val="nil"/>
                  <w:bottom w:val="single" w:sz="4" w:space="0" w:color="auto"/>
                  <w:right w:val="single" w:sz="4" w:space="0" w:color="auto"/>
                </w:tcBorders>
              </w:tcPr>
            </w:tcPrChange>
          </w:tcPr>
          <w:p w14:paraId="7425A842" w14:textId="4BE47AC6" w:rsidR="00606883" w:rsidRPr="0048090B" w:rsidRDefault="00606883" w:rsidP="00606883">
            <w:pPr>
              <w:widowControl/>
              <w:rPr>
                <w:rFonts w:ascii="Times New Roman" w:eastAsia="ＭＳ 明朝" w:hAnsi="Times New Roman" w:cs="Times New Roman"/>
                <w:color w:val="000000"/>
                <w:kern w:val="0"/>
                <w:szCs w:val="21"/>
              </w:rPr>
            </w:pPr>
            <w:ins w:id="2868" w:author="松山　晃大" w:date="2023-02-08T01:40: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2869" w:author="松山 ファミリー" w:date="2023-02-08T01:40:00Z">
              <w:tcPr>
                <w:tcW w:w="284" w:type="dxa"/>
                <w:tcBorders>
                  <w:top w:val="single" w:sz="4" w:space="0" w:color="auto"/>
                  <w:left w:val="nil"/>
                  <w:bottom w:val="single" w:sz="4" w:space="0" w:color="auto"/>
                  <w:right w:val="single" w:sz="4" w:space="0" w:color="auto"/>
                </w:tcBorders>
              </w:tcPr>
            </w:tcPrChange>
          </w:tcPr>
          <w:p w14:paraId="63B4E283" w14:textId="1746E82E" w:rsidR="00606883" w:rsidRPr="0048090B" w:rsidRDefault="00606883" w:rsidP="00606883">
            <w:pPr>
              <w:widowControl/>
              <w:rPr>
                <w:rFonts w:ascii="Times New Roman" w:eastAsia="ＭＳ 明朝" w:hAnsi="Times New Roman" w:cs="Times New Roman"/>
                <w:color w:val="000000"/>
                <w:kern w:val="0"/>
                <w:szCs w:val="21"/>
              </w:rPr>
            </w:pPr>
            <w:ins w:id="2870" w:author="松山　晃大" w:date="2023-02-08T01:40:00Z">
              <w:r w:rsidRPr="0048090B">
                <w:rPr>
                  <w:rFonts w:ascii="Times New Roman" w:eastAsia="ＭＳ 明朝" w:hAnsi="Times New Roman" w:cs="Times New Roman"/>
                  <w:color w:val="000000"/>
                  <w:kern w:val="0"/>
                  <w:szCs w:val="21"/>
                </w:rPr>
                <w:t>濃度</w:t>
              </w:r>
            </w:ins>
          </w:p>
        </w:tc>
      </w:tr>
      <w:tr w:rsidR="00606883" w:rsidRPr="0048090B" w14:paraId="054A329E" w14:textId="263C3220" w:rsidTr="00606883">
        <w:trPr>
          <w:trHeight w:val="280"/>
          <w:trPrChange w:id="2871"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872"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29DC895" w14:textId="12FFEA36" w:rsidR="00606883" w:rsidRPr="0048090B" w:rsidRDefault="00606883" w:rsidP="00606883">
            <w:pPr>
              <w:widowControl/>
              <w:rPr>
                <w:rFonts w:ascii="Times New Roman" w:eastAsia="ＭＳ 明朝" w:hAnsi="Times New Roman" w:cs="Times New Roman"/>
                <w:color w:val="000000"/>
                <w:kern w:val="0"/>
                <w:szCs w:val="21"/>
              </w:rPr>
              <w:pPrChange w:id="2873"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2874" w:author="松山 ファミリー" w:date="2023-02-08T01:43:00Z">
              <w:r w:rsidRPr="0048090B" w:rsidDel="003E3ED5">
                <w:rPr>
                  <w:rFonts w:ascii="Times New Roman" w:eastAsia="ＭＳ 明朝" w:hAnsi="Times New Roman" w:cs="Times New Roman"/>
                  <w:color w:val="000000"/>
                  <w:kern w:val="0"/>
                  <w:szCs w:val="21"/>
                </w:rPr>
                <w:delText>sec</w:delText>
              </w:r>
            </w:del>
            <w:ins w:id="2875" w:author="松山 ファミリー" w:date="2023-02-08T01:43:00Z">
              <w:r w:rsidR="003E3ED5"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2876"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1A24C423" w14:textId="77777777" w:rsidR="00606883" w:rsidRPr="0048090B" w:rsidRDefault="00606883" w:rsidP="00606883">
            <w:pPr>
              <w:widowControl/>
              <w:rPr>
                <w:rFonts w:ascii="Times New Roman" w:eastAsia="ＭＳ 明朝" w:hAnsi="Times New Roman" w:cs="Times New Roman"/>
                <w:color w:val="000000"/>
                <w:kern w:val="0"/>
                <w:szCs w:val="21"/>
              </w:rPr>
              <w:pPrChange w:id="2877"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2878"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0F853B8C" w14:textId="28542EEF" w:rsidR="00606883" w:rsidRPr="0048090B" w:rsidRDefault="00606883" w:rsidP="00606883">
            <w:pPr>
              <w:widowControl/>
              <w:rPr>
                <w:rFonts w:ascii="Times New Roman" w:eastAsia="ＭＳ 明朝" w:hAnsi="Times New Roman" w:cs="Times New Roman"/>
                <w:color w:val="000000"/>
                <w:kern w:val="0"/>
                <w:szCs w:val="21"/>
              </w:rPr>
              <w:pPrChange w:id="2879"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2880" w:author="松山 ファミリー" w:date="2023-02-08T01:43:00Z">
              <w:r w:rsidR="003E3ED5">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2881" w:author="松山 ファミリー" w:date="2023-02-08T01:40:00Z">
              <w:tcPr>
                <w:tcW w:w="284" w:type="dxa"/>
                <w:tcBorders>
                  <w:top w:val="nil"/>
                  <w:left w:val="nil"/>
                  <w:bottom w:val="single" w:sz="4" w:space="0" w:color="auto"/>
                  <w:right w:val="single" w:sz="4" w:space="0" w:color="auto"/>
                </w:tcBorders>
              </w:tcPr>
            </w:tcPrChange>
          </w:tcPr>
          <w:p w14:paraId="56AC6247"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2882" w:author="松山 ファミリー" w:date="2023-02-08T01:40:00Z">
              <w:tcPr>
                <w:tcW w:w="284" w:type="dxa"/>
                <w:tcBorders>
                  <w:top w:val="nil"/>
                  <w:left w:val="nil"/>
                  <w:bottom w:val="single" w:sz="4" w:space="0" w:color="auto"/>
                  <w:right w:val="single" w:sz="4" w:space="0" w:color="auto"/>
                </w:tcBorders>
              </w:tcPr>
            </w:tcPrChange>
          </w:tcPr>
          <w:p w14:paraId="6E5BBC0E" w14:textId="318A28DB" w:rsidR="00606883" w:rsidRPr="0048090B" w:rsidRDefault="00606883" w:rsidP="00606883">
            <w:pPr>
              <w:widowControl/>
              <w:rPr>
                <w:rFonts w:ascii="Times New Roman" w:eastAsia="ＭＳ 明朝" w:hAnsi="Times New Roman" w:cs="Times New Roman"/>
                <w:color w:val="000000"/>
                <w:kern w:val="0"/>
                <w:szCs w:val="21"/>
              </w:rPr>
            </w:pPr>
            <w:ins w:id="2883" w:author="松山　晃大" w:date="2023-02-08T01:40:00Z">
              <w:r w:rsidRPr="0048090B">
                <w:rPr>
                  <w:rFonts w:ascii="Times New Roman" w:eastAsia="ＭＳ 明朝" w:hAnsi="Times New Roman" w:cs="Times New Roman"/>
                  <w:color w:val="000000"/>
                  <w:kern w:val="0"/>
                  <w:szCs w:val="21"/>
                </w:rPr>
                <w:t>/</w:t>
              </w:r>
              <w:del w:id="2884" w:author="松山 ファミリー" w:date="2023-02-08T01:43:00Z">
                <w:r w:rsidRPr="0048090B" w:rsidDel="003E3ED5">
                  <w:rPr>
                    <w:rFonts w:ascii="Times New Roman" w:eastAsia="ＭＳ 明朝" w:hAnsi="Times New Roman" w:cs="Times New Roman"/>
                    <w:color w:val="000000"/>
                    <w:kern w:val="0"/>
                    <w:szCs w:val="21"/>
                  </w:rPr>
                  <w:delText>sec</w:delText>
                </w:r>
              </w:del>
            </w:ins>
            <w:ins w:id="2885" w:author="松山 ファミリー" w:date="2023-02-08T01:43:00Z">
              <w:r w:rsidR="003E3ED5" w:rsidRPr="0048090B">
                <w:rPr>
                  <w:rFonts w:ascii="Times New Roman" w:eastAsia="ＭＳ 明朝" w:hAnsi="Times New Roman" w:cs="Times New Roman"/>
                  <w:color w:val="000000"/>
                  <w:kern w:val="0"/>
                  <w:szCs w:val="21"/>
                </w:rPr>
                <w:t>Sec</w:t>
              </w:r>
            </w:ins>
          </w:p>
        </w:tc>
        <w:tc>
          <w:tcPr>
            <w:tcW w:w="1417" w:type="dxa"/>
            <w:tcBorders>
              <w:top w:val="nil"/>
              <w:left w:val="nil"/>
              <w:bottom w:val="single" w:sz="4" w:space="0" w:color="auto"/>
              <w:right w:val="single" w:sz="4" w:space="0" w:color="auto"/>
            </w:tcBorders>
            <w:vAlign w:val="center"/>
            <w:tcPrChange w:id="2886" w:author="松山 ファミリー" w:date="2023-02-08T01:40:00Z">
              <w:tcPr>
                <w:tcW w:w="284" w:type="dxa"/>
                <w:tcBorders>
                  <w:top w:val="nil"/>
                  <w:left w:val="nil"/>
                  <w:bottom w:val="single" w:sz="4" w:space="0" w:color="auto"/>
                  <w:right w:val="single" w:sz="4" w:space="0" w:color="auto"/>
                </w:tcBorders>
              </w:tcPr>
            </w:tcPrChange>
          </w:tcPr>
          <w:p w14:paraId="504A5B66" w14:textId="14F7FD9C" w:rsidR="00606883" w:rsidRPr="0048090B" w:rsidRDefault="00606883" w:rsidP="00606883">
            <w:pPr>
              <w:widowControl/>
              <w:rPr>
                <w:rFonts w:ascii="Times New Roman" w:eastAsia="ＭＳ 明朝" w:hAnsi="Times New Roman" w:cs="Times New Roman"/>
                <w:color w:val="000000"/>
                <w:kern w:val="0"/>
                <w:szCs w:val="21"/>
              </w:rPr>
            </w:pPr>
            <w:ins w:id="2887" w:author="松山　晃大" w:date="2023-02-08T01:40: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2888" w:author="松山 ファミリー" w:date="2023-02-08T01:40:00Z">
              <w:tcPr>
                <w:tcW w:w="284" w:type="dxa"/>
                <w:tcBorders>
                  <w:top w:val="nil"/>
                  <w:left w:val="nil"/>
                  <w:bottom w:val="single" w:sz="4" w:space="0" w:color="auto"/>
                  <w:right w:val="single" w:sz="4" w:space="0" w:color="auto"/>
                </w:tcBorders>
              </w:tcPr>
            </w:tcPrChange>
          </w:tcPr>
          <w:p w14:paraId="4FA12AB3" w14:textId="20209FBB" w:rsidR="00606883" w:rsidRPr="0048090B" w:rsidRDefault="00606883" w:rsidP="00606883">
            <w:pPr>
              <w:widowControl/>
              <w:rPr>
                <w:rFonts w:ascii="Times New Roman" w:eastAsia="ＭＳ 明朝" w:hAnsi="Times New Roman" w:cs="Times New Roman"/>
                <w:color w:val="000000"/>
                <w:kern w:val="0"/>
                <w:szCs w:val="21"/>
              </w:rPr>
            </w:pPr>
            <w:ins w:id="2889" w:author="松山　晃大" w:date="2023-02-08T01:40:00Z">
              <w:r w:rsidRPr="0048090B">
                <w:rPr>
                  <w:rFonts w:ascii="Times New Roman" w:eastAsia="ＭＳ 明朝" w:hAnsi="Times New Roman" w:cs="Times New Roman"/>
                  <w:color w:val="000000"/>
                  <w:kern w:val="0"/>
                  <w:szCs w:val="21"/>
                </w:rPr>
                <w:t>/</w:t>
              </w:r>
            </w:ins>
            <w:ins w:id="2890" w:author="松山 ファミリー" w:date="2023-02-08T01:42:00Z">
              <w:r w:rsidR="003E3ED5">
                <w:rPr>
                  <w:rFonts w:ascii="Times New Roman" w:eastAsia="ＭＳ 明朝" w:hAnsi="Times New Roman" w:cs="Times New Roman"/>
                  <w:color w:val="000000"/>
                  <w:kern w:val="0"/>
                  <w:szCs w:val="21"/>
                </w:rPr>
                <w:t>m</w:t>
              </w:r>
            </w:ins>
            <w:ins w:id="2891" w:author="松山　晃大" w:date="2023-02-08T01:40:00Z">
              <w:r w:rsidRPr="0048090B">
                <w:rPr>
                  <w:rFonts w:ascii="Times New Roman" w:eastAsia="ＭＳ 明朝" w:hAnsi="Times New Roman" w:cs="Times New Roman"/>
                  <w:color w:val="000000"/>
                  <w:kern w:val="0"/>
                  <w:szCs w:val="21"/>
                </w:rPr>
                <w:t>M</w:t>
              </w:r>
            </w:ins>
          </w:p>
        </w:tc>
      </w:tr>
      <w:tr w:rsidR="00606883" w:rsidRPr="0048090B" w14:paraId="03D2C8B5" w14:textId="726F09AE" w:rsidTr="00606883">
        <w:trPr>
          <w:trHeight w:val="280"/>
          <w:trPrChange w:id="2892"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893"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A84993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2894"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1BF58C5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2895"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3615F7DE"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2896" w:author="松山 ファミリー" w:date="2023-02-08T01:42:00Z">
              <w:r w:rsidRPr="0048090B" w:rsidDel="00606883">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2897" w:author="松山 ファミリー" w:date="2023-02-08T01:40:00Z">
              <w:tcPr>
                <w:tcW w:w="284" w:type="dxa"/>
                <w:tcBorders>
                  <w:top w:val="nil"/>
                  <w:left w:val="nil"/>
                  <w:bottom w:val="single" w:sz="4" w:space="0" w:color="auto"/>
                  <w:right w:val="single" w:sz="4" w:space="0" w:color="auto"/>
                </w:tcBorders>
              </w:tcPr>
            </w:tcPrChange>
          </w:tcPr>
          <w:p w14:paraId="4C627B42"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2898"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899" w:author="松山 ファミリー" w:date="2023-02-08T01:40:00Z">
              <w:tcPr>
                <w:tcW w:w="284" w:type="dxa"/>
                <w:tcBorders>
                  <w:top w:val="nil"/>
                  <w:left w:val="nil"/>
                  <w:bottom w:val="single" w:sz="4" w:space="0" w:color="auto"/>
                  <w:right w:val="single" w:sz="4" w:space="0" w:color="auto"/>
                </w:tcBorders>
              </w:tcPr>
            </w:tcPrChange>
          </w:tcPr>
          <w:p w14:paraId="28D34A1B" w14:textId="7BA409BF" w:rsidR="00606883" w:rsidRPr="0048090B" w:rsidRDefault="00606883" w:rsidP="00606883">
            <w:pPr>
              <w:widowControl/>
              <w:jc w:val="right"/>
              <w:rPr>
                <w:rFonts w:ascii="Times New Roman" w:eastAsia="ＭＳ 明朝" w:hAnsi="Times New Roman" w:cs="Times New Roman"/>
                <w:color w:val="000000"/>
                <w:kern w:val="0"/>
                <w:szCs w:val="21"/>
              </w:rPr>
              <w:pPrChange w:id="2900" w:author="松山 ファミリー" w:date="2023-02-08T01:40:00Z">
                <w:pPr>
                  <w:widowControl/>
                </w:pPr>
              </w:pPrChange>
            </w:pPr>
            <w:ins w:id="2901" w:author="松山　晃大" w:date="2023-02-08T01:41:00Z">
              <w:r w:rsidRPr="0048090B">
                <w:rPr>
                  <w:rFonts w:ascii="Times New Roman" w:eastAsia="ＭＳ 明朝" w:hAnsi="Times New Roman" w:cs="Times New Roman"/>
                  <w:color w:val="000000"/>
                  <w:kern w:val="0"/>
                  <w:szCs w:val="21"/>
                </w:rPr>
                <w:t>1500</w:t>
              </w:r>
            </w:ins>
          </w:p>
        </w:tc>
        <w:tc>
          <w:tcPr>
            <w:tcW w:w="1417" w:type="dxa"/>
            <w:tcBorders>
              <w:top w:val="nil"/>
              <w:left w:val="nil"/>
              <w:bottom w:val="single" w:sz="4" w:space="0" w:color="auto"/>
              <w:right w:val="single" w:sz="4" w:space="0" w:color="auto"/>
            </w:tcBorders>
            <w:vAlign w:val="center"/>
            <w:tcPrChange w:id="2902" w:author="松山 ファミリー" w:date="2023-02-08T01:40:00Z">
              <w:tcPr>
                <w:tcW w:w="284" w:type="dxa"/>
                <w:tcBorders>
                  <w:top w:val="nil"/>
                  <w:left w:val="nil"/>
                  <w:bottom w:val="single" w:sz="4" w:space="0" w:color="auto"/>
                  <w:right w:val="single" w:sz="4" w:space="0" w:color="auto"/>
                </w:tcBorders>
              </w:tcPr>
            </w:tcPrChange>
          </w:tcPr>
          <w:p w14:paraId="4CCEA4E1" w14:textId="0A46DDE2" w:rsidR="00606883" w:rsidRPr="0048090B" w:rsidRDefault="00606883" w:rsidP="00606883">
            <w:pPr>
              <w:widowControl/>
              <w:jc w:val="right"/>
              <w:rPr>
                <w:rFonts w:ascii="Times New Roman" w:eastAsia="ＭＳ 明朝" w:hAnsi="Times New Roman" w:cs="Times New Roman"/>
                <w:color w:val="000000"/>
                <w:kern w:val="0"/>
                <w:szCs w:val="21"/>
              </w:rPr>
              <w:pPrChange w:id="2903" w:author="松山 ファミリー" w:date="2023-02-08T01:40:00Z">
                <w:pPr>
                  <w:widowControl/>
                </w:pPr>
              </w:pPrChange>
            </w:pPr>
            <w:ins w:id="2904" w:author="松山　晃大" w:date="2023-02-08T01:41:00Z">
              <w:r w:rsidRPr="0048090B">
                <w:rPr>
                  <w:rFonts w:ascii="Times New Roman" w:eastAsia="ＭＳ 明朝" w:hAnsi="Times New Roman" w:cs="Times New Roman"/>
                  <w:color w:val="000000"/>
                  <w:kern w:val="0"/>
                  <w:szCs w:val="21"/>
                </w:rPr>
                <w:t>130</w:t>
              </w:r>
            </w:ins>
          </w:p>
        </w:tc>
        <w:tc>
          <w:tcPr>
            <w:tcW w:w="1559" w:type="dxa"/>
            <w:tcBorders>
              <w:top w:val="nil"/>
              <w:left w:val="nil"/>
              <w:bottom w:val="single" w:sz="4" w:space="0" w:color="auto"/>
              <w:right w:val="single" w:sz="4" w:space="0" w:color="auto"/>
            </w:tcBorders>
            <w:vAlign w:val="center"/>
            <w:tcPrChange w:id="2905" w:author="松山 ファミリー" w:date="2023-02-08T01:40:00Z">
              <w:tcPr>
                <w:tcW w:w="284" w:type="dxa"/>
                <w:tcBorders>
                  <w:top w:val="nil"/>
                  <w:left w:val="nil"/>
                  <w:bottom w:val="single" w:sz="4" w:space="0" w:color="auto"/>
                  <w:right w:val="single" w:sz="4" w:space="0" w:color="auto"/>
                </w:tcBorders>
              </w:tcPr>
            </w:tcPrChange>
          </w:tcPr>
          <w:p w14:paraId="2E9838FC" w14:textId="2D48AFF2" w:rsidR="00606883" w:rsidRPr="0048090B" w:rsidRDefault="00606883" w:rsidP="00606883">
            <w:pPr>
              <w:widowControl/>
              <w:jc w:val="right"/>
              <w:rPr>
                <w:rFonts w:ascii="Times New Roman" w:eastAsia="ＭＳ 明朝" w:hAnsi="Times New Roman" w:cs="Times New Roman"/>
                <w:color w:val="000000"/>
                <w:kern w:val="0"/>
                <w:szCs w:val="21"/>
              </w:rPr>
              <w:pPrChange w:id="2906" w:author="松山 ファミリー" w:date="2023-02-08T01:40:00Z">
                <w:pPr>
                  <w:widowControl/>
                </w:pPr>
              </w:pPrChange>
            </w:pPr>
            <w:ins w:id="2907" w:author="松山　晃大" w:date="2023-02-08T01:41:00Z">
              <w:r w:rsidRPr="0048090B">
                <w:rPr>
                  <w:rFonts w:ascii="Times New Roman" w:eastAsia="ＭＳ 明朝" w:hAnsi="Times New Roman" w:cs="Times New Roman"/>
                  <w:color w:val="000000"/>
                  <w:kern w:val="0"/>
                  <w:szCs w:val="21"/>
                </w:rPr>
                <w:t>1.133</w:t>
              </w:r>
              <w:del w:id="2908"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6E5CB617" w14:textId="5BB2BC02" w:rsidTr="00606883">
        <w:trPr>
          <w:trHeight w:val="280"/>
          <w:trPrChange w:id="2909"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910"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86A7F0D"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2911"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3898F18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2912"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5E75F59F" w14:textId="41E21025" w:rsidR="00606883" w:rsidRPr="0048090B" w:rsidRDefault="00606883" w:rsidP="00606883">
            <w:pPr>
              <w:widowControl/>
              <w:jc w:val="right"/>
              <w:rPr>
                <w:rFonts w:ascii="Times New Roman" w:eastAsia="ＭＳ 明朝" w:hAnsi="Times New Roman" w:cs="Times New Roman"/>
                <w:color w:val="000000"/>
                <w:kern w:val="0"/>
                <w:szCs w:val="21"/>
              </w:rPr>
            </w:pPr>
            <w:ins w:id="2913" w:author="松山 ファミリー" w:date="2023-02-08T01:41:00Z">
              <w:r>
                <w:rPr>
                  <w:rFonts w:ascii="Times New Roman" w:eastAsia="ＭＳ 明朝" w:hAnsi="Times New Roman" w:cs="Times New Roman"/>
                  <w:color w:val="000000"/>
                  <w:kern w:val="0"/>
                  <w:szCs w:val="21"/>
                </w:rPr>
                <w:t>0.0</w:t>
              </w:r>
            </w:ins>
            <w:r w:rsidRPr="0048090B">
              <w:rPr>
                <w:rFonts w:ascii="Times New Roman" w:eastAsia="ＭＳ 明朝" w:hAnsi="Times New Roman" w:cs="Times New Roman"/>
                <w:color w:val="000000"/>
                <w:kern w:val="0"/>
                <w:szCs w:val="21"/>
              </w:rPr>
              <w:t>8</w:t>
            </w:r>
            <w:del w:id="2914" w:author="松山 ファミリー" w:date="2023-02-08T01:41: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729</w:t>
            </w:r>
            <w:del w:id="2915" w:author="松山 ファミリー" w:date="2023-02-08T01:42:00Z">
              <w:r w:rsidRPr="0048090B" w:rsidDel="00606883">
                <w:rPr>
                  <w:rFonts w:ascii="Times New Roman" w:eastAsia="ＭＳ 明朝"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2916" w:author="松山 ファミリー" w:date="2023-02-08T01:40:00Z">
              <w:tcPr>
                <w:tcW w:w="284" w:type="dxa"/>
                <w:tcBorders>
                  <w:top w:val="nil"/>
                  <w:left w:val="nil"/>
                  <w:bottom w:val="single" w:sz="4" w:space="0" w:color="auto"/>
                  <w:right w:val="single" w:sz="4" w:space="0" w:color="auto"/>
                </w:tcBorders>
              </w:tcPr>
            </w:tcPrChange>
          </w:tcPr>
          <w:p w14:paraId="10F3011B"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2917"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918" w:author="松山 ファミリー" w:date="2023-02-08T01:40:00Z">
              <w:tcPr>
                <w:tcW w:w="284" w:type="dxa"/>
                <w:tcBorders>
                  <w:top w:val="nil"/>
                  <w:left w:val="nil"/>
                  <w:bottom w:val="single" w:sz="4" w:space="0" w:color="auto"/>
                  <w:right w:val="single" w:sz="4" w:space="0" w:color="auto"/>
                </w:tcBorders>
              </w:tcPr>
            </w:tcPrChange>
          </w:tcPr>
          <w:p w14:paraId="72E36D18" w14:textId="09C84503" w:rsidR="00606883" w:rsidRPr="0048090B" w:rsidRDefault="00606883" w:rsidP="00606883">
            <w:pPr>
              <w:widowControl/>
              <w:jc w:val="right"/>
              <w:rPr>
                <w:rFonts w:ascii="Times New Roman" w:eastAsia="ＭＳ 明朝" w:hAnsi="Times New Roman" w:cs="Times New Roman"/>
                <w:color w:val="000000"/>
                <w:kern w:val="0"/>
                <w:szCs w:val="21"/>
              </w:rPr>
              <w:pPrChange w:id="2919" w:author="松山 ファミリー" w:date="2023-02-08T01:40:00Z">
                <w:pPr>
                  <w:widowControl/>
                </w:pPr>
              </w:pPrChange>
            </w:pPr>
            <w:ins w:id="2920" w:author="松山　晃大" w:date="2023-02-08T01:41:00Z">
              <w:r w:rsidRPr="0048090B">
                <w:rPr>
                  <w:rFonts w:ascii="Times New Roman" w:eastAsia="ＭＳ 明朝" w:hAnsi="Times New Roman" w:cs="Times New Roman"/>
                  <w:color w:val="000000"/>
                  <w:kern w:val="0"/>
                  <w:szCs w:val="21"/>
                </w:rPr>
                <w:t>1550</w:t>
              </w:r>
            </w:ins>
          </w:p>
        </w:tc>
        <w:tc>
          <w:tcPr>
            <w:tcW w:w="1417" w:type="dxa"/>
            <w:tcBorders>
              <w:top w:val="nil"/>
              <w:left w:val="nil"/>
              <w:bottom w:val="single" w:sz="4" w:space="0" w:color="auto"/>
              <w:right w:val="single" w:sz="4" w:space="0" w:color="auto"/>
            </w:tcBorders>
            <w:vAlign w:val="center"/>
            <w:tcPrChange w:id="2921" w:author="松山 ファミリー" w:date="2023-02-08T01:40:00Z">
              <w:tcPr>
                <w:tcW w:w="284" w:type="dxa"/>
                <w:tcBorders>
                  <w:top w:val="nil"/>
                  <w:left w:val="nil"/>
                  <w:bottom w:val="single" w:sz="4" w:space="0" w:color="auto"/>
                  <w:right w:val="single" w:sz="4" w:space="0" w:color="auto"/>
                </w:tcBorders>
              </w:tcPr>
            </w:tcPrChange>
          </w:tcPr>
          <w:p w14:paraId="19DD1FCB" w14:textId="65EAB0C9" w:rsidR="00606883" w:rsidRPr="0048090B" w:rsidRDefault="00606883" w:rsidP="00606883">
            <w:pPr>
              <w:widowControl/>
              <w:jc w:val="right"/>
              <w:rPr>
                <w:rFonts w:ascii="Times New Roman" w:eastAsia="ＭＳ 明朝" w:hAnsi="Times New Roman" w:cs="Times New Roman"/>
                <w:color w:val="000000"/>
                <w:kern w:val="0"/>
                <w:szCs w:val="21"/>
              </w:rPr>
              <w:pPrChange w:id="2922" w:author="松山 ファミリー" w:date="2023-02-08T01:40:00Z">
                <w:pPr>
                  <w:widowControl/>
                </w:pPr>
              </w:pPrChange>
            </w:pPr>
            <w:ins w:id="2923" w:author="松山　晃大" w:date="2023-02-08T01:41:00Z">
              <w:r w:rsidRPr="0048090B">
                <w:rPr>
                  <w:rFonts w:ascii="Times New Roman" w:eastAsia="ＭＳ 明朝" w:hAnsi="Times New Roman" w:cs="Times New Roman"/>
                  <w:color w:val="000000"/>
                  <w:kern w:val="0"/>
                  <w:szCs w:val="21"/>
                </w:rPr>
                <w:t>180</w:t>
              </w:r>
            </w:ins>
          </w:p>
        </w:tc>
        <w:tc>
          <w:tcPr>
            <w:tcW w:w="1559" w:type="dxa"/>
            <w:tcBorders>
              <w:top w:val="nil"/>
              <w:left w:val="nil"/>
              <w:bottom w:val="single" w:sz="4" w:space="0" w:color="auto"/>
              <w:right w:val="single" w:sz="4" w:space="0" w:color="auto"/>
            </w:tcBorders>
            <w:vAlign w:val="center"/>
            <w:tcPrChange w:id="2924" w:author="松山 ファミリー" w:date="2023-02-08T01:40:00Z">
              <w:tcPr>
                <w:tcW w:w="284" w:type="dxa"/>
                <w:tcBorders>
                  <w:top w:val="nil"/>
                  <w:left w:val="nil"/>
                  <w:bottom w:val="single" w:sz="4" w:space="0" w:color="auto"/>
                  <w:right w:val="single" w:sz="4" w:space="0" w:color="auto"/>
                </w:tcBorders>
              </w:tcPr>
            </w:tcPrChange>
          </w:tcPr>
          <w:p w14:paraId="53195BC7" w14:textId="7893BAA1" w:rsidR="00606883" w:rsidRPr="0048090B" w:rsidRDefault="00606883" w:rsidP="00606883">
            <w:pPr>
              <w:widowControl/>
              <w:jc w:val="right"/>
              <w:rPr>
                <w:rFonts w:ascii="Times New Roman" w:eastAsia="ＭＳ 明朝" w:hAnsi="Times New Roman" w:cs="Times New Roman"/>
                <w:color w:val="000000"/>
                <w:kern w:val="0"/>
                <w:szCs w:val="21"/>
              </w:rPr>
              <w:pPrChange w:id="2925" w:author="松山 ファミリー" w:date="2023-02-08T01:40:00Z">
                <w:pPr>
                  <w:widowControl/>
                </w:pPr>
              </w:pPrChange>
            </w:pPr>
            <w:ins w:id="2926" w:author="松山　晃大" w:date="2023-02-08T01:41:00Z">
              <w:r w:rsidRPr="0048090B">
                <w:rPr>
                  <w:rFonts w:ascii="Times New Roman" w:eastAsia="ＭＳ 明朝" w:hAnsi="Times New Roman" w:cs="Times New Roman"/>
                  <w:color w:val="000000"/>
                  <w:kern w:val="0"/>
                  <w:szCs w:val="21"/>
                </w:rPr>
                <w:t>1.568</w:t>
              </w:r>
              <w:del w:id="2927"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07E2A4FB" w14:textId="4FC0BD46" w:rsidTr="00606883">
        <w:trPr>
          <w:trHeight w:val="280"/>
          <w:trPrChange w:id="2928"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929"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5C28EAE"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Change w:id="2930"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43E8B301"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2931"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512808B3" w14:textId="0D70EE25" w:rsidR="00606883" w:rsidRPr="0048090B" w:rsidRDefault="00606883" w:rsidP="00606883">
            <w:pPr>
              <w:widowControl/>
              <w:jc w:val="right"/>
              <w:rPr>
                <w:rFonts w:ascii="Times New Roman" w:eastAsia="ＭＳ 明朝" w:hAnsi="Times New Roman" w:cs="Times New Roman"/>
                <w:color w:val="000000"/>
                <w:kern w:val="0"/>
                <w:szCs w:val="21"/>
              </w:rPr>
            </w:pPr>
            <w:ins w:id="2932" w:author="松山 ファミリー" w:date="2023-02-08T01:41: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1</w:t>
            </w:r>
            <w:del w:id="2933" w:author="松山 ファミリー" w:date="2023-02-08T01:41: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746</w:t>
            </w:r>
            <w:del w:id="2934" w:author="松山 ファミリー" w:date="2023-02-08T01:42:00Z">
              <w:r w:rsidRPr="0048090B" w:rsidDel="0060688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935" w:author="松山 ファミリー" w:date="2023-02-08T01:40:00Z">
              <w:tcPr>
                <w:tcW w:w="284" w:type="dxa"/>
                <w:tcBorders>
                  <w:top w:val="nil"/>
                  <w:left w:val="nil"/>
                  <w:bottom w:val="single" w:sz="4" w:space="0" w:color="auto"/>
                  <w:right w:val="single" w:sz="4" w:space="0" w:color="auto"/>
                </w:tcBorders>
              </w:tcPr>
            </w:tcPrChange>
          </w:tcPr>
          <w:p w14:paraId="776C6474"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2936"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937" w:author="松山 ファミリー" w:date="2023-02-08T01:40:00Z">
              <w:tcPr>
                <w:tcW w:w="284" w:type="dxa"/>
                <w:tcBorders>
                  <w:top w:val="nil"/>
                  <w:left w:val="nil"/>
                  <w:bottom w:val="single" w:sz="4" w:space="0" w:color="auto"/>
                  <w:right w:val="single" w:sz="4" w:space="0" w:color="auto"/>
                </w:tcBorders>
              </w:tcPr>
            </w:tcPrChange>
          </w:tcPr>
          <w:p w14:paraId="302A1480" w14:textId="78E1AE04" w:rsidR="00606883" w:rsidRPr="0048090B" w:rsidRDefault="00606883" w:rsidP="00606883">
            <w:pPr>
              <w:widowControl/>
              <w:jc w:val="right"/>
              <w:rPr>
                <w:rFonts w:ascii="Times New Roman" w:eastAsia="ＭＳ 明朝" w:hAnsi="Times New Roman" w:cs="Times New Roman"/>
                <w:color w:val="000000"/>
                <w:kern w:val="0"/>
                <w:szCs w:val="21"/>
              </w:rPr>
              <w:pPrChange w:id="2938" w:author="松山 ファミリー" w:date="2023-02-08T01:40:00Z">
                <w:pPr>
                  <w:widowControl/>
                </w:pPr>
              </w:pPrChange>
            </w:pPr>
            <w:ins w:id="2939" w:author="松山　晃大" w:date="2023-02-08T01:41:00Z">
              <w:r w:rsidRPr="0048090B">
                <w:rPr>
                  <w:rFonts w:ascii="Times New Roman" w:eastAsia="ＭＳ 明朝" w:hAnsi="Times New Roman" w:cs="Times New Roman"/>
                  <w:color w:val="000000"/>
                  <w:kern w:val="0"/>
                  <w:szCs w:val="21"/>
                </w:rPr>
                <w:t>1600</w:t>
              </w:r>
            </w:ins>
          </w:p>
        </w:tc>
        <w:tc>
          <w:tcPr>
            <w:tcW w:w="1417" w:type="dxa"/>
            <w:tcBorders>
              <w:top w:val="nil"/>
              <w:left w:val="nil"/>
              <w:bottom w:val="single" w:sz="4" w:space="0" w:color="auto"/>
              <w:right w:val="single" w:sz="4" w:space="0" w:color="auto"/>
            </w:tcBorders>
            <w:vAlign w:val="center"/>
            <w:tcPrChange w:id="2940" w:author="松山 ファミリー" w:date="2023-02-08T01:40:00Z">
              <w:tcPr>
                <w:tcW w:w="284" w:type="dxa"/>
                <w:tcBorders>
                  <w:top w:val="nil"/>
                  <w:left w:val="nil"/>
                  <w:bottom w:val="single" w:sz="4" w:space="0" w:color="auto"/>
                  <w:right w:val="single" w:sz="4" w:space="0" w:color="auto"/>
                </w:tcBorders>
              </w:tcPr>
            </w:tcPrChange>
          </w:tcPr>
          <w:p w14:paraId="596145D2" w14:textId="4AB0E628" w:rsidR="00606883" w:rsidRPr="0048090B" w:rsidRDefault="00606883" w:rsidP="00606883">
            <w:pPr>
              <w:widowControl/>
              <w:jc w:val="right"/>
              <w:rPr>
                <w:rFonts w:ascii="Times New Roman" w:eastAsia="ＭＳ 明朝" w:hAnsi="Times New Roman" w:cs="Times New Roman"/>
                <w:color w:val="000000"/>
                <w:kern w:val="0"/>
                <w:szCs w:val="21"/>
              </w:rPr>
              <w:pPrChange w:id="2941" w:author="松山 ファミリー" w:date="2023-02-08T01:40:00Z">
                <w:pPr>
                  <w:widowControl/>
                </w:pPr>
              </w:pPrChange>
            </w:pPr>
            <w:ins w:id="2942" w:author="松山　晃大" w:date="2023-02-08T01:41:00Z">
              <w:r w:rsidRPr="0048090B">
                <w:rPr>
                  <w:rFonts w:ascii="Times New Roman" w:eastAsia="ＭＳ 明朝" w:hAnsi="Times New Roman" w:cs="Times New Roman"/>
                  <w:color w:val="000000"/>
                  <w:kern w:val="0"/>
                  <w:szCs w:val="21"/>
                </w:rPr>
                <w:t>230</w:t>
              </w:r>
            </w:ins>
          </w:p>
        </w:tc>
        <w:tc>
          <w:tcPr>
            <w:tcW w:w="1559" w:type="dxa"/>
            <w:tcBorders>
              <w:top w:val="nil"/>
              <w:left w:val="nil"/>
              <w:bottom w:val="single" w:sz="4" w:space="0" w:color="auto"/>
              <w:right w:val="single" w:sz="4" w:space="0" w:color="auto"/>
            </w:tcBorders>
            <w:vAlign w:val="center"/>
            <w:tcPrChange w:id="2943" w:author="松山 ファミリー" w:date="2023-02-08T01:40:00Z">
              <w:tcPr>
                <w:tcW w:w="284" w:type="dxa"/>
                <w:tcBorders>
                  <w:top w:val="nil"/>
                  <w:left w:val="nil"/>
                  <w:bottom w:val="single" w:sz="4" w:space="0" w:color="auto"/>
                  <w:right w:val="single" w:sz="4" w:space="0" w:color="auto"/>
                </w:tcBorders>
              </w:tcPr>
            </w:tcPrChange>
          </w:tcPr>
          <w:p w14:paraId="03C06288" w14:textId="16F52DD5" w:rsidR="00606883" w:rsidRPr="0048090B" w:rsidRDefault="00606883" w:rsidP="00606883">
            <w:pPr>
              <w:widowControl/>
              <w:jc w:val="right"/>
              <w:rPr>
                <w:rFonts w:ascii="Times New Roman" w:eastAsia="ＭＳ 明朝" w:hAnsi="Times New Roman" w:cs="Times New Roman"/>
                <w:color w:val="000000"/>
                <w:kern w:val="0"/>
                <w:szCs w:val="21"/>
              </w:rPr>
              <w:pPrChange w:id="2944" w:author="松山 ファミリー" w:date="2023-02-08T01:40:00Z">
                <w:pPr>
                  <w:widowControl/>
                </w:pPr>
              </w:pPrChange>
            </w:pPr>
            <w:ins w:id="2945" w:author="松山　晃大" w:date="2023-02-08T01:41:00Z">
              <w:r w:rsidRPr="0048090B">
                <w:rPr>
                  <w:rFonts w:ascii="Times New Roman" w:eastAsia="ＭＳ 明朝" w:hAnsi="Times New Roman" w:cs="Times New Roman"/>
                  <w:color w:val="000000"/>
                  <w:kern w:val="0"/>
                  <w:szCs w:val="21"/>
                </w:rPr>
                <w:t>2.002</w:t>
              </w:r>
              <w:del w:id="2946"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260A0A47" w14:textId="5C31719F" w:rsidTr="00606883">
        <w:trPr>
          <w:trHeight w:val="280"/>
          <w:trPrChange w:id="2947"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948"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CDFDE85"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Change w:id="2949"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536843A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2950"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61F8EF87" w14:textId="130814A5" w:rsidR="00606883" w:rsidRPr="0048090B" w:rsidRDefault="00606883" w:rsidP="00606883">
            <w:pPr>
              <w:widowControl/>
              <w:jc w:val="right"/>
              <w:rPr>
                <w:rFonts w:ascii="Times New Roman" w:eastAsia="ＭＳ 明朝" w:hAnsi="Times New Roman" w:cs="Times New Roman"/>
                <w:color w:val="000000"/>
                <w:kern w:val="0"/>
                <w:szCs w:val="21"/>
              </w:rPr>
            </w:pPr>
            <w:ins w:id="2951" w:author="松山 ファミリー" w:date="2023-02-08T01:41: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2</w:t>
            </w:r>
            <w:del w:id="2952" w:author="松山 ファミリー" w:date="2023-02-08T01:41: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618</w:t>
            </w:r>
            <w:del w:id="2953" w:author="松山 ファミリー" w:date="2023-02-08T01:42:00Z">
              <w:r w:rsidRPr="0048090B" w:rsidDel="0060688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954" w:author="松山 ファミリー" w:date="2023-02-08T01:40:00Z">
              <w:tcPr>
                <w:tcW w:w="284" w:type="dxa"/>
                <w:tcBorders>
                  <w:top w:val="nil"/>
                  <w:left w:val="nil"/>
                  <w:bottom w:val="single" w:sz="4" w:space="0" w:color="auto"/>
                  <w:right w:val="single" w:sz="4" w:space="0" w:color="auto"/>
                </w:tcBorders>
              </w:tcPr>
            </w:tcPrChange>
          </w:tcPr>
          <w:p w14:paraId="5DFD8F0D"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2955"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956" w:author="松山 ファミリー" w:date="2023-02-08T01:40:00Z">
              <w:tcPr>
                <w:tcW w:w="284" w:type="dxa"/>
                <w:tcBorders>
                  <w:top w:val="nil"/>
                  <w:left w:val="nil"/>
                  <w:bottom w:val="single" w:sz="4" w:space="0" w:color="auto"/>
                  <w:right w:val="single" w:sz="4" w:space="0" w:color="auto"/>
                </w:tcBorders>
              </w:tcPr>
            </w:tcPrChange>
          </w:tcPr>
          <w:p w14:paraId="6FE0C8AF" w14:textId="35F219D6" w:rsidR="00606883" w:rsidRPr="0048090B" w:rsidRDefault="00606883" w:rsidP="00606883">
            <w:pPr>
              <w:widowControl/>
              <w:jc w:val="right"/>
              <w:rPr>
                <w:rFonts w:ascii="Times New Roman" w:eastAsia="ＭＳ 明朝" w:hAnsi="Times New Roman" w:cs="Times New Roman"/>
                <w:color w:val="000000"/>
                <w:kern w:val="0"/>
                <w:szCs w:val="21"/>
              </w:rPr>
              <w:pPrChange w:id="2957" w:author="松山 ファミリー" w:date="2023-02-08T01:40:00Z">
                <w:pPr>
                  <w:widowControl/>
                </w:pPr>
              </w:pPrChange>
            </w:pPr>
            <w:ins w:id="2958" w:author="松山　晃大" w:date="2023-02-08T01:41:00Z">
              <w:r w:rsidRPr="0048090B">
                <w:rPr>
                  <w:rFonts w:ascii="Times New Roman" w:eastAsia="ＭＳ 明朝" w:hAnsi="Times New Roman" w:cs="Times New Roman"/>
                  <w:color w:val="000000"/>
                  <w:kern w:val="0"/>
                  <w:szCs w:val="21"/>
                </w:rPr>
                <w:t>1650</w:t>
              </w:r>
            </w:ins>
          </w:p>
        </w:tc>
        <w:tc>
          <w:tcPr>
            <w:tcW w:w="1417" w:type="dxa"/>
            <w:tcBorders>
              <w:top w:val="nil"/>
              <w:left w:val="nil"/>
              <w:bottom w:val="single" w:sz="4" w:space="0" w:color="auto"/>
              <w:right w:val="single" w:sz="4" w:space="0" w:color="auto"/>
            </w:tcBorders>
            <w:vAlign w:val="center"/>
            <w:tcPrChange w:id="2959" w:author="松山 ファミリー" w:date="2023-02-08T01:40:00Z">
              <w:tcPr>
                <w:tcW w:w="284" w:type="dxa"/>
                <w:tcBorders>
                  <w:top w:val="nil"/>
                  <w:left w:val="nil"/>
                  <w:bottom w:val="single" w:sz="4" w:space="0" w:color="auto"/>
                  <w:right w:val="single" w:sz="4" w:space="0" w:color="auto"/>
                </w:tcBorders>
              </w:tcPr>
            </w:tcPrChange>
          </w:tcPr>
          <w:p w14:paraId="1D7FDF4E" w14:textId="600FD1C5" w:rsidR="00606883" w:rsidRPr="0048090B" w:rsidRDefault="00606883" w:rsidP="00606883">
            <w:pPr>
              <w:widowControl/>
              <w:jc w:val="right"/>
              <w:rPr>
                <w:rFonts w:ascii="Times New Roman" w:eastAsia="ＭＳ 明朝" w:hAnsi="Times New Roman" w:cs="Times New Roman"/>
                <w:color w:val="000000"/>
                <w:kern w:val="0"/>
                <w:szCs w:val="21"/>
              </w:rPr>
              <w:pPrChange w:id="2960" w:author="松山 ファミリー" w:date="2023-02-08T01:40:00Z">
                <w:pPr>
                  <w:widowControl/>
                </w:pPr>
              </w:pPrChange>
            </w:pPr>
            <w:ins w:id="2961" w:author="松山　晃大" w:date="2023-02-08T01:41:00Z">
              <w:r w:rsidRPr="0048090B">
                <w:rPr>
                  <w:rFonts w:ascii="Times New Roman" w:eastAsia="ＭＳ 明朝" w:hAnsi="Times New Roman" w:cs="Times New Roman"/>
                  <w:color w:val="000000"/>
                  <w:kern w:val="0"/>
                  <w:szCs w:val="21"/>
                </w:rPr>
                <w:t>280</w:t>
              </w:r>
            </w:ins>
          </w:p>
        </w:tc>
        <w:tc>
          <w:tcPr>
            <w:tcW w:w="1559" w:type="dxa"/>
            <w:tcBorders>
              <w:top w:val="nil"/>
              <w:left w:val="nil"/>
              <w:bottom w:val="single" w:sz="4" w:space="0" w:color="auto"/>
              <w:right w:val="single" w:sz="4" w:space="0" w:color="auto"/>
            </w:tcBorders>
            <w:vAlign w:val="center"/>
            <w:tcPrChange w:id="2962" w:author="松山 ファミリー" w:date="2023-02-08T01:40:00Z">
              <w:tcPr>
                <w:tcW w:w="284" w:type="dxa"/>
                <w:tcBorders>
                  <w:top w:val="nil"/>
                  <w:left w:val="nil"/>
                  <w:bottom w:val="single" w:sz="4" w:space="0" w:color="auto"/>
                  <w:right w:val="single" w:sz="4" w:space="0" w:color="auto"/>
                </w:tcBorders>
              </w:tcPr>
            </w:tcPrChange>
          </w:tcPr>
          <w:p w14:paraId="4DA68562" w14:textId="4F442192" w:rsidR="00606883" w:rsidRPr="0048090B" w:rsidRDefault="00606883" w:rsidP="00606883">
            <w:pPr>
              <w:widowControl/>
              <w:jc w:val="right"/>
              <w:rPr>
                <w:rFonts w:ascii="Times New Roman" w:eastAsia="ＭＳ 明朝" w:hAnsi="Times New Roman" w:cs="Times New Roman"/>
                <w:color w:val="000000"/>
                <w:kern w:val="0"/>
                <w:szCs w:val="21"/>
              </w:rPr>
              <w:pPrChange w:id="2963" w:author="松山 ファミリー" w:date="2023-02-08T01:40:00Z">
                <w:pPr>
                  <w:widowControl/>
                </w:pPr>
              </w:pPrChange>
            </w:pPr>
            <w:ins w:id="2964" w:author="松山　晃大" w:date="2023-02-08T01:41:00Z">
              <w:r w:rsidRPr="0048090B">
                <w:rPr>
                  <w:rFonts w:ascii="Times New Roman" w:eastAsia="ＭＳ 明朝" w:hAnsi="Times New Roman" w:cs="Times New Roman"/>
                  <w:color w:val="000000"/>
                  <w:kern w:val="0"/>
                  <w:szCs w:val="21"/>
                </w:rPr>
                <w:t>2.436</w:t>
              </w:r>
              <w:del w:id="2965"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2A58B294" w14:textId="19CF9065" w:rsidTr="00606883">
        <w:trPr>
          <w:trHeight w:val="280"/>
          <w:trPrChange w:id="2966"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967"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A38FF6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Change w:id="2968"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27AB532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2969"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72A12015" w14:textId="36486A15" w:rsidR="00606883" w:rsidRPr="0048090B" w:rsidRDefault="00606883" w:rsidP="00606883">
            <w:pPr>
              <w:widowControl/>
              <w:jc w:val="right"/>
              <w:rPr>
                <w:rFonts w:ascii="Times New Roman" w:eastAsia="ＭＳ 明朝" w:hAnsi="Times New Roman" w:cs="Times New Roman"/>
                <w:color w:val="000000"/>
                <w:kern w:val="0"/>
                <w:szCs w:val="21"/>
              </w:rPr>
            </w:pPr>
            <w:ins w:id="2970" w:author="松山 ファミリー" w:date="2023-02-08T01:41: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3</w:t>
            </w:r>
            <w:del w:id="2971" w:author="松山 ファミリー" w:date="2023-02-08T01:41: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490</w:t>
            </w:r>
            <w:del w:id="2972" w:author="松山 ファミリー" w:date="2023-02-08T01:42:00Z">
              <w:r w:rsidRPr="0048090B" w:rsidDel="0060688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973" w:author="松山 ファミリー" w:date="2023-02-08T01:40:00Z">
              <w:tcPr>
                <w:tcW w:w="284" w:type="dxa"/>
                <w:tcBorders>
                  <w:top w:val="nil"/>
                  <w:left w:val="nil"/>
                  <w:bottom w:val="single" w:sz="4" w:space="0" w:color="auto"/>
                  <w:right w:val="single" w:sz="4" w:space="0" w:color="auto"/>
                </w:tcBorders>
              </w:tcPr>
            </w:tcPrChange>
          </w:tcPr>
          <w:p w14:paraId="13375363"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2974"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975" w:author="松山 ファミリー" w:date="2023-02-08T01:40:00Z">
              <w:tcPr>
                <w:tcW w:w="284" w:type="dxa"/>
                <w:tcBorders>
                  <w:top w:val="nil"/>
                  <w:left w:val="nil"/>
                  <w:bottom w:val="single" w:sz="4" w:space="0" w:color="auto"/>
                  <w:right w:val="single" w:sz="4" w:space="0" w:color="auto"/>
                </w:tcBorders>
              </w:tcPr>
            </w:tcPrChange>
          </w:tcPr>
          <w:p w14:paraId="4AE32D0F" w14:textId="455D0EC2" w:rsidR="00606883" w:rsidRPr="0048090B" w:rsidRDefault="00606883" w:rsidP="00606883">
            <w:pPr>
              <w:widowControl/>
              <w:jc w:val="right"/>
              <w:rPr>
                <w:rFonts w:ascii="Times New Roman" w:eastAsia="ＭＳ 明朝" w:hAnsi="Times New Roman" w:cs="Times New Roman"/>
                <w:color w:val="000000"/>
                <w:kern w:val="0"/>
                <w:szCs w:val="21"/>
              </w:rPr>
              <w:pPrChange w:id="2976" w:author="松山 ファミリー" w:date="2023-02-08T01:40:00Z">
                <w:pPr>
                  <w:widowControl/>
                </w:pPr>
              </w:pPrChange>
            </w:pPr>
            <w:ins w:id="2977" w:author="松山　晃大" w:date="2023-02-08T01:41:00Z">
              <w:r w:rsidRPr="0048090B">
                <w:rPr>
                  <w:rFonts w:ascii="Times New Roman" w:eastAsia="ＭＳ 明朝" w:hAnsi="Times New Roman" w:cs="Times New Roman"/>
                  <w:color w:val="000000"/>
                  <w:kern w:val="0"/>
                  <w:szCs w:val="21"/>
                </w:rPr>
                <w:t>1700</w:t>
              </w:r>
            </w:ins>
          </w:p>
        </w:tc>
        <w:tc>
          <w:tcPr>
            <w:tcW w:w="1417" w:type="dxa"/>
            <w:tcBorders>
              <w:top w:val="nil"/>
              <w:left w:val="nil"/>
              <w:bottom w:val="single" w:sz="4" w:space="0" w:color="auto"/>
              <w:right w:val="single" w:sz="4" w:space="0" w:color="auto"/>
            </w:tcBorders>
            <w:vAlign w:val="center"/>
            <w:tcPrChange w:id="2978" w:author="松山 ファミリー" w:date="2023-02-08T01:40:00Z">
              <w:tcPr>
                <w:tcW w:w="284" w:type="dxa"/>
                <w:tcBorders>
                  <w:top w:val="nil"/>
                  <w:left w:val="nil"/>
                  <w:bottom w:val="single" w:sz="4" w:space="0" w:color="auto"/>
                  <w:right w:val="single" w:sz="4" w:space="0" w:color="auto"/>
                </w:tcBorders>
              </w:tcPr>
            </w:tcPrChange>
          </w:tcPr>
          <w:p w14:paraId="08448566" w14:textId="4B5A8AC6" w:rsidR="00606883" w:rsidRPr="0048090B" w:rsidRDefault="00606883" w:rsidP="00606883">
            <w:pPr>
              <w:widowControl/>
              <w:jc w:val="right"/>
              <w:rPr>
                <w:rFonts w:ascii="Times New Roman" w:eastAsia="ＭＳ 明朝" w:hAnsi="Times New Roman" w:cs="Times New Roman"/>
                <w:color w:val="000000"/>
                <w:kern w:val="0"/>
                <w:szCs w:val="21"/>
              </w:rPr>
              <w:pPrChange w:id="2979" w:author="松山 ファミリー" w:date="2023-02-08T01:40:00Z">
                <w:pPr>
                  <w:widowControl/>
                </w:pPr>
              </w:pPrChange>
            </w:pPr>
            <w:ins w:id="2980" w:author="松山　晃大" w:date="2023-02-08T01:41:00Z">
              <w:r w:rsidRPr="0048090B">
                <w:rPr>
                  <w:rFonts w:ascii="Times New Roman" w:eastAsia="ＭＳ 明朝" w:hAnsi="Times New Roman" w:cs="Times New Roman"/>
                  <w:color w:val="000000"/>
                  <w:kern w:val="0"/>
                  <w:szCs w:val="21"/>
                </w:rPr>
                <w:t>380</w:t>
              </w:r>
            </w:ins>
          </w:p>
        </w:tc>
        <w:tc>
          <w:tcPr>
            <w:tcW w:w="1559" w:type="dxa"/>
            <w:tcBorders>
              <w:top w:val="nil"/>
              <w:left w:val="nil"/>
              <w:bottom w:val="single" w:sz="4" w:space="0" w:color="auto"/>
              <w:right w:val="single" w:sz="4" w:space="0" w:color="auto"/>
            </w:tcBorders>
            <w:vAlign w:val="center"/>
            <w:tcPrChange w:id="2981" w:author="松山 ファミリー" w:date="2023-02-08T01:40:00Z">
              <w:tcPr>
                <w:tcW w:w="284" w:type="dxa"/>
                <w:tcBorders>
                  <w:top w:val="nil"/>
                  <w:left w:val="nil"/>
                  <w:bottom w:val="single" w:sz="4" w:space="0" w:color="auto"/>
                  <w:right w:val="single" w:sz="4" w:space="0" w:color="auto"/>
                </w:tcBorders>
              </w:tcPr>
            </w:tcPrChange>
          </w:tcPr>
          <w:p w14:paraId="47BE5194" w14:textId="413083CA" w:rsidR="00606883" w:rsidRPr="0048090B" w:rsidRDefault="00606883" w:rsidP="00606883">
            <w:pPr>
              <w:widowControl/>
              <w:jc w:val="right"/>
              <w:rPr>
                <w:rFonts w:ascii="Times New Roman" w:eastAsia="ＭＳ 明朝" w:hAnsi="Times New Roman" w:cs="Times New Roman"/>
                <w:color w:val="000000"/>
                <w:kern w:val="0"/>
                <w:szCs w:val="21"/>
              </w:rPr>
              <w:pPrChange w:id="2982" w:author="松山 ファミリー" w:date="2023-02-08T01:40:00Z">
                <w:pPr>
                  <w:widowControl/>
                </w:pPr>
              </w:pPrChange>
            </w:pPr>
            <w:ins w:id="2983" w:author="松山　晃大" w:date="2023-02-08T01:41:00Z">
              <w:r w:rsidRPr="0048090B">
                <w:rPr>
                  <w:rFonts w:ascii="Times New Roman" w:eastAsia="ＭＳ 明朝" w:hAnsi="Times New Roman" w:cs="Times New Roman"/>
                  <w:color w:val="000000"/>
                  <w:kern w:val="0"/>
                  <w:szCs w:val="21"/>
                </w:rPr>
                <w:t>3.302</w:t>
              </w:r>
              <w:del w:id="2984"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66A6EF2A" w14:textId="62A7EA47" w:rsidTr="00606883">
        <w:trPr>
          <w:trHeight w:val="280"/>
          <w:trPrChange w:id="2985"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986"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7C78F7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Change w:id="2987"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2DD693F4"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2988"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1BF6D06F" w14:textId="6F471F97" w:rsidR="00606883" w:rsidRPr="0048090B" w:rsidRDefault="00606883" w:rsidP="00606883">
            <w:pPr>
              <w:widowControl/>
              <w:jc w:val="right"/>
              <w:rPr>
                <w:rFonts w:ascii="Times New Roman" w:eastAsia="ＭＳ 明朝" w:hAnsi="Times New Roman" w:cs="Times New Roman"/>
                <w:color w:val="000000"/>
                <w:kern w:val="0"/>
                <w:szCs w:val="21"/>
              </w:rPr>
            </w:pPr>
            <w:ins w:id="2989" w:author="松山 ファミリー" w:date="2023-02-08T01:41: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4</w:t>
            </w:r>
            <w:del w:id="2990" w:author="松山 ファミリー" w:date="2023-02-08T01:41: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362</w:t>
            </w:r>
            <w:del w:id="2991" w:author="松山 ファミリー" w:date="2023-02-08T01:42:00Z">
              <w:r w:rsidRPr="0048090B" w:rsidDel="0060688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992" w:author="松山 ファミリー" w:date="2023-02-08T01:40:00Z">
              <w:tcPr>
                <w:tcW w:w="284" w:type="dxa"/>
                <w:tcBorders>
                  <w:top w:val="nil"/>
                  <w:left w:val="nil"/>
                  <w:bottom w:val="single" w:sz="4" w:space="0" w:color="auto"/>
                  <w:right w:val="single" w:sz="4" w:space="0" w:color="auto"/>
                </w:tcBorders>
              </w:tcPr>
            </w:tcPrChange>
          </w:tcPr>
          <w:p w14:paraId="7113274C"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2993"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994" w:author="松山 ファミリー" w:date="2023-02-08T01:40:00Z">
              <w:tcPr>
                <w:tcW w:w="284" w:type="dxa"/>
                <w:tcBorders>
                  <w:top w:val="nil"/>
                  <w:left w:val="nil"/>
                  <w:bottom w:val="single" w:sz="4" w:space="0" w:color="auto"/>
                  <w:right w:val="single" w:sz="4" w:space="0" w:color="auto"/>
                </w:tcBorders>
              </w:tcPr>
            </w:tcPrChange>
          </w:tcPr>
          <w:p w14:paraId="5ED3A099" w14:textId="1EC567C2" w:rsidR="00606883" w:rsidRPr="0048090B" w:rsidRDefault="00606883" w:rsidP="00606883">
            <w:pPr>
              <w:widowControl/>
              <w:jc w:val="right"/>
              <w:rPr>
                <w:rFonts w:ascii="Times New Roman" w:eastAsia="ＭＳ 明朝" w:hAnsi="Times New Roman" w:cs="Times New Roman"/>
                <w:color w:val="000000"/>
                <w:kern w:val="0"/>
                <w:szCs w:val="21"/>
              </w:rPr>
              <w:pPrChange w:id="2995" w:author="松山 ファミリー" w:date="2023-02-08T01:40:00Z">
                <w:pPr>
                  <w:widowControl/>
                </w:pPr>
              </w:pPrChange>
            </w:pPr>
            <w:ins w:id="2996" w:author="松山　晃大" w:date="2023-02-08T01:41:00Z">
              <w:r w:rsidRPr="0048090B">
                <w:rPr>
                  <w:rFonts w:ascii="Times New Roman" w:eastAsia="ＭＳ 明朝" w:hAnsi="Times New Roman" w:cs="Times New Roman"/>
                  <w:color w:val="000000"/>
                  <w:kern w:val="0"/>
                  <w:szCs w:val="21"/>
                </w:rPr>
                <w:t>1800</w:t>
              </w:r>
            </w:ins>
          </w:p>
        </w:tc>
        <w:tc>
          <w:tcPr>
            <w:tcW w:w="1417" w:type="dxa"/>
            <w:tcBorders>
              <w:top w:val="nil"/>
              <w:left w:val="nil"/>
              <w:bottom w:val="single" w:sz="4" w:space="0" w:color="auto"/>
              <w:right w:val="single" w:sz="4" w:space="0" w:color="auto"/>
            </w:tcBorders>
            <w:vAlign w:val="center"/>
            <w:tcPrChange w:id="2997" w:author="松山 ファミリー" w:date="2023-02-08T01:40:00Z">
              <w:tcPr>
                <w:tcW w:w="284" w:type="dxa"/>
                <w:tcBorders>
                  <w:top w:val="nil"/>
                  <w:left w:val="nil"/>
                  <w:bottom w:val="single" w:sz="4" w:space="0" w:color="auto"/>
                  <w:right w:val="single" w:sz="4" w:space="0" w:color="auto"/>
                </w:tcBorders>
              </w:tcPr>
            </w:tcPrChange>
          </w:tcPr>
          <w:p w14:paraId="77C5029E" w14:textId="6EA72FA7" w:rsidR="00606883" w:rsidRPr="0048090B" w:rsidRDefault="00606883" w:rsidP="00606883">
            <w:pPr>
              <w:widowControl/>
              <w:jc w:val="right"/>
              <w:rPr>
                <w:rFonts w:ascii="Times New Roman" w:eastAsia="ＭＳ 明朝" w:hAnsi="Times New Roman" w:cs="Times New Roman"/>
                <w:color w:val="000000"/>
                <w:kern w:val="0"/>
                <w:szCs w:val="21"/>
              </w:rPr>
              <w:pPrChange w:id="2998" w:author="松山 ファミリー" w:date="2023-02-08T01:40:00Z">
                <w:pPr>
                  <w:widowControl/>
                </w:pPr>
              </w:pPrChange>
            </w:pPr>
            <w:ins w:id="2999" w:author="松山　晃大" w:date="2023-02-08T01:41:00Z">
              <w:r w:rsidRPr="0048090B">
                <w:rPr>
                  <w:rFonts w:ascii="Times New Roman" w:eastAsia="ＭＳ 明朝" w:hAnsi="Times New Roman" w:cs="Times New Roman"/>
                  <w:color w:val="000000"/>
                  <w:kern w:val="0"/>
                  <w:szCs w:val="21"/>
                </w:rPr>
                <w:t>480</w:t>
              </w:r>
            </w:ins>
          </w:p>
        </w:tc>
        <w:tc>
          <w:tcPr>
            <w:tcW w:w="1559" w:type="dxa"/>
            <w:tcBorders>
              <w:top w:val="nil"/>
              <w:left w:val="nil"/>
              <w:bottom w:val="single" w:sz="4" w:space="0" w:color="auto"/>
              <w:right w:val="single" w:sz="4" w:space="0" w:color="auto"/>
            </w:tcBorders>
            <w:vAlign w:val="center"/>
            <w:tcPrChange w:id="3000" w:author="松山 ファミリー" w:date="2023-02-08T01:40:00Z">
              <w:tcPr>
                <w:tcW w:w="284" w:type="dxa"/>
                <w:tcBorders>
                  <w:top w:val="nil"/>
                  <w:left w:val="nil"/>
                  <w:bottom w:val="single" w:sz="4" w:space="0" w:color="auto"/>
                  <w:right w:val="single" w:sz="4" w:space="0" w:color="auto"/>
                </w:tcBorders>
              </w:tcPr>
            </w:tcPrChange>
          </w:tcPr>
          <w:p w14:paraId="5C025CF6" w14:textId="783EC6C7" w:rsidR="00606883" w:rsidRPr="0048090B" w:rsidRDefault="00606883" w:rsidP="00606883">
            <w:pPr>
              <w:widowControl/>
              <w:jc w:val="right"/>
              <w:rPr>
                <w:rFonts w:ascii="Times New Roman" w:eastAsia="ＭＳ 明朝" w:hAnsi="Times New Roman" w:cs="Times New Roman"/>
                <w:color w:val="000000"/>
                <w:kern w:val="0"/>
                <w:szCs w:val="21"/>
              </w:rPr>
              <w:pPrChange w:id="3001" w:author="松山 ファミリー" w:date="2023-02-08T01:40:00Z">
                <w:pPr>
                  <w:widowControl/>
                </w:pPr>
              </w:pPrChange>
            </w:pPr>
            <w:ins w:id="3002" w:author="松山　晃大" w:date="2023-02-08T01:41:00Z">
              <w:r w:rsidRPr="0048090B">
                <w:rPr>
                  <w:rFonts w:ascii="Times New Roman" w:eastAsia="ＭＳ 明朝" w:hAnsi="Times New Roman" w:cs="Times New Roman"/>
                  <w:color w:val="000000"/>
                  <w:kern w:val="0"/>
                  <w:szCs w:val="21"/>
                </w:rPr>
                <w:t>4.165</w:t>
              </w:r>
              <w:del w:id="3003"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29B48F43" w14:textId="39097EB5" w:rsidTr="00606883">
        <w:trPr>
          <w:trHeight w:val="280"/>
          <w:trPrChange w:id="3004"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005"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D320AFB"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Change w:id="3006"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73DC082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Change w:id="3007"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5B3209F3" w14:textId="6B666D7C" w:rsidR="00606883" w:rsidRPr="0048090B" w:rsidRDefault="00606883" w:rsidP="00606883">
            <w:pPr>
              <w:widowControl/>
              <w:jc w:val="right"/>
              <w:rPr>
                <w:rFonts w:ascii="Times New Roman" w:eastAsia="ＭＳ 明朝" w:hAnsi="Times New Roman" w:cs="Times New Roman"/>
                <w:color w:val="000000"/>
                <w:kern w:val="0"/>
                <w:szCs w:val="21"/>
              </w:rPr>
            </w:pPr>
            <w:ins w:id="3008" w:author="松山 ファミリー" w:date="2023-02-08T01:41: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5</w:t>
            </w:r>
            <w:del w:id="3009" w:author="松山 ファミリー" w:date="2023-02-08T01:42: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234</w:t>
            </w:r>
            <w:del w:id="3010" w:author="松山 ファミリー" w:date="2023-02-08T01:42:00Z">
              <w:r w:rsidRPr="0048090B" w:rsidDel="0060688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011" w:author="松山 ファミリー" w:date="2023-02-08T01:40:00Z">
              <w:tcPr>
                <w:tcW w:w="284" w:type="dxa"/>
                <w:tcBorders>
                  <w:top w:val="nil"/>
                  <w:left w:val="nil"/>
                  <w:bottom w:val="single" w:sz="4" w:space="0" w:color="auto"/>
                  <w:right w:val="single" w:sz="4" w:space="0" w:color="auto"/>
                </w:tcBorders>
              </w:tcPr>
            </w:tcPrChange>
          </w:tcPr>
          <w:p w14:paraId="1443879F"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3012"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3013" w:author="松山 ファミリー" w:date="2023-02-08T01:40:00Z">
              <w:tcPr>
                <w:tcW w:w="284" w:type="dxa"/>
                <w:tcBorders>
                  <w:top w:val="nil"/>
                  <w:left w:val="nil"/>
                  <w:bottom w:val="single" w:sz="4" w:space="0" w:color="auto"/>
                  <w:right w:val="single" w:sz="4" w:space="0" w:color="auto"/>
                </w:tcBorders>
              </w:tcPr>
            </w:tcPrChange>
          </w:tcPr>
          <w:p w14:paraId="3C4EB34E" w14:textId="518AEBB6" w:rsidR="00606883" w:rsidRPr="0048090B" w:rsidRDefault="00606883" w:rsidP="00606883">
            <w:pPr>
              <w:widowControl/>
              <w:jc w:val="right"/>
              <w:rPr>
                <w:rFonts w:ascii="Times New Roman" w:eastAsia="ＭＳ 明朝" w:hAnsi="Times New Roman" w:cs="Times New Roman"/>
                <w:color w:val="000000"/>
                <w:kern w:val="0"/>
                <w:szCs w:val="21"/>
              </w:rPr>
              <w:pPrChange w:id="3014" w:author="松山 ファミリー" w:date="2023-02-08T01:40:00Z">
                <w:pPr>
                  <w:widowControl/>
                </w:pPr>
              </w:pPrChange>
            </w:pPr>
            <w:ins w:id="3015" w:author="松山　晃大" w:date="2023-02-08T01:41:00Z">
              <w:r w:rsidRPr="0048090B">
                <w:rPr>
                  <w:rFonts w:ascii="Times New Roman" w:eastAsia="ＭＳ 明朝" w:hAnsi="Times New Roman" w:cs="Times New Roman"/>
                  <w:color w:val="000000"/>
                  <w:kern w:val="0"/>
                  <w:szCs w:val="21"/>
                </w:rPr>
                <w:t>1900</w:t>
              </w:r>
            </w:ins>
          </w:p>
        </w:tc>
        <w:tc>
          <w:tcPr>
            <w:tcW w:w="1417" w:type="dxa"/>
            <w:tcBorders>
              <w:top w:val="nil"/>
              <w:left w:val="nil"/>
              <w:bottom w:val="single" w:sz="4" w:space="0" w:color="auto"/>
              <w:right w:val="single" w:sz="4" w:space="0" w:color="auto"/>
            </w:tcBorders>
            <w:vAlign w:val="center"/>
            <w:tcPrChange w:id="3016" w:author="松山 ファミリー" w:date="2023-02-08T01:40:00Z">
              <w:tcPr>
                <w:tcW w:w="284" w:type="dxa"/>
                <w:tcBorders>
                  <w:top w:val="nil"/>
                  <w:left w:val="nil"/>
                  <w:bottom w:val="single" w:sz="4" w:space="0" w:color="auto"/>
                  <w:right w:val="single" w:sz="4" w:space="0" w:color="auto"/>
                </w:tcBorders>
              </w:tcPr>
            </w:tcPrChange>
          </w:tcPr>
          <w:p w14:paraId="3241911A" w14:textId="598B5C2E" w:rsidR="00606883" w:rsidRPr="0048090B" w:rsidRDefault="00606883" w:rsidP="00606883">
            <w:pPr>
              <w:widowControl/>
              <w:jc w:val="right"/>
              <w:rPr>
                <w:rFonts w:ascii="Times New Roman" w:eastAsia="ＭＳ 明朝" w:hAnsi="Times New Roman" w:cs="Times New Roman"/>
                <w:color w:val="000000"/>
                <w:kern w:val="0"/>
                <w:szCs w:val="21"/>
              </w:rPr>
              <w:pPrChange w:id="3017" w:author="松山 ファミリー" w:date="2023-02-08T01:40:00Z">
                <w:pPr>
                  <w:widowControl/>
                </w:pPr>
              </w:pPrChange>
            </w:pPr>
            <w:ins w:id="3018" w:author="松山　晃大" w:date="2023-02-08T01:41:00Z">
              <w:r w:rsidRPr="0048090B">
                <w:rPr>
                  <w:rFonts w:ascii="Times New Roman" w:eastAsia="ＭＳ 明朝" w:hAnsi="Times New Roman" w:cs="Times New Roman"/>
                  <w:color w:val="000000"/>
                  <w:kern w:val="0"/>
                  <w:szCs w:val="21"/>
                </w:rPr>
                <w:t>580</w:t>
              </w:r>
            </w:ins>
          </w:p>
        </w:tc>
        <w:tc>
          <w:tcPr>
            <w:tcW w:w="1559" w:type="dxa"/>
            <w:tcBorders>
              <w:top w:val="nil"/>
              <w:left w:val="nil"/>
              <w:bottom w:val="single" w:sz="4" w:space="0" w:color="auto"/>
              <w:right w:val="single" w:sz="4" w:space="0" w:color="auto"/>
            </w:tcBorders>
            <w:vAlign w:val="center"/>
            <w:tcPrChange w:id="3019" w:author="松山 ファミリー" w:date="2023-02-08T01:40:00Z">
              <w:tcPr>
                <w:tcW w:w="284" w:type="dxa"/>
                <w:tcBorders>
                  <w:top w:val="nil"/>
                  <w:left w:val="nil"/>
                  <w:bottom w:val="single" w:sz="4" w:space="0" w:color="auto"/>
                  <w:right w:val="single" w:sz="4" w:space="0" w:color="auto"/>
                </w:tcBorders>
              </w:tcPr>
            </w:tcPrChange>
          </w:tcPr>
          <w:p w14:paraId="18685D27" w14:textId="3873EB62" w:rsidR="00606883" w:rsidRPr="0048090B" w:rsidRDefault="00606883" w:rsidP="00606883">
            <w:pPr>
              <w:widowControl/>
              <w:jc w:val="right"/>
              <w:rPr>
                <w:rFonts w:ascii="Times New Roman" w:eastAsia="ＭＳ 明朝" w:hAnsi="Times New Roman" w:cs="Times New Roman"/>
                <w:color w:val="000000"/>
                <w:kern w:val="0"/>
                <w:szCs w:val="21"/>
              </w:rPr>
              <w:pPrChange w:id="3020" w:author="松山 ファミリー" w:date="2023-02-08T01:40:00Z">
                <w:pPr>
                  <w:widowControl/>
                </w:pPr>
              </w:pPrChange>
            </w:pPr>
            <w:ins w:id="3021" w:author="松山　晃大" w:date="2023-02-08T01:41:00Z">
              <w:r w:rsidRPr="0048090B">
                <w:rPr>
                  <w:rFonts w:ascii="Times New Roman" w:eastAsia="ＭＳ 明朝" w:hAnsi="Times New Roman" w:cs="Times New Roman"/>
                  <w:color w:val="000000"/>
                  <w:kern w:val="0"/>
                  <w:szCs w:val="21"/>
                </w:rPr>
                <w:t>5.027</w:t>
              </w:r>
              <w:del w:id="3022"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72284E72" w14:textId="76C41824" w:rsidTr="00606883">
        <w:trPr>
          <w:trHeight w:val="280"/>
          <w:trPrChange w:id="3023"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024"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EE8CAF8"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Change w:id="3025"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13BF4677"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Change w:id="3026"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2BFF09D1" w14:textId="3DB52524" w:rsidR="00606883" w:rsidRPr="0048090B" w:rsidRDefault="00606883" w:rsidP="00606883">
            <w:pPr>
              <w:widowControl/>
              <w:jc w:val="right"/>
              <w:rPr>
                <w:rFonts w:ascii="Times New Roman" w:eastAsia="ＭＳ 明朝" w:hAnsi="Times New Roman" w:cs="Times New Roman"/>
                <w:color w:val="000000"/>
                <w:kern w:val="0"/>
                <w:szCs w:val="21"/>
              </w:rPr>
            </w:pPr>
            <w:ins w:id="3027" w:author="松山 ファミリー" w:date="2023-02-08T01:41: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6</w:t>
            </w:r>
            <w:del w:id="3028" w:author="松山 ファミリー" w:date="2023-02-08T01:42: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105</w:t>
            </w:r>
            <w:del w:id="3029" w:author="松山 ファミリー" w:date="2023-02-08T01:42:00Z">
              <w:r w:rsidRPr="0048090B" w:rsidDel="0060688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030" w:author="松山 ファミリー" w:date="2023-02-08T01:40:00Z">
              <w:tcPr>
                <w:tcW w:w="284" w:type="dxa"/>
                <w:tcBorders>
                  <w:top w:val="nil"/>
                  <w:left w:val="nil"/>
                  <w:bottom w:val="single" w:sz="4" w:space="0" w:color="auto"/>
                  <w:right w:val="single" w:sz="4" w:space="0" w:color="auto"/>
                </w:tcBorders>
              </w:tcPr>
            </w:tcPrChange>
          </w:tcPr>
          <w:p w14:paraId="79506056"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3031"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3032" w:author="松山 ファミリー" w:date="2023-02-08T01:40:00Z">
              <w:tcPr>
                <w:tcW w:w="284" w:type="dxa"/>
                <w:tcBorders>
                  <w:top w:val="nil"/>
                  <w:left w:val="nil"/>
                  <w:bottom w:val="single" w:sz="4" w:space="0" w:color="auto"/>
                  <w:right w:val="single" w:sz="4" w:space="0" w:color="auto"/>
                </w:tcBorders>
              </w:tcPr>
            </w:tcPrChange>
          </w:tcPr>
          <w:p w14:paraId="5BDF04A1" w14:textId="441FC971" w:rsidR="00606883" w:rsidRPr="0048090B" w:rsidRDefault="00606883" w:rsidP="00606883">
            <w:pPr>
              <w:widowControl/>
              <w:jc w:val="right"/>
              <w:rPr>
                <w:rFonts w:ascii="Times New Roman" w:eastAsia="ＭＳ 明朝" w:hAnsi="Times New Roman" w:cs="Times New Roman"/>
                <w:color w:val="000000"/>
                <w:kern w:val="0"/>
                <w:szCs w:val="21"/>
              </w:rPr>
              <w:pPrChange w:id="3033" w:author="松山 ファミリー" w:date="2023-02-08T01:40:00Z">
                <w:pPr>
                  <w:widowControl/>
                </w:pPr>
              </w:pPrChange>
            </w:pPr>
            <w:ins w:id="3034" w:author="松山　晃大" w:date="2023-02-08T01:41:00Z">
              <w:r w:rsidRPr="0048090B">
                <w:rPr>
                  <w:rFonts w:ascii="Times New Roman" w:eastAsia="ＭＳ 明朝" w:hAnsi="Times New Roman" w:cs="Times New Roman"/>
                  <w:color w:val="000000"/>
                  <w:kern w:val="0"/>
                  <w:szCs w:val="21"/>
                </w:rPr>
                <w:t>2000</w:t>
              </w:r>
            </w:ins>
          </w:p>
        </w:tc>
        <w:tc>
          <w:tcPr>
            <w:tcW w:w="1417" w:type="dxa"/>
            <w:tcBorders>
              <w:top w:val="nil"/>
              <w:left w:val="nil"/>
              <w:bottom w:val="single" w:sz="4" w:space="0" w:color="auto"/>
              <w:right w:val="single" w:sz="4" w:space="0" w:color="auto"/>
            </w:tcBorders>
            <w:vAlign w:val="center"/>
            <w:tcPrChange w:id="3035" w:author="松山 ファミリー" w:date="2023-02-08T01:40:00Z">
              <w:tcPr>
                <w:tcW w:w="284" w:type="dxa"/>
                <w:tcBorders>
                  <w:top w:val="nil"/>
                  <w:left w:val="nil"/>
                  <w:bottom w:val="single" w:sz="4" w:space="0" w:color="auto"/>
                  <w:right w:val="single" w:sz="4" w:space="0" w:color="auto"/>
                </w:tcBorders>
              </w:tcPr>
            </w:tcPrChange>
          </w:tcPr>
          <w:p w14:paraId="15C16F87" w14:textId="4CFECA82" w:rsidR="00606883" w:rsidRPr="0048090B" w:rsidRDefault="00606883" w:rsidP="00606883">
            <w:pPr>
              <w:widowControl/>
              <w:jc w:val="right"/>
              <w:rPr>
                <w:rFonts w:ascii="Times New Roman" w:eastAsia="ＭＳ 明朝" w:hAnsi="Times New Roman" w:cs="Times New Roman"/>
                <w:color w:val="000000"/>
                <w:kern w:val="0"/>
                <w:szCs w:val="21"/>
              </w:rPr>
              <w:pPrChange w:id="3036" w:author="松山 ファミリー" w:date="2023-02-08T01:40:00Z">
                <w:pPr>
                  <w:widowControl/>
                </w:pPr>
              </w:pPrChange>
            </w:pPr>
            <w:ins w:id="3037" w:author="松山　晃大" w:date="2023-02-08T01:41:00Z">
              <w:r w:rsidRPr="0048090B">
                <w:rPr>
                  <w:rFonts w:ascii="Times New Roman" w:eastAsia="ＭＳ 明朝" w:hAnsi="Times New Roman" w:cs="Times New Roman"/>
                  <w:color w:val="000000"/>
                  <w:kern w:val="0"/>
                  <w:szCs w:val="21"/>
                </w:rPr>
                <w:t>580</w:t>
              </w:r>
            </w:ins>
          </w:p>
        </w:tc>
        <w:tc>
          <w:tcPr>
            <w:tcW w:w="1559" w:type="dxa"/>
            <w:tcBorders>
              <w:top w:val="nil"/>
              <w:left w:val="nil"/>
              <w:bottom w:val="single" w:sz="4" w:space="0" w:color="auto"/>
              <w:right w:val="single" w:sz="4" w:space="0" w:color="auto"/>
            </w:tcBorders>
            <w:vAlign w:val="center"/>
            <w:tcPrChange w:id="3038" w:author="松山 ファミリー" w:date="2023-02-08T01:40:00Z">
              <w:tcPr>
                <w:tcW w:w="284" w:type="dxa"/>
                <w:tcBorders>
                  <w:top w:val="nil"/>
                  <w:left w:val="nil"/>
                  <w:bottom w:val="single" w:sz="4" w:space="0" w:color="auto"/>
                  <w:right w:val="single" w:sz="4" w:space="0" w:color="auto"/>
                </w:tcBorders>
              </w:tcPr>
            </w:tcPrChange>
          </w:tcPr>
          <w:p w14:paraId="38E05C1E" w14:textId="06C9024B" w:rsidR="00606883" w:rsidRPr="0048090B" w:rsidRDefault="00606883" w:rsidP="00606883">
            <w:pPr>
              <w:widowControl/>
              <w:jc w:val="right"/>
              <w:rPr>
                <w:rFonts w:ascii="Times New Roman" w:eastAsia="ＭＳ 明朝" w:hAnsi="Times New Roman" w:cs="Times New Roman"/>
                <w:color w:val="000000"/>
                <w:kern w:val="0"/>
                <w:szCs w:val="21"/>
              </w:rPr>
              <w:pPrChange w:id="3039" w:author="松山 ファミリー" w:date="2023-02-08T01:40:00Z">
                <w:pPr>
                  <w:widowControl/>
                </w:pPr>
              </w:pPrChange>
            </w:pPr>
            <w:ins w:id="3040" w:author="松山　晃大" w:date="2023-02-08T01:41:00Z">
              <w:r w:rsidRPr="0048090B">
                <w:rPr>
                  <w:rFonts w:ascii="Times New Roman" w:eastAsia="ＭＳ 明朝" w:hAnsi="Times New Roman" w:cs="Times New Roman"/>
                  <w:color w:val="000000"/>
                  <w:kern w:val="0"/>
                  <w:szCs w:val="21"/>
                </w:rPr>
                <w:t>5.027</w:t>
              </w:r>
              <w:del w:id="3041"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1775EBDE" w14:textId="7530A32D" w:rsidTr="00606883">
        <w:trPr>
          <w:trHeight w:val="280"/>
          <w:trPrChange w:id="3042"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043"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565C1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Change w:id="3044"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7F1858D6"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Change w:id="3045"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6415128F" w14:textId="5AD3DE58" w:rsidR="00606883" w:rsidRPr="0048090B" w:rsidRDefault="00606883" w:rsidP="00606883">
            <w:pPr>
              <w:widowControl/>
              <w:jc w:val="right"/>
              <w:rPr>
                <w:rFonts w:ascii="Times New Roman" w:eastAsia="ＭＳ 明朝" w:hAnsi="Times New Roman" w:cs="Times New Roman"/>
                <w:color w:val="000000"/>
                <w:kern w:val="0"/>
                <w:szCs w:val="21"/>
              </w:rPr>
            </w:pPr>
            <w:ins w:id="3046" w:author="松山 ファミリー" w:date="2023-02-08T01:41: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6</w:t>
            </w:r>
            <w:del w:id="3047" w:author="松山 ファミリー" w:date="2023-02-08T01:41: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977</w:t>
            </w:r>
            <w:del w:id="3048" w:author="松山 ファミリー" w:date="2023-02-08T01:41:00Z">
              <w:r w:rsidRPr="0048090B" w:rsidDel="0060688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049" w:author="松山 ファミリー" w:date="2023-02-08T01:40:00Z">
              <w:tcPr>
                <w:tcW w:w="284" w:type="dxa"/>
                <w:tcBorders>
                  <w:top w:val="nil"/>
                  <w:left w:val="nil"/>
                  <w:bottom w:val="single" w:sz="4" w:space="0" w:color="auto"/>
                  <w:right w:val="single" w:sz="4" w:space="0" w:color="auto"/>
                </w:tcBorders>
              </w:tcPr>
            </w:tcPrChange>
          </w:tcPr>
          <w:p w14:paraId="71382A5E"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3050"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3051" w:author="松山 ファミリー" w:date="2023-02-08T01:40:00Z">
              <w:tcPr>
                <w:tcW w:w="284" w:type="dxa"/>
                <w:tcBorders>
                  <w:top w:val="nil"/>
                  <w:left w:val="nil"/>
                  <w:bottom w:val="single" w:sz="4" w:space="0" w:color="auto"/>
                  <w:right w:val="single" w:sz="4" w:space="0" w:color="auto"/>
                </w:tcBorders>
              </w:tcPr>
            </w:tcPrChange>
          </w:tcPr>
          <w:p w14:paraId="65F0F759" w14:textId="035FEEAD" w:rsidR="00606883" w:rsidRPr="0048090B" w:rsidRDefault="00606883" w:rsidP="00606883">
            <w:pPr>
              <w:widowControl/>
              <w:jc w:val="right"/>
              <w:rPr>
                <w:rFonts w:ascii="Times New Roman" w:eastAsia="ＭＳ 明朝" w:hAnsi="Times New Roman" w:cs="Times New Roman"/>
                <w:color w:val="000000"/>
                <w:kern w:val="0"/>
                <w:szCs w:val="21"/>
              </w:rPr>
              <w:pPrChange w:id="3052" w:author="松山 ファミリー" w:date="2023-02-08T01:40:00Z">
                <w:pPr>
                  <w:widowControl/>
                </w:pPr>
              </w:pPrChange>
            </w:pPr>
            <w:ins w:id="3053" w:author="松山　晃大" w:date="2023-02-08T01:40:00Z">
              <w:del w:id="3054" w:author="松山 ファミリー" w:date="2023-02-08T01:41:00Z">
                <w:r w:rsidRPr="0048090B" w:rsidDel="00606883">
                  <w:rPr>
                    <w:rFonts w:ascii="Times New Roman" w:eastAsia="ＭＳ 明朝" w:hAnsi="Times New Roman" w:cs="Times New Roman"/>
                    <w:color w:val="000000"/>
                    <w:kern w:val="0"/>
                    <w:szCs w:val="21"/>
                  </w:rPr>
                  <w:delText>1450</w:delText>
                </w:r>
              </w:del>
            </w:ins>
          </w:p>
        </w:tc>
        <w:tc>
          <w:tcPr>
            <w:tcW w:w="1417" w:type="dxa"/>
            <w:tcBorders>
              <w:top w:val="nil"/>
              <w:left w:val="nil"/>
              <w:bottom w:val="single" w:sz="4" w:space="0" w:color="auto"/>
              <w:right w:val="single" w:sz="4" w:space="0" w:color="auto"/>
            </w:tcBorders>
            <w:vAlign w:val="center"/>
            <w:tcPrChange w:id="3055" w:author="松山 ファミリー" w:date="2023-02-08T01:40:00Z">
              <w:tcPr>
                <w:tcW w:w="284" w:type="dxa"/>
                <w:tcBorders>
                  <w:top w:val="nil"/>
                  <w:left w:val="nil"/>
                  <w:bottom w:val="single" w:sz="4" w:space="0" w:color="auto"/>
                  <w:right w:val="single" w:sz="4" w:space="0" w:color="auto"/>
                </w:tcBorders>
              </w:tcPr>
            </w:tcPrChange>
          </w:tcPr>
          <w:p w14:paraId="684DF0DD" w14:textId="12541235" w:rsidR="00606883" w:rsidRPr="0048090B" w:rsidRDefault="00606883" w:rsidP="00606883">
            <w:pPr>
              <w:widowControl/>
              <w:jc w:val="right"/>
              <w:rPr>
                <w:rFonts w:ascii="Times New Roman" w:eastAsia="ＭＳ 明朝" w:hAnsi="Times New Roman" w:cs="Times New Roman"/>
                <w:color w:val="000000"/>
                <w:kern w:val="0"/>
                <w:szCs w:val="21"/>
              </w:rPr>
              <w:pPrChange w:id="3056" w:author="松山 ファミリー" w:date="2023-02-08T01:40:00Z">
                <w:pPr>
                  <w:widowControl/>
                </w:pPr>
              </w:pPrChange>
            </w:pPr>
            <w:ins w:id="3057" w:author="松山　晃大" w:date="2023-02-08T01:40:00Z">
              <w:del w:id="3058" w:author="松山 ファミリー" w:date="2023-02-08T01:41:00Z">
                <w:r w:rsidRPr="0048090B" w:rsidDel="00606883">
                  <w:rPr>
                    <w:rFonts w:ascii="Times New Roman" w:eastAsia="ＭＳ 明朝" w:hAnsi="Times New Roman" w:cs="Times New Roman"/>
                    <w:color w:val="000000"/>
                    <w:kern w:val="0"/>
                    <w:szCs w:val="21"/>
                  </w:rPr>
                  <w:delText>80</w:delText>
                </w:r>
              </w:del>
            </w:ins>
          </w:p>
        </w:tc>
        <w:tc>
          <w:tcPr>
            <w:tcW w:w="1559" w:type="dxa"/>
            <w:tcBorders>
              <w:top w:val="nil"/>
              <w:left w:val="nil"/>
              <w:bottom w:val="single" w:sz="4" w:space="0" w:color="auto"/>
              <w:right w:val="single" w:sz="4" w:space="0" w:color="auto"/>
            </w:tcBorders>
            <w:vAlign w:val="center"/>
            <w:tcPrChange w:id="3059" w:author="松山 ファミリー" w:date="2023-02-08T01:40:00Z">
              <w:tcPr>
                <w:tcW w:w="284" w:type="dxa"/>
                <w:tcBorders>
                  <w:top w:val="nil"/>
                  <w:left w:val="nil"/>
                  <w:bottom w:val="single" w:sz="4" w:space="0" w:color="auto"/>
                  <w:right w:val="single" w:sz="4" w:space="0" w:color="auto"/>
                </w:tcBorders>
              </w:tcPr>
            </w:tcPrChange>
          </w:tcPr>
          <w:p w14:paraId="111E3ED5" w14:textId="3E4B26F0" w:rsidR="00606883" w:rsidRPr="0048090B" w:rsidRDefault="00606883" w:rsidP="00606883">
            <w:pPr>
              <w:widowControl/>
              <w:jc w:val="right"/>
              <w:rPr>
                <w:rFonts w:ascii="Times New Roman" w:eastAsia="ＭＳ 明朝" w:hAnsi="Times New Roman" w:cs="Times New Roman"/>
                <w:color w:val="000000"/>
                <w:kern w:val="0"/>
                <w:szCs w:val="21"/>
              </w:rPr>
              <w:pPrChange w:id="3060" w:author="松山 ファミリー" w:date="2023-02-08T01:40:00Z">
                <w:pPr>
                  <w:widowControl/>
                </w:pPr>
              </w:pPrChange>
            </w:pPr>
            <w:ins w:id="3061" w:author="松山　晃大" w:date="2023-02-08T01:40:00Z">
              <w:del w:id="3062" w:author="松山 ファミリー" w:date="2023-02-08T01:41:00Z">
                <w:r w:rsidRPr="0048090B" w:rsidDel="00606883">
                  <w:rPr>
                    <w:rFonts w:ascii="Times New Roman" w:eastAsia="ＭＳ 明朝" w:hAnsi="Times New Roman" w:cs="Times New Roman"/>
                    <w:color w:val="000000"/>
                    <w:kern w:val="0"/>
                    <w:szCs w:val="21"/>
                  </w:rPr>
                  <w:delText>6.977.E-04</w:delText>
                </w:r>
              </w:del>
            </w:ins>
          </w:p>
        </w:tc>
      </w:tr>
    </w:tbl>
    <w:p w14:paraId="7E6BA270" w14:textId="4E769E3B" w:rsidR="00F67D61" w:rsidDel="003E3ED5" w:rsidRDefault="00F67D61" w:rsidP="00A007A1">
      <w:pPr>
        <w:widowControl/>
        <w:rPr>
          <w:del w:id="3063" w:author="松山 ファミリー" w:date="2023-02-08T01:43:00Z"/>
          <w:rFonts w:ascii="Times New Roman" w:eastAsia="ＭＳ 明朝" w:hAnsi="Times New Roman" w:cs="Times New Roman" w:hint="eastAsia"/>
          <w:szCs w:val="21"/>
        </w:rPr>
      </w:pPr>
    </w:p>
    <w:p w14:paraId="2F546643" w14:textId="53274A70" w:rsidR="00F67D61" w:rsidRPr="0048090B" w:rsidRDefault="003E3ED5" w:rsidP="003E3ED5">
      <w:pPr>
        <w:widowControl/>
        <w:outlineLvl w:val="1"/>
        <w:rPr>
          <w:rFonts w:ascii="Times New Roman" w:eastAsia="ＭＳ 明朝" w:hAnsi="Times New Roman" w:cs="Times New Roman" w:hint="eastAsia"/>
          <w:szCs w:val="21"/>
        </w:rPr>
        <w:pPrChange w:id="3064" w:author="松山 ファミリー" w:date="2023-02-08T01:43:00Z">
          <w:pPr>
            <w:widowControl/>
            <w:jc w:val="left"/>
          </w:pPr>
        </w:pPrChange>
      </w:pPr>
      <w:ins w:id="3065" w:author="松山 ファミリー" w:date="2023-02-08T01:43:00Z">
        <w:r>
          <w:rPr>
            <w:rFonts w:ascii="Times New Roman" w:eastAsia="ＭＳ 明朝" w:hAnsi="Times New Roman" w:cs="Times New Roman"/>
            <w:szCs w:val="21"/>
          </w:rPr>
          <w:br w:type="page"/>
        </w:r>
      </w:ins>
    </w:p>
    <w:p w14:paraId="53E3E930"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3066" w:name="_Toc126715567"/>
      <w:r w:rsidRPr="0048090B">
        <w:rPr>
          <w:rStyle w:val="normaltextrun"/>
          <w:rFonts w:ascii="Times New Roman" w:eastAsia="ＭＳ 明朝" w:hAnsi="Times New Roman" w:cs="Times New Roman"/>
          <w:sz w:val="21"/>
          <w:szCs w:val="21"/>
        </w:rPr>
        <w:lastRenderedPageBreak/>
        <w:t xml:space="preserve">220906CP_cell0.2g_1 </w:t>
      </w:r>
      <w:del w:id="3067" w:author="松山 ファミリー" w:date="2023-02-08T01:43:00Z">
        <w:r w:rsidRPr="0048090B" w:rsidDel="0045194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3066"/>
    </w:p>
    <w:p w14:paraId="6975AFE6" w14:textId="77777777" w:rsidR="00F67D61" w:rsidRPr="0048090B" w:rsidRDefault="00F67D61" w:rsidP="00A007A1">
      <w:pPr>
        <w:pStyle w:val="a4"/>
        <w:widowControl/>
        <w:numPr>
          <w:ilvl w:val="0"/>
          <w:numId w:val="55"/>
        </w:numPr>
        <w:ind w:leftChars="0"/>
        <w:rPr>
          <w:rStyle w:val="normaltextrun"/>
          <w:rFonts w:ascii="Times New Roman" w:eastAsia="ＭＳ 明朝" w:hAnsi="Times New Roman" w:cs="Times New Roman"/>
          <w:szCs w:val="21"/>
        </w:rPr>
        <w:pPrChange w:id="3068" w:author="松山 ファミリー" w:date="2023-02-08T00:25:00Z">
          <w:pPr>
            <w:pStyle w:val="a4"/>
            <w:widowControl/>
            <w:numPr>
              <w:numId w:val="55"/>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2EA061C" w14:textId="77777777" w:rsidR="00F67D61" w:rsidRPr="0048090B" w:rsidRDefault="00F67D61" w:rsidP="00A007A1">
      <w:pPr>
        <w:pStyle w:val="a4"/>
        <w:widowControl/>
        <w:numPr>
          <w:ilvl w:val="0"/>
          <w:numId w:val="55"/>
        </w:numPr>
        <w:ind w:leftChars="0"/>
        <w:rPr>
          <w:rStyle w:val="normaltextrun"/>
          <w:rFonts w:ascii="Times New Roman" w:eastAsia="ＭＳ 明朝" w:hAnsi="Times New Roman" w:cs="Times New Roman"/>
          <w:szCs w:val="21"/>
        </w:rPr>
        <w:pPrChange w:id="3069" w:author="松山 ファミリー" w:date="2023-02-08T00:25:00Z">
          <w:pPr>
            <w:pStyle w:val="a4"/>
            <w:widowControl/>
            <w:numPr>
              <w:numId w:val="55"/>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6F94E2B" w14:textId="77777777" w:rsidR="00F67D61" w:rsidRPr="0048090B" w:rsidRDefault="00F67D61" w:rsidP="00A007A1">
      <w:pPr>
        <w:pStyle w:val="a4"/>
        <w:widowControl/>
        <w:numPr>
          <w:ilvl w:val="0"/>
          <w:numId w:val="55"/>
        </w:numPr>
        <w:ind w:leftChars="0"/>
        <w:rPr>
          <w:rStyle w:val="normaltextrun"/>
          <w:rFonts w:ascii="Times New Roman" w:eastAsia="ＭＳ 明朝" w:hAnsi="Times New Roman" w:cs="Times New Roman"/>
          <w:szCs w:val="21"/>
        </w:rPr>
        <w:pPrChange w:id="3070" w:author="松山 ファミリー" w:date="2023-02-08T00:25:00Z">
          <w:pPr>
            <w:pStyle w:val="a4"/>
            <w:widowControl/>
            <w:numPr>
              <w:numId w:val="55"/>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1.2650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53893F9" w14:textId="77777777" w:rsidR="00F67D61" w:rsidRPr="0048090B" w:rsidRDefault="00F67D61" w:rsidP="00A007A1">
      <w:pPr>
        <w:pStyle w:val="a4"/>
        <w:widowControl/>
        <w:numPr>
          <w:ilvl w:val="0"/>
          <w:numId w:val="55"/>
        </w:numPr>
        <w:ind w:leftChars="0"/>
        <w:rPr>
          <w:rStyle w:val="normaltextrun"/>
          <w:rFonts w:ascii="Times New Roman" w:eastAsia="ＭＳ 明朝" w:hAnsi="Times New Roman" w:cs="Times New Roman"/>
          <w:szCs w:val="21"/>
        </w:rPr>
        <w:pPrChange w:id="3071" w:author="松山 ファミリー" w:date="2023-02-08T00:25:00Z">
          <w:pPr>
            <w:pStyle w:val="a4"/>
            <w:widowControl/>
            <w:numPr>
              <w:numId w:val="55"/>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69194D1" w14:textId="77777777" w:rsidR="00F67D61" w:rsidRPr="0048090B" w:rsidRDefault="00F67D61" w:rsidP="00A007A1">
      <w:pPr>
        <w:pStyle w:val="a4"/>
        <w:widowControl/>
        <w:numPr>
          <w:ilvl w:val="0"/>
          <w:numId w:val="55"/>
        </w:numPr>
        <w:ind w:leftChars="0"/>
        <w:rPr>
          <w:rFonts w:ascii="Times New Roman" w:eastAsia="ＭＳ 明朝" w:hAnsi="Times New Roman" w:cs="Times New Roman"/>
          <w:szCs w:val="21"/>
        </w:rPr>
        <w:pPrChange w:id="3072" w:author="松山 ファミリー" w:date="2023-02-08T00:25:00Z">
          <w:pPr>
            <w:pStyle w:val="a4"/>
            <w:widowControl/>
            <w:numPr>
              <w:numId w:val="55"/>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5A06FC34" w14:textId="77777777" w:rsidR="00F67D61" w:rsidRPr="0048090B" w:rsidRDefault="00F67D61" w:rsidP="00A007A1">
      <w:pPr>
        <w:pStyle w:val="a4"/>
        <w:widowControl/>
        <w:numPr>
          <w:ilvl w:val="0"/>
          <w:numId w:val="55"/>
        </w:numPr>
        <w:ind w:leftChars="0"/>
        <w:rPr>
          <w:rFonts w:ascii="Times New Roman" w:eastAsia="ＭＳ 明朝" w:hAnsi="Times New Roman" w:cs="Times New Roman"/>
          <w:szCs w:val="21"/>
        </w:rPr>
        <w:pPrChange w:id="3073" w:author="松山 ファミリー" w:date="2023-02-08T00:25:00Z">
          <w:pPr>
            <w:pStyle w:val="a4"/>
            <w:widowControl/>
            <w:numPr>
              <w:numId w:val="55"/>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9062E68" w14:textId="77777777" w:rsidR="00F67D61" w:rsidRPr="0048090B" w:rsidRDefault="00F67D61" w:rsidP="00A007A1">
      <w:pPr>
        <w:widowControl/>
        <w:rPr>
          <w:rFonts w:ascii="Times New Roman" w:eastAsia="ＭＳ 明朝" w:hAnsi="Times New Roman" w:cs="Times New Roman"/>
          <w:szCs w:val="21"/>
        </w:rPr>
        <w:pPrChange w:id="3074"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D2F2B9D" w14:textId="77777777" w:rsidR="00F67D61" w:rsidRPr="0048090B" w:rsidRDefault="00F67D61" w:rsidP="00A007A1">
      <w:pPr>
        <w:widowControl/>
        <w:rPr>
          <w:rFonts w:ascii="Times New Roman" w:eastAsia="ＭＳ 明朝" w:hAnsi="Times New Roman" w:cs="Times New Roman"/>
          <w:szCs w:val="21"/>
        </w:rPr>
        <w:pPrChange w:id="3075" w:author="松山 ファミリー" w:date="2023-02-08T00:25:00Z">
          <w:pPr>
            <w:widowControl/>
            <w:jc w:val="left"/>
          </w:pPr>
        </w:pPrChange>
      </w:pPr>
    </w:p>
    <w:p w14:paraId="75A90C16" w14:textId="52634A4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3076" w:author="松山 ファミリー" w:date="2023-02-08T01:44: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3077">
          <w:tblGrid>
            <w:gridCol w:w="1300"/>
            <w:gridCol w:w="1300"/>
            <w:gridCol w:w="1506"/>
            <w:gridCol w:w="284"/>
            <w:gridCol w:w="284"/>
            <w:gridCol w:w="284"/>
            <w:gridCol w:w="284"/>
          </w:tblGrid>
        </w:tblGridChange>
      </w:tblGrid>
      <w:tr w:rsidR="0045194C" w:rsidRPr="0048090B" w14:paraId="40F2BF8E" w14:textId="527B71DF" w:rsidTr="0045194C">
        <w:trPr>
          <w:trHeight w:val="280"/>
          <w:trPrChange w:id="3078" w:author="松山 ファミリー" w:date="2023-02-08T01:44: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3079" w:author="松山 ファミリー" w:date="2023-02-08T01:44: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714190F7" w14:textId="77777777" w:rsidR="0045194C" w:rsidRPr="0048090B" w:rsidRDefault="0045194C" w:rsidP="0045194C">
            <w:pPr>
              <w:widowControl/>
              <w:rPr>
                <w:rFonts w:ascii="Times New Roman" w:eastAsia="ＭＳ 明朝" w:hAnsi="Times New Roman" w:cs="Times New Roman"/>
                <w:color w:val="000000"/>
                <w:kern w:val="0"/>
                <w:szCs w:val="21"/>
              </w:rPr>
              <w:pPrChange w:id="3080"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3081" w:author="松山 ファミリー" w:date="2023-02-08T01:44: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7B634000" w14:textId="77777777" w:rsidR="0045194C" w:rsidRPr="0048090B" w:rsidRDefault="0045194C" w:rsidP="0045194C">
            <w:pPr>
              <w:widowControl/>
              <w:rPr>
                <w:rFonts w:ascii="Times New Roman" w:eastAsia="ＭＳ 明朝" w:hAnsi="Times New Roman" w:cs="Times New Roman"/>
                <w:color w:val="000000"/>
                <w:kern w:val="0"/>
                <w:szCs w:val="21"/>
              </w:rPr>
              <w:pPrChange w:id="3082"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3083" w:author="松山 ファミリー" w:date="2023-02-08T01:44: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299B2BF9" w14:textId="77777777" w:rsidR="0045194C" w:rsidRPr="0048090B" w:rsidRDefault="0045194C" w:rsidP="0045194C">
            <w:pPr>
              <w:widowControl/>
              <w:rPr>
                <w:rFonts w:ascii="Times New Roman" w:eastAsia="ＭＳ 明朝" w:hAnsi="Times New Roman" w:cs="Times New Roman"/>
                <w:color w:val="000000"/>
                <w:kern w:val="0"/>
                <w:szCs w:val="21"/>
              </w:rPr>
              <w:pPrChange w:id="3084"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3085" w:author="松山 ファミリー" w:date="2023-02-08T01:44:00Z">
              <w:tcPr>
                <w:tcW w:w="284" w:type="dxa"/>
                <w:tcBorders>
                  <w:top w:val="single" w:sz="4" w:space="0" w:color="auto"/>
                  <w:left w:val="nil"/>
                  <w:bottom w:val="single" w:sz="4" w:space="0" w:color="auto"/>
                  <w:right w:val="single" w:sz="4" w:space="0" w:color="auto"/>
                </w:tcBorders>
              </w:tcPr>
            </w:tcPrChange>
          </w:tcPr>
          <w:p w14:paraId="7AE62D46"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3086" w:author="松山 ファミリー" w:date="2023-02-08T01:44:00Z">
              <w:tcPr>
                <w:tcW w:w="284" w:type="dxa"/>
                <w:tcBorders>
                  <w:top w:val="single" w:sz="4" w:space="0" w:color="auto"/>
                  <w:left w:val="nil"/>
                  <w:bottom w:val="single" w:sz="4" w:space="0" w:color="auto"/>
                  <w:right w:val="single" w:sz="4" w:space="0" w:color="auto"/>
                </w:tcBorders>
              </w:tcPr>
            </w:tcPrChange>
          </w:tcPr>
          <w:p w14:paraId="64CC6268" w14:textId="1024B8B9" w:rsidR="0045194C" w:rsidRPr="0048090B" w:rsidRDefault="0045194C" w:rsidP="0045194C">
            <w:pPr>
              <w:widowControl/>
              <w:rPr>
                <w:rFonts w:ascii="Times New Roman" w:eastAsia="ＭＳ 明朝" w:hAnsi="Times New Roman" w:cs="Times New Roman"/>
                <w:color w:val="000000"/>
                <w:kern w:val="0"/>
                <w:szCs w:val="21"/>
              </w:rPr>
            </w:pPr>
            <w:ins w:id="3087" w:author="松山　晃大" w:date="2023-02-08T01:44: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3088" w:author="松山 ファミリー" w:date="2023-02-08T01:44:00Z">
              <w:tcPr>
                <w:tcW w:w="284" w:type="dxa"/>
                <w:tcBorders>
                  <w:top w:val="single" w:sz="4" w:space="0" w:color="auto"/>
                  <w:left w:val="nil"/>
                  <w:bottom w:val="single" w:sz="4" w:space="0" w:color="auto"/>
                  <w:right w:val="single" w:sz="4" w:space="0" w:color="auto"/>
                </w:tcBorders>
              </w:tcPr>
            </w:tcPrChange>
          </w:tcPr>
          <w:p w14:paraId="0FE82D4A" w14:textId="6BCF4774" w:rsidR="0045194C" w:rsidRPr="0048090B" w:rsidRDefault="0045194C" w:rsidP="0045194C">
            <w:pPr>
              <w:widowControl/>
              <w:rPr>
                <w:rFonts w:ascii="Times New Roman" w:eastAsia="ＭＳ 明朝" w:hAnsi="Times New Roman" w:cs="Times New Roman"/>
                <w:color w:val="000000"/>
                <w:kern w:val="0"/>
                <w:szCs w:val="21"/>
              </w:rPr>
            </w:pPr>
            <w:ins w:id="3089" w:author="松山　晃大" w:date="2023-02-08T01:44: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3090" w:author="松山 ファミリー" w:date="2023-02-08T01:44:00Z">
              <w:tcPr>
                <w:tcW w:w="284" w:type="dxa"/>
                <w:tcBorders>
                  <w:top w:val="single" w:sz="4" w:space="0" w:color="auto"/>
                  <w:left w:val="nil"/>
                  <w:bottom w:val="single" w:sz="4" w:space="0" w:color="auto"/>
                  <w:right w:val="single" w:sz="4" w:space="0" w:color="auto"/>
                </w:tcBorders>
              </w:tcPr>
            </w:tcPrChange>
          </w:tcPr>
          <w:p w14:paraId="591E2CE0" w14:textId="09F51A77" w:rsidR="0045194C" w:rsidRPr="0048090B" w:rsidRDefault="0045194C" w:rsidP="0045194C">
            <w:pPr>
              <w:widowControl/>
              <w:rPr>
                <w:rFonts w:ascii="Times New Roman" w:eastAsia="ＭＳ 明朝" w:hAnsi="Times New Roman" w:cs="Times New Roman"/>
                <w:color w:val="000000"/>
                <w:kern w:val="0"/>
                <w:szCs w:val="21"/>
              </w:rPr>
            </w:pPr>
            <w:ins w:id="3091" w:author="松山　晃大" w:date="2023-02-08T01:44:00Z">
              <w:r w:rsidRPr="0048090B">
                <w:rPr>
                  <w:rFonts w:ascii="Times New Roman" w:eastAsia="ＭＳ 明朝" w:hAnsi="Times New Roman" w:cs="Times New Roman"/>
                  <w:color w:val="000000"/>
                  <w:kern w:val="0"/>
                  <w:szCs w:val="21"/>
                </w:rPr>
                <w:t>濃度</w:t>
              </w:r>
            </w:ins>
          </w:p>
        </w:tc>
      </w:tr>
      <w:tr w:rsidR="0045194C" w:rsidRPr="0048090B" w14:paraId="675ADBC6" w14:textId="37139626" w:rsidTr="0045194C">
        <w:trPr>
          <w:trHeight w:val="280"/>
          <w:trPrChange w:id="3092"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093"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BAB8B18" w14:textId="20B0C2A7" w:rsidR="0045194C" w:rsidRPr="0048090B" w:rsidRDefault="0045194C" w:rsidP="0045194C">
            <w:pPr>
              <w:widowControl/>
              <w:rPr>
                <w:rFonts w:ascii="Times New Roman" w:eastAsia="ＭＳ 明朝" w:hAnsi="Times New Roman" w:cs="Times New Roman"/>
                <w:color w:val="000000"/>
                <w:kern w:val="0"/>
                <w:szCs w:val="21"/>
              </w:rPr>
              <w:pPrChange w:id="3094"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3095" w:author="松山 ファミリー" w:date="2023-02-08T01:45:00Z">
              <w:r w:rsidRPr="0048090B" w:rsidDel="00413221">
                <w:rPr>
                  <w:rFonts w:ascii="Times New Roman" w:eastAsia="ＭＳ 明朝" w:hAnsi="Times New Roman" w:cs="Times New Roman"/>
                  <w:color w:val="000000"/>
                  <w:kern w:val="0"/>
                  <w:szCs w:val="21"/>
                </w:rPr>
                <w:delText>sec</w:delText>
              </w:r>
            </w:del>
            <w:ins w:id="3096" w:author="松山 ファミリー" w:date="2023-02-08T01:45:00Z">
              <w:r w:rsidR="00413221"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3097"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3F03EFC3" w14:textId="77777777" w:rsidR="0045194C" w:rsidRPr="0048090B" w:rsidRDefault="0045194C" w:rsidP="0045194C">
            <w:pPr>
              <w:widowControl/>
              <w:rPr>
                <w:rFonts w:ascii="Times New Roman" w:eastAsia="ＭＳ 明朝" w:hAnsi="Times New Roman" w:cs="Times New Roman"/>
                <w:color w:val="000000"/>
                <w:kern w:val="0"/>
                <w:szCs w:val="21"/>
              </w:rPr>
              <w:pPrChange w:id="3098"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3099"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1511CFBA" w14:textId="6ABF5774" w:rsidR="0045194C" w:rsidRPr="0048090B" w:rsidRDefault="0045194C" w:rsidP="0045194C">
            <w:pPr>
              <w:widowControl/>
              <w:rPr>
                <w:rFonts w:ascii="Times New Roman" w:eastAsia="ＭＳ 明朝" w:hAnsi="Times New Roman" w:cs="Times New Roman"/>
                <w:color w:val="000000"/>
                <w:kern w:val="0"/>
                <w:szCs w:val="21"/>
              </w:rPr>
              <w:pPrChange w:id="3100"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3101" w:author="松山 ファミリー" w:date="2023-02-08T01:45:00Z">
              <w:r w:rsidR="00413221">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3102" w:author="松山 ファミリー" w:date="2023-02-08T01:44:00Z">
              <w:tcPr>
                <w:tcW w:w="284" w:type="dxa"/>
                <w:tcBorders>
                  <w:top w:val="nil"/>
                  <w:left w:val="nil"/>
                  <w:bottom w:val="single" w:sz="4" w:space="0" w:color="auto"/>
                  <w:right w:val="single" w:sz="4" w:space="0" w:color="auto"/>
                </w:tcBorders>
              </w:tcPr>
            </w:tcPrChange>
          </w:tcPr>
          <w:p w14:paraId="6B3B2FE3"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3103" w:author="松山 ファミリー" w:date="2023-02-08T01:44:00Z">
              <w:tcPr>
                <w:tcW w:w="284" w:type="dxa"/>
                <w:tcBorders>
                  <w:top w:val="nil"/>
                  <w:left w:val="nil"/>
                  <w:bottom w:val="single" w:sz="4" w:space="0" w:color="auto"/>
                  <w:right w:val="single" w:sz="4" w:space="0" w:color="auto"/>
                </w:tcBorders>
              </w:tcPr>
            </w:tcPrChange>
          </w:tcPr>
          <w:p w14:paraId="057408C0" w14:textId="7453BB74" w:rsidR="0045194C" w:rsidRPr="0048090B" w:rsidRDefault="0045194C" w:rsidP="0045194C">
            <w:pPr>
              <w:widowControl/>
              <w:rPr>
                <w:rFonts w:ascii="Times New Roman" w:eastAsia="ＭＳ 明朝" w:hAnsi="Times New Roman" w:cs="Times New Roman"/>
                <w:color w:val="000000"/>
                <w:kern w:val="0"/>
                <w:szCs w:val="21"/>
              </w:rPr>
            </w:pPr>
            <w:ins w:id="3104" w:author="松山　晃大" w:date="2023-02-08T01:44:00Z">
              <w:r w:rsidRPr="0048090B">
                <w:rPr>
                  <w:rFonts w:ascii="Times New Roman" w:eastAsia="ＭＳ 明朝" w:hAnsi="Times New Roman" w:cs="Times New Roman"/>
                  <w:color w:val="000000"/>
                  <w:kern w:val="0"/>
                  <w:szCs w:val="21"/>
                </w:rPr>
                <w:t>/</w:t>
              </w:r>
              <w:del w:id="3105" w:author="松山 ファミリー" w:date="2023-02-08T01:45:00Z">
                <w:r w:rsidRPr="0048090B" w:rsidDel="00413221">
                  <w:rPr>
                    <w:rFonts w:ascii="Times New Roman" w:eastAsia="ＭＳ 明朝" w:hAnsi="Times New Roman" w:cs="Times New Roman"/>
                    <w:color w:val="000000"/>
                    <w:kern w:val="0"/>
                    <w:szCs w:val="21"/>
                  </w:rPr>
                  <w:delText>sec</w:delText>
                </w:r>
              </w:del>
            </w:ins>
            <w:ins w:id="3106" w:author="松山 ファミリー" w:date="2023-02-08T01:45:00Z">
              <w:r w:rsidR="00413221"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3107" w:author="松山 ファミリー" w:date="2023-02-08T01:44:00Z">
              <w:tcPr>
                <w:tcW w:w="284" w:type="dxa"/>
                <w:tcBorders>
                  <w:top w:val="nil"/>
                  <w:left w:val="nil"/>
                  <w:bottom w:val="single" w:sz="4" w:space="0" w:color="auto"/>
                  <w:right w:val="single" w:sz="4" w:space="0" w:color="auto"/>
                </w:tcBorders>
              </w:tcPr>
            </w:tcPrChange>
          </w:tcPr>
          <w:p w14:paraId="4F80522A" w14:textId="2929C265" w:rsidR="0045194C" w:rsidRPr="0048090B" w:rsidRDefault="0045194C" w:rsidP="0045194C">
            <w:pPr>
              <w:widowControl/>
              <w:rPr>
                <w:rFonts w:ascii="Times New Roman" w:eastAsia="ＭＳ 明朝" w:hAnsi="Times New Roman" w:cs="Times New Roman"/>
                <w:color w:val="000000"/>
                <w:kern w:val="0"/>
                <w:szCs w:val="21"/>
              </w:rPr>
            </w:pPr>
            <w:ins w:id="3108" w:author="松山　晃大" w:date="2023-02-08T01:44: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3109" w:author="松山 ファミリー" w:date="2023-02-08T01:44:00Z">
              <w:tcPr>
                <w:tcW w:w="284" w:type="dxa"/>
                <w:tcBorders>
                  <w:top w:val="nil"/>
                  <w:left w:val="nil"/>
                  <w:bottom w:val="single" w:sz="4" w:space="0" w:color="auto"/>
                  <w:right w:val="single" w:sz="4" w:space="0" w:color="auto"/>
                </w:tcBorders>
              </w:tcPr>
            </w:tcPrChange>
          </w:tcPr>
          <w:p w14:paraId="08DCF9BE" w14:textId="0315B035" w:rsidR="0045194C" w:rsidRPr="0048090B" w:rsidRDefault="0045194C" w:rsidP="0045194C">
            <w:pPr>
              <w:widowControl/>
              <w:rPr>
                <w:rFonts w:ascii="Times New Roman" w:eastAsia="ＭＳ 明朝" w:hAnsi="Times New Roman" w:cs="Times New Roman"/>
                <w:color w:val="000000"/>
                <w:kern w:val="0"/>
                <w:szCs w:val="21"/>
              </w:rPr>
            </w:pPr>
            <w:ins w:id="3110" w:author="松山　晃大" w:date="2023-02-08T01:44:00Z">
              <w:r w:rsidRPr="0048090B">
                <w:rPr>
                  <w:rFonts w:ascii="Times New Roman" w:eastAsia="ＭＳ 明朝" w:hAnsi="Times New Roman" w:cs="Times New Roman"/>
                  <w:color w:val="000000"/>
                  <w:kern w:val="0"/>
                  <w:szCs w:val="21"/>
                </w:rPr>
                <w:t>/</w:t>
              </w:r>
            </w:ins>
            <w:ins w:id="3111" w:author="松山 ファミリー" w:date="2023-02-08T01:45:00Z">
              <w:r w:rsidR="00413221">
                <w:rPr>
                  <w:rFonts w:ascii="Times New Roman" w:eastAsia="ＭＳ 明朝" w:hAnsi="Times New Roman" w:cs="Times New Roman"/>
                  <w:color w:val="000000"/>
                  <w:kern w:val="0"/>
                  <w:szCs w:val="21"/>
                </w:rPr>
                <w:t>m</w:t>
              </w:r>
            </w:ins>
            <w:ins w:id="3112" w:author="松山　晃大" w:date="2023-02-08T01:44:00Z">
              <w:r w:rsidRPr="0048090B">
                <w:rPr>
                  <w:rFonts w:ascii="Times New Roman" w:eastAsia="ＭＳ 明朝" w:hAnsi="Times New Roman" w:cs="Times New Roman"/>
                  <w:color w:val="000000"/>
                  <w:kern w:val="0"/>
                  <w:szCs w:val="21"/>
                </w:rPr>
                <w:t>M</w:t>
              </w:r>
            </w:ins>
          </w:p>
        </w:tc>
      </w:tr>
      <w:tr w:rsidR="00227D08" w:rsidRPr="0048090B" w14:paraId="70D2CBA7" w14:textId="2F38EBE2" w:rsidTr="0045194C">
        <w:trPr>
          <w:trHeight w:val="280"/>
          <w:trPrChange w:id="3113"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114"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3AE268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Change w:id="3115"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6B08DC9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3116"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4E0354A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3117" w:author="松山 ファミリー" w:date="2023-02-08T01:46:00Z">
              <w:r w:rsidRPr="0048090B" w:rsidDel="00227D08">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3118" w:author="松山 ファミリー" w:date="2023-02-08T01:44:00Z">
              <w:tcPr>
                <w:tcW w:w="284" w:type="dxa"/>
                <w:tcBorders>
                  <w:top w:val="nil"/>
                  <w:left w:val="nil"/>
                  <w:bottom w:val="single" w:sz="4" w:space="0" w:color="auto"/>
                  <w:right w:val="single" w:sz="4" w:space="0" w:color="auto"/>
                </w:tcBorders>
              </w:tcPr>
            </w:tcPrChange>
          </w:tcPr>
          <w:p w14:paraId="0B29CD86"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119"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120" w:author="松山 ファミリー" w:date="2023-02-08T01:44:00Z">
              <w:tcPr>
                <w:tcW w:w="284" w:type="dxa"/>
                <w:tcBorders>
                  <w:top w:val="nil"/>
                  <w:left w:val="nil"/>
                  <w:bottom w:val="single" w:sz="4" w:space="0" w:color="auto"/>
                  <w:right w:val="single" w:sz="4" w:space="0" w:color="auto"/>
                </w:tcBorders>
              </w:tcPr>
            </w:tcPrChange>
          </w:tcPr>
          <w:p w14:paraId="35BE07A8" w14:textId="271DB0F9" w:rsidR="00227D08" w:rsidRPr="0048090B" w:rsidRDefault="00227D08" w:rsidP="00227D08">
            <w:pPr>
              <w:widowControl/>
              <w:jc w:val="right"/>
              <w:rPr>
                <w:rFonts w:ascii="Times New Roman" w:eastAsia="ＭＳ 明朝" w:hAnsi="Times New Roman" w:cs="Times New Roman"/>
                <w:color w:val="000000"/>
                <w:kern w:val="0"/>
                <w:szCs w:val="21"/>
              </w:rPr>
              <w:pPrChange w:id="3121" w:author="松山 ファミリー" w:date="2023-02-08T01:45:00Z">
                <w:pPr>
                  <w:widowControl/>
                </w:pPr>
              </w:pPrChange>
            </w:pPr>
            <w:ins w:id="3122" w:author="松山　晃大" w:date="2023-02-08T01:45:00Z">
              <w:r w:rsidRPr="0048090B">
                <w:rPr>
                  <w:rFonts w:ascii="Times New Roman" w:eastAsia="ＭＳ 明朝" w:hAnsi="Times New Roman" w:cs="Times New Roman"/>
                  <w:color w:val="000000"/>
                  <w:kern w:val="0"/>
                  <w:szCs w:val="21"/>
                </w:rPr>
                <w:t>1050</w:t>
              </w:r>
            </w:ins>
          </w:p>
        </w:tc>
        <w:tc>
          <w:tcPr>
            <w:tcW w:w="1276" w:type="dxa"/>
            <w:tcBorders>
              <w:top w:val="nil"/>
              <w:left w:val="nil"/>
              <w:bottom w:val="single" w:sz="4" w:space="0" w:color="auto"/>
              <w:right w:val="single" w:sz="4" w:space="0" w:color="auto"/>
            </w:tcBorders>
            <w:vAlign w:val="center"/>
            <w:tcPrChange w:id="3123" w:author="松山 ファミリー" w:date="2023-02-08T01:44:00Z">
              <w:tcPr>
                <w:tcW w:w="284" w:type="dxa"/>
                <w:tcBorders>
                  <w:top w:val="nil"/>
                  <w:left w:val="nil"/>
                  <w:bottom w:val="single" w:sz="4" w:space="0" w:color="auto"/>
                  <w:right w:val="single" w:sz="4" w:space="0" w:color="auto"/>
                </w:tcBorders>
              </w:tcPr>
            </w:tcPrChange>
          </w:tcPr>
          <w:p w14:paraId="5638879B" w14:textId="5A51E664" w:rsidR="00227D08" w:rsidRPr="0048090B" w:rsidRDefault="00227D08" w:rsidP="00227D08">
            <w:pPr>
              <w:widowControl/>
              <w:jc w:val="right"/>
              <w:rPr>
                <w:rFonts w:ascii="Times New Roman" w:eastAsia="ＭＳ 明朝" w:hAnsi="Times New Roman" w:cs="Times New Roman"/>
                <w:color w:val="000000"/>
                <w:kern w:val="0"/>
                <w:szCs w:val="21"/>
              </w:rPr>
              <w:pPrChange w:id="3124" w:author="松山 ファミリー" w:date="2023-02-08T01:45:00Z">
                <w:pPr>
                  <w:widowControl/>
                </w:pPr>
              </w:pPrChange>
            </w:pPr>
            <w:ins w:id="3125" w:author="松山　晃大" w:date="2023-02-08T01:45:00Z">
              <w:r w:rsidRPr="0048090B">
                <w:rPr>
                  <w:rFonts w:ascii="Times New Roman" w:eastAsia="ＭＳ 明朝"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3126" w:author="松山 ファミリー" w:date="2023-02-08T01:44:00Z">
              <w:tcPr>
                <w:tcW w:w="284" w:type="dxa"/>
                <w:tcBorders>
                  <w:top w:val="nil"/>
                  <w:left w:val="nil"/>
                  <w:bottom w:val="single" w:sz="4" w:space="0" w:color="auto"/>
                  <w:right w:val="single" w:sz="4" w:space="0" w:color="auto"/>
                </w:tcBorders>
              </w:tcPr>
            </w:tcPrChange>
          </w:tcPr>
          <w:p w14:paraId="51B71B67" w14:textId="136B3C23" w:rsidR="00227D08" w:rsidRPr="0048090B" w:rsidRDefault="00227D08" w:rsidP="00227D08">
            <w:pPr>
              <w:widowControl/>
              <w:jc w:val="right"/>
              <w:rPr>
                <w:rFonts w:ascii="Times New Roman" w:eastAsia="ＭＳ 明朝" w:hAnsi="Times New Roman" w:cs="Times New Roman"/>
                <w:color w:val="000000"/>
                <w:kern w:val="0"/>
                <w:szCs w:val="21"/>
              </w:rPr>
              <w:pPrChange w:id="3127" w:author="松山 ファミリー" w:date="2023-02-08T01:45:00Z">
                <w:pPr>
                  <w:widowControl/>
                </w:pPr>
              </w:pPrChange>
            </w:pPr>
            <w:ins w:id="3128" w:author="松山　晃大" w:date="2023-02-08T01:45:00Z">
              <w:r w:rsidRPr="0048090B">
                <w:rPr>
                  <w:rFonts w:ascii="Times New Roman" w:eastAsia="ＭＳ 明朝" w:hAnsi="Times New Roman" w:cs="Times New Roman"/>
                  <w:color w:val="000000"/>
                  <w:kern w:val="0"/>
                  <w:szCs w:val="21"/>
                </w:rPr>
                <w:t>4.361</w:t>
              </w:r>
              <w:del w:id="3129"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567245DC" w14:textId="4E80DD47" w:rsidTr="0045194C">
        <w:trPr>
          <w:trHeight w:val="280"/>
          <w:trPrChange w:id="3130"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131"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1DBA8B9"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Change w:id="3132"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42E4A02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3133"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57E0643C" w14:textId="33CDA9F7" w:rsidR="00227D08" w:rsidRPr="0048090B" w:rsidRDefault="00227D08" w:rsidP="00227D08">
            <w:pPr>
              <w:widowControl/>
              <w:jc w:val="right"/>
              <w:rPr>
                <w:rFonts w:ascii="Times New Roman" w:eastAsia="ＭＳ 明朝" w:hAnsi="Times New Roman" w:cs="Times New Roman"/>
                <w:color w:val="000000"/>
                <w:kern w:val="0"/>
                <w:szCs w:val="21"/>
              </w:rPr>
            </w:pPr>
            <w:ins w:id="3134" w:author="松山 ファミリー" w:date="2023-02-08T01:46: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4</w:t>
            </w:r>
            <w:del w:id="3135" w:author="松山 ファミリー" w:date="2023-02-08T01:46:00Z">
              <w:r w:rsidRPr="0048090B" w:rsidDel="00227D08">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386</w:t>
            </w:r>
            <w:del w:id="3136" w:author="松山 ファミリー" w:date="2023-02-08T01:46:00Z">
              <w:r w:rsidRPr="0048090B" w:rsidDel="00227D08">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137" w:author="松山 ファミリー" w:date="2023-02-08T01:44:00Z">
              <w:tcPr>
                <w:tcW w:w="284" w:type="dxa"/>
                <w:tcBorders>
                  <w:top w:val="nil"/>
                  <w:left w:val="nil"/>
                  <w:bottom w:val="single" w:sz="4" w:space="0" w:color="auto"/>
                  <w:right w:val="single" w:sz="4" w:space="0" w:color="auto"/>
                </w:tcBorders>
              </w:tcPr>
            </w:tcPrChange>
          </w:tcPr>
          <w:p w14:paraId="31B6B6D2"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138"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139" w:author="松山 ファミリー" w:date="2023-02-08T01:44:00Z">
              <w:tcPr>
                <w:tcW w:w="284" w:type="dxa"/>
                <w:tcBorders>
                  <w:top w:val="nil"/>
                  <w:left w:val="nil"/>
                  <w:bottom w:val="single" w:sz="4" w:space="0" w:color="auto"/>
                  <w:right w:val="single" w:sz="4" w:space="0" w:color="auto"/>
                </w:tcBorders>
              </w:tcPr>
            </w:tcPrChange>
          </w:tcPr>
          <w:p w14:paraId="40B5D624" w14:textId="4B7B9305" w:rsidR="00227D08" w:rsidRPr="0048090B" w:rsidRDefault="00227D08" w:rsidP="00227D08">
            <w:pPr>
              <w:widowControl/>
              <w:jc w:val="right"/>
              <w:rPr>
                <w:rFonts w:ascii="Times New Roman" w:eastAsia="ＭＳ 明朝" w:hAnsi="Times New Roman" w:cs="Times New Roman"/>
                <w:color w:val="000000"/>
                <w:kern w:val="0"/>
                <w:szCs w:val="21"/>
              </w:rPr>
              <w:pPrChange w:id="3140" w:author="松山 ファミリー" w:date="2023-02-08T01:45:00Z">
                <w:pPr>
                  <w:widowControl/>
                </w:pPr>
              </w:pPrChange>
            </w:pPr>
            <w:ins w:id="3141" w:author="松山　晃大" w:date="2023-02-08T01:45:00Z">
              <w:r w:rsidRPr="0048090B">
                <w:rPr>
                  <w:rFonts w:ascii="Times New Roman" w:eastAsia="ＭＳ 明朝"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3142" w:author="松山 ファミリー" w:date="2023-02-08T01:44:00Z">
              <w:tcPr>
                <w:tcW w:w="284" w:type="dxa"/>
                <w:tcBorders>
                  <w:top w:val="nil"/>
                  <w:left w:val="nil"/>
                  <w:bottom w:val="single" w:sz="4" w:space="0" w:color="auto"/>
                  <w:right w:val="single" w:sz="4" w:space="0" w:color="auto"/>
                </w:tcBorders>
              </w:tcPr>
            </w:tcPrChange>
          </w:tcPr>
          <w:p w14:paraId="1AE50BC1" w14:textId="2265272B" w:rsidR="00227D08" w:rsidRPr="0048090B" w:rsidRDefault="00227D08" w:rsidP="00227D08">
            <w:pPr>
              <w:widowControl/>
              <w:jc w:val="right"/>
              <w:rPr>
                <w:rFonts w:ascii="Times New Roman" w:eastAsia="ＭＳ 明朝" w:hAnsi="Times New Roman" w:cs="Times New Roman"/>
                <w:color w:val="000000"/>
                <w:kern w:val="0"/>
                <w:szCs w:val="21"/>
              </w:rPr>
              <w:pPrChange w:id="3143" w:author="松山 ファミリー" w:date="2023-02-08T01:45:00Z">
                <w:pPr>
                  <w:widowControl/>
                </w:pPr>
              </w:pPrChange>
            </w:pPr>
            <w:ins w:id="3144" w:author="松山　晃大" w:date="2023-02-08T01:45: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3145" w:author="松山 ファミリー" w:date="2023-02-08T01:44:00Z">
              <w:tcPr>
                <w:tcW w:w="284" w:type="dxa"/>
                <w:tcBorders>
                  <w:top w:val="nil"/>
                  <w:left w:val="nil"/>
                  <w:bottom w:val="single" w:sz="4" w:space="0" w:color="auto"/>
                  <w:right w:val="single" w:sz="4" w:space="0" w:color="auto"/>
                </w:tcBorders>
              </w:tcPr>
            </w:tcPrChange>
          </w:tcPr>
          <w:p w14:paraId="6000BB6F" w14:textId="133D83CA" w:rsidR="00227D08" w:rsidRPr="0048090B" w:rsidRDefault="00227D08" w:rsidP="00227D08">
            <w:pPr>
              <w:widowControl/>
              <w:jc w:val="right"/>
              <w:rPr>
                <w:rFonts w:ascii="Times New Roman" w:eastAsia="ＭＳ 明朝" w:hAnsi="Times New Roman" w:cs="Times New Roman"/>
                <w:color w:val="000000"/>
                <w:kern w:val="0"/>
                <w:szCs w:val="21"/>
              </w:rPr>
              <w:pPrChange w:id="3146" w:author="松山 ファミリー" w:date="2023-02-08T01:45:00Z">
                <w:pPr>
                  <w:widowControl/>
                </w:pPr>
              </w:pPrChange>
            </w:pPr>
            <w:ins w:id="3147" w:author="松山　晃大" w:date="2023-02-08T01:45:00Z">
              <w:r w:rsidRPr="0048090B">
                <w:rPr>
                  <w:rFonts w:ascii="Times New Roman" w:eastAsia="ＭＳ 明朝" w:hAnsi="Times New Roman" w:cs="Times New Roman"/>
                  <w:color w:val="000000"/>
                  <w:kern w:val="0"/>
                  <w:szCs w:val="21"/>
                </w:rPr>
                <w:t>4.794</w:t>
              </w:r>
              <w:del w:id="3148"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40E1D6CB" w14:textId="724FEA9D" w:rsidTr="0045194C">
        <w:trPr>
          <w:trHeight w:val="280"/>
          <w:trPrChange w:id="3149"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150"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8EEF09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3151"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0191EC9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3152"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562E14D3" w14:textId="16C7DEF3" w:rsidR="00227D08" w:rsidRPr="0048090B" w:rsidRDefault="00227D08" w:rsidP="00227D08">
            <w:pPr>
              <w:widowControl/>
              <w:jc w:val="right"/>
              <w:rPr>
                <w:rFonts w:ascii="Times New Roman" w:eastAsia="ＭＳ 明朝" w:hAnsi="Times New Roman" w:cs="Times New Roman"/>
                <w:color w:val="000000"/>
                <w:kern w:val="0"/>
                <w:szCs w:val="21"/>
              </w:rPr>
            </w:pPr>
            <w:ins w:id="3153" w:author="松山 ファミリー" w:date="2023-02-08T01:46: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8</w:t>
            </w:r>
            <w:del w:id="3154" w:author="松山 ファミリー" w:date="2023-02-08T01:46:00Z">
              <w:r w:rsidRPr="0048090B" w:rsidDel="00227D08">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766</w:t>
            </w:r>
            <w:del w:id="3155" w:author="松山 ファミリー" w:date="2023-02-08T01:46:00Z">
              <w:r w:rsidRPr="0048090B" w:rsidDel="00227D08">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156" w:author="松山 ファミリー" w:date="2023-02-08T01:44:00Z">
              <w:tcPr>
                <w:tcW w:w="284" w:type="dxa"/>
                <w:tcBorders>
                  <w:top w:val="nil"/>
                  <w:left w:val="nil"/>
                  <w:bottom w:val="single" w:sz="4" w:space="0" w:color="auto"/>
                  <w:right w:val="single" w:sz="4" w:space="0" w:color="auto"/>
                </w:tcBorders>
              </w:tcPr>
            </w:tcPrChange>
          </w:tcPr>
          <w:p w14:paraId="53A160C2"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157"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158" w:author="松山 ファミリー" w:date="2023-02-08T01:44:00Z">
              <w:tcPr>
                <w:tcW w:w="284" w:type="dxa"/>
                <w:tcBorders>
                  <w:top w:val="nil"/>
                  <w:left w:val="nil"/>
                  <w:bottom w:val="single" w:sz="4" w:space="0" w:color="auto"/>
                  <w:right w:val="single" w:sz="4" w:space="0" w:color="auto"/>
                </w:tcBorders>
              </w:tcPr>
            </w:tcPrChange>
          </w:tcPr>
          <w:p w14:paraId="7EE86E09" w14:textId="1C2F8183" w:rsidR="00227D08" w:rsidRPr="0048090B" w:rsidRDefault="00227D08" w:rsidP="00227D08">
            <w:pPr>
              <w:widowControl/>
              <w:jc w:val="right"/>
              <w:rPr>
                <w:rFonts w:ascii="Times New Roman" w:eastAsia="ＭＳ 明朝" w:hAnsi="Times New Roman" w:cs="Times New Roman"/>
                <w:color w:val="000000"/>
                <w:kern w:val="0"/>
                <w:szCs w:val="21"/>
              </w:rPr>
              <w:pPrChange w:id="3159" w:author="松山 ファミリー" w:date="2023-02-08T01:45:00Z">
                <w:pPr>
                  <w:widowControl/>
                </w:pPr>
              </w:pPrChange>
            </w:pPr>
            <w:ins w:id="3160" w:author="松山　晃大" w:date="2023-02-08T01:45:00Z">
              <w:r w:rsidRPr="0048090B">
                <w:rPr>
                  <w:rFonts w:ascii="Times New Roman" w:eastAsia="ＭＳ 明朝"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3161" w:author="松山 ファミリー" w:date="2023-02-08T01:44:00Z">
              <w:tcPr>
                <w:tcW w:w="284" w:type="dxa"/>
                <w:tcBorders>
                  <w:top w:val="nil"/>
                  <w:left w:val="nil"/>
                  <w:bottom w:val="single" w:sz="4" w:space="0" w:color="auto"/>
                  <w:right w:val="single" w:sz="4" w:space="0" w:color="auto"/>
                </w:tcBorders>
              </w:tcPr>
            </w:tcPrChange>
          </w:tcPr>
          <w:p w14:paraId="35D249C7" w14:textId="355D0331" w:rsidR="00227D08" w:rsidRPr="0048090B" w:rsidRDefault="00227D08" w:rsidP="00227D08">
            <w:pPr>
              <w:widowControl/>
              <w:jc w:val="right"/>
              <w:rPr>
                <w:rFonts w:ascii="Times New Roman" w:eastAsia="ＭＳ 明朝" w:hAnsi="Times New Roman" w:cs="Times New Roman"/>
                <w:color w:val="000000"/>
                <w:kern w:val="0"/>
                <w:szCs w:val="21"/>
              </w:rPr>
              <w:pPrChange w:id="3162" w:author="松山 ファミリー" w:date="2023-02-08T01:45:00Z">
                <w:pPr>
                  <w:widowControl/>
                </w:pPr>
              </w:pPrChange>
            </w:pPr>
            <w:ins w:id="3163" w:author="松山　晃大" w:date="2023-02-08T01:45: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3164" w:author="松山 ファミリー" w:date="2023-02-08T01:44:00Z">
              <w:tcPr>
                <w:tcW w:w="284" w:type="dxa"/>
                <w:tcBorders>
                  <w:top w:val="nil"/>
                  <w:left w:val="nil"/>
                  <w:bottom w:val="single" w:sz="4" w:space="0" w:color="auto"/>
                  <w:right w:val="single" w:sz="4" w:space="0" w:color="auto"/>
                </w:tcBorders>
              </w:tcPr>
            </w:tcPrChange>
          </w:tcPr>
          <w:p w14:paraId="5F653088" w14:textId="3FB1C53B" w:rsidR="00227D08" w:rsidRPr="0048090B" w:rsidRDefault="00227D08" w:rsidP="00227D08">
            <w:pPr>
              <w:widowControl/>
              <w:jc w:val="right"/>
              <w:rPr>
                <w:rFonts w:ascii="Times New Roman" w:eastAsia="ＭＳ 明朝" w:hAnsi="Times New Roman" w:cs="Times New Roman"/>
                <w:color w:val="000000"/>
                <w:kern w:val="0"/>
                <w:szCs w:val="21"/>
              </w:rPr>
              <w:pPrChange w:id="3165" w:author="松山 ファミリー" w:date="2023-02-08T01:45:00Z">
                <w:pPr>
                  <w:widowControl/>
                </w:pPr>
              </w:pPrChange>
            </w:pPr>
            <w:ins w:id="3166" w:author="松山　晃大" w:date="2023-02-08T01:45:00Z">
              <w:r w:rsidRPr="0048090B">
                <w:rPr>
                  <w:rFonts w:ascii="Times New Roman" w:eastAsia="ＭＳ 明朝" w:hAnsi="Times New Roman" w:cs="Times New Roman"/>
                  <w:color w:val="000000"/>
                  <w:kern w:val="0"/>
                  <w:szCs w:val="21"/>
                </w:rPr>
                <w:t>5.227</w:t>
              </w:r>
              <w:del w:id="3167"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19591D1C" w14:textId="3E2D3FA4" w:rsidTr="0045194C">
        <w:trPr>
          <w:trHeight w:val="280"/>
          <w:trPrChange w:id="3168"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169"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2F9FD8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3170"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3B7F8DA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3171"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27699A81"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1.314</w:t>
            </w:r>
            <w:del w:id="3172" w:author="松山 ファミリー" w:date="2023-02-08T01:46:00Z">
              <w:r w:rsidRPr="0048090B" w:rsidDel="00227D0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173" w:author="松山 ファミリー" w:date="2023-02-08T01:44:00Z">
              <w:tcPr>
                <w:tcW w:w="284" w:type="dxa"/>
                <w:tcBorders>
                  <w:top w:val="nil"/>
                  <w:left w:val="nil"/>
                  <w:bottom w:val="single" w:sz="4" w:space="0" w:color="auto"/>
                  <w:right w:val="single" w:sz="4" w:space="0" w:color="auto"/>
                </w:tcBorders>
              </w:tcPr>
            </w:tcPrChange>
          </w:tcPr>
          <w:p w14:paraId="7F2F3970"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174"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175" w:author="松山 ファミリー" w:date="2023-02-08T01:44:00Z">
              <w:tcPr>
                <w:tcW w:w="284" w:type="dxa"/>
                <w:tcBorders>
                  <w:top w:val="nil"/>
                  <w:left w:val="nil"/>
                  <w:bottom w:val="single" w:sz="4" w:space="0" w:color="auto"/>
                  <w:right w:val="single" w:sz="4" w:space="0" w:color="auto"/>
                </w:tcBorders>
              </w:tcPr>
            </w:tcPrChange>
          </w:tcPr>
          <w:p w14:paraId="68EF5E80" w14:textId="6826335F" w:rsidR="00227D08" w:rsidRPr="0048090B" w:rsidRDefault="00227D08" w:rsidP="00227D08">
            <w:pPr>
              <w:widowControl/>
              <w:jc w:val="right"/>
              <w:rPr>
                <w:rFonts w:ascii="Times New Roman" w:eastAsia="ＭＳ 明朝" w:hAnsi="Times New Roman" w:cs="Times New Roman"/>
                <w:color w:val="000000"/>
                <w:kern w:val="0"/>
                <w:szCs w:val="21"/>
              </w:rPr>
              <w:pPrChange w:id="3176" w:author="松山 ファミリー" w:date="2023-02-08T01:45:00Z">
                <w:pPr>
                  <w:widowControl/>
                </w:pPr>
              </w:pPrChange>
            </w:pPr>
            <w:ins w:id="3177" w:author="松山　晃大" w:date="2023-02-08T01:45: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3178" w:author="松山 ファミリー" w:date="2023-02-08T01:44:00Z">
              <w:tcPr>
                <w:tcW w:w="284" w:type="dxa"/>
                <w:tcBorders>
                  <w:top w:val="nil"/>
                  <w:left w:val="nil"/>
                  <w:bottom w:val="single" w:sz="4" w:space="0" w:color="auto"/>
                  <w:right w:val="single" w:sz="4" w:space="0" w:color="auto"/>
                </w:tcBorders>
              </w:tcPr>
            </w:tcPrChange>
          </w:tcPr>
          <w:p w14:paraId="4209523B" w14:textId="0543D909" w:rsidR="00227D08" w:rsidRPr="0048090B" w:rsidRDefault="00227D08" w:rsidP="00227D08">
            <w:pPr>
              <w:widowControl/>
              <w:jc w:val="right"/>
              <w:rPr>
                <w:rFonts w:ascii="Times New Roman" w:eastAsia="ＭＳ 明朝" w:hAnsi="Times New Roman" w:cs="Times New Roman"/>
                <w:color w:val="000000"/>
                <w:kern w:val="0"/>
                <w:szCs w:val="21"/>
              </w:rPr>
              <w:pPrChange w:id="3179" w:author="松山 ファミリー" w:date="2023-02-08T01:45:00Z">
                <w:pPr>
                  <w:widowControl/>
                </w:pPr>
              </w:pPrChange>
            </w:pPr>
            <w:ins w:id="3180" w:author="松山　晃大" w:date="2023-02-08T01:45: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3181" w:author="松山 ファミリー" w:date="2023-02-08T01:44:00Z">
              <w:tcPr>
                <w:tcW w:w="284" w:type="dxa"/>
                <w:tcBorders>
                  <w:top w:val="nil"/>
                  <w:left w:val="nil"/>
                  <w:bottom w:val="single" w:sz="4" w:space="0" w:color="auto"/>
                  <w:right w:val="single" w:sz="4" w:space="0" w:color="auto"/>
                </w:tcBorders>
              </w:tcPr>
            </w:tcPrChange>
          </w:tcPr>
          <w:p w14:paraId="7AA47354" w14:textId="26BCA018" w:rsidR="00227D08" w:rsidRPr="0048090B" w:rsidRDefault="00227D08" w:rsidP="00227D08">
            <w:pPr>
              <w:widowControl/>
              <w:jc w:val="right"/>
              <w:rPr>
                <w:rFonts w:ascii="Times New Roman" w:eastAsia="ＭＳ 明朝" w:hAnsi="Times New Roman" w:cs="Times New Roman"/>
                <w:color w:val="000000"/>
                <w:kern w:val="0"/>
                <w:szCs w:val="21"/>
              </w:rPr>
              <w:pPrChange w:id="3182" w:author="松山 ファミリー" w:date="2023-02-08T01:45:00Z">
                <w:pPr>
                  <w:widowControl/>
                </w:pPr>
              </w:pPrChange>
            </w:pPr>
            <w:ins w:id="3183" w:author="松山　晃大" w:date="2023-02-08T01:45:00Z">
              <w:r w:rsidRPr="0048090B">
                <w:rPr>
                  <w:rFonts w:ascii="Times New Roman" w:eastAsia="ＭＳ 明朝" w:hAnsi="Times New Roman" w:cs="Times New Roman"/>
                  <w:color w:val="000000"/>
                  <w:kern w:val="0"/>
                  <w:szCs w:val="21"/>
                </w:rPr>
                <w:t>5.659</w:t>
              </w:r>
              <w:del w:id="3184"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40980BF0" w14:textId="40CB1E79" w:rsidTr="0045194C">
        <w:trPr>
          <w:trHeight w:val="280"/>
          <w:trPrChange w:id="3185"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186"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ABE714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3187"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470C437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3188"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3C847562"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1.751</w:t>
            </w:r>
            <w:del w:id="3189" w:author="松山 ファミリー" w:date="2023-02-08T01:46:00Z">
              <w:r w:rsidRPr="0048090B" w:rsidDel="00227D0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190" w:author="松山 ファミリー" w:date="2023-02-08T01:44:00Z">
              <w:tcPr>
                <w:tcW w:w="284" w:type="dxa"/>
                <w:tcBorders>
                  <w:top w:val="nil"/>
                  <w:left w:val="nil"/>
                  <w:bottom w:val="single" w:sz="4" w:space="0" w:color="auto"/>
                  <w:right w:val="single" w:sz="4" w:space="0" w:color="auto"/>
                </w:tcBorders>
              </w:tcPr>
            </w:tcPrChange>
          </w:tcPr>
          <w:p w14:paraId="2AD3C166"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191"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192" w:author="松山 ファミリー" w:date="2023-02-08T01:44:00Z">
              <w:tcPr>
                <w:tcW w:w="284" w:type="dxa"/>
                <w:tcBorders>
                  <w:top w:val="nil"/>
                  <w:left w:val="nil"/>
                  <w:bottom w:val="single" w:sz="4" w:space="0" w:color="auto"/>
                  <w:right w:val="single" w:sz="4" w:space="0" w:color="auto"/>
                </w:tcBorders>
              </w:tcPr>
            </w:tcPrChange>
          </w:tcPr>
          <w:p w14:paraId="4B5CEFBB" w14:textId="69BAB23A" w:rsidR="00227D08" w:rsidRPr="0048090B" w:rsidRDefault="00227D08" w:rsidP="00227D08">
            <w:pPr>
              <w:widowControl/>
              <w:jc w:val="right"/>
              <w:rPr>
                <w:rFonts w:ascii="Times New Roman" w:eastAsia="ＭＳ 明朝" w:hAnsi="Times New Roman" w:cs="Times New Roman"/>
                <w:color w:val="000000"/>
                <w:kern w:val="0"/>
                <w:szCs w:val="21"/>
              </w:rPr>
              <w:pPrChange w:id="3193" w:author="松山 ファミリー" w:date="2023-02-08T01:45:00Z">
                <w:pPr>
                  <w:widowControl/>
                </w:pPr>
              </w:pPrChange>
            </w:pPr>
            <w:ins w:id="3194" w:author="松山　晃大" w:date="2023-02-08T01:45: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3195" w:author="松山 ファミリー" w:date="2023-02-08T01:44:00Z">
              <w:tcPr>
                <w:tcW w:w="284" w:type="dxa"/>
                <w:tcBorders>
                  <w:top w:val="nil"/>
                  <w:left w:val="nil"/>
                  <w:bottom w:val="single" w:sz="4" w:space="0" w:color="auto"/>
                  <w:right w:val="single" w:sz="4" w:space="0" w:color="auto"/>
                </w:tcBorders>
              </w:tcPr>
            </w:tcPrChange>
          </w:tcPr>
          <w:p w14:paraId="4765C8BA" w14:textId="4FA070B9" w:rsidR="00227D08" w:rsidRPr="0048090B" w:rsidRDefault="00227D08" w:rsidP="00227D08">
            <w:pPr>
              <w:widowControl/>
              <w:jc w:val="right"/>
              <w:rPr>
                <w:rFonts w:ascii="Times New Roman" w:eastAsia="ＭＳ 明朝" w:hAnsi="Times New Roman" w:cs="Times New Roman"/>
                <w:color w:val="000000"/>
                <w:kern w:val="0"/>
                <w:szCs w:val="21"/>
              </w:rPr>
              <w:pPrChange w:id="3196" w:author="松山 ファミリー" w:date="2023-02-08T01:45:00Z">
                <w:pPr>
                  <w:widowControl/>
                </w:pPr>
              </w:pPrChange>
            </w:pPr>
            <w:ins w:id="3197" w:author="松山　晃大" w:date="2023-02-08T01:45: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3198" w:author="松山 ファミリー" w:date="2023-02-08T01:44:00Z">
              <w:tcPr>
                <w:tcW w:w="284" w:type="dxa"/>
                <w:tcBorders>
                  <w:top w:val="nil"/>
                  <w:left w:val="nil"/>
                  <w:bottom w:val="single" w:sz="4" w:space="0" w:color="auto"/>
                  <w:right w:val="single" w:sz="4" w:space="0" w:color="auto"/>
                </w:tcBorders>
              </w:tcPr>
            </w:tcPrChange>
          </w:tcPr>
          <w:p w14:paraId="26D261B6" w14:textId="08E696C6" w:rsidR="00227D08" w:rsidRPr="0048090B" w:rsidRDefault="00227D08" w:rsidP="00227D08">
            <w:pPr>
              <w:widowControl/>
              <w:jc w:val="right"/>
              <w:rPr>
                <w:rFonts w:ascii="Times New Roman" w:eastAsia="ＭＳ 明朝" w:hAnsi="Times New Roman" w:cs="Times New Roman"/>
                <w:color w:val="000000"/>
                <w:kern w:val="0"/>
                <w:szCs w:val="21"/>
              </w:rPr>
              <w:pPrChange w:id="3199" w:author="松山 ファミリー" w:date="2023-02-08T01:45:00Z">
                <w:pPr>
                  <w:widowControl/>
                </w:pPr>
              </w:pPrChange>
            </w:pPr>
            <w:ins w:id="3200" w:author="松山　晃大" w:date="2023-02-08T01:45:00Z">
              <w:r w:rsidRPr="0048090B">
                <w:rPr>
                  <w:rFonts w:ascii="Times New Roman" w:eastAsia="ＭＳ 明朝" w:hAnsi="Times New Roman" w:cs="Times New Roman"/>
                  <w:color w:val="000000"/>
                  <w:kern w:val="0"/>
                  <w:szCs w:val="21"/>
                </w:rPr>
                <w:t>6.091</w:t>
              </w:r>
              <w:del w:id="3201"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2BD91F55" w14:textId="371F6B8A" w:rsidTr="0045194C">
        <w:trPr>
          <w:trHeight w:val="280"/>
          <w:trPrChange w:id="3202"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203"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40EE02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3204"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69B97268"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3205"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0A66FBDE"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2.187</w:t>
            </w:r>
            <w:del w:id="3206" w:author="松山 ファミリー" w:date="2023-02-08T01:46:00Z">
              <w:r w:rsidRPr="0048090B" w:rsidDel="00227D0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207" w:author="松山 ファミリー" w:date="2023-02-08T01:44:00Z">
              <w:tcPr>
                <w:tcW w:w="284" w:type="dxa"/>
                <w:tcBorders>
                  <w:top w:val="nil"/>
                  <w:left w:val="nil"/>
                  <w:bottom w:val="single" w:sz="4" w:space="0" w:color="auto"/>
                  <w:right w:val="single" w:sz="4" w:space="0" w:color="auto"/>
                </w:tcBorders>
              </w:tcPr>
            </w:tcPrChange>
          </w:tcPr>
          <w:p w14:paraId="698880F3"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208"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209" w:author="松山 ファミリー" w:date="2023-02-08T01:44:00Z">
              <w:tcPr>
                <w:tcW w:w="284" w:type="dxa"/>
                <w:tcBorders>
                  <w:top w:val="nil"/>
                  <w:left w:val="nil"/>
                  <w:bottom w:val="single" w:sz="4" w:space="0" w:color="auto"/>
                  <w:right w:val="single" w:sz="4" w:space="0" w:color="auto"/>
                </w:tcBorders>
              </w:tcPr>
            </w:tcPrChange>
          </w:tcPr>
          <w:p w14:paraId="4B6D51C4" w14:textId="668A3A48" w:rsidR="00227D08" w:rsidRPr="0048090B" w:rsidRDefault="00227D08" w:rsidP="00227D08">
            <w:pPr>
              <w:widowControl/>
              <w:jc w:val="right"/>
              <w:rPr>
                <w:rFonts w:ascii="Times New Roman" w:eastAsia="ＭＳ 明朝" w:hAnsi="Times New Roman" w:cs="Times New Roman"/>
                <w:color w:val="000000"/>
                <w:kern w:val="0"/>
                <w:szCs w:val="21"/>
              </w:rPr>
              <w:pPrChange w:id="3210" w:author="松山 ファミリー" w:date="2023-02-08T01:45:00Z">
                <w:pPr>
                  <w:widowControl/>
                </w:pPr>
              </w:pPrChange>
            </w:pPr>
            <w:ins w:id="3211" w:author="松山　晃大" w:date="2023-02-08T01:45: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3212" w:author="松山 ファミリー" w:date="2023-02-08T01:44:00Z">
              <w:tcPr>
                <w:tcW w:w="284" w:type="dxa"/>
                <w:tcBorders>
                  <w:top w:val="nil"/>
                  <w:left w:val="nil"/>
                  <w:bottom w:val="single" w:sz="4" w:space="0" w:color="auto"/>
                  <w:right w:val="single" w:sz="4" w:space="0" w:color="auto"/>
                </w:tcBorders>
              </w:tcPr>
            </w:tcPrChange>
          </w:tcPr>
          <w:p w14:paraId="3BE6B4BB" w14:textId="4B34FF39" w:rsidR="00227D08" w:rsidRPr="0048090B" w:rsidRDefault="00227D08" w:rsidP="00227D08">
            <w:pPr>
              <w:widowControl/>
              <w:jc w:val="right"/>
              <w:rPr>
                <w:rFonts w:ascii="Times New Roman" w:eastAsia="ＭＳ 明朝" w:hAnsi="Times New Roman" w:cs="Times New Roman"/>
                <w:color w:val="000000"/>
                <w:kern w:val="0"/>
                <w:szCs w:val="21"/>
              </w:rPr>
              <w:pPrChange w:id="3213" w:author="松山 ファミリー" w:date="2023-02-08T01:45:00Z">
                <w:pPr>
                  <w:widowControl/>
                </w:pPr>
              </w:pPrChange>
            </w:pPr>
            <w:ins w:id="3214" w:author="松山　晃大" w:date="2023-02-08T01:45: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3215" w:author="松山 ファミリー" w:date="2023-02-08T01:44:00Z">
              <w:tcPr>
                <w:tcW w:w="284" w:type="dxa"/>
                <w:tcBorders>
                  <w:top w:val="nil"/>
                  <w:left w:val="nil"/>
                  <w:bottom w:val="single" w:sz="4" w:space="0" w:color="auto"/>
                  <w:right w:val="single" w:sz="4" w:space="0" w:color="auto"/>
                </w:tcBorders>
              </w:tcPr>
            </w:tcPrChange>
          </w:tcPr>
          <w:p w14:paraId="1CB02C53" w14:textId="0A5F7166" w:rsidR="00227D08" w:rsidRPr="0048090B" w:rsidRDefault="00227D08" w:rsidP="00227D08">
            <w:pPr>
              <w:widowControl/>
              <w:jc w:val="right"/>
              <w:rPr>
                <w:rFonts w:ascii="Times New Roman" w:eastAsia="ＭＳ 明朝" w:hAnsi="Times New Roman" w:cs="Times New Roman"/>
                <w:color w:val="000000"/>
                <w:kern w:val="0"/>
                <w:szCs w:val="21"/>
              </w:rPr>
              <w:pPrChange w:id="3216" w:author="松山 ファミリー" w:date="2023-02-08T01:45:00Z">
                <w:pPr>
                  <w:widowControl/>
                </w:pPr>
              </w:pPrChange>
            </w:pPr>
            <w:ins w:id="3217" w:author="松山　晃大" w:date="2023-02-08T01:45:00Z">
              <w:r w:rsidRPr="0048090B">
                <w:rPr>
                  <w:rFonts w:ascii="Times New Roman" w:eastAsia="ＭＳ 明朝" w:hAnsi="Times New Roman" w:cs="Times New Roman"/>
                  <w:color w:val="000000"/>
                  <w:kern w:val="0"/>
                  <w:szCs w:val="21"/>
                </w:rPr>
                <w:t>6.522</w:t>
              </w:r>
              <w:del w:id="3218"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0E03A173" w14:textId="36752F01" w:rsidTr="0045194C">
        <w:trPr>
          <w:trHeight w:val="280"/>
          <w:trPrChange w:id="3219"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220"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93D5B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3221"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197BE05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3222"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405B6A2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2.623</w:t>
            </w:r>
            <w:del w:id="3223" w:author="松山 ファミリー" w:date="2023-02-08T01:46:00Z">
              <w:r w:rsidRPr="0048090B" w:rsidDel="00227D0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224" w:author="松山 ファミリー" w:date="2023-02-08T01:44:00Z">
              <w:tcPr>
                <w:tcW w:w="284" w:type="dxa"/>
                <w:tcBorders>
                  <w:top w:val="nil"/>
                  <w:left w:val="nil"/>
                  <w:bottom w:val="single" w:sz="4" w:space="0" w:color="auto"/>
                  <w:right w:val="single" w:sz="4" w:space="0" w:color="auto"/>
                </w:tcBorders>
              </w:tcPr>
            </w:tcPrChange>
          </w:tcPr>
          <w:p w14:paraId="54BB8455"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225"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226" w:author="松山 ファミリー" w:date="2023-02-08T01:44:00Z">
              <w:tcPr>
                <w:tcW w:w="284" w:type="dxa"/>
                <w:tcBorders>
                  <w:top w:val="nil"/>
                  <w:left w:val="nil"/>
                  <w:bottom w:val="single" w:sz="4" w:space="0" w:color="auto"/>
                  <w:right w:val="single" w:sz="4" w:space="0" w:color="auto"/>
                </w:tcBorders>
              </w:tcPr>
            </w:tcPrChange>
          </w:tcPr>
          <w:p w14:paraId="4898FADA" w14:textId="08C818C9" w:rsidR="00227D08" w:rsidRPr="0048090B" w:rsidRDefault="00227D08" w:rsidP="00227D08">
            <w:pPr>
              <w:widowControl/>
              <w:jc w:val="right"/>
              <w:rPr>
                <w:rFonts w:ascii="Times New Roman" w:eastAsia="ＭＳ 明朝" w:hAnsi="Times New Roman" w:cs="Times New Roman"/>
                <w:color w:val="000000"/>
                <w:kern w:val="0"/>
                <w:szCs w:val="21"/>
              </w:rPr>
              <w:pPrChange w:id="3227" w:author="松山 ファミリー" w:date="2023-02-08T01:45:00Z">
                <w:pPr>
                  <w:widowControl/>
                </w:pPr>
              </w:pPrChange>
            </w:pPr>
            <w:ins w:id="3228" w:author="松山　晃大" w:date="2023-02-08T01:45:00Z">
              <w:r w:rsidRPr="0048090B">
                <w:rPr>
                  <w:rFonts w:ascii="Times New Roman" w:eastAsia="ＭＳ 明朝"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3229" w:author="松山 ファミリー" w:date="2023-02-08T01:44:00Z">
              <w:tcPr>
                <w:tcW w:w="284" w:type="dxa"/>
                <w:tcBorders>
                  <w:top w:val="nil"/>
                  <w:left w:val="nil"/>
                  <w:bottom w:val="single" w:sz="4" w:space="0" w:color="auto"/>
                  <w:right w:val="single" w:sz="4" w:space="0" w:color="auto"/>
                </w:tcBorders>
              </w:tcPr>
            </w:tcPrChange>
          </w:tcPr>
          <w:p w14:paraId="2FDC4D98" w14:textId="5BA17C53" w:rsidR="00227D08" w:rsidRPr="0048090B" w:rsidRDefault="00227D08" w:rsidP="00227D08">
            <w:pPr>
              <w:widowControl/>
              <w:jc w:val="right"/>
              <w:rPr>
                <w:rFonts w:ascii="Times New Roman" w:eastAsia="ＭＳ 明朝" w:hAnsi="Times New Roman" w:cs="Times New Roman"/>
                <w:color w:val="000000"/>
                <w:kern w:val="0"/>
                <w:szCs w:val="21"/>
              </w:rPr>
              <w:pPrChange w:id="3230" w:author="松山 ファミリー" w:date="2023-02-08T01:45:00Z">
                <w:pPr>
                  <w:widowControl/>
                </w:pPr>
              </w:pPrChange>
            </w:pPr>
            <w:ins w:id="3231" w:author="松山　晃大" w:date="2023-02-08T01:45: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3232" w:author="松山 ファミリー" w:date="2023-02-08T01:44:00Z">
              <w:tcPr>
                <w:tcW w:w="284" w:type="dxa"/>
                <w:tcBorders>
                  <w:top w:val="nil"/>
                  <w:left w:val="nil"/>
                  <w:bottom w:val="single" w:sz="4" w:space="0" w:color="auto"/>
                  <w:right w:val="single" w:sz="4" w:space="0" w:color="auto"/>
                </w:tcBorders>
              </w:tcPr>
            </w:tcPrChange>
          </w:tcPr>
          <w:p w14:paraId="3199963D" w14:textId="64FBA702" w:rsidR="00227D08" w:rsidRPr="0048090B" w:rsidRDefault="00227D08" w:rsidP="00227D08">
            <w:pPr>
              <w:widowControl/>
              <w:jc w:val="right"/>
              <w:rPr>
                <w:rFonts w:ascii="Times New Roman" w:eastAsia="ＭＳ 明朝" w:hAnsi="Times New Roman" w:cs="Times New Roman"/>
                <w:color w:val="000000"/>
                <w:kern w:val="0"/>
                <w:szCs w:val="21"/>
              </w:rPr>
              <w:pPrChange w:id="3233" w:author="松山 ファミリー" w:date="2023-02-08T01:45:00Z">
                <w:pPr>
                  <w:widowControl/>
                </w:pPr>
              </w:pPrChange>
            </w:pPr>
            <w:ins w:id="3234" w:author="松山　晃大" w:date="2023-02-08T01:45:00Z">
              <w:r w:rsidRPr="0048090B">
                <w:rPr>
                  <w:rFonts w:ascii="Times New Roman" w:eastAsia="ＭＳ 明朝" w:hAnsi="Times New Roman" w:cs="Times New Roman"/>
                  <w:color w:val="000000"/>
                  <w:kern w:val="0"/>
                  <w:szCs w:val="21"/>
                </w:rPr>
                <w:t>6.952</w:t>
              </w:r>
              <w:del w:id="3235"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4F020493" w14:textId="54B1FBB3" w:rsidTr="0045194C">
        <w:trPr>
          <w:trHeight w:val="280"/>
          <w:trPrChange w:id="3236"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237"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C557F5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3238"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3703CA4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Change w:id="3239"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27750308"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3.059</w:t>
            </w:r>
            <w:del w:id="3240" w:author="松山 ファミリー" w:date="2023-02-08T01:47:00Z">
              <w:r w:rsidRPr="0048090B" w:rsidDel="00227D08">
                <w:rPr>
                  <w:rFonts w:ascii="Times New Roman" w:eastAsia="ＭＳ 明朝" w:hAnsi="Times New Roman" w:cs="Times New Roman"/>
                  <w:color w:val="000000"/>
                  <w:kern w:val="0"/>
                  <w:szCs w:val="21"/>
                </w:rPr>
                <w:delText>.</w:delText>
              </w:r>
            </w:del>
            <w:del w:id="3241" w:author="松山 ファミリー" w:date="2023-02-08T01:46:00Z">
              <w:r w:rsidRPr="0048090B" w:rsidDel="00227D0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242" w:author="松山 ファミリー" w:date="2023-02-08T01:44:00Z">
              <w:tcPr>
                <w:tcW w:w="284" w:type="dxa"/>
                <w:tcBorders>
                  <w:top w:val="nil"/>
                  <w:left w:val="nil"/>
                  <w:bottom w:val="single" w:sz="4" w:space="0" w:color="auto"/>
                  <w:right w:val="single" w:sz="4" w:space="0" w:color="auto"/>
                </w:tcBorders>
              </w:tcPr>
            </w:tcPrChange>
          </w:tcPr>
          <w:p w14:paraId="628E2928"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243"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244" w:author="松山 ファミリー" w:date="2023-02-08T01:44:00Z">
              <w:tcPr>
                <w:tcW w:w="284" w:type="dxa"/>
                <w:tcBorders>
                  <w:top w:val="nil"/>
                  <w:left w:val="nil"/>
                  <w:bottom w:val="single" w:sz="4" w:space="0" w:color="auto"/>
                  <w:right w:val="single" w:sz="4" w:space="0" w:color="auto"/>
                </w:tcBorders>
              </w:tcPr>
            </w:tcPrChange>
          </w:tcPr>
          <w:p w14:paraId="4B11F5F1" w14:textId="13F2055D" w:rsidR="00227D08" w:rsidRPr="0048090B" w:rsidRDefault="00227D08" w:rsidP="00227D08">
            <w:pPr>
              <w:widowControl/>
              <w:jc w:val="right"/>
              <w:rPr>
                <w:rFonts w:ascii="Times New Roman" w:eastAsia="ＭＳ 明朝" w:hAnsi="Times New Roman" w:cs="Times New Roman"/>
                <w:color w:val="000000"/>
                <w:kern w:val="0"/>
                <w:szCs w:val="21"/>
              </w:rPr>
              <w:pPrChange w:id="3245" w:author="松山 ファミリー" w:date="2023-02-08T01:45:00Z">
                <w:pPr>
                  <w:widowControl/>
                </w:pPr>
              </w:pPrChange>
            </w:pPr>
            <w:ins w:id="3246" w:author="松山　晃大" w:date="2023-02-08T01:45: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3247" w:author="松山 ファミリー" w:date="2023-02-08T01:44:00Z">
              <w:tcPr>
                <w:tcW w:w="284" w:type="dxa"/>
                <w:tcBorders>
                  <w:top w:val="nil"/>
                  <w:left w:val="nil"/>
                  <w:bottom w:val="single" w:sz="4" w:space="0" w:color="auto"/>
                  <w:right w:val="single" w:sz="4" w:space="0" w:color="auto"/>
                </w:tcBorders>
              </w:tcPr>
            </w:tcPrChange>
          </w:tcPr>
          <w:p w14:paraId="0B14F852" w14:textId="788D8CF1" w:rsidR="00227D08" w:rsidRPr="0048090B" w:rsidRDefault="00227D08" w:rsidP="00227D08">
            <w:pPr>
              <w:widowControl/>
              <w:jc w:val="right"/>
              <w:rPr>
                <w:rFonts w:ascii="Times New Roman" w:eastAsia="ＭＳ 明朝" w:hAnsi="Times New Roman" w:cs="Times New Roman"/>
                <w:color w:val="000000"/>
                <w:kern w:val="0"/>
                <w:szCs w:val="21"/>
              </w:rPr>
              <w:pPrChange w:id="3248" w:author="松山 ファミリー" w:date="2023-02-08T01:45:00Z">
                <w:pPr>
                  <w:widowControl/>
                </w:pPr>
              </w:pPrChange>
            </w:pPr>
            <w:ins w:id="3249" w:author="松山　晃大" w:date="2023-02-08T01:45: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3250" w:author="松山 ファミリー" w:date="2023-02-08T01:44:00Z">
              <w:tcPr>
                <w:tcW w:w="284" w:type="dxa"/>
                <w:tcBorders>
                  <w:top w:val="nil"/>
                  <w:left w:val="nil"/>
                  <w:bottom w:val="single" w:sz="4" w:space="0" w:color="auto"/>
                  <w:right w:val="single" w:sz="4" w:space="0" w:color="auto"/>
                </w:tcBorders>
              </w:tcPr>
            </w:tcPrChange>
          </w:tcPr>
          <w:p w14:paraId="3E870621" w14:textId="604184B5" w:rsidR="00227D08" w:rsidRPr="0048090B" w:rsidRDefault="00227D08" w:rsidP="00227D08">
            <w:pPr>
              <w:widowControl/>
              <w:jc w:val="right"/>
              <w:rPr>
                <w:rFonts w:ascii="Times New Roman" w:eastAsia="ＭＳ 明朝" w:hAnsi="Times New Roman" w:cs="Times New Roman"/>
                <w:color w:val="000000"/>
                <w:kern w:val="0"/>
                <w:szCs w:val="21"/>
              </w:rPr>
              <w:pPrChange w:id="3251" w:author="松山 ファミリー" w:date="2023-02-08T01:45:00Z">
                <w:pPr>
                  <w:widowControl/>
                </w:pPr>
              </w:pPrChange>
            </w:pPr>
            <w:ins w:id="3252" w:author="松山　晃大" w:date="2023-02-08T01:45:00Z">
              <w:r w:rsidRPr="0048090B">
                <w:rPr>
                  <w:rFonts w:ascii="Times New Roman" w:eastAsia="ＭＳ 明朝" w:hAnsi="Times New Roman" w:cs="Times New Roman"/>
                  <w:color w:val="000000"/>
                  <w:kern w:val="0"/>
                  <w:szCs w:val="21"/>
                </w:rPr>
                <w:t>7.382</w:t>
              </w:r>
              <w:del w:id="3253"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77775D20" w14:textId="34427CF8" w:rsidTr="0045194C">
        <w:trPr>
          <w:trHeight w:val="280"/>
          <w:trPrChange w:id="3254"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255"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B765DD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3256"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26FB8E5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3257"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1B8FD1FB"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3.493</w:t>
            </w:r>
            <w:del w:id="3258" w:author="松山 ファミリー" w:date="2023-02-08T01:47:00Z">
              <w:r w:rsidRPr="0048090B" w:rsidDel="00227D0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259" w:author="松山 ファミリー" w:date="2023-02-08T01:44:00Z">
              <w:tcPr>
                <w:tcW w:w="284" w:type="dxa"/>
                <w:tcBorders>
                  <w:top w:val="nil"/>
                  <w:left w:val="nil"/>
                  <w:bottom w:val="single" w:sz="4" w:space="0" w:color="auto"/>
                  <w:right w:val="single" w:sz="4" w:space="0" w:color="auto"/>
                </w:tcBorders>
              </w:tcPr>
            </w:tcPrChange>
          </w:tcPr>
          <w:p w14:paraId="1EC0DC48"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260"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261" w:author="松山 ファミリー" w:date="2023-02-08T01:44:00Z">
              <w:tcPr>
                <w:tcW w:w="284" w:type="dxa"/>
                <w:tcBorders>
                  <w:top w:val="nil"/>
                  <w:left w:val="nil"/>
                  <w:bottom w:val="single" w:sz="4" w:space="0" w:color="auto"/>
                  <w:right w:val="single" w:sz="4" w:space="0" w:color="auto"/>
                </w:tcBorders>
              </w:tcPr>
            </w:tcPrChange>
          </w:tcPr>
          <w:p w14:paraId="75C116AC" w14:textId="557B1247" w:rsidR="00227D08" w:rsidRPr="0048090B" w:rsidRDefault="00227D08" w:rsidP="00227D08">
            <w:pPr>
              <w:widowControl/>
              <w:jc w:val="right"/>
              <w:rPr>
                <w:rFonts w:ascii="Times New Roman" w:eastAsia="ＭＳ 明朝" w:hAnsi="Times New Roman" w:cs="Times New Roman"/>
                <w:color w:val="000000"/>
                <w:kern w:val="0"/>
                <w:szCs w:val="21"/>
              </w:rPr>
              <w:pPrChange w:id="3262" w:author="松山 ファミリー" w:date="2023-02-08T01:45:00Z">
                <w:pPr>
                  <w:widowControl/>
                </w:pPr>
              </w:pPrChange>
            </w:pPr>
            <w:ins w:id="3263" w:author="松山　晃大" w:date="2023-02-08T01:45:00Z">
              <w:r w:rsidRPr="0048090B">
                <w:rPr>
                  <w:rFonts w:ascii="Times New Roman" w:eastAsia="ＭＳ 明朝"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3264" w:author="松山 ファミリー" w:date="2023-02-08T01:44:00Z">
              <w:tcPr>
                <w:tcW w:w="284" w:type="dxa"/>
                <w:tcBorders>
                  <w:top w:val="nil"/>
                  <w:left w:val="nil"/>
                  <w:bottom w:val="single" w:sz="4" w:space="0" w:color="auto"/>
                  <w:right w:val="single" w:sz="4" w:space="0" w:color="auto"/>
                </w:tcBorders>
              </w:tcPr>
            </w:tcPrChange>
          </w:tcPr>
          <w:p w14:paraId="0B8FC9DC" w14:textId="58EFAEF6" w:rsidR="00227D08" w:rsidRPr="0048090B" w:rsidRDefault="00227D08" w:rsidP="00227D08">
            <w:pPr>
              <w:widowControl/>
              <w:jc w:val="right"/>
              <w:rPr>
                <w:rFonts w:ascii="Times New Roman" w:eastAsia="ＭＳ 明朝" w:hAnsi="Times New Roman" w:cs="Times New Roman"/>
                <w:color w:val="000000"/>
                <w:kern w:val="0"/>
                <w:szCs w:val="21"/>
              </w:rPr>
              <w:pPrChange w:id="3265" w:author="松山 ファミリー" w:date="2023-02-08T01:45:00Z">
                <w:pPr>
                  <w:widowControl/>
                </w:pPr>
              </w:pPrChange>
            </w:pPr>
            <w:ins w:id="3266" w:author="松山　晃大" w:date="2023-02-08T01:45: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3267" w:author="松山 ファミリー" w:date="2023-02-08T01:44:00Z">
              <w:tcPr>
                <w:tcW w:w="284" w:type="dxa"/>
                <w:tcBorders>
                  <w:top w:val="nil"/>
                  <w:left w:val="nil"/>
                  <w:bottom w:val="single" w:sz="4" w:space="0" w:color="auto"/>
                  <w:right w:val="single" w:sz="4" w:space="0" w:color="auto"/>
                </w:tcBorders>
              </w:tcPr>
            </w:tcPrChange>
          </w:tcPr>
          <w:p w14:paraId="263FBCB0" w14:textId="766FA1DF" w:rsidR="00227D08" w:rsidRPr="0048090B" w:rsidRDefault="00227D08" w:rsidP="00227D08">
            <w:pPr>
              <w:widowControl/>
              <w:jc w:val="right"/>
              <w:rPr>
                <w:rFonts w:ascii="Times New Roman" w:eastAsia="ＭＳ 明朝" w:hAnsi="Times New Roman" w:cs="Times New Roman"/>
                <w:color w:val="000000"/>
                <w:kern w:val="0"/>
                <w:szCs w:val="21"/>
              </w:rPr>
              <w:pPrChange w:id="3268" w:author="松山 ファミリー" w:date="2023-02-08T01:45:00Z">
                <w:pPr>
                  <w:widowControl/>
                </w:pPr>
              </w:pPrChange>
            </w:pPr>
            <w:ins w:id="3269" w:author="松山　晃大" w:date="2023-02-08T01:45:00Z">
              <w:r w:rsidRPr="0048090B">
                <w:rPr>
                  <w:rFonts w:ascii="Times New Roman" w:eastAsia="ＭＳ 明朝" w:hAnsi="Times New Roman" w:cs="Times New Roman"/>
                  <w:color w:val="000000"/>
                  <w:kern w:val="0"/>
                  <w:szCs w:val="21"/>
                </w:rPr>
                <w:t>7.382</w:t>
              </w:r>
              <w:del w:id="3270"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408ACF6E" w14:textId="2030BEEC" w:rsidTr="0045194C">
        <w:trPr>
          <w:trHeight w:val="280"/>
          <w:trPrChange w:id="3271"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272"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93C97C0"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3273"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649675CB"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Change w:id="3274"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7B31CCCD"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3.928</w:t>
            </w:r>
            <w:del w:id="3275" w:author="松山 ファミリー" w:date="2023-02-08T01:47:00Z">
              <w:r w:rsidRPr="0048090B" w:rsidDel="00227D0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276" w:author="松山 ファミリー" w:date="2023-02-08T01:44:00Z">
              <w:tcPr>
                <w:tcW w:w="284" w:type="dxa"/>
                <w:tcBorders>
                  <w:top w:val="nil"/>
                  <w:left w:val="nil"/>
                  <w:bottom w:val="single" w:sz="4" w:space="0" w:color="auto"/>
                  <w:right w:val="single" w:sz="4" w:space="0" w:color="auto"/>
                </w:tcBorders>
              </w:tcPr>
            </w:tcPrChange>
          </w:tcPr>
          <w:p w14:paraId="7CF1F9CA"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277"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278" w:author="松山 ファミリー" w:date="2023-02-08T01:44:00Z">
              <w:tcPr>
                <w:tcW w:w="284" w:type="dxa"/>
                <w:tcBorders>
                  <w:top w:val="nil"/>
                  <w:left w:val="nil"/>
                  <w:bottom w:val="single" w:sz="4" w:space="0" w:color="auto"/>
                  <w:right w:val="single" w:sz="4" w:space="0" w:color="auto"/>
                </w:tcBorders>
              </w:tcPr>
            </w:tcPrChange>
          </w:tcPr>
          <w:p w14:paraId="0919345C" w14:textId="0E8E0180" w:rsidR="00227D08" w:rsidRPr="0048090B" w:rsidRDefault="00227D08" w:rsidP="00227D08">
            <w:pPr>
              <w:widowControl/>
              <w:jc w:val="right"/>
              <w:rPr>
                <w:rFonts w:ascii="Times New Roman" w:eastAsia="ＭＳ 明朝" w:hAnsi="Times New Roman" w:cs="Times New Roman"/>
                <w:color w:val="000000"/>
                <w:kern w:val="0"/>
                <w:szCs w:val="21"/>
              </w:rPr>
              <w:pPrChange w:id="3279" w:author="松山 ファミリー" w:date="2023-02-08T01:45:00Z">
                <w:pPr>
                  <w:widowControl/>
                </w:pPr>
              </w:pPrChange>
            </w:pPr>
            <w:ins w:id="3280" w:author="松山　晃大" w:date="2023-02-08T01:44:00Z">
              <w:del w:id="3281" w:author="松山 ファミリー" w:date="2023-02-08T01:45:00Z">
                <w:r w:rsidRPr="0048090B" w:rsidDel="00227D08">
                  <w:rPr>
                    <w:rFonts w:ascii="Times New Roman" w:eastAsia="ＭＳ 明朝" w:hAnsi="Times New Roman" w:cs="Times New Roman"/>
                    <w:color w:val="000000"/>
                    <w:kern w:val="0"/>
                    <w:szCs w:val="21"/>
                  </w:rPr>
                  <w:delText>1000</w:delText>
                </w:r>
              </w:del>
            </w:ins>
          </w:p>
        </w:tc>
        <w:tc>
          <w:tcPr>
            <w:tcW w:w="1276" w:type="dxa"/>
            <w:tcBorders>
              <w:top w:val="nil"/>
              <w:left w:val="nil"/>
              <w:bottom w:val="single" w:sz="4" w:space="0" w:color="auto"/>
              <w:right w:val="single" w:sz="4" w:space="0" w:color="auto"/>
            </w:tcBorders>
            <w:vAlign w:val="center"/>
            <w:tcPrChange w:id="3282" w:author="松山 ファミリー" w:date="2023-02-08T01:44:00Z">
              <w:tcPr>
                <w:tcW w:w="284" w:type="dxa"/>
                <w:tcBorders>
                  <w:top w:val="nil"/>
                  <w:left w:val="nil"/>
                  <w:bottom w:val="single" w:sz="4" w:space="0" w:color="auto"/>
                  <w:right w:val="single" w:sz="4" w:space="0" w:color="auto"/>
                </w:tcBorders>
              </w:tcPr>
            </w:tcPrChange>
          </w:tcPr>
          <w:p w14:paraId="26FA71FC" w14:textId="78DC4A5D" w:rsidR="00227D08" w:rsidRPr="0048090B" w:rsidRDefault="00227D08" w:rsidP="00227D08">
            <w:pPr>
              <w:widowControl/>
              <w:jc w:val="right"/>
              <w:rPr>
                <w:rFonts w:ascii="Times New Roman" w:eastAsia="ＭＳ 明朝" w:hAnsi="Times New Roman" w:cs="Times New Roman"/>
                <w:color w:val="000000"/>
                <w:kern w:val="0"/>
                <w:szCs w:val="21"/>
              </w:rPr>
              <w:pPrChange w:id="3283" w:author="松山 ファミリー" w:date="2023-02-08T01:45:00Z">
                <w:pPr>
                  <w:widowControl/>
                </w:pPr>
              </w:pPrChange>
            </w:pPr>
            <w:ins w:id="3284" w:author="松山　晃大" w:date="2023-02-08T01:44:00Z">
              <w:del w:id="3285" w:author="松山 ファミリー" w:date="2023-02-08T01:46:00Z">
                <w:r w:rsidRPr="0048090B" w:rsidDel="00227D08">
                  <w:rPr>
                    <w:rFonts w:ascii="Times New Roman" w:eastAsia="ＭＳ 明朝" w:hAnsi="Times New Roman" w:cs="Times New Roman"/>
                    <w:color w:val="000000"/>
                    <w:kern w:val="0"/>
                    <w:szCs w:val="21"/>
                  </w:rPr>
                  <w:delText>4</w:delText>
                </w:r>
              </w:del>
              <w:del w:id="3286" w:author="松山 ファミリー" w:date="2023-02-08T01:45:00Z">
                <w:r w:rsidRPr="0048090B" w:rsidDel="00227D08">
                  <w:rPr>
                    <w:rFonts w:ascii="Times New Roman" w:eastAsia="ＭＳ 明朝" w:hAnsi="Times New Roman" w:cs="Times New Roman"/>
                    <w:color w:val="000000"/>
                    <w:kern w:val="0"/>
                    <w:szCs w:val="21"/>
                  </w:rPr>
                  <w:delText>50</w:delText>
                </w:r>
              </w:del>
            </w:ins>
          </w:p>
        </w:tc>
        <w:tc>
          <w:tcPr>
            <w:tcW w:w="1559" w:type="dxa"/>
            <w:tcBorders>
              <w:top w:val="nil"/>
              <w:left w:val="nil"/>
              <w:bottom w:val="single" w:sz="4" w:space="0" w:color="auto"/>
              <w:right w:val="single" w:sz="4" w:space="0" w:color="auto"/>
            </w:tcBorders>
            <w:vAlign w:val="center"/>
            <w:tcPrChange w:id="3287" w:author="松山 ファミリー" w:date="2023-02-08T01:44:00Z">
              <w:tcPr>
                <w:tcW w:w="284" w:type="dxa"/>
                <w:tcBorders>
                  <w:top w:val="nil"/>
                  <w:left w:val="nil"/>
                  <w:bottom w:val="single" w:sz="4" w:space="0" w:color="auto"/>
                  <w:right w:val="single" w:sz="4" w:space="0" w:color="auto"/>
                </w:tcBorders>
              </w:tcPr>
            </w:tcPrChange>
          </w:tcPr>
          <w:p w14:paraId="70F38BBD" w14:textId="361DBAD6" w:rsidR="00227D08" w:rsidRPr="0048090B" w:rsidRDefault="00227D08" w:rsidP="00227D08">
            <w:pPr>
              <w:widowControl/>
              <w:jc w:val="right"/>
              <w:rPr>
                <w:rFonts w:ascii="Times New Roman" w:eastAsia="ＭＳ 明朝" w:hAnsi="Times New Roman" w:cs="Times New Roman"/>
                <w:color w:val="000000"/>
                <w:kern w:val="0"/>
                <w:szCs w:val="21"/>
              </w:rPr>
              <w:pPrChange w:id="3288" w:author="松山 ファミリー" w:date="2023-02-08T01:45:00Z">
                <w:pPr>
                  <w:widowControl/>
                </w:pPr>
              </w:pPrChange>
            </w:pPr>
            <w:ins w:id="3289" w:author="松山　晃大" w:date="2023-02-08T01:44:00Z">
              <w:del w:id="3290" w:author="松山 ファミリー" w:date="2023-02-08T01:46:00Z">
                <w:r w:rsidRPr="0048090B" w:rsidDel="00227D08">
                  <w:rPr>
                    <w:rFonts w:ascii="Times New Roman" w:eastAsia="ＭＳ 明朝" w:hAnsi="Times New Roman" w:cs="Times New Roman"/>
                    <w:color w:val="000000"/>
                    <w:kern w:val="0"/>
                    <w:szCs w:val="21"/>
                  </w:rPr>
                  <w:delText>3.928.E-03</w:delText>
                </w:r>
              </w:del>
            </w:ins>
          </w:p>
        </w:tc>
      </w:tr>
    </w:tbl>
    <w:p w14:paraId="634F2E85" w14:textId="77777777" w:rsidR="00F67D61" w:rsidRPr="0048090B" w:rsidRDefault="00F67D61" w:rsidP="00A007A1">
      <w:pPr>
        <w:widowControl/>
        <w:rPr>
          <w:rFonts w:ascii="Times New Roman" w:eastAsia="ＭＳ 明朝" w:hAnsi="Times New Roman" w:cs="Times New Roman"/>
          <w:szCs w:val="21"/>
        </w:rPr>
        <w:pPrChange w:id="3291" w:author="松山 ファミリー" w:date="2023-02-08T00:25:00Z">
          <w:pPr>
            <w:widowControl/>
            <w:jc w:val="left"/>
          </w:pPr>
        </w:pPrChange>
      </w:pPr>
    </w:p>
    <w:p w14:paraId="6FB898D4"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3292" w:name="_Toc126715568"/>
      <w:r w:rsidRPr="0048090B">
        <w:rPr>
          <w:rStyle w:val="normaltextrun"/>
          <w:rFonts w:ascii="Times New Roman" w:eastAsia="ＭＳ 明朝" w:hAnsi="Times New Roman" w:cs="Times New Roman"/>
          <w:sz w:val="21"/>
          <w:szCs w:val="21"/>
        </w:rPr>
        <w:t>220906CP_cell0.2g_2_2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w:t>
      </w:r>
      <w:del w:id="3293" w:author="松山 ファミリー" w:date="2023-02-08T01:59:00Z">
        <w:r w:rsidRPr="0048090B" w:rsidDel="00BA31BE">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3292"/>
    </w:p>
    <w:p w14:paraId="17CBE82A" w14:textId="77777777" w:rsidR="00F67D61" w:rsidRPr="0048090B" w:rsidRDefault="00F67D61" w:rsidP="00A007A1">
      <w:pPr>
        <w:pStyle w:val="a4"/>
        <w:widowControl/>
        <w:numPr>
          <w:ilvl w:val="0"/>
          <w:numId w:val="56"/>
        </w:numPr>
        <w:ind w:leftChars="0"/>
        <w:rPr>
          <w:rStyle w:val="normaltextrun"/>
          <w:rFonts w:ascii="Times New Roman" w:eastAsia="ＭＳ 明朝" w:hAnsi="Times New Roman" w:cs="Times New Roman"/>
          <w:szCs w:val="21"/>
        </w:rPr>
        <w:pPrChange w:id="3294" w:author="松山 ファミリー" w:date="2023-02-08T00:25:00Z">
          <w:pPr>
            <w:pStyle w:val="a4"/>
            <w:widowControl/>
            <w:numPr>
              <w:numId w:val="56"/>
            </w:numPr>
            <w:ind w:leftChars="0" w:left="420" w:hanging="420"/>
            <w:jc w:val="left"/>
          </w:pPr>
        </w:pPrChange>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220906CP_cell0.2g_2</w:t>
      </w:r>
      <w:r w:rsidRPr="0048090B">
        <w:rPr>
          <w:rStyle w:val="normaltextrun"/>
          <w:rFonts w:ascii="Times New Roman" w:eastAsia="ＭＳ 明朝" w:hAnsi="Times New Roman" w:cs="Times New Roman"/>
          <w:szCs w:val="21"/>
        </w:rPr>
        <w:t>をプロワイプで水分を拭き取り、再度使用した。</w:t>
      </w:r>
    </w:p>
    <w:p w14:paraId="04966383" w14:textId="77777777" w:rsidR="00F67D61" w:rsidRPr="0048090B" w:rsidRDefault="00F67D61" w:rsidP="00A007A1">
      <w:pPr>
        <w:pStyle w:val="a4"/>
        <w:widowControl/>
        <w:numPr>
          <w:ilvl w:val="0"/>
          <w:numId w:val="56"/>
        </w:numPr>
        <w:ind w:leftChars="0"/>
        <w:rPr>
          <w:rStyle w:val="normaltextrun"/>
          <w:rFonts w:ascii="Times New Roman" w:eastAsia="ＭＳ 明朝" w:hAnsi="Times New Roman" w:cs="Times New Roman"/>
          <w:szCs w:val="21"/>
        </w:rPr>
        <w:pPrChange w:id="3295" w:author="松山 ファミリー" w:date="2023-02-08T00:25:00Z">
          <w:pPr>
            <w:pStyle w:val="a4"/>
            <w:widowControl/>
            <w:numPr>
              <w:numId w:val="56"/>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8743A4F" w14:textId="77777777" w:rsidR="00F67D61" w:rsidRPr="0048090B" w:rsidRDefault="00F67D61" w:rsidP="00A007A1">
      <w:pPr>
        <w:pStyle w:val="a4"/>
        <w:widowControl/>
        <w:numPr>
          <w:ilvl w:val="0"/>
          <w:numId w:val="56"/>
        </w:numPr>
        <w:ind w:leftChars="0"/>
        <w:rPr>
          <w:rStyle w:val="normaltextrun"/>
          <w:rFonts w:ascii="Times New Roman" w:eastAsia="ＭＳ 明朝" w:hAnsi="Times New Roman" w:cs="Times New Roman"/>
          <w:szCs w:val="21"/>
        </w:rPr>
        <w:pPrChange w:id="3296" w:author="松山 ファミリー" w:date="2023-02-08T00:25:00Z">
          <w:pPr>
            <w:pStyle w:val="a4"/>
            <w:widowControl/>
            <w:numPr>
              <w:numId w:val="56"/>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DEDB880" w14:textId="47AAE405" w:rsidR="00F67D61" w:rsidRPr="0048090B" w:rsidRDefault="00F67D61" w:rsidP="00A007A1">
      <w:pPr>
        <w:pStyle w:val="a4"/>
        <w:widowControl/>
        <w:numPr>
          <w:ilvl w:val="0"/>
          <w:numId w:val="56"/>
        </w:numPr>
        <w:ind w:leftChars="0"/>
        <w:rPr>
          <w:rStyle w:val="normaltextrun"/>
          <w:rFonts w:ascii="Times New Roman" w:eastAsia="ＭＳ 明朝" w:hAnsi="Times New Roman" w:cs="Times New Roman"/>
          <w:szCs w:val="21"/>
        </w:rPr>
        <w:pPrChange w:id="3297" w:author="松山 ファミリー" w:date="2023-02-08T00:25:00Z">
          <w:pPr>
            <w:pStyle w:val="a4"/>
            <w:widowControl/>
            <w:numPr>
              <w:numId w:val="56"/>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w:t>
      </w:r>
      <w:r w:rsidRPr="00227D08">
        <w:rPr>
          <w:rStyle w:val="normaltextrun"/>
          <w:rFonts w:ascii="Times New Roman" w:eastAsia="ＭＳ 明朝" w:hAnsi="Times New Roman" w:cs="Times New Roman"/>
          <w:szCs w:val="21"/>
        </w:rPr>
        <w:t>M)</w:t>
      </w:r>
      <w:r w:rsidRPr="00227D08">
        <w:rPr>
          <w:rStyle w:val="normaltextrun"/>
          <w:rFonts w:ascii="Times New Roman" w:eastAsia="ＭＳ 明朝" w:hAnsi="Times New Roman" w:cs="Times New Roman"/>
          <w:szCs w:val="21"/>
        </w:rPr>
        <w:t>に</w:t>
      </w:r>
      <w:ins w:id="3298" w:author="松山 ファミリー" w:date="2023-02-08T01:47:00Z">
        <w:r w:rsidR="00227D08" w:rsidRPr="00227D08">
          <w:rPr>
            <w:rStyle w:val="normaltextrun"/>
            <w:rFonts w:ascii="Cambria Math" w:eastAsia="ＭＳ 明朝" w:hAnsi="Cambria Math" w:cs="Cambria Math"/>
            <w:szCs w:val="21"/>
            <w:rPrChange w:id="3299" w:author="松山 ファミリー" w:date="2023-02-08T01:47:00Z">
              <w:rPr>
                <w:rStyle w:val="normaltextrun"/>
                <w:rFonts w:ascii="Cambria Math" w:eastAsia="ＭＳ 明朝" w:hAnsi="Cambria Math" w:cs="Cambria Math" w:hint="eastAsia"/>
                <w:szCs w:val="21"/>
              </w:rPr>
            </w:rPrChange>
          </w:rPr>
          <w:t>③</w:t>
        </w:r>
      </w:ins>
      <w:del w:id="3300" w:author="松山 ファミリー" w:date="2023-02-08T01:47:00Z">
        <w:r w:rsidRPr="00227D08" w:rsidDel="00227D08">
          <w:rPr>
            <w:rStyle w:val="normaltextrun"/>
            <w:rFonts w:ascii="Cambria Math" w:eastAsia="ＭＳ 明朝" w:hAnsi="Cambria Math" w:cs="Cambria Math"/>
            <w:szCs w:val="21"/>
          </w:rPr>
          <w:delText>②</w:delText>
        </w:r>
      </w:del>
      <w:r w:rsidRPr="00227D08">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3CBCB22" w14:textId="77777777" w:rsidR="00F67D61" w:rsidRPr="0048090B" w:rsidRDefault="00F67D61" w:rsidP="00A007A1">
      <w:pPr>
        <w:pStyle w:val="a4"/>
        <w:widowControl/>
        <w:numPr>
          <w:ilvl w:val="0"/>
          <w:numId w:val="56"/>
        </w:numPr>
        <w:ind w:leftChars="0"/>
        <w:rPr>
          <w:rStyle w:val="normaltextrun"/>
          <w:rFonts w:ascii="Times New Roman" w:eastAsia="ＭＳ 明朝" w:hAnsi="Times New Roman" w:cs="Times New Roman"/>
          <w:szCs w:val="21"/>
        </w:rPr>
        <w:pPrChange w:id="3301" w:author="松山 ファミリー" w:date="2023-02-08T00:25:00Z">
          <w:pPr>
            <w:pStyle w:val="a4"/>
            <w:widowControl/>
            <w:numPr>
              <w:numId w:val="56"/>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C3CBFE1" w14:textId="77777777" w:rsidR="00F67D61" w:rsidRPr="0048090B" w:rsidRDefault="00F67D61" w:rsidP="00A007A1">
      <w:pPr>
        <w:pStyle w:val="a4"/>
        <w:widowControl/>
        <w:numPr>
          <w:ilvl w:val="0"/>
          <w:numId w:val="56"/>
        </w:numPr>
        <w:ind w:leftChars="0"/>
        <w:rPr>
          <w:rFonts w:ascii="Times New Roman" w:eastAsia="ＭＳ 明朝" w:hAnsi="Times New Roman" w:cs="Times New Roman"/>
          <w:szCs w:val="21"/>
        </w:rPr>
        <w:pPrChange w:id="3302" w:author="松山 ファミリー" w:date="2023-02-08T00:25:00Z">
          <w:pPr>
            <w:pStyle w:val="a4"/>
            <w:widowControl/>
            <w:numPr>
              <w:numId w:val="56"/>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6199DD1F" w14:textId="77777777" w:rsidR="00F67D61" w:rsidRPr="0048090B" w:rsidRDefault="00F67D61" w:rsidP="00A007A1">
      <w:pPr>
        <w:pStyle w:val="a4"/>
        <w:widowControl/>
        <w:numPr>
          <w:ilvl w:val="0"/>
          <w:numId w:val="56"/>
        </w:numPr>
        <w:ind w:leftChars="0"/>
        <w:rPr>
          <w:rFonts w:ascii="Times New Roman" w:eastAsia="ＭＳ 明朝" w:hAnsi="Times New Roman" w:cs="Times New Roman"/>
          <w:szCs w:val="21"/>
        </w:rPr>
        <w:pPrChange w:id="3303" w:author="松山 ファミリー" w:date="2023-02-08T00:25:00Z">
          <w:pPr>
            <w:pStyle w:val="a4"/>
            <w:widowControl/>
            <w:numPr>
              <w:numId w:val="56"/>
            </w:numPr>
            <w:ind w:leftChars="0" w:left="420" w:hanging="420"/>
            <w:jc w:val="left"/>
          </w:pPr>
        </w:pPrChange>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66C4EBEA" w14:textId="77777777" w:rsidR="00F67D61" w:rsidRPr="0048090B" w:rsidRDefault="00F67D61" w:rsidP="00A007A1">
      <w:pPr>
        <w:widowControl/>
        <w:rPr>
          <w:rFonts w:ascii="Times New Roman" w:eastAsia="ＭＳ 明朝" w:hAnsi="Times New Roman" w:cs="Times New Roman"/>
          <w:szCs w:val="21"/>
        </w:rPr>
        <w:pPrChange w:id="3304"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B9B614D" w14:textId="77777777" w:rsidR="00F67D61" w:rsidRPr="0048090B" w:rsidRDefault="00F67D61" w:rsidP="00A007A1">
      <w:pPr>
        <w:widowControl/>
        <w:rPr>
          <w:rFonts w:ascii="Times New Roman" w:eastAsia="ＭＳ 明朝" w:hAnsi="Times New Roman" w:cs="Times New Roman"/>
          <w:szCs w:val="21"/>
        </w:rPr>
        <w:pPrChange w:id="3305" w:author="松山 ファミリー" w:date="2023-02-08T00:25:00Z">
          <w:pPr>
            <w:widowControl/>
            <w:jc w:val="left"/>
          </w:pPr>
        </w:pPrChange>
      </w:pPr>
    </w:p>
    <w:p w14:paraId="02F09307" w14:textId="2913B37E"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3306" w:author="松山 ファミリー" w:date="2023-02-08T01:55: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3307">
          <w:tblGrid>
            <w:gridCol w:w="1300"/>
            <w:gridCol w:w="1300"/>
            <w:gridCol w:w="1506"/>
            <w:gridCol w:w="284"/>
            <w:gridCol w:w="284"/>
            <w:gridCol w:w="284"/>
            <w:gridCol w:w="284"/>
          </w:tblGrid>
        </w:tblGridChange>
      </w:tblGrid>
      <w:tr w:rsidR="009168EA" w:rsidRPr="0048090B" w14:paraId="1952F4EA" w14:textId="10EF8AEB" w:rsidTr="009168EA">
        <w:trPr>
          <w:trHeight w:val="280"/>
          <w:trPrChange w:id="3308" w:author="松山 ファミリー" w:date="2023-02-08T01:55: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3309" w:author="松山 ファミリー" w:date="2023-02-08T01:55: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62453507" w14:textId="77777777" w:rsidR="009168EA" w:rsidRPr="0048090B" w:rsidRDefault="009168EA" w:rsidP="009168EA">
            <w:pPr>
              <w:widowControl/>
              <w:rPr>
                <w:rFonts w:ascii="Times New Roman" w:eastAsia="ＭＳ 明朝" w:hAnsi="Times New Roman" w:cs="Times New Roman"/>
                <w:color w:val="000000"/>
                <w:kern w:val="0"/>
                <w:szCs w:val="21"/>
              </w:rPr>
              <w:pPrChange w:id="3310"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3311" w:author="松山 ファミリー" w:date="2023-02-08T01:55: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410444F" w14:textId="77777777" w:rsidR="009168EA" w:rsidRPr="0048090B" w:rsidRDefault="009168EA" w:rsidP="009168EA">
            <w:pPr>
              <w:widowControl/>
              <w:rPr>
                <w:rFonts w:ascii="Times New Roman" w:eastAsia="ＭＳ 明朝" w:hAnsi="Times New Roman" w:cs="Times New Roman"/>
                <w:color w:val="000000"/>
                <w:kern w:val="0"/>
                <w:szCs w:val="21"/>
              </w:rPr>
              <w:pPrChange w:id="3312"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3313" w:author="松山 ファミリー" w:date="2023-02-08T01:55: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4F19515B" w14:textId="77777777" w:rsidR="009168EA" w:rsidRPr="0048090B" w:rsidRDefault="009168EA" w:rsidP="009168EA">
            <w:pPr>
              <w:widowControl/>
              <w:rPr>
                <w:rFonts w:ascii="Times New Roman" w:eastAsia="ＭＳ 明朝" w:hAnsi="Times New Roman" w:cs="Times New Roman"/>
                <w:color w:val="000000"/>
                <w:kern w:val="0"/>
                <w:szCs w:val="21"/>
              </w:rPr>
              <w:pPrChange w:id="3314"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3315" w:author="松山 ファミリー" w:date="2023-02-08T01:55:00Z">
              <w:tcPr>
                <w:tcW w:w="284" w:type="dxa"/>
                <w:tcBorders>
                  <w:top w:val="single" w:sz="4" w:space="0" w:color="auto"/>
                  <w:left w:val="nil"/>
                  <w:bottom w:val="single" w:sz="4" w:space="0" w:color="auto"/>
                  <w:right w:val="single" w:sz="4" w:space="0" w:color="auto"/>
                </w:tcBorders>
              </w:tcPr>
            </w:tcPrChange>
          </w:tcPr>
          <w:p w14:paraId="5CA62079"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3316" w:author="松山 ファミリー" w:date="2023-02-08T01:55:00Z">
              <w:tcPr>
                <w:tcW w:w="284" w:type="dxa"/>
                <w:tcBorders>
                  <w:top w:val="single" w:sz="4" w:space="0" w:color="auto"/>
                  <w:left w:val="nil"/>
                  <w:bottom w:val="single" w:sz="4" w:space="0" w:color="auto"/>
                  <w:right w:val="single" w:sz="4" w:space="0" w:color="auto"/>
                </w:tcBorders>
              </w:tcPr>
            </w:tcPrChange>
          </w:tcPr>
          <w:p w14:paraId="50B10C19" w14:textId="7EE83D96" w:rsidR="009168EA" w:rsidRPr="0048090B" w:rsidRDefault="009168EA" w:rsidP="009168EA">
            <w:pPr>
              <w:widowControl/>
              <w:rPr>
                <w:rFonts w:ascii="Times New Roman" w:eastAsia="ＭＳ 明朝" w:hAnsi="Times New Roman" w:cs="Times New Roman"/>
                <w:color w:val="000000"/>
                <w:kern w:val="0"/>
                <w:szCs w:val="21"/>
              </w:rPr>
            </w:pPr>
            <w:ins w:id="3317" w:author="松山　晃大" w:date="2023-02-08T01:54: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3318" w:author="松山 ファミリー" w:date="2023-02-08T01:55:00Z">
              <w:tcPr>
                <w:tcW w:w="284" w:type="dxa"/>
                <w:tcBorders>
                  <w:top w:val="single" w:sz="4" w:space="0" w:color="auto"/>
                  <w:left w:val="nil"/>
                  <w:bottom w:val="single" w:sz="4" w:space="0" w:color="auto"/>
                  <w:right w:val="single" w:sz="4" w:space="0" w:color="auto"/>
                </w:tcBorders>
              </w:tcPr>
            </w:tcPrChange>
          </w:tcPr>
          <w:p w14:paraId="3329F3CC" w14:textId="2E8F9C34" w:rsidR="009168EA" w:rsidRPr="0048090B" w:rsidRDefault="009168EA" w:rsidP="009168EA">
            <w:pPr>
              <w:widowControl/>
              <w:rPr>
                <w:rFonts w:ascii="Times New Roman" w:eastAsia="ＭＳ 明朝" w:hAnsi="Times New Roman" w:cs="Times New Roman"/>
                <w:color w:val="000000"/>
                <w:kern w:val="0"/>
                <w:szCs w:val="21"/>
              </w:rPr>
            </w:pPr>
            <w:ins w:id="3319" w:author="松山　晃大" w:date="2023-02-08T01:54: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3320" w:author="松山 ファミリー" w:date="2023-02-08T01:55:00Z">
              <w:tcPr>
                <w:tcW w:w="284" w:type="dxa"/>
                <w:tcBorders>
                  <w:top w:val="single" w:sz="4" w:space="0" w:color="auto"/>
                  <w:left w:val="nil"/>
                  <w:bottom w:val="single" w:sz="4" w:space="0" w:color="auto"/>
                  <w:right w:val="single" w:sz="4" w:space="0" w:color="auto"/>
                </w:tcBorders>
              </w:tcPr>
            </w:tcPrChange>
          </w:tcPr>
          <w:p w14:paraId="6B7AB558" w14:textId="56684258" w:rsidR="009168EA" w:rsidRPr="0048090B" w:rsidRDefault="009168EA" w:rsidP="009168EA">
            <w:pPr>
              <w:widowControl/>
              <w:rPr>
                <w:rFonts w:ascii="Times New Roman" w:eastAsia="ＭＳ 明朝" w:hAnsi="Times New Roman" w:cs="Times New Roman"/>
                <w:color w:val="000000"/>
                <w:kern w:val="0"/>
                <w:szCs w:val="21"/>
              </w:rPr>
            </w:pPr>
            <w:ins w:id="3321" w:author="松山　晃大" w:date="2023-02-08T01:54:00Z">
              <w:r w:rsidRPr="0048090B">
                <w:rPr>
                  <w:rFonts w:ascii="Times New Roman" w:eastAsia="ＭＳ 明朝" w:hAnsi="Times New Roman" w:cs="Times New Roman"/>
                  <w:color w:val="000000"/>
                  <w:kern w:val="0"/>
                  <w:szCs w:val="21"/>
                </w:rPr>
                <w:t>濃度</w:t>
              </w:r>
            </w:ins>
          </w:p>
        </w:tc>
      </w:tr>
      <w:tr w:rsidR="009168EA" w:rsidRPr="0048090B" w14:paraId="373C78B7" w14:textId="17395894" w:rsidTr="009168EA">
        <w:trPr>
          <w:trHeight w:val="280"/>
          <w:trPrChange w:id="3322"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323"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E8A7B38" w14:textId="02E4C7AB" w:rsidR="009168EA" w:rsidRPr="0048090B" w:rsidRDefault="009168EA" w:rsidP="009168EA">
            <w:pPr>
              <w:widowControl/>
              <w:rPr>
                <w:rFonts w:ascii="Times New Roman" w:eastAsia="ＭＳ 明朝" w:hAnsi="Times New Roman" w:cs="Times New Roman"/>
                <w:color w:val="000000"/>
                <w:kern w:val="0"/>
                <w:szCs w:val="21"/>
              </w:rPr>
              <w:pPrChange w:id="3324"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3325" w:author="松山 ファミリー" w:date="2023-02-08T01:56:00Z">
              <w:r w:rsidRPr="0048090B" w:rsidDel="009168EA">
                <w:rPr>
                  <w:rFonts w:ascii="Times New Roman" w:eastAsia="ＭＳ 明朝" w:hAnsi="Times New Roman" w:cs="Times New Roman"/>
                  <w:color w:val="000000"/>
                  <w:kern w:val="0"/>
                  <w:szCs w:val="21"/>
                </w:rPr>
                <w:delText>sec</w:delText>
              </w:r>
            </w:del>
            <w:ins w:id="3326" w:author="松山 ファミリー" w:date="2023-02-08T01:56:00Z">
              <w:r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3327"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41A5CE63" w14:textId="77777777" w:rsidR="009168EA" w:rsidRPr="0048090B" w:rsidRDefault="009168EA" w:rsidP="009168EA">
            <w:pPr>
              <w:widowControl/>
              <w:rPr>
                <w:rFonts w:ascii="Times New Roman" w:eastAsia="ＭＳ 明朝" w:hAnsi="Times New Roman" w:cs="Times New Roman"/>
                <w:color w:val="000000"/>
                <w:kern w:val="0"/>
                <w:szCs w:val="21"/>
              </w:rPr>
              <w:pPrChange w:id="3328"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3329"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10EB8AE7" w14:textId="4F7D843A" w:rsidR="009168EA" w:rsidRPr="0048090B" w:rsidRDefault="009168EA" w:rsidP="009168EA">
            <w:pPr>
              <w:widowControl/>
              <w:rPr>
                <w:rFonts w:ascii="Times New Roman" w:eastAsia="ＭＳ 明朝" w:hAnsi="Times New Roman" w:cs="Times New Roman"/>
                <w:color w:val="000000"/>
                <w:kern w:val="0"/>
                <w:szCs w:val="21"/>
              </w:rPr>
              <w:pPrChange w:id="3330"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3331" w:author="松山 ファミリー" w:date="2023-02-08T01:56:00Z">
              <w:r>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3332" w:author="松山 ファミリー" w:date="2023-02-08T01:55:00Z">
              <w:tcPr>
                <w:tcW w:w="284" w:type="dxa"/>
                <w:tcBorders>
                  <w:top w:val="nil"/>
                  <w:left w:val="nil"/>
                  <w:bottom w:val="single" w:sz="4" w:space="0" w:color="auto"/>
                  <w:right w:val="single" w:sz="4" w:space="0" w:color="auto"/>
                </w:tcBorders>
              </w:tcPr>
            </w:tcPrChange>
          </w:tcPr>
          <w:p w14:paraId="56339104"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3333" w:author="松山 ファミリー" w:date="2023-02-08T01:55:00Z">
              <w:tcPr>
                <w:tcW w:w="284" w:type="dxa"/>
                <w:tcBorders>
                  <w:top w:val="nil"/>
                  <w:left w:val="nil"/>
                  <w:bottom w:val="single" w:sz="4" w:space="0" w:color="auto"/>
                  <w:right w:val="single" w:sz="4" w:space="0" w:color="auto"/>
                </w:tcBorders>
              </w:tcPr>
            </w:tcPrChange>
          </w:tcPr>
          <w:p w14:paraId="0E07EBAD" w14:textId="14153974" w:rsidR="009168EA" w:rsidRPr="0048090B" w:rsidRDefault="009168EA" w:rsidP="009168EA">
            <w:pPr>
              <w:widowControl/>
              <w:rPr>
                <w:rFonts w:ascii="Times New Roman" w:eastAsia="ＭＳ 明朝" w:hAnsi="Times New Roman" w:cs="Times New Roman"/>
                <w:color w:val="000000"/>
                <w:kern w:val="0"/>
                <w:szCs w:val="21"/>
              </w:rPr>
            </w:pPr>
            <w:ins w:id="3334" w:author="松山　晃大" w:date="2023-02-08T01:54:00Z">
              <w:r w:rsidRPr="0048090B">
                <w:rPr>
                  <w:rFonts w:ascii="Times New Roman" w:eastAsia="ＭＳ 明朝" w:hAnsi="Times New Roman" w:cs="Times New Roman"/>
                  <w:color w:val="000000"/>
                  <w:kern w:val="0"/>
                  <w:szCs w:val="21"/>
                </w:rPr>
                <w:t>/</w:t>
              </w:r>
              <w:del w:id="3335" w:author="松山 ファミリー" w:date="2023-02-08T01:56:00Z">
                <w:r w:rsidRPr="0048090B" w:rsidDel="009168EA">
                  <w:rPr>
                    <w:rFonts w:ascii="Times New Roman" w:eastAsia="ＭＳ 明朝" w:hAnsi="Times New Roman" w:cs="Times New Roman"/>
                    <w:color w:val="000000"/>
                    <w:kern w:val="0"/>
                    <w:szCs w:val="21"/>
                  </w:rPr>
                  <w:delText>sec</w:delText>
                </w:r>
              </w:del>
            </w:ins>
            <w:ins w:id="3336" w:author="松山 ファミリー" w:date="2023-02-08T01:56:00Z">
              <w:r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3337" w:author="松山 ファミリー" w:date="2023-02-08T01:55:00Z">
              <w:tcPr>
                <w:tcW w:w="284" w:type="dxa"/>
                <w:tcBorders>
                  <w:top w:val="nil"/>
                  <w:left w:val="nil"/>
                  <w:bottom w:val="single" w:sz="4" w:space="0" w:color="auto"/>
                  <w:right w:val="single" w:sz="4" w:space="0" w:color="auto"/>
                </w:tcBorders>
              </w:tcPr>
            </w:tcPrChange>
          </w:tcPr>
          <w:p w14:paraId="60E91161" w14:textId="5F0B93B0" w:rsidR="009168EA" w:rsidRPr="0048090B" w:rsidRDefault="009168EA" w:rsidP="009168EA">
            <w:pPr>
              <w:widowControl/>
              <w:rPr>
                <w:rFonts w:ascii="Times New Roman" w:eastAsia="ＭＳ 明朝" w:hAnsi="Times New Roman" w:cs="Times New Roman"/>
                <w:color w:val="000000"/>
                <w:kern w:val="0"/>
                <w:szCs w:val="21"/>
              </w:rPr>
            </w:pPr>
            <w:ins w:id="3338" w:author="松山　晃大" w:date="2023-02-08T01:54: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3339" w:author="松山 ファミリー" w:date="2023-02-08T01:55:00Z">
              <w:tcPr>
                <w:tcW w:w="284" w:type="dxa"/>
                <w:tcBorders>
                  <w:top w:val="nil"/>
                  <w:left w:val="nil"/>
                  <w:bottom w:val="single" w:sz="4" w:space="0" w:color="auto"/>
                  <w:right w:val="single" w:sz="4" w:space="0" w:color="auto"/>
                </w:tcBorders>
              </w:tcPr>
            </w:tcPrChange>
          </w:tcPr>
          <w:p w14:paraId="684CA5A8" w14:textId="7EC09D94" w:rsidR="009168EA" w:rsidRPr="0048090B" w:rsidRDefault="009168EA" w:rsidP="009168EA">
            <w:pPr>
              <w:widowControl/>
              <w:rPr>
                <w:rFonts w:ascii="Times New Roman" w:eastAsia="ＭＳ 明朝" w:hAnsi="Times New Roman" w:cs="Times New Roman"/>
                <w:color w:val="000000"/>
                <w:kern w:val="0"/>
                <w:szCs w:val="21"/>
              </w:rPr>
            </w:pPr>
            <w:ins w:id="3340" w:author="松山　晃大" w:date="2023-02-08T01:54:00Z">
              <w:r w:rsidRPr="0048090B">
                <w:rPr>
                  <w:rFonts w:ascii="Times New Roman" w:eastAsia="ＭＳ 明朝" w:hAnsi="Times New Roman" w:cs="Times New Roman"/>
                  <w:color w:val="000000"/>
                  <w:kern w:val="0"/>
                  <w:szCs w:val="21"/>
                </w:rPr>
                <w:t>/</w:t>
              </w:r>
            </w:ins>
            <w:ins w:id="3341" w:author="松山 ファミリー" w:date="2023-02-08T01:56:00Z">
              <w:r>
                <w:rPr>
                  <w:rFonts w:ascii="Times New Roman" w:eastAsia="ＭＳ 明朝" w:hAnsi="Times New Roman" w:cs="Times New Roman"/>
                  <w:color w:val="000000"/>
                  <w:kern w:val="0"/>
                  <w:szCs w:val="21"/>
                </w:rPr>
                <w:t>m</w:t>
              </w:r>
            </w:ins>
            <w:ins w:id="3342" w:author="松山　晃大" w:date="2023-02-08T01:54:00Z">
              <w:r w:rsidRPr="0048090B">
                <w:rPr>
                  <w:rFonts w:ascii="Times New Roman" w:eastAsia="ＭＳ 明朝" w:hAnsi="Times New Roman" w:cs="Times New Roman"/>
                  <w:color w:val="000000"/>
                  <w:kern w:val="0"/>
                  <w:szCs w:val="21"/>
                </w:rPr>
                <w:t>M</w:t>
              </w:r>
            </w:ins>
          </w:p>
        </w:tc>
      </w:tr>
      <w:tr w:rsidR="009168EA" w:rsidRPr="0048090B" w14:paraId="78D7E26D" w14:textId="1691E664" w:rsidTr="009168EA">
        <w:trPr>
          <w:trHeight w:val="280"/>
          <w:trPrChange w:id="3343"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344"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EFD22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3345"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7C5F1669"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3346"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66EBA2F8"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3347" w:author="松山 ファミリー" w:date="2023-02-08T01:56:00Z">
              <w:r w:rsidRPr="0048090B" w:rsidDel="00677E38">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3348" w:author="松山 ファミリー" w:date="2023-02-08T01:55:00Z">
              <w:tcPr>
                <w:tcW w:w="284" w:type="dxa"/>
                <w:tcBorders>
                  <w:top w:val="nil"/>
                  <w:left w:val="nil"/>
                  <w:bottom w:val="single" w:sz="4" w:space="0" w:color="auto"/>
                  <w:right w:val="single" w:sz="4" w:space="0" w:color="auto"/>
                </w:tcBorders>
              </w:tcPr>
            </w:tcPrChange>
          </w:tcPr>
          <w:p w14:paraId="7614A8F8"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349"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350" w:author="松山 ファミリー" w:date="2023-02-08T01:55:00Z">
              <w:tcPr>
                <w:tcW w:w="284" w:type="dxa"/>
                <w:tcBorders>
                  <w:top w:val="nil"/>
                  <w:left w:val="nil"/>
                  <w:bottom w:val="single" w:sz="4" w:space="0" w:color="auto"/>
                  <w:right w:val="single" w:sz="4" w:space="0" w:color="auto"/>
                </w:tcBorders>
              </w:tcPr>
            </w:tcPrChange>
          </w:tcPr>
          <w:p w14:paraId="7640454B" w14:textId="2C664D5C" w:rsidR="009168EA" w:rsidRPr="0048090B" w:rsidRDefault="009168EA" w:rsidP="009168EA">
            <w:pPr>
              <w:widowControl/>
              <w:jc w:val="right"/>
              <w:rPr>
                <w:rFonts w:ascii="Times New Roman" w:eastAsia="ＭＳ 明朝" w:hAnsi="Times New Roman" w:cs="Times New Roman"/>
                <w:color w:val="000000"/>
                <w:kern w:val="0"/>
                <w:szCs w:val="21"/>
              </w:rPr>
              <w:pPrChange w:id="3351" w:author="松山 ファミリー" w:date="2023-02-08T01:55:00Z">
                <w:pPr>
                  <w:widowControl/>
                </w:pPr>
              </w:pPrChange>
            </w:pPr>
            <w:ins w:id="3352" w:author="松山　晃大" w:date="2023-02-08T01:55:00Z">
              <w:r w:rsidRPr="0048090B">
                <w:rPr>
                  <w:rFonts w:ascii="Times New Roman" w:eastAsia="ＭＳ 明朝"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3353" w:author="松山 ファミリー" w:date="2023-02-08T01:55:00Z">
              <w:tcPr>
                <w:tcW w:w="284" w:type="dxa"/>
                <w:tcBorders>
                  <w:top w:val="nil"/>
                  <w:left w:val="nil"/>
                  <w:bottom w:val="single" w:sz="4" w:space="0" w:color="auto"/>
                  <w:right w:val="single" w:sz="4" w:space="0" w:color="auto"/>
                </w:tcBorders>
              </w:tcPr>
            </w:tcPrChange>
          </w:tcPr>
          <w:p w14:paraId="1AAF4C94" w14:textId="3CCB7767" w:rsidR="009168EA" w:rsidRPr="0048090B" w:rsidRDefault="009168EA" w:rsidP="009168EA">
            <w:pPr>
              <w:widowControl/>
              <w:jc w:val="right"/>
              <w:rPr>
                <w:rFonts w:ascii="Times New Roman" w:eastAsia="ＭＳ 明朝" w:hAnsi="Times New Roman" w:cs="Times New Roman"/>
                <w:color w:val="000000"/>
                <w:kern w:val="0"/>
                <w:szCs w:val="21"/>
              </w:rPr>
              <w:pPrChange w:id="3354" w:author="松山 ファミリー" w:date="2023-02-08T01:55:00Z">
                <w:pPr>
                  <w:widowControl/>
                </w:pPr>
              </w:pPrChange>
            </w:pPr>
            <w:ins w:id="3355" w:author="松山　晃大" w:date="2023-02-08T01:55:00Z">
              <w:r w:rsidRPr="0048090B">
                <w:rPr>
                  <w:rFonts w:ascii="Times New Roman" w:eastAsia="ＭＳ 明朝" w:hAnsi="Times New Roman" w:cs="Times New Roman"/>
                  <w:color w:val="000000"/>
                  <w:kern w:val="0"/>
                  <w:szCs w:val="21"/>
                </w:rPr>
                <w:t>260</w:t>
              </w:r>
            </w:ins>
          </w:p>
        </w:tc>
        <w:tc>
          <w:tcPr>
            <w:tcW w:w="1559" w:type="dxa"/>
            <w:tcBorders>
              <w:top w:val="nil"/>
              <w:left w:val="nil"/>
              <w:bottom w:val="single" w:sz="4" w:space="0" w:color="auto"/>
              <w:right w:val="single" w:sz="4" w:space="0" w:color="auto"/>
            </w:tcBorders>
            <w:vAlign w:val="center"/>
            <w:tcPrChange w:id="3356" w:author="松山 ファミリー" w:date="2023-02-08T01:55:00Z">
              <w:tcPr>
                <w:tcW w:w="284" w:type="dxa"/>
                <w:tcBorders>
                  <w:top w:val="nil"/>
                  <w:left w:val="nil"/>
                  <w:bottom w:val="single" w:sz="4" w:space="0" w:color="auto"/>
                  <w:right w:val="single" w:sz="4" w:space="0" w:color="auto"/>
                </w:tcBorders>
              </w:tcPr>
            </w:tcPrChange>
          </w:tcPr>
          <w:p w14:paraId="521986D5" w14:textId="618138A6" w:rsidR="009168EA" w:rsidRPr="0048090B" w:rsidRDefault="009168EA" w:rsidP="009168EA">
            <w:pPr>
              <w:widowControl/>
              <w:jc w:val="right"/>
              <w:rPr>
                <w:rFonts w:ascii="Times New Roman" w:eastAsia="ＭＳ 明朝" w:hAnsi="Times New Roman" w:cs="Times New Roman"/>
                <w:color w:val="000000"/>
                <w:kern w:val="0"/>
                <w:szCs w:val="21"/>
              </w:rPr>
              <w:pPrChange w:id="3357" w:author="松山 ファミリー" w:date="2023-02-08T01:55:00Z">
                <w:pPr>
                  <w:widowControl/>
                </w:pPr>
              </w:pPrChange>
            </w:pPr>
            <w:ins w:id="3358" w:author="松山　晃大" w:date="2023-02-08T01:55:00Z">
              <w:r w:rsidRPr="0048090B">
                <w:rPr>
                  <w:rFonts w:ascii="Times New Roman" w:eastAsia="ＭＳ 明朝" w:hAnsi="Times New Roman" w:cs="Times New Roman"/>
                  <w:color w:val="000000"/>
                  <w:kern w:val="0"/>
                  <w:szCs w:val="21"/>
                </w:rPr>
                <w:t>2.198</w:t>
              </w:r>
              <w:del w:id="3359"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2A7AF5BE" w14:textId="22C737C4" w:rsidTr="009168EA">
        <w:trPr>
          <w:trHeight w:val="280"/>
          <w:trPrChange w:id="3360"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361"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D1663BD"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3362"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2EFD121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3363"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3DACD52D" w14:textId="7D878A79" w:rsidR="009168EA" w:rsidRPr="0048090B" w:rsidRDefault="00677E38" w:rsidP="009168EA">
            <w:pPr>
              <w:widowControl/>
              <w:jc w:val="right"/>
              <w:rPr>
                <w:rFonts w:ascii="Times New Roman" w:eastAsia="ＭＳ 明朝" w:hAnsi="Times New Roman" w:cs="Times New Roman"/>
                <w:color w:val="000000"/>
                <w:kern w:val="0"/>
                <w:szCs w:val="21"/>
              </w:rPr>
            </w:pPr>
            <w:ins w:id="3364" w:author="松山 ファミリー" w:date="2023-02-08T01:56:00Z">
              <w:r>
                <w:rPr>
                  <w:rFonts w:ascii="Times New Roman" w:eastAsia="ＭＳ 明朝" w:hAnsi="Times New Roman" w:cs="Times New Roman"/>
                  <w:color w:val="000000"/>
                  <w:kern w:val="0"/>
                  <w:szCs w:val="21"/>
                </w:rPr>
                <w:t>0.0</w:t>
              </w:r>
            </w:ins>
            <w:r w:rsidR="009168EA" w:rsidRPr="0048090B">
              <w:rPr>
                <w:rFonts w:ascii="Times New Roman" w:eastAsia="ＭＳ 明朝" w:hAnsi="Times New Roman" w:cs="Times New Roman"/>
                <w:color w:val="000000"/>
                <w:kern w:val="0"/>
                <w:szCs w:val="21"/>
              </w:rPr>
              <w:t>8</w:t>
            </w:r>
            <w:del w:id="3365" w:author="松山 ファミリー" w:date="2023-02-08T01:56:00Z">
              <w:r w:rsidR="009168EA" w:rsidRPr="0048090B" w:rsidDel="00677E38">
                <w:rPr>
                  <w:rFonts w:ascii="Times New Roman" w:eastAsia="ＭＳ 明朝" w:hAnsi="Times New Roman" w:cs="Times New Roman"/>
                  <w:color w:val="000000"/>
                  <w:kern w:val="0"/>
                  <w:szCs w:val="21"/>
                </w:rPr>
                <w:delText>.</w:delText>
              </w:r>
            </w:del>
            <w:r w:rsidR="009168EA" w:rsidRPr="0048090B">
              <w:rPr>
                <w:rFonts w:ascii="Times New Roman" w:eastAsia="ＭＳ 明朝" w:hAnsi="Times New Roman" w:cs="Times New Roman"/>
                <w:color w:val="000000"/>
                <w:kern w:val="0"/>
                <w:szCs w:val="21"/>
              </w:rPr>
              <w:t>480</w:t>
            </w:r>
            <w:del w:id="3366" w:author="松山 ファミリー" w:date="2023-02-08T01:56:00Z">
              <w:r w:rsidR="009168EA" w:rsidRPr="0048090B" w:rsidDel="00677E38">
                <w:rPr>
                  <w:rFonts w:ascii="Times New Roman" w:eastAsia="ＭＳ 明朝"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3367" w:author="松山 ファミリー" w:date="2023-02-08T01:55:00Z">
              <w:tcPr>
                <w:tcW w:w="284" w:type="dxa"/>
                <w:tcBorders>
                  <w:top w:val="nil"/>
                  <w:left w:val="nil"/>
                  <w:bottom w:val="single" w:sz="4" w:space="0" w:color="auto"/>
                  <w:right w:val="single" w:sz="4" w:space="0" w:color="auto"/>
                </w:tcBorders>
              </w:tcPr>
            </w:tcPrChange>
          </w:tcPr>
          <w:p w14:paraId="00D84EC4"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368"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369" w:author="松山 ファミリー" w:date="2023-02-08T01:55:00Z">
              <w:tcPr>
                <w:tcW w:w="284" w:type="dxa"/>
                <w:tcBorders>
                  <w:top w:val="nil"/>
                  <w:left w:val="nil"/>
                  <w:bottom w:val="single" w:sz="4" w:space="0" w:color="auto"/>
                  <w:right w:val="single" w:sz="4" w:space="0" w:color="auto"/>
                </w:tcBorders>
              </w:tcPr>
            </w:tcPrChange>
          </w:tcPr>
          <w:p w14:paraId="4FB32F8C" w14:textId="50C5095E" w:rsidR="009168EA" w:rsidRPr="0048090B" w:rsidRDefault="009168EA" w:rsidP="009168EA">
            <w:pPr>
              <w:widowControl/>
              <w:jc w:val="right"/>
              <w:rPr>
                <w:rFonts w:ascii="Times New Roman" w:eastAsia="ＭＳ 明朝" w:hAnsi="Times New Roman" w:cs="Times New Roman"/>
                <w:color w:val="000000"/>
                <w:kern w:val="0"/>
                <w:szCs w:val="21"/>
              </w:rPr>
              <w:pPrChange w:id="3370" w:author="松山 ファミリー" w:date="2023-02-08T01:55:00Z">
                <w:pPr>
                  <w:widowControl/>
                </w:pPr>
              </w:pPrChange>
            </w:pPr>
            <w:ins w:id="3371" w:author="松山　晃大" w:date="2023-02-08T01:55: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3372" w:author="松山 ファミリー" w:date="2023-02-08T01:55:00Z">
              <w:tcPr>
                <w:tcW w:w="284" w:type="dxa"/>
                <w:tcBorders>
                  <w:top w:val="nil"/>
                  <w:left w:val="nil"/>
                  <w:bottom w:val="single" w:sz="4" w:space="0" w:color="auto"/>
                  <w:right w:val="single" w:sz="4" w:space="0" w:color="auto"/>
                </w:tcBorders>
              </w:tcPr>
            </w:tcPrChange>
          </w:tcPr>
          <w:p w14:paraId="2833E36E" w14:textId="0E6C8CF6" w:rsidR="009168EA" w:rsidRPr="0048090B" w:rsidRDefault="009168EA" w:rsidP="009168EA">
            <w:pPr>
              <w:widowControl/>
              <w:jc w:val="right"/>
              <w:rPr>
                <w:rFonts w:ascii="Times New Roman" w:eastAsia="ＭＳ 明朝" w:hAnsi="Times New Roman" w:cs="Times New Roman"/>
                <w:color w:val="000000"/>
                <w:kern w:val="0"/>
                <w:szCs w:val="21"/>
              </w:rPr>
              <w:pPrChange w:id="3373" w:author="松山 ファミリー" w:date="2023-02-08T01:55:00Z">
                <w:pPr>
                  <w:widowControl/>
                </w:pPr>
              </w:pPrChange>
            </w:pPr>
            <w:ins w:id="3374" w:author="松山　晃大" w:date="2023-02-08T01:55:00Z">
              <w:r w:rsidRPr="0048090B">
                <w:rPr>
                  <w:rFonts w:ascii="Times New Roman" w:eastAsia="ＭＳ 明朝" w:hAnsi="Times New Roman" w:cs="Times New Roman"/>
                  <w:color w:val="000000"/>
                  <w:kern w:val="0"/>
                  <w:szCs w:val="21"/>
                </w:rPr>
                <w:t>310</w:t>
              </w:r>
            </w:ins>
          </w:p>
        </w:tc>
        <w:tc>
          <w:tcPr>
            <w:tcW w:w="1559" w:type="dxa"/>
            <w:tcBorders>
              <w:top w:val="nil"/>
              <w:left w:val="nil"/>
              <w:bottom w:val="single" w:sz="4" w:space="0" w:color="auto"/>
              <w:right w:val="single" w:sz="4" w:space="0" w:color="auto"/>
            </w:tcBorders>
            <w:vAlign w:val="center"/>
            <w:tcPrChange w:id="3375" w:author="松山 ファミリー" w:date="2023-02-08T01:55:00Z">
              <w:tcPr>
                <w:tcW w:w="284" w:type="dxa"/>
                <w:tcBorders>
                  <w:top w:val="nil"/>
                  <w:left w:val="nil"/>
                  <w:bottom w:val="single" w:sz="4" w:space="0" w:color="auto"/>
                  <w:right w:val="single" w:sz="4" w:space="0" w:color="auto"/>
                </w:tcBorders>
              </w:tcPr>
            </w:tcPrChange>
          </w:tcPr>
          <w:p w14:paraId="69A8B712" w14:textId="452109BD" w:rsidR="009168EA" w:rsidRPr="0048090B" w:rsidRDefault="009168EA" w:rsidP="009168EA">
            <w:pPr>
              <w:widowControl/>
              <w:jc w:val="right"/>
              <w:rPr>
                <w:rFonts w:ascii="Times New Roman" w:eastAsia="ＭＳ 明朝" w:hAnsi="Times New Roman" w:cs="Times New Roman"/>
                <w:color w:val="000000"/>
                <w:kern w:val="0"/>
                <w:szCs w:val="21"/>
              </w:rPr>
              <w:pPrChange w:id="3376" w:author="松山 ファミリー" w:date="2023-02-08T01:55:00Z">
                <w:pPr>
                  <w:widowControl/>
                </w:pPr>
              </w:pPrChange>
            </w:pPr>
            <w:ins w:id="3377" w:author="松山　晃大" w:date="2023-02-08T01:55:00Z">
              <w:r w:rsidRPr="0048090B">
                <w:rPr>
                  <w:rFonts w:ascii="Times New Roman" w:eastAsia="ＭＳ 明朝" w:hAnsi="Times New Roman" w:cs="Times New Roman"/>
                  <w:color w:val="000000"/>
                  <w:kern w:val="0"/>
                  <w:szCs w:val="21"/>
                </w:rPr>
                <w:t>2.619</w:t>
              </w:r>
              <w:del w:id="3378"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56155BE9" w14:textId="72FD88CD" w:rsidTr="009168EA">
        <w:trPr>
          <w:trHeight w:val="280"/>
          <w:trPrChange w:id="3379"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380"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A323E0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3381"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04839C98"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3382"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481B3036" w14:textId="462AB2BC" w:rsidR="009168EA" w:rsidRPr="0048090B" w:rsidRDefault="00677E38" w:rsidP="009168EA">
            <w:pPr>
              <w:widowControl/>
              <w:jc w:val="right"/>
              <w:rPr>
                <w:rFonts w:ascii="Times New Roman" w:eastAsia="ＭＳ 明朝" w:hAnsi="Times New Roman" w:cs="Times New Roman"/>
                <w:color w:val="000000"/>
                <w:kern w:val="0"/>
                <w:szCs w:val="21"/>
              </w:rPr>
            </w:pPr>
            <w:ins w:id="3383" w:author="松山 ファミリー" w:date="2023-02-08T01:56:00Z">
              <w:r>
                <w:rPr>
                  <w:rFonts w:ascii="Times New Roman" w:eastAsia="ＭＳ 明朝" w:hAnsi="Times New Roman" w:cs="Times New Roman"/>
                  <w:color w:val="000000"/>
                  <w:kern w:val="0"/>
                  <w:szCs w:val="21"/>
                </w:rPr>
                <w:t>0.</w:t>
              </w:r>
            </w:ins>
            <w:r w:rsidR="009168EA" w:rsidRPr="0048090B">
              <w:rPr>
                <w:rFonts w:ascii="Times New Roman" w:eastAsia="ＭＳ 明朝" w:hAnsi="Times New Roman" w:cs="Times New Roman"/>
                <w:color w:val="000000"/>
                <w:kern w:val="0"/>
                <w:szCs w:val="21"/>
              </w:rPr>
              <w:t>1</w:t>
            </w:r>
            <w:del w:id="3384" w:author="松山 ファミリー" w:date="2023-02-08T01:56:00Z">
              <w:r w:rsidR="009168EA" w:rsidRPr="0048090B" w:rsidDel="00677E38">
                <w:rPr>
                  <w:rFonts w:ascii="Times New Roman" w:eastAsia="ＭＳ 明朝" w:hAnsi="Times New Roman" w:cs="Times New Roman"/>
                  <w:color w:val="000000"/>
                  <w:kern w:val="0"/>
                  <w:szCs w:val="21"/>
                </w:rPr>
                <w:delText>.</w:delText>
              </w:r>
            </w:del>
            <w:r w:rsidR="009168EA" w:rsidRPr="0048090B">
              <w:rPr>
                <w:rFonts w:ascii="Times New Roman" w:eastAsia="ＭＳ 明朝" w:hAnsi="Times New Roman" w:cs="Times New Roman"/>
                <w:color w:val="000000"/>
                <w:kern w:val="0"/>
                <w:szCs w:val="21"/>
              </w:rPr>
              <w:t>696</w:t>
            </w:r>
            <w:del w:id="3385" w:author="松山 ファミリー" w:date="2023-02-08T01:57:00Z">
              <w:r w:rsidR="009168EA" w:rsidRPr="0048090B" w:rsidDel="00677E38">
                <w:rPr>
                  <w:rFonts w:ascii="Times New Roman" w:eastAsia="ＭＳ 明朝" w:hAnsi="Times New Roman" w:cs="Times New Roman"/>
                  <w:color w:val="000000"/>
                  <w:kern w:val="0"/>
                  <w:szCs w:val="21"/>
                </w:rPr>
                <w:delText>.E-0</w:delText>
              </w:r>
            </w:del>
            <w:del w:id="3386" w:author="松山 ファミリー" w:date="2023-02-08T01:56:00Z">
              <w:r w:rsidR="009168EA" w:rsidRPr="0048090B" w:rsidDel="00677E38">
                <w:rPr>
                  <w:rFonts w:ascii="Times New Roman" w:eastAsia="ＭＳ 明朝" w:hAnsi="Times New Roman" w:cs="Times New Roman"/>
                  <w:color w:val="000000"/>
                  <w:kern w:val="0"/>
                  <w:szCs w:val="21"/>
                </w:rPr>
                <w:delText>4</w:delText>
              </w:r>
            </w:del>
          </w:p>
        </w:tc>
        <w:tc>
          <w:tcPr>
            <w:tcW w:w="204" w:type="dxa"/>
            <w:tcBorders>
              <w:top w:val="nil"/>
              <w:left w:val="nil"/>
              <w:bottom w:val="single" w:sz="4" w:space="0" w:color="auto"/>
              <w:right w:val="single" w:sz="4" w:space="0" w:color="auto"/>
            </w:tcBorders>
            <w:tcPrChange w:id="3387" w:author="松山 ファミリー" w:date="2023-02-08T01:55:00Z">
              <w:tcPr>
                <w:tcW w:w="284" w:type="dxa"/>
                <w:tcBorders>
                  <w:top w:val="nil"/>
                  <w:left w:val="nil"/>
                  <w:bottom w:val="single" w:sz="4" w:space="0" w:color="auto"/>
                  <w:right w:val="single" w:sz="4" w:space="0" w:color="auto"/>
                </w:tcBorders>
              </w:tcPr>
            </w:tcPrChange>
          </w:tcPr>
          <w:p w14:paraId="6B1CCEF2"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388"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389" w:author="松山 ファミリー" w:date="2023-02-08T01:55:00Z">
              <w:tcPr>
                <w:tcW w:w="284" w:type="dxa"/>
                <w:tcBorders>
                  <w:top w:val="nil"/>
                  <w:left w:val="nil"/>
                  <w:bottom w:val="single" w:sz="4" w:space="0" w:color="auto"/>
                  <w:right w:val="single" w:sz="4" w:space="0" w:color="auto"/>
                </w:tcBorders>
              </w:tcPr>
            </w:tcPrChange>
          </w:tcPr>
          <w:p w14:paraId="0376040E" w14:textId="799371C0" w:rsidR="009168EA" w:rsidRPr="0048090B" w:rsidRDefault="009168EA" w:rsidP="009168EA">
            <w:pPr>
              <w:widowControl/>
              <w:jc w:val="right"/>
              <w:rPr>
                <w:rFonts w:ascii="Times New Roman" w:eastAsia="ＭＳ 明朝" w:hAnsi="Times New Roman" w:cs="Times New Roman"/>
                <w:color w:val="000000"/>
                <w:kern w:val="0"/>
                <w:szCs w:val="21"/>
              </w:rPr>
              <w:pPrChange w:id="3390" w:author="松山 ファミリー" w:date="2023-02-08T01:55:00Z">
                <w:pPr>
                  <w:widowControl/>
                </w:pPr>
              </w:pPrChange>
            </w:pPr>
            <w:ins w:id="3391" w:author="松山　晃大" w:date="2023-02-08T01:55: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3392" w:author="松山 ファミリー" w:date="2023-02-08T01:55:00Z">
              <w:tcPr>
                <w:tcW w:w="284" w:type="dxa"/>
                <w:tcBorders>
                  <w:top w:val="nil"/>
                  <w:left w:val="nil"/>
                  <w:bottom w:val="single" w:sz="4" w:space="0" w:color="auto"/>
                  <w:right w:val="single" w:sz="4" w:space="0" w:color="auto"/>
                </w:tcBorders>
              </w:tcPr>
            </w:tcPrChange>
          </w:tcPr>
          <w:p w14:paraId="61864FFF" w14:textId="4C08DE29" w:rsidR="009168EA" w:rsidRPr="0048090B" w:rsidRDefault="009168EA" w:rsidP="009168EA">
            <w:pPr>
              <w:widowControl/>
              <w:jc w:val="right"/>
              <w:rPr>
                <w:rFonts w:ascii="Times New Roman" w:eastAsia="ＭＳ 明朝" w:hAnsi="Times New Roman" w:cs="Times New Roman"/>
                <w:color w:val="000000"/>
                <w:kern w:val="0"/>
                <w:szCs w:val="21"/>
              </w:rPr>
              <w:pPrChange w:id="3393" w:author="松山 ファミリー" w:date="2023-02-08T01:55:00Z">
                <w:pPr>
                  <w:widowControl/>
                </w:pPr>
              </w:pPrChange>
            </w:pPr>
            <w:ins w:id="3394" w:author="松山　晃大" w:date="2023-02-08T01:55:00Z">
              <w:r w:rsidRPr="0048090B">
                <w:rPr>
                  <w:rFonts w:ascii="Times New Roman" w:eastAsia="ＭＳ 明朝" w:hAnsi="Times New Roman" w:cs="Times New Roman"/>
                  <w:color w:val="000000"/>
                  <w:kern w:val="0"/>
                  <w:szCs w:val="21"/>
                </w:rPr>
                <w:t>360</w:t>
              </w:r>
            </w:ins>
          </w:p>
        </w:tc>
        <w:tc>
          <w:tcPr>
            <w:tcW w:w="1559" w:type="dxa"/>
            <w:tcBorders>
              <w:top w:val="nil"/>
              <w:left w:val="nil"/>
              <w:bottom w:val="single" w:sz="4" w:space="0" w:color="auto"/>
              <w:right w:val="single" w:sz="4" w:space="0" w:color="auto"/>
            </w:tcBorders>
            <w:vAlign w:val="center"/>
            <w:tcPrChange w:id="3395" w:author="松山 ファミリー" w:date="2023-02-08T01:55:00Z">
              <w:tcPr>
                <w:tcW w:w="284" w:type="dxa"/>
                <w:tcBorders>
                  <w:top w:val="nil"/>
                  <w:left w:val="nil"/>
                  <w:bottom w:val="single" w:sz="4" w:space="0" w:color="auto"/>
                  <w:right w:val="single" w:sz="4" w:space="0" w:color="auto"/>
                </w:tcBorders>
              </w:tcPr>
            </w:tcPrChange>
          </w:tcPr>
          <w:p w14:paraId="78B7CB57" w14:textId="25A7DA90" w:rsidR="009168EA" w:rsidRPr="0048090B" w:rsidRDefault="009168EA" w:rsidP="009168EA">
            <w:pPr>
              <w:widowControl/>
              <w:jc w:val="right"/>
              <w:rPr>
                <w:rFonts w:ascii="Times New Roman" w:eastAsia="ＭＳ 明朝" w:hAnsi="Times New Roman" w:cs="Times New Roman"/>
                <w:color w:val="000000"/>
                <w:kern w:val="0"/>
                <w:szCs w:val="21"/>
              </w:rPr>
              <w:pPrChange w:id="3396" w:author="松山 ファミリー" w:date="2023-02-08T01:55:00Z">
                <w:pPr>
                  <w:widowControl/>
                </w:pPr>
              </w:pPrChange>
            </w:pPr>
            <w:ins w:id="3397" w:author="松山　晃大" w:date="2023-02-08T01:55:00Z">
              <w:r w:rsidRPr="0048090B">
                <w:rPr>
                  <w:rFonts w:ascii="Times New Roman" w:eastAsia="ＭＳ 明朝" w:hAnsi="Times New Roman" w:cs="Times New Roman"/>
                  <w:color w:val="000000"/>
                  <w:kern w:val="0"/>
                  <w:szCs w:val="21"/>
                </w:rPr>
                <w:t>3.039</w:t>
              </w:r>
              <w:del w:id="3398"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78A0B0E9" w14:textId="72592224" w:rsidTr="009168EA">
        <w:trPr>
          <w:trHeight w:val="280"/>
          <w:trPrChange w:id="3399"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00"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C73E0C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3401"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5481D6D4"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3402"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141B5BE2" w14:textId="02F7CE50" w:rsidR="009168EA" w:rsidRPr="0048090B" w:rsidRDefault="00677E38" w:rsidP="009168EA">
            <w:pPr>
              <w:widowControl/>
              <w:jc w:val="right"/>
              <w:rPr>
                <w:rFonts w:ascii="Times New Roman" w:eastAsia="ＭＳ 明朝" w:hAnsi="Times New Roman" w:cs="Times New Roman"/>
                <w:color w:val="000000"/>
                <w:kern w:val="0"/>
                <w:szCs w:val="21"/>
              </w:rPr>
            </w:pPr>
            <w:ins w:id="3403" w:author="松山 ファミリー" w:date="2023-02-08T01:56:00Z">
              <w:r>
                <w:rPr>
                  <w:rFonts w:ascii="Times New Roman" w:eastAsia="ＭＳ 明朝" w:hAnsi="Times New Roman" w:cs="Times New Roman"/>
                  <w:color w:val="000000"/>
                  <w:kern w:val="0"/>
                  <w:szCs w:val="21"/>
                </w:rPr>
                <w:t>0.</w:t>
              </w:r>
            </w:ins>
            <w:r w:rsidR="009168EA" w:rsidRPr="0048090B">
              <w:rPr>
                <w:rFonts w:ascii="Times New Roman" w:eastAsia="ＭＳ 明朝" w:hAnsi="Times New Roman" w:cs="Times New Roman"/>
                <w:color w:val="000000"/>
                <w:kern w:val="0"/>
                <w:szCs w:val="21"/>
              </w:rPr>
              <w:t>2</w:t>
            </w:r>
            <w:del w:id="3404" w:author="松山 ファミリー" w:date="2023-02-08T01:56:00Z">
              <w:r w:rsidR="009168EA" w:rsidRPr="0048090B" w:rsidDel="00677E38">
                <w:rPr>
                  <w:rFonts w:ascii="Times New Roman" w:eastAsia="ＭＳ 明朝" w:hAnsi="Times New Roman" w:cs="Times New Roman"/>
                  <w:color w:val="000000"/>
                  <w:kern w:val="0"/>
                  <w:szCs w:val="21"/>
                </w:rPr>
                <w:delText>.</w:delText>
              </w:r>
            </w:del>
            <w:r w:rsidR="009168EA" w:rsidRPr="0048090B">
              <w:rPr>
                <w:rFonts w:ascii="Times New Roman" w:eastAsia="ＭＳ 明朝" w:hAnsi="Times New Roman" w:cs="Times New Roman"/>
                <w:color w:val="000000"/>
                <w:kern w:val="0"/>
                <w:szCs w:val="21"/>
              </w:rPr>
              <w:t>543</w:t>
            </w:r>
            <w:del w:id="3405" w:author="松山 ファミリー" w:date="2023-02-08T01:57:00Z">
              <w:r w:rsidR="009168EA" w:rsidRPr="0048090B" w:rsidDel="00677E38">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406" w:author="松山 ファミリー" w:date="2023-02-08T01:55:00Z">
              <w:tcPr>
                <w:tcW w:w="284" w:type="dxa"/>
                <w:tcBorders>
                  <w:top w:val="nil"/>
                  <w:left w:val="nil"/>
                  <w:bottom w:val="single" w:sz="4" w:space="0" w:color="auto"/>
                  <w:right w:val="single" w:sz="4" w:space="0" w:color="auto"/>
                </w:tcBorders>
              </w:tcPr>
            </w:tcPrChange>
          </w:tcPr>
          <w:p w14:paraId="48C102FD"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407"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408" w:author="松山 ファミリー" w:date="2023-02-08T01:55:00Z">
              <w:tcPr>
                <w:tcW w:w="284" w:type="dxa"/>
                <w:tcBorders>
                  <w:top w:val="nil"/>
                  <w:left w:val="nil"/>
                  <w:bottom w:val="single" w:sz="4" w:space="0" w:color="auto"/>
                  <w:right w:val="single" w:sz="4" w:space="0" w:color="auto"/>
                </w:tcBorders>
              </w:tcPr>
            </w:tcPrChange>
          </w:tcPr>
          <w:p w14:paraId="607FBAEF" w14:textId="330707F9" w:rsidR="009168EA" w:rsidRPr="0048090B" w:rsidRDefault="009168EA" w:rsidP="009168EA">
            <w:pPr>
              <w:widowControl/>
              <w:jc w:val="right"/>
              <w:rPr>
                <w:rFonts w:ascii="Times New Roman" w:eastAsia="ＭＳ 明朝" w:hAnsi="Times New Roman" w:cs="Times New Roman"/>
                <w:color w:val="000000"/>
                <w:kern w:val="0"/>
                <w:szCs w:val="21"/>
              </w:rPr>
              <w:pPrChange w:id="3409" w:author="松山 ファミリー" w:date="2023-02-08T01:55:00Z">
                <w:pPr>
                  <w:widowControl/>
                </w:pPr>
              </w:pPrChange>
            </w:pPr>
            <w:ins w:id="3410" w:author="松山　晃大" w:date="2023-02-08T01:55: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3411" w:author="松山 ファミリー" w:date="2023-02-08T01:55:00Z">
              <w:tcPr>
                <w:tcW w:w="284" w:type="dxa"/>
                <w:tcBorders>
                  <w:top w:val="nil"/>
                  <w:left w:val="nil"/>
                  <w:bottom w:val="single" w:sz="4" w:space="0" w:color="auto"/>
                  <w:right w:val="single" w:sz="4" w:space="0" w:color="auto"/>
                </w:tcBorders>
              </w:tcPr>
            </w:tcPrChange>
          </w:tcPr>
          <w:p w14:paraId="1F334668" w14:textId="6856D51D" w:rsidR="009168EA" w:rsidRPr="0048090B" w:rsidRDefault="009168EA" w:rsidP="009168EA">
            <w:pPr>
              <w:widowControl/>
              <w:jc w:val="right"/>
              <w:rPr>
                <w:rFonts w:ascii="Times New Roman" w:eastAsia="ＭＳ 明朝" w:hAnsi="Times New Roman" w:cs="Times New Roman"/>
                <w:color w:val="000000"/>
                <w:kern w:val="0"/>
                <w:szCs w:val="21"/>
              </w:rPr>
              <w:pPrChange w:id="3412" w:author="松山 ファミリー" w:date="2023-02-08T01:55:00Z">
                <w:pPr>
                  <w:widowControl/>
                </w:pPr>
              </w:pPrChange>
            </w:pPr>
            <w:ins w:id="3413" w:author="松山　晃大" w:date="2023-02-08T01:55:00Z">
              <w:r w:rsidRPr="0048090B">
                <w:rPr>
                  <w:rFonts w:ascii="Times New Roman" w:eastAsia="ＭＳ 明朝" w:hAnsi="Times New Roman" w:cs="Times New Roman"/>
                  <w:color w:val="000000"/>
                  <w:kern w:val="0"/>
                  <w:szCs w:val="21"/>
                </w:rPr>
                <w:t>460</w:t>
              </w:r>
            </w:ins>
          </w:p>
        </w:tc>
        <w:tc>
          <w:tcPr>
            <w:tcW w:w="1559" w:type="dxa"/>
            <w:tcBorders>
              <w:top w:val="nil"/>
              <w:left w:val="nil"/>
              <w:bottom w:val="single" w:sz="4" w:space="0" w:color="auto"/>
              <w:right w:val="single" w:sz="4" w:space="0" w:color="auto"/>
            </w:tcBorders>
            <w:vAlign w:val="center"/>
            <w:tcPrChange w:id="3414" w:author="松山 ファミリー" w:date="2023-02-08T01:55:00Z">
              <w:tcPr>
                <w:tcW w:w="284" w:type="dxa"/>
                <w:tcBorders>
                  <w:top w:val="nil"/>
                  <w:left w:val="nil"/>
                  <w:bottom w:val="single" w:sz="4" w:space="0" w:color="auto"/>
                  <w:right w:val="single" w:sz="4" w:space="0" w:color="auto"/>
                </w:tcBorders>
              </w:tcPr>
            </w:tcPrChange>
          </w:tcPr>
          <w:p w14:paraId="0D20C69F" w14:textId="7613F7E8" w:rsidR="009168EA" w:rsidRPr="0048090B" w:rsidRDefault="009168EA" w:rsidP="009168EA">
            <w:pPr>
              <w:widowControl/>
              <w:jc w:val="right"/>
              <w:rPr>
                <w:rFonts w:ascii="Times New Roman" w:eastAsia="ＭＳ 明朝" w:hAnsi="Times New Roman" w:cs="Times New Roman"/>
                <w:color w:val="000000"/>
                <w:kern w:val="0"/>
                <w:szCs w:val="21"/>
              </w:rPr>
              <w:pPrChange w:id="3415" w:author="松山 ファミリー" w:date="2023-02-08T01:55:00Z">
                <w:pPr>
                  <w:widowControl/>
                </w:pPr>
              </w:pPrChange>
            </w:pPr>
            <w:ins w:id="3416" w:author="松山　晃大" w:date="2023-02-08T01:55:00Z">
              <w:r w:rsidRPr="0048090B">
                <w:rPr>
                  <w:rFonts w:ascii="Times New Roman" w:eastAsia="ＭＳ 明朝" w:hAnsi="Times New Roman" w:cs="Times New Roman"/>
                  <w:color w:val="000000"/>
                  <w:kern w:val="0"/>
                  <w:szCs w:val="21"/>
                </w:rPr>
                <w:t>3.879</w:t>
              </w:r>
              <w:del w:id="3417"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1D8A59F8" w14:textId="10C37DDB" w:rsidTr="009168EA">
        <w:trPr>
          <w:trHeight w:val="280"/>
          <w:trPrChange w:id="3418"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19"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7AFC33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3420"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3CE2113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3421"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47BC4AB2" w14:textId="119DDDD6" w:rsidR="009168EA" w:rsidRPr="0048090B" w:rsidRDefault="00677E38" w:rsidP="009168EA">
            <w:pPr>
              <w:widowControl/>
              <w:jc w:val="right"/>
              <w:rPr>
                <w:rFonts w:ascii="Times New Roman" w:eastAsia="ＭＳ 明朝" w:hAnsi="Times New Roman" w:cs="Times New Roman"/>
                <w:color w:val="000000"/>
                <w:kern w:val="0"/>
                <w:szCs w:val="21"/>
              </w:rPr>
            </w:pPr>
            <w:ins w:id="3422" w:author="松山 ファミリー" w:date="2023-02-08T01:56:00Z">
              <w:r>
                <w:rPr>
                  <w:rFonts w:ascii="Times New Roman" w:eastAsia="ＭＳ 明朝" w:hAnsi="Times New Roman" w:cs="Times New Roman"/>
                  <w:color w:val="000000"/>
                  <w:kern w:val="0"/>
                  <w:szCs w:val="21"/>
                </w:rPr>
                <w:t>0.</w:t>
              </w:r>
            </w:ins>
            <w:r w:rsidR="009168EA" w:rsidRPr="0048090B">
              <w:rPr>
                <w:rFonts w:ascii="Times New Roman" w:eastAsia="ＭＳ 明朝" w:hAnsi="Times New Roman" w:cs="Times New Roman"/>
                <w:color w:val="000000"/>
                <w:kern w:val="0"/>
                <w:szCs w:val="21"/>
              </w:rPr>
              <w:t>3</w:t>
            </w:r>
            <w:del w:id="3423" w:author="松山 ファミリー" w:date="2023-02-08T01:56:00Z">
              <w:r w:rsidR="009168EA" w:rsidRPr="0048090B" w:rsidDel="00677E38">
                <w:rPr>
                  <w:rFonts w:ascii="Times New Roman" w:eastAsia="ＭＳ 明朝" w:hAnsi="Times New Roman" w:cs="Times New Roman"/>
                  <w:color w:val="000000"/>
                  <w:kern w:val="0"/>
                  <w:szCs w:val="21"/>
                </w:rPr>
                <w:delText>.</w:delText>
              </w:r>
            </w:del>
            <w:r w:rsidR="009168EA" w:rsidRPr="0048090B">
              <w:rPr>
                <w:rFonts w:ascii="Times New Roman" w:eastAsia="ＭＳ 明朝" w:hAnsi="Times New Roman" w:cs="Times New Roman"/>
                <w:color w:val="000000"/>
                <w:kern w:val="0"/>
                <w:szCs w:val="21"/>
              </w:rPr>
              <w:t>391</w:t>
            </w:r>
            <w:del w:id="3424" w:author="松山 ファミリー" w:date="2023-02-08T01:57:00Z">
              <w:r w:rsidR="009168EA" w:rsidRPr="0048090B" w:rsidDel="00677E38">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425" w:author="松山 ファミリー" w:date="2023-02-08T01:55:00Z">
              <w:tcPr>
                <w:tcW w:w="284" w:type="dxa"/>
                <w:tcBorders>
                  <w:top w:val="nil"/>
                  <w:left w:val="nil"/>
                  <w:bottom w:val="single" w:sz="4" w:space="0" w:color="auto"/>
                  <w:right w:val="single" w:sz="4" w:space="0" w:color="auto"/>
                </w:tcBorders>
              </w:tcPr>
            </w:tcPrChange>
          </w:tcPr>
          <w:p w14:paraId="6BA41404"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426"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427" w:author="松山 ファミリー" w:date="2023-02-08T01:55:00Z">
              <w:tcPr>
                <w:tcW w:w="284" w:type="dxa"/>
                <w:tcBorders>
                  <w:top w:val="nil"/>
                  <w:left w:val="nil"/>
                  <w:bottom w:val="single" w:sz="4" w:space="0" w:color="auto"/>
                  <w:right w:val="single" w:sz="4" w:space="0" w:color="auto"/>
                </w:tcBorders>
              </w:tcPr>
            </w:tcPrChange>
          </w:tcPr>
          <w:p w14:paraId="36BFF42E" w14:textId="4D7CF686" w:rsidR="009168EA" w:rsidRPr="0048090B" w:rsidRDefault="009168EA" w:rsidP="009168EA">
            <w:pPr>
              <w:widowControl/>
              <w:jc w:val="right"/>
              <w:rPr>
                <w:rFonts w:ascii="Times New Roman" w:eastAsia="ＭＳ 明朝" w:hAnsi="Times New Roman" w:cs="Times New Roman"/>
                <w:color w:val="000000"/>
                <w:kern w:val="0"/>
                <w:szCs w:val="21"/>
              </w:rPr>
              <w:pPrChange w:id="3428" w:author="松山 ファミリー" w:date="2023-02-08T01:55:00Z">
                <w:pPr>
                  <w:widowControl/>
                </w:pPr>
              </w:pPrChange>
            </w:pPr>
            <w:ins w:id="3429" w:author="松山　晃大" w:date="2023-02-08T01:55:00Z">
              <w:r w:rsidRPr="0048090B">
                <w:rPr>
                  <w:rFonts w:ascii="Times New Roman" w:eastAsia="ＭＳ 明朝"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3430" w:author="松山 ファミリー" w:date="2023-02-08T01:55:00Z">
              <w:tcPr>
                <w:tcW w:w="284" w:type="dxa"/>
                <w:tcBorders>
                  <w:top w:val="nil"/>
                  <w:left w:val="nil"/>
                  <w:bottom w:val="single" w:sz="4" w:space="0" w:color="auto"/>
                  <w:right w:val="single" w:sz="4" w:space="0" w:color="auto"/>
                </w:tcBorders>
              </w:tcPr>
            </w:tcPrChange>
          </w:tcPr>
          <w:p w14:paraId="7D075655" w14:textId="79FE74D1" w:rsidR="009168EA" w:rsidRPr="0048090B" w:rsidRDefault="009168EA" w:rsidP="009168EA">
            <w:pPr>
              <w:widowControl/>
              <w:jc w:val="right"/>
              <w:rPr>
                <w:rFonts w:ascii="Times New Roman" w:eastAsia="ＭＳ 明朝" w:hAnsi="Times New Roman" w:cs="Times New Roman"/>
                <w:color w:val="000000"/>
                <w:kern w:val="0"/>
                <w:szCs w:val="21"/>
              </w:rPr>
              <w:pPrChange w:id="3431" w:author="松山 ファミリー" w:date="2023-02-08T01:55:00Z">
                <w:pPr>
                  <w:widowControl/>
                </w:pPr>
              </w:pPrChange>
            </w:pPr>
            <w:ins w:id="3432" w:author="松山　晃大" w:date="2023-02-08T01:55:00Z">
              <w:r w:rsidRPr="0048090B">
                <w:rPr>
                  <w:rFonts w:ascii="Times New Roman" w:eastAsia="ＭＳ 明朝" w:hAnsi="Times New Roman" w:cs="Times New Roman"/>
                  <w:color w:val="000000"/>
                  <w:kern w:val="0"/>
                  <w:szCs w:val="21"/>
                </w:rPr>
                <w:t>560</w:t>
              </w:r>
            </w:ins>
          </w:p>
        </w:tc>
        <w:tc>
          <w:tcPr>
            <w:tcW w:w="1559" w:type="dxa"/>
            <w:tcBorders>
              <w:top w:val="nil"/>
              <w:left w:val="nil"/>
              <w:bottom w:val="single" w:sz="4" w:space="0" w:color="auto"/>
              <w:right w:val="single" w:sz="4" w:space="0" w:color="auto"/>
            </w:tcBorders>
            <w:vAlign w:val="center"/>
            <w:tcPrChange w:id="3433" w:author="松山 ファミリー" w:date="2023-02-08T01:55:00Z">
              <w:tcPr>
                <w:tcW w:w="284" w:type="dxa"/>
                <w:tcBorders>
                  <w:top w:val="nil"/>
                  <w:left w:val="nil"/>
                  <w:bottom w:val="single" w:sz="4" w:space="0" w:color="auto"/>
                  <w:right w:val="single" w:sz="4" w:space="0" w:color="auto"/>
                </w:tcBorders>
              </w:tcPr>
            </w:tcPrChange>
          </w:tcPr>
          <w:p w14:paraId="1D8801FA" w14:textId="3C8B7B58" w:rsidR="009168EA" w:rsidRPr="0048090B" w:rsidRDefault="009168EA" w:rsidP="009168EA">
            <w:pPr>
              <w:widowControl/>
              <w:jc w:val="right"/>
              <w:rPr>
                <w:rFonts w:ascii="Times New Roman" w:eastAsia="ＭＳ 明朝" w:hAnsi="Times New Roman" w:cs="Times New Roman"/>
                <w:color w:val="000000"/>
                <w:kern w:val="0"/>
                <w:szCs w:val="21"/>
              </w:rPr>
              <w:pPrChange w:id="3434" w:author="松山 ファミリー" w:date="2023-02-08T01:55:00Z">
                <w:pPr>
                  <w:widowControl/>
                </w:pPr>
              </w:pPrChange>
            </w:pPr>
            <w:ins w:id="3435" w:author="松山　晃大" w:date="2023-02-08T01:55:00Z">
              <w:r w:rsidRPr="0048090B">
                <w:rPr>
                  <w:rFonts w:ascii="Times New Roman" w:eastAsia="ＭＳ 明朝" w:hAnsi="Times New Roman" w:cs="Times New Roman"/>
                  <w:color w:val="000000"/>
                  <w:kern w:val="0"/>
                  <w:szCs w:val="21"/>
                </w:rPr>
                <w:t>4.716</w:t>
              </w:r>
              <w:del w:id="3436"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511C516E" w14:textId="31FFC78F" w:rsidTr="009168EA">
        <w:trPr>
          <w:trHeight w:val="280"/>
          <w:trPrChange w:id="3437"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38"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FAA479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3439"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228A985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3440"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3A0446C9" w14:textId="12D601E6" w:rsidR="009168EA" w:rsidRPr="0048090B" w:rsidRDefault="00677E38" w:rsidP="009168EA">
            <w:pPr>
              <w:widowControl/>
              <w:jc w:val="right"/>
              <w:rPr>
                <w:rFonts w:ascii="Times New Roman" w:eastAsia="ＭＳ 明朝" w:hAnsi="Times New Roman" w:cs="Times New Roman"/>
                <w:color w:val="000000"/>
                <w:kern w:val="0"/>
                <w:szCs w:val="21"/>
              </w:rPr>
            </w:pPr>
            <w:ins w:id="3441" w:author="松山 ファミリー" w:date="2023-02-08T01:56:00Z">
              <w:r>
                <w:rPr>
                  <w:rFonts w:ascii="Times New Roman" w:eastAsia="ＭＳ 明朝" w:hAnsi="Times New Roman" w:cs="Times New Roman"/>
                  <w:color w:val="000000"/>
                  <w:kern w:val="0"/>
                  <w:szCs w:val="21"/>
                </w:rPr>
                <w:t>0.</w:t>
              </w:r>
            </w:ins>
            <w:r w:rsidR="009168EA" w:rsidRPr="0048090B">
              <w:rPr>
                <w:rFonts w:ascii="Times New Roman" w:eastAsia="ＭＳ 明朝" w:hAnsi="Times New Roman" w:cs="Times New Roman"/>
                <w:color w:val="000000"/>
                <w:kern w:val="0"/>
                <w:szCs w:val="21"/>
              </w:rPr>
              <w:t>4</w:t>
            </w:r>
            <w:del w:id="3442" w:author="松山 ファミリー" w:date="2023-02-08T01:56:00Z">
              <w:r w:rsidR="009168EA" w:rsidRPr="0048090B" w:rsidDel="00677E38">
                <w:rPr>
                  <w:rFonts w:ascii="Times New Roman" w:eastAsia="ＭＳ 明朝" w:hAnsi="Times New Roman" w:cs="Times New Roman"/>
                  <w:color w:val="000000"/>
                  <w:kern w:val="0"/>
                  <w:szCs w:val="21"/>
                </w:rPr>
                <w:delText>.</w:delText>
              </w:r>
            </w:del>
            <w:r w:rsidR="009168EA" w:rsidRPr="0048090B">
              <w:rPr>
                <w:rFonts w:ascii="Times New Roman" w:eastAsia="ＭＳ 明朝" w:hAnsi="Times New Roman" w:cs="Times New Roman"/>
                <w:color w:val="000000"/>
                <w:kern w:val="0"/>
                <w:szCs w:val="21"/>
              </w:rPr>
              <w:t>238</w:t>
            </w:r>
            <w:del w:id="3443" w:author="松山 ファミリー" w:date="2023-02-08T01:57:00Z">
              <w:r w:rsidR="009168EA" w:rsidRPr="0048090B" w:rsidDel="00677E38">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444" w:author="松山 ファミリー" w:date="2023-02-08T01:55:00Z">
              <w:tcPr>
                <w:tcW w:w="284" w:type="dxa"/>
                <w:tcBorders>
                  <w:top w:val="nil"/>
                  <w:left w:val="nil"/>
                  <w:bottom w:val="single" w:sz="4" w:space="0" w:color="auto"/>
                  <w:right w:val="single" w:sz="4" w:space="0" w:color="auto"/>
                </w:tcBorders>
              </w:tcPr>
            </w:tcPrChange>
          </w:tcPr>
          <w:p w14:paraId="1D8543B3"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445"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446" w:author="松山 ファミリー" w:date="2023-02-08T01:55:00Z">
              <w:tcPr>
                <w:tcW w:w="284" w:type="dxa"/>
                <w:tcBorders>
                  <w:top w:val="nil"/>
                  <w:left w:val="nil"/>
                  <w:bottom w:val="single" w:sz="4" w:space="0" w:color="auto"/>
                  <w:right w:val="single" w:sz="4" w:space="0" w:color="auto"/>
                </w:tcBorders>
              </w:tcPr>
            </w:tcPrChange>
          </w:tcPr>
          <w:p w14:paraId="3C9773FE" w14:textId="1610B3FE" w:rsidR="009168EA" w:rsidRPr="0048090B" w:rsidRDefault="009168EA" w:rsidP="009168EA">
            <w:pPr>
              <w:widowControl/>
              <w:jc w:val="right"/>
              <w:rPr>
                <w:rFonts w:ascii="Times New Roman" w:eastAsia="ＭＳ 明朝" w:hAnsi="Times New Roman" w:cs="Times New Roman"/>
                <w:color w:val="000000"/>
                <w:kern w:val="0"/>
                <w:szCs w:val="21"/>
              </w:rPr>
              <w:pPrChange w:id="3447" w:author="松山 ファミリー" w:date="2023-02-08T01:55:00Z">
                <w:pPr>
                  <w:widowControl/>
                </w:pPr>
              </w:pPrChange>
            </w:pPr>
            <w:ins w:id="3448" w:author="松山　晃大" w:date="2023-02-08T01:55: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3449" w:author="松山 ファミリー" w:date="2023-02-08T01:55:00Z">
              <w:tcPr>
                <w:tcW w:w="284" w:type="dxa"/>
                <w:tcBorders>
                  <w:top w:val="nil"/>
                  <w:left w:val="nil"/>
                  <w:bottom w:val="single" w:sz="4" w:space="0" w:color="auto"/>
                  <w:right w:val="single" w:sz="4" w:space="0" w:color="auto"/>
                </w:tcBorders>
              </w:tcPr>
            </w:tcPrChange>
          </w:tcPr>
          <w:p w14:paraId="1949B636" w14:textId="38C4A573" w:rsidR="009168EA" w:rsidRPr="0048090B" w:rsidRDefault="009168EA" w:rsidP="009168EA">
            <w:pPr>
              <w:widowControl/>
              <w:jc w:val="right"/>
              <w:rPr>
                <w:rFonts w:ascii="Times New Roman" w:eastAsia="ＭＳ 明朝" w:hAnsi="Times New Roman" w:cs="Times New Roman"/>
                <w:color w:val="000000"/>
                <w:kern w:val="0"/>
                <w:szCs w:val="21"/>
              </w:rPr>
              <w:pPrChange w:id="3450" w:author="松山 ファミリー" w:date="2023-02-08T01:55:00Z">
                <w:pPr>
                  <w:widowControl/>
                </w:pPr>
              </w:pPrChange>
            </w:pPr>
            <w:ins w:id="3451" w:author="松山　晃大" w:date="2023-02-08T01:55:00Z">
              <w:r w:rsidRPr="0048090B">
                <w:rPr>
                  <w:rFonts w:ascii="Times New Roman" w:eastAsia="ＭＳ 明朝" w:hAnsi="Times New Roman" w:cs="Times New Roman"/>
                  <w:color w:val="000000"/>
                  <w:kern w:val="0"/>
                  <w:szCs w:val="21"/>
                </w:rPr>
                <w:t>660</w:t>
              </w:r>
            </w:ins>
          </w:p>
        </w:tc>
        <w:tc>
          <w:tcPr>
            <w:tcW w:w="1559" w:type="dxa"/>
            <w:tcBorders>
              <w:top w:val="nil"/>
              <w:left w:val="nil"/>
              <w:bottom w:val="single" w:sz="4" w:space="0" w:color="auto"/>
              <w:right w:val="single" w:sz="4" w:space="0" w:color="auto"/>
            </w:tcBorders>
            <w:vAlign w:val="center"/>
            <w:tcPrChange w:id="3452" w:author="松山 ファミリー" w:date="2023-02-08T01:55:00Z">
              <w:tcPr>
                <w:tcW w:w="284" w:type="dxa"/>
                <w:tcBorders>
                  <w:top w:val="nil"/>
                  <w:left w:val="nil"/>
                  <w:bottom w:val="single" w:sz="4" w:space="0" w:color="auto"/>
                  <w:right w:val="single" w:sz="4" w:space="0" w:color="auto"/>
                </w:tcBorders>
              </w:tcPr>
            </w:tcPrChange>
          </w:tcPr>
          <w:p w14:paraId="3BDFEE6A" w14:textId="47470E7E" w:rsidR="009168EA" w:rsidRPr="0048090B" w:rsidRDefault="009168EA" w:rsidP="009168EA">
            <w:pPr>
              <w:widowControl/>
              <w:jc w:val="right"/>
              <w:rPr>
                <w:rFonts w:ascii="Times New Roman" w:eastAsia="ＭＳ 明朝" w:hAnsi="Times New Roman" w:cs="Times New Roman"/>
                <w:color w:val="000000"/>
                <w:kern w:val="0"/>
                <w:szCs w:val="21"/>
              </w:rPr>
              <w:pPrChange w:id="3453" w:author="松山 ファミリー" w:date="2023-02-08T01:55:00Z">
                <w:pPr>
                  <w:widowControl/>
                </w:pPr>
              </w:pPrChange>
            </w:pPr>
            <w:ins w:id="3454" w:author="松山　晃大" w:date="2023-02-08T01:55:00Z">
              <w:r w:rsidRPr="0048090B">
                <w:rPr>
                  <w:rFonts w:ascii="Times New Roman" w:eastAsia="ＭＳ 明朝" w:hAnsi="Times New Roman" w:cs="Times New Roman"/>
                  <w:color w:val="000000"/>
                  <w:kern w:val="0"/>
                  <w:szCs w:val="21"/>
                </w:rPr>
                <w:t>5.551</w:t>
              </w:r>
              <w:del w:id="3455"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47B630C6" w14:textId="1899C778" w:rsidTr="009168EA">
        <w:trPr>
          <w:trHeight w:val="280"/>
          <w:trPrChange w:id="3456"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57"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66CBC9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3458"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548B6EE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Change w:id="3459"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042983E9" w14:textId="4A741D57" w:rsidR="009168EA" w:rsidRPr="0048090B" w:rsidRDefault="00677E38" w:rsidP="009168EA">
            <w:pPr>
              <w:widowControl/>
              <w:jc w:val="right"/>
              <w:rPr>
                <w:rFonts w:ascii="Times New Roman" w:eastAsia="ＭＳ 明朝" w:hAnsi="Times New Roman" w:cs="Times New Roman"/>
                <w:color w:val="000000"/>
                <w:kern w:val="0"/>
                <w:szCs w:val="21"/>
              </w:rPr>
            </w:pPr>
            <w:ins w:id="3460" w:author="松山 ファミリー" w:date="2023-02-08T01:56:00Z">
              <w:r>
                <w:rPr>
                  <w:rFonts w:ascii="Times New Roman" w:eastAsia="ＭＳ 明朝" w:hAnsi="Times New Roman" w:cs="Times New Roman"/>
                  <w:color w:val="000000"/>
                  <w:kern w:val="0"/>
                  <w:szCs w:val="21"/>
                </w:rPr>
                <w:t>0.</w:t>
              </w:r>
            </w:ins>
            <w:r w:rsidR="009168EA" w:rsidRPr="0048090B">
              <w:rPr>
                <w:rFonts w:ascii="Times New Roman" w:eastAsia="ＭＳ 明朝" w:hAnsi="Times New Roman" w:cs="Times New Roman"/>
                <w:color w:val="000000"/>
                <w:kern w:val="0"/>
                <w:szCs w:val="21"/>
              </w:rPr>
              <w:t>5</w:t>
            </w:r>
            <w:del w:id="3461" w:author="松山 ファミリー" w:date="2023-02-08T01:56:00Z">
              <w:r w:rsidR="009168EA" w:rsidRPr="0048090B" w:rsidDel="00677E38">
                <w:rPr>
                  <w:rFonts w:ascii="Times New Roman" w:eastAsia="ＭＳ 明朝" w:hAnsi="Times New Roman" w:cs="Times New Roman"/>
                  <w:color w:val="000000"/>
                  <w:kern w:val="0"/>
                  <w:szCs w:val="21"/>
                </w:rPr>
                <w:delText>.</w:delText>
              </w:r>
            </w:del>
            <w:r w:rsidR="009168EA" w:rsidRPr="0048090B">
              <w:rPr>
                <w:rFonts w:ascii="Times New Roman" w:eastAsia="ＭＳ 明朝" w:hAnsi="Times New Roman" w:cs="Times New Roman"/>
                <w:color w:val="000000"/>
                <w:kern w:val="0"/>
                <w:szCs w:val="21"/>
              </w:rPr>
              <w:t>085</w:t>
            </w:r>
            <w:del w:id="3462" w:author="松山 ファミリー" w:date="2023-02-08T01:57:00Z">
              <w:r w:rsidR="009168EA" w:rsidRPr="0048090B" w:rsidDel="00677E38">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463" w:author="松山 ファミリー" w:date="2023-02-08T01:55:00Z">
              <w:tcPr>
                <w:tcW w:w="284" w:type="dxa"/>
                <w:tcBorders>
                  <w:top w:val="nil"/>
                  <w:left w:val="nil"/>
                  <w:bottom w:val="single" w:sz="4" w:space="0" w:color="auto"/>
                  <w:right w:val="single" w:sz="4" w:space="0" w:color="auto"/>
                </w:tcBorders>
              </w:tcPr>
            </w:tcPrChange>
          </w:tcPr>
          <w:p w14:paraId="5952A014"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464"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465" w:author="松山 ファミリー" w:date="2023-02-08T01:55:00Z">
              <w:tcPr>
                <w:tcW w:w="284" w:type="dxa"/>
                <w:tcBorders>
                  <w:top w:val="nil"/>
                  <w:left w:val="nil"/>
                  <w:bottom w:val="single" w:sz="4" w:space="0" w:color="auto"/>
                  <w:right w:val="single" w:sz="4" w:space="0" w:color="auto"/>
                </w:tcBorders>
              </w:tcPr>
            </w:tcPrChange>
          </w:tcPr>
          <w:p w14:paraId="5E85FE7D" w14:textId="0A8A3A54" w:rsidR="009168EA" w:rsidRPr="0048090B" w:rsidRDefault="009168EA" w:rsidP="009168EA">
            <w:pPr>
              <w:widowControl/>
              <w:jc w:val="right"/>
              <w:rPr>
                <w:rFonts w:ascii="Times New Roman" w:eastAsia="ＭＳ 明朝" w:hAnsi="Times New Roman" w:cs="Times New Roman"/>
                <w:color w:val="000000"/>
                <w:kern w:val="0"/>
                <w:szCs w:val="21"/>
              </w:rPr>
              <w:pPrChange w:id="3466" w:author="松山 ファミリー" w:date="2023-02-08T01:55:00Z">
                <w:pPr>
                  <w:widowControl/>
                </w:pPr>
              </w:pPrChange>
            </w:pPr>
            <w:ins w:id="3467" w:author="松山　晃大" w:date="2023-02-08T01:55:00Z">
              <w:r w:rsidRPr="0048090B">
                <w:rPr>
                  <w:rFonts w:ascii="Times New Roman" w:eastAsia="ＭＳ 明朝"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3468" w:author="松山 ファミリー" w:date="2023-02-08T01:55:00Z">
              <w:tcPr>
                <w:tcW w:w="284" w:type="dxa"/>
                <w:tcBorders>
                  <w:top w:val="nil"/>
                  <w:left w:val="nil"/>
                  <w:bottom w:val="single" w:sz="4" w:space="0" w:color="auto"/>
                  <w:right w:val="single" w:sz="4" w:space="0" w:color="auto"/>
                </w:tcBorders>
              </w:tcPr>
            </w:tcPrChange>
          </w:tcPr>
          <w:p w14:paraId="5580EE94" w14:textId="50A58D82" w:rsidR="009168EA" w:rsidRPr="0048090B" w:rsidRDefault="009168EA" w:rsidP="009168EA">
            <w:pPr>
              <w:widowControl/>
              <w:jc w:val="right"/>
              <w:rPr>
                <w:rFonts w:ascii="Times New Roman" w:eastAsia="ＭＳ 明朝" w:hAnsi="Times New Roman" w:cs="Times New Roman"/>
                <w:color w:val="000000"/>
                <w:kern w:val="0"/>
                <w:szCs w:val="21"/>
              </w:rPr>
              <w:pPrChange w:id="3469" w:author="松山 ファミリー" w:date="2023-02-08T01:55:00Z">
                <w:pPr>
                  <w:widowControl/>
                </w:pPr>
              </w:pPrChange>
            </w:pPr>
            <w:ins w:id="3470" w:author="松山　晃大" w:date="2023-02-08T01:55:00Z">
              <w:r w:rsidRPr="0048090B">
                <w:rPr>
                  <w:rFonts w:ascii="Times New Roman" w:eastAsia="ＭＳ 明朝" w:hAnsi="Times New Roman" w:cs="Times New Roman"/>
                  <w:color w:val="000000"/>
                  <w:kern w:val="0"/>
                  <w:szCs w:val="21"/>
                </w:rPr>
                <w:t>760</w:t>
              </w:r>
            </w:ins>
          </w:p>
        </w:tc>
        <w:tc>
          <w:tcPr>
            <w:tcW w:w="1559" w:type="dxa"/>
            <w:tcBorders>
              <w:top w:val="nil"/>
              <w:left w:val="nil"/>
              <w:bottom w:val="single" w:sz="4" w:space="0" w:color="auto"/>
              <w:right w:val="single" w:sz="4" w:space="0" w:color="auto"/>
            </w:tcBorders>
            <w:vAlign w:val="center"/>
            <w:tcPrChange w:id="3471" w:author="松山 ファミリー" w:date="2023-02-08T01:55:00Z">
              <w:tcPr>
                <w:tcW w:w="284" w:type="dxa"/>
                <w:tcBorders>
                  <w:top w:val="nil"/>
                  <w:left w:val="nil"/>
                  <w:bottom w:val="single" w:sz="4" w:space="0" w:color="auto"/>
                  <w:right w:val="single" w:sz="4" w:space="0" w:color="auto"/>
                </w:tcBorders>
              </w:tcPr>
            </w:tcPrChange>
          </w:tcPr>
          <w:p w14:paraId="4E4D968E" w14:textId="03B14F20" w:rsidR="009168EA" w:rsidRPr="0048090B" w:rsidRDefault="009168EA" w:rsidP="009168EA">
            <w:pPr>
              <w:widowControl/>
              <w:jc w:val="right"/>
              <w:rPr>
                <w:rFonts w:ascii="Times New Roman" w:eastAsia="ＭＳ 明朝" w:hAnsi="Times New Roman" w:cs="Times New Roman"/>
                <w:color w:val="000000"/>
                <w:kern w:val="0"/>
                <w:szCs w:val="21"/>
              </w:rPr>
              <w:pPrChange w:id="3472" w:author="松山 ファミリー" w:date="2023-02-08T01:55:00Z">
                <w:pPr>
                  <w:widowControl/>
                </w:pPr>
              </w:pPrChange>
            </w:pPr>
            <w:ins w:id="3473" w:author="松山　晃大" w:date="2023-02-08T01:55:00Z">
              <w:r w:rsidRPr="0048090B">
                <w:rPr>
                  <w:rFonts w:ascii="Times New Roman" w:eastAsia="ＭＳ 明朝" w:hAnsi="Times New Roman" w:cs="Times New Roman"/>
                  <w:color w:val="000000"/>
                  <w:kern w:val="0"/>
                  <w:szCs w:val="21"/>
                </w:rPr>
                <w:t>6.385</w:t>
              </w:r>
              <w:del w:id="3474"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16645A9C" w14:textId="7CD71B25" w:rsidTr="009168EA">
        <w:trPr>
          <w:trHeight w:val="280"/>
          <w:trPrChange w:id="3475"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76"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379FF7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3477"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6A49278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Change w:id="3478"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137F5173" w14:textId="34357CDF" w:rsidR="009168EA" w:rsidRPr="0048090B" w:rsidRDefault="00677E38" w:rsidP="009168EA">
            <w:pPr>
              <w:widowControl/>
              <w:jc w:val="right"/>
              <w:rPr>
                <w:rFonts w:ascii="Times New Roman" w:eastAsia="ＭＳ 明朝" w:hAnsi="Times New Roman" w:cs="Times New Roman"/>
                <w:color w:val="000000"/>
                <w:kern w:val="0"/>
                <w:szCs w:val="21"/>
              </w:rPr>
            </w:pPr>
            <w:ins w:id="3479" w:author="松山 ファミリー" w:date="2023-02-08T01:56:00Z">
              <w:r>
                <w:rPr>
                  <w:rFonts w:ascii="Times New Roman" w:eastAsia="ＭＳ 明朝" w:hAnsi="Times New Roman" w:cs="Times New Roman"/>
                  <w:color w:val="000000"/>
                  <w:kern w:val="0"/>
                  <w:szCs w:val="21"/>
                </w:rPr>
                <w:t>0.</w:t>
              </w:r>
            </w:ins>
            <w:r w:rsidR="009168EA" w:rsidRPr="0048090B">
              <w:rPr>
                <w:rFonts w:ascii="Times New Roman" w:eastAsia="ＭＳ 明朝" w:hAnsi="Times New Roman" w:cs="Times New Roman"/>
                <w:color w:val="000000"/>
                <w:kern w:val="0"/>
                <w:szCs w:val="21"/>
              </w:rPr>
              <w:t>9</w:t>
            </w:r>
            <w:del w:id="3480" w:author="松山 ファミリー" w:date="2023-02-08T01:56:00Z">
              <w:r w:rsidR="009168EA" w:rsidRPr="0048090B" w:rsidDel="00677E38">
                <w:rPr>
                  <w:rFonts w:ascii="Times New Roman" w:eastAsia="ＭＳ 明朝" w:hAnsi="Times New Roman" w:cs="Times New Roman"/>
                  <w:color w:val="000000"/>
                  <w:kern w:val="0"/>
                  <w:szCs w:val="21"/>
                </w:rPr>
                <w:delText>.</w:delText>
              </w:r>
            </w:del>
            <w:r w:rsidR="009168EA" w:rsidRPr="0048090B">
              <w:rPr>
                <w:rFonts w:ascii="Times New Roman" w:eastAsia="ＭＳ 明朝" w:hAnsi="Times New Roman" w:cs="Times New Roman"/>
                <w:color w:val="000000"/>
                <w:kern w:val="0"/>
                <w:szCs w:val="21"/>
              </w:rPr>
              <w:t>316</w:t>
            </w:r>
            <w:del w:id="3481" w:author="松山 ファミリー" w:date="2023-02-08T01:57:00Z">
              <w:r w:rsidR="009168EA" w:rsidRPr="0048090B" w:rsidDel="00677E38">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482" w:author="松山 ファミリー" w:date="2023-02-08T01:55:00Z">
              <w:tcPr>
                <w:tcW w:w="284" w:type="dxa"/>
                <w:tcBorders>
                  <w:top w:val="nil"/>
                  <w:left w:val="nil"/>
                  <w:bottom w:val="single" w:sz="4" w:space="0" w:color="auto"/>
                  <w:right w:val="single" w:sz="4" w:space="0" w:color="auto"/>
                </w:tcBorders>
              </w:tcPr>
            </w:tcPrChange>
          </w:tcPr>
          <w:p w14:paraId="36E59A75"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483"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484" w:author="松山 ファミリー" w:date="2023-02-08T01:55:00Z">
              <w:tcPr>
                <w:tcW w:w="284" w:type="dxa"/>
                <w:tcBorders>
                  <w:top w:val="nil"/>
                  <w:left w:val="nil"/>
                  <w:bottom w:val="single" w:sz="4" w:space="0" w:color="auto"/>
                  <w:right w:val="single" w:sz="4" w:space="0" w:color="auto"/>
                </w:tcBorders>
              </w:tcPr>
            </w:tcPrChange>
          </w:tcPr>
          <w:p w14:paraId="63395D1D" w14:textId="44D90342" w:rsidR="009168EA" w:rsidRPr="0048090B" w:rsidRDefault="009168EA" w:rsidP="009168EA">
            <w:pPr>
              <w:widowControl/>
              <w:jc w:val="right"/>
              <w:rPr>
                <w:rFonts w:ascii="Times New Roman" w:eastAsia="ＭＳ 明朝" w:hAnsi="Times New Roman" w:cs="Times New Roman"/>
                <w:color w:val="000000"/>
                <w:kern w:val="0"/>
                <w:szCs w:val="21"/>
              </w:rPr>
              <w:pPrChange w:id="3485" w:author="松山 ファミリー" w:date="2023-02-08T01:55:00Z">
                <w:pPr>
                  <w:widowControl/>
                </w:pPr>
              </w:pPrChange>
            </w:pPr>
            <w:ins w:id="3486" w:author="松山　晃大" w:date="2023-02-08T01:55:00Z">
              <w:r w:rsidRPr="0048090B">
                <w:rPr>
                  <w:rFonts w:ascii="Times New Roman" w:eastAsia="ＭＳ 明朝"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3487" w:author="松山 ファミリー" w:date="2023-02-08T01:55:00Z">
              <w:tcPr>
                <w:tcW w:w="284" w:type="dxa"/>
                <w:tcBorders>
                  <w:top w:val="nil"/>
                  <w:left w:val="nil"/>
                  <w:bottom w:val="single" w:sz="4" w:space="0" w:color="auto"/>
                  <w:right w:val="single" w:sz="4" w:space="0" w:color="auto"/>
                </w:tcBorders>
              </w:tcPr>
            </w:tcPrChange>
          </w:tcPr>
          <w:p w14:paraId="2AB61959" w14:textId="5716D094" w:rsidR="009168EA" w:rsidRPr="0048090B" w:rsidRDefault="009168EA" w:rsidP="009168EA">
            <w:pPr>
              <w:widowControl/>
              <w:jc w:val="right"/>
              <w:rPr>
                <w:rFonts w:ascii="Times New Roman" w:eastAsia="ＭＳ 明朝" w:hAnsi="Times New Roman" w:cs="Times New Roman"/>
                <w:color w:val="000000"/>
                <w:kern w:val="0"/>
                <w:szCs w:val="21"/>
              </w:rPr>
              <w:pPrChange w:id="3488" w:author="松山 ファミリー" w:date="2023-02-08T01:55:00Z">
                <w:pPr>
                  <w:widowControl/>
                </w:pPr>
              </w:pPrChange>
            </w:pPr>
            <w:ins w:id="3489" w:author="松山　晃大" w:date="2023-02-08T01:55:00Z">
              <w:r w:rsidRPr="0048090B">
                <w:rPr>
                  <w:rFonts w:ascii="Times New Roman" w:eastAsia="ＭＳ 明朝" w:hAnsi="Times New Roman" w:cs="Times New Roman"/>
                  <w:color w:val="000000"/>
                  <w:kern w:val="0"/>
                  <w:szCs w:val="21"/>
                </w:rPr>
                <w:t>860</w:t>
              </w:r>
            </w:ins>
          </w:p>
        </w:tc>
        <w:tc>
          <w:tcPr>
            <w:tcW w:w="1559" w:type="dxa"/>
            <w:tcBorders>
              <w:top w:val="nil"/>
              <w:left w:val="nil"/>
              <w:bottom w:val="single" w:sz="4" w:space="0" w:color="auto"/>
              <w:right w:val="single" w:sz="4" w:space="0" w:color="auto"/>
            </w:tcBorders>
            <w:vAlign w:val="center"/>
            <w:tcPrChange w:id="3490" w:author="松山 ファミリー" w:date="2023-02-08T01:55:00Z">
              <w:tcPr>
                <w:tcW w:w="284" w:type="dxa"/>
                <w:tcBorders>
                  <w:top w:val="nil"/>
                  <w:left w:val="nil"/>
                  <w:bottom w:val="single" w:sz="4" w:space="0" w:color="auto"/>
                  <w:right w:val="single" w:sz="4" w:space="0" w:color="auto"/>
                </w:tcBorders>
              </w:tcPr>
            </w:tcPrChange>
          </w:tcPr>
          <w:p w14:paraId="26F72FD1" w14:textId="119D6FC7" w:rsidR="009168EA" w:rsidRPr="0048090B" w:rsidRDefault="009168EA" w:rsidP="009168EA">
            <w:pPr>
              <w:widowControl/>
              <w:jc w:val="right"/>
              <w:rPr>
                <w:rFonts w:ascii="Times New Roman" w:eastAsia="ＭＳ 明朝" w:hAnsi="Times New Roman" w:cs="Times New Roman"/>
                <w:color w:val="000000"/>
                <w:kern w:val="0"/>
                <w:szCs w:val="21"/>
              </w:rPr>
              <w:pPrChange w:id="3491" w:author="松山 ファミリー" w:date="2023-02-08T01:55:00Z">
                <w:pPr>
                  <w:widowControl/>
                </w:pPr>
              </w:pPrChange>
            </w:pPr>
            <w:ins w:id="3492" w:author="松山　晃大" w:date="2023-02-08T01:55:00Z">
              <w:r w:rsidRPr="0048090B">
                <w:rPr>
                  <w:rFonts w:ascii="Times New Roman" w:eastAsia="ＭＳ 明朝" w:hAnsi="Times New Roman" w:cs="Times New Roman"/>
                  <w:color w:val="000000"/>
                  <w:kern w:val="0"/>
                  <w:szCs w:val="21"/>
                </w:rPr>
                <w:t>7.216</w:t>
              </w:r>
              <w:del w:id="3493"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782F44A5" w14:textId="2E5AABAC" w:rsidTr="009168EA">
        <w:trPr>
          <w:trHeight w:val="280"/>
          <w:trPrChange w:id="3494"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95"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2F4BE22"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3496"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222EDF5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Change w:id="3497"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7B39EC68"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1.354</w:t>
            </w:r>
            <w:del w:id="3498" w:author="松山 ファミリー" w:date="2023-02-08T01:57:00Z">
              <w:r w:rsidRPr="0048090B" w:rsidDel="00677E3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499" w:author="松山 ファミリー" w:date="2023-02-08T01:55:00Z">
              <w:tcPr>
                <w:tcW w:w="284" w:type="dxa"/>
                <w:tcBorders>
                  <w:top w:val="nil"/>
                  <w:left w:val="nil"/>
                  <w:bottom w:val="single" w:sz="4" w:space="0" w:color="auto"/>
                  <w:right w:val="single" w:sz="4" w:space="0" w:color="auto"/>
                </w:tcBorders>
              </w:tcPr>
            </w:tcPrChange>
          </w:tcPr>
          <w:p w14:paraId="57840428"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500"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501" w:author="松山 ファミリー" w:date="2023-02-08T01:55:00Z">
              <w:tcPr>
                <w:tcW w:w="284" w:type="dxa"/>
                <w:tcBorders>
                  <w:top w:val="nil"/>
                  <w:left w:val="nil"/>
                  <w:bottom w:val="single" w:sz="4" w:space="0" w:color="auto"/>
                  <w:right w:val="single" w:sz="4" w:space="0" w:color="auto"/>
                </w:tcBorders>
              </w:tcPr>
            </w:tcPrChange>
          </w:tcPr>
          <w:p w14:paraId="6778B774" w14:textId="2B98FBD7" w:rsidR="009168EA" w:rsidRPr="0048090B" w:rsidRDefault="009168EA" w:rsidP="009168EA">
            <w:pPr>
              <w:widowControl/>
              <w:jc w:val="right"/>
              <w:rPr>
                <w:rFonts w:ascii="Times New Roman" w:eastAsia="ＭＳ 明朝" w:hAnsi="Times New Roman" w:cs="Times New Roman"/>
                <w:color w:val="000000"/>
                <w:kern w:val="0"/>
                <w:szCs w:val="21"/>
              </w:rPr>
              <w:pPrChange w:id="3502" w:author="松山 ファミリー" w:date="2023-02-08T01:55:00Z">
                <w:pPr>
                  <w:widowControl/>
                </w:pPr>
              </w:pPrChange>
            </w:pPr>
            <w:ins w:id="3503" w:author="松山　晃大" w:date="2023-02-08T01:55:00Z">
              <w:r w:rsidRPr="0048090B">
                <w:rPr>
                  <w:rFonts w:ascii="Times New Roman" w:eastAsia="ＭＳ 明朝" w:hAnsi="Times New Roman" w:cs="Times New Roman"/>
                  <w:color w:val="000000"/>
                  <w:kern w:val="0"/>
                  <w:szCs w:val="21"/>
                </w:rPr>
                <w:t>1550</w:t>
              </w:r>
            </w:ins>
          </w:p>
        </w:tc>
        <w:tc>
          <w:tcPr>
            <w:tcW w:w="1276" w:type="dxa"/>
            <w:tcBorders>
              <w:top w:val="nil"/>
              <w:left w:val="nil"/>
              <w:bottom w:val="single" w:sz="4" w:space="0" w:color="auto"/>
              <w:right w:val="single" w:sz="4" w:space="0" w:color="auto"/>
            </w:tcBorders>
            <w:vAlign w:val="center"/>
            <w:tcPrChange w:id="3504" w:author="松山 ファミリー" w:date="2023-02-08T01:55:00Z">
              <w:tcPr>
                <w:tcW w:w="284" w:type="dxa"/>
                <w:tcBorders>
                  <w:top w:val="nil"/>
                  <w:left w:val="nil"/>
                  <w:bottom w:val="single" w:sz="4" w:space="0" w:color="auto"/>
                  <w:right w:val="single" w:sz="4" w:space="0" w:color="auto"/>
                </w:tcBorders>
              </w:tcPr>
            </w:tcPrChange>
          </w:tcPr>
          <w:p w14:paraId="1D22D268" w14:textId="1BCA5DDE" w:rsidR="009168EA" w:rsidRPr="0048090B" w:rsidRDefault="009168EA" w:rsidP="009168EA">
            <w:pPr>
              <w:widowControl/>
              <w:jc w:val="right"/>
              <w:rPr>
                <w:rFonts w:ascii="Times New Roman" w:eastAsia="ＭＳ 明朝" w:hAnsi="Times New Roman" w:cs="Times New Roman"/>
                <w:color w:val="000000"/>
                <w:kern w:val="0"/>
                <w:szCs w:val="21"/>
              </w:rPr>
              <w:pPrChange w:id="3505" w:author="松山 ファミリー" w:date="2023-02-08T01:55:00Z">
                <w:pPr>
                  <w:widowControl/>
                </w:pPr>
              </w:pPrChange>
            </w:pPr>
            <w:ins w:id="3506" w:author="松山　晃大" w:date="2023-02-08T01:55:00Z">
              <w:r w:rsidRPr="0048090B">
                <w:rPr>
                  <w:rFonts w:ascii="Times New Roman" w:eastAsia="ＭＳ 明朝" w:hAnsi="Times New Roman" w:cs="Times New Roman"/>
                  <w:color w:val="000000"/>
                  <w:kern w:val="0"/>
                  <w:szCs w:val="21"/>
                </w:rPr>
                <w:t>960</w:t>
              </w:r>
            </w:ins>
          </w:p>
        </w:tc>
        <w:tc>
          <w:tcPr>
            <w:tcW w:w="1559" w:type="dxa"/>
            <w:tcBorders>
              <w:top w:val="nil"/>
              <w:left w:val="nil"/>
              <w:bottom w:val="single" w:sz="4" w:space="0" w:color="auto"/>
              <w:right w:val="single" w:sz="4" w:space="0" w:color="auto"/>
            </w:tcBorders>
            <w:vAlign w:val="center"/>
            <w:tcPrChange w:id="3507" w:author="松山 ファミリー" w:date="2023-02-08T01:55:00Z">
              <w:tcPr>
                <w:tcW w:w="284" w:type="dxa"/>
                <w:tcBorders>
                  <w:top w:val="nil"/>
                  <w:left w:val="nil"/>
                  <w:bottom w:val="single" w:sz="4" w:space="0" w:color="auto"/>
                  <w:right w:val="single" w:sz="4" w:space="0" w:color="auto"/>
                </w:tcBorders>
              </w:tcPr>
            </w:tcPrChange>
          </w:tcPr>
          <w:p w14:paraId="5BEE9D85" w14:textId="68578359" w:rsidR="009168EA" w:rsidRPr="0048090B" w:rsidRDefault="009168EA" w:rsidP="009168EA">
            <w:pPr>
              <w:widowControl/>
              <w:jc w:val="right"/>
              <w:rPr>
                <w:rFonts w:ascii="Times New Roman" w:eastAsia="ＭＳ 明朝" w:hAnsi="Times New Roman" w:cs="Times New Roman"/>
                <w:color w:val="000000"/>
                <w:kern w:val="0"/>
                <w:szCs w:val="21"/>
              </w:rPr>
              <w:pPrChange w:id="3508" w:author="松山 ファミリー" w:date="2023-02-08T01:55:00Z">
                <w:pPr>
                  <w:widowControl/>
                </w:pPr>
              </w:pPrChange>
            </w:pPr>
            <w:ins w:id="3509" w:author="松山　晃大" w:date="2023-02-08T01:55:00Z">
              <w:r w:rsidRPr="0048090B">
                <w:rPr>
                  <w:rFonts w:ascii="Times New Roman" w:eastAsia="ＭＳ 明朝" w:hAnsi="Times New Roman" w:cs="Times New Roman"/>
                  <w:color w:val="000000"/>
                  <w:kern w:val="0"/>
                  <w:szCs w:val="21"/>
                </w:rPr>
                <w:t>8.045</w:t>
              </w:r>
              <w:del w:id="3510"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7C2F9BD7" w14:textId="401E97D2" w:rsidTr="009168EA">
        <w:trPr>
          <w:trHeight w:val="280"/>
          <w:trPrChange w:id="3511"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512"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869595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3513"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0C94372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Change w:id="3514"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2D143B3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1.776</w:t>
            </w:r>
            <w:del w:id="3515" w:author="松山 ファミリー" w:date="2023-02-08T01:57:00Z">
              <w:r w:rsidRPr="0048090B" w:rsidDel="00677E3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516" w:author="松山 ファミリー" w:date="2023-02-08T01:55:00Z">
              <w:tcPr>
                <w:tcW w:w="284" w:type="dxa"/>
                <w:tcBorders>
                  <w:top w:val="nil"/>
                  <w:left w:val="nil"/>
                  <w:bottom w:val="single" w:sz="4" w:space="0" w:color="auto"/>
                  <w:right w:val="single" w:sz="4" w:space="0" w:color="auto"/>
                </w:tcBorders>
              </w:tcPr>
            </w:tcPrChange>
          </w:tcPr>
          <w:p w14:paraId="7F922928"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517"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518" w:author="松山 ファミリー" w:date="2023-02-08T01:55:00Z">
              <w:tcPr>
                <w:tcW w:w="284" w:type="dxa"/>
                <w:tcBorders>
                  <w:top w:val="nil"/>
                  <w:left w:val="nil"/>
                  <w:bottom w:val="single" w:sz="4" w:space="0" w:color="auto"/>
                  <w:right w:val="single" w:sz="4" w:space="0" w:color="auto"/>
                </w:tcBorders>
              </w:tcPr>
            </w:tcPrChange>
          </w:tcPr>
          <w:p w14:paraId="70B316DF" w14:textId="1F0F1309" w:rsidR="009168EA" w:rsidRPr="0048090B" w:rsidRDefault="009168EA" w:rsidP="009168EA">
            <w:pPr>
              <w:widowControl/>
              <w:jc w:val="right"/>
              <w:rPr>
                <w:rFonts w:ascii="Times New Roman" w:eastAsia="ＭＳ 明朝" w:hAnsi="Times New Roman" w:cs="Times New Roman"/>
                <w:color w:val="000000"/>
                <w:kern w:val="0"/>
                <w:szCs w:val="21"/>
              </w:rPr>
              <w:pPrChange w:id="3519" w:author="松山 ファミリー" w:date="2023-02-08T01:55:00Z">
                <w:pPr>
                  <w:widowControl/>
                </w:pPr>
              </w:pPrChange>
            </w:pPr>
            <w:ins w:id="3520" w:author="松山　晃大" w:date="2023-02-08T01:55:00Z">
              <w:r w:rsidRPr="0048090B">
                <w:rPr>
                  <w:rFonts w:ascii="Times New Roman" w:eastAsia="ＭＳ 明朝" w:hAnsi="Times New Roman" w:cs="Times New Roman"/>
                  <w:color w:val="000000"/>
                  <w:kern w:val="0"/>
                  <w:szCs w:val="21"/>
                </w:rPr>
                <w:t>1600</w:t>
              </w:r>
            </w:ins>
          </w:p>
        </w:tc>
        <w:tc>
          <w:tcPr>
            <w:tcW w:w="1276" w:type="dxa"/>
            <w:tcBorders>
              <w:top w:val="nil"/>
              <w:left w:val="nil"/>
              <w:bottom w:val="single" w:sz="4" w:space="0" w:color="auto"/>
              <w:right w:val="single" w:sz="4" w:space="0" w:color="auto"/>
            </w:tcBorders>
            <w:vAlign w:val="center"/>
            <w:tcPrChange w:id="3521" w:author="松山 ファミリー" w:date="2023-02-08T01:55:00Z">
              <w:tcPr>
                <w:tcW w:w="284" w:type="dxa"/>
                <w:tcBorders>
                  <w:top w:val="nil"/>
                  <w:left w:val="nil"/>
                  <w:bottom w:val="single" w:sz="4" w:space="0" w:color="auto"/>
                  <w:right w:val="single" w:sz="4" w:space="0" w:color="auto"/>
                </w:tcBorders>
              </w:tcPr>
            </w:tcPrChange>
          </w:tcPr>
          <w:p w14:paraId="21816312" w14:textId="363F0291" w:rsidR="009168EA" w:rsidRPr="0048090B" w:rsidRDefault="009168EA" w:rsidP="009168EA">
            <w:pPr>
              <w:widowControl/>
              <w:jc w:val="right"/>
              <w:rPr>
                <w:rFonts w:ascii="Times New Roman" w:eastAsia="ＭＳ 明朝" w:hAnsi="Times New Roman" w:cs="Times New Roman"/>
                <w:color w:val="000000"/>
                <w:kern w:val="0"/>
                <w:szCs w:val="21"/>
              </w:rPr>
              <w:pPrChange w:id="3522" w:author="松山 ファミリー" w:date="2023-02-08T01:55:00Z">
                <w:pPr>
                  <w:widowControl/>
                </w:pPr>
              </w:pPrChange>
            </w:pPr>
            <w:ins w:id="3523" w:author="松山　晃大" w:date="2023-02-08T01:55:00Z">
              <w:r w:rsidRPr="0048090B">
                <w:rPr>
                  <w:rFonts w:ascii="Times New Roman" w:eastAsia="ＭＳ 明朝" w:hAnsi="Times New Roman" w:cs="Times New Roman"/>
                  <w:color w:val="000000"/>
                  <w:kern w:val="0"/>
                  <w:szCs w:val="21"/>
                </w:rPr>
                <w:t>960</w:t>
              </w:r>
            </w:ins>
          </w:p>
        </w:tc>
        <w:tc>
          <w:tcPr>
            <w:tcW w:w="1559" w:type="dxa"/>
            <w:tcBorders>
              <w:top w:val="nil"/>
              <w:left w:val="nil"/>
              <w:bottom w:val="single" w:sz="4" w:space="0" w:color="auto"/>
              <w:right w:val="single" w:sz="4" w:space="0" w:color="auto"/>
            </w:tcBorders>
            <w:vAlign w:val="center"/>
            <w:tcPrChange w:id="3524" w:author="松山 ファミリー" w:date="2023-02-08T01:55:00Z">
              <w:tcPr>
                <w:tcW w:w="284" w:type="dxa"/>
                <w:tcBorders>
                  <w:top w:val="nil"/>
                  <w:left w:val="nil"/>
                  <w:bottom w:val="single" w:sz="4" w:space="0" w:color="auto"/>
                  <w:right w:val="single" w:sz="4" w:space="0" w:color="auto"/>
                </w:tcBorders>
              </w:tcPr>
            </w:tcPrChange>
          </w:tcPr>
          <w:p w14:paraId="7BC27F54" w14:textId="308A076C" w:rsidR="009168EA" w:rsidRPr="0048090B" w:rsidRDefault="009168EA" w:rsidP="009168EA">
            <w:pPr>
              <w:widowControl/>
              <w:jc w:val="right"/>
              <w:rPr>
                <w:rFonts w:ascii="Times New Roman" w:eastAsia="ＭＳ 明朝" w:hAnsi="Times New Roman" w:cs="Times New Roman"/>
                <w:color w:val="000000"/>
                <w:kern w:val="0"/>
                <w:szCs w:val="21"/>
              </w:rPr>
              <w:pPrChange w:id="3525" w:author="松山 ファミリー" w:date="2023-02-08T01:55:00Z">
                <w:pPr>
                  <w:widowControl/>
                </w:pPr>
              </w:pPrChange>
            </w:pPr>
            <w:ins w:id="3526" w:author="松山　晃大" w:date="2023-02-08T01:55:00Z">
              <w:r w:rsidRPr="0048090B">
                <w:rPr>
                  <w:rFonts w:ascii="Times New Roman" w:eastAsia="ＭＳ 明朝" w:hAnsi="Times New Roman" w:cs="Times New Roman"/>
                  <w:color w:val="000000"/>
                  <w:kern w:val="0"/>
                  <w:szCs w:val="21"/>
                </w:rPr>
                <w:t>8.045</w:t>
              </w:r>
              <w:del w:id="3527"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bl>
    <w:p w14:paraId="09AAB27B" w14:textId="77777777" w:rsidR="00F67D61" w:rsidRPr="0048090B" w:rsidRDefault="00F67D61" w:rsidP="00A007A1">
      <w:pPr>
        <w:widowControl/>
        <w:outlineLvl w:val="1"/>
        <w:rPr>
          <w:rStyle w:val="normaltextrun"/>
          <w:rFonts w:ascii="Times New Roman" w:eastAsia="ＭＳ 明朝" w:hAnsi="Times New Roman" w:cs="Times New Roman"/>
          <w:color w:val="000000" w:themeColor="text1"/>
          <w:szCs w:val="21"/>
        </w:rPr>
        <w:pPrChange w:id="3528" w:author="松山 ファミリー" w:date="2023-02-08T00:25:00Z">
          <w:pPr>
            <w:widowControl/>
            <w:jc w:val="left"/>
            <w:outlineLvl w:val="1"/>
          </w:pPr>
        </w:pPrChange>
      </w:pPr>
    </w:p>
    <w:p w14:paraId="748DD60C"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3529" w:name="_Toc126715569"/>
      <w:r w:rsidRPr="0048090B">
        <w:rPr>
          <w:rStyle w:val="normaltextrun"/>
          <w:rFonts w:ascii="Times New Roman" w:eastAsia="ＭＳ 明朝" w:hAnsi="Times New Roman" w:cs="Times New Roman"/>
          <w:sz w:val="21"/>
          <w:szCs w:val="21"/>
        </w:rPr>
        <w:t xml:space="preserve">220906CP_cell0.2g_3 </w:t>
      </w:r>
      <w:del w:id="3530" w:author="松山 ファミリー" w:date="2023-02-08T01:59:00Z">
        <w:r w:rsidRPr="0048090B" w:rsidDel="00BA31BE">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3529"/>
    </w:p>
    <w:p w14:paraId="00598180" w14:textId="77777777" w:rsidR="00F67D61" w:rsidRPr="0048090B" w:rsidRDefault="00F67D61" w:rsidP="00A007A1">
      <w:pPr>
        <w:pStyle w:val="a4"/>
        <w:widowControl/>
        <w:numPr>
          <w:ilvl w:val="0"/>
          <w:numId w:val="49"/>
        </w:numPr>
        <w:ind w:leftChars="0"/>
        <w:rPr>
          <w:rStyle w:val="normaltextrun"/>
          <w:rFonts w:ascii="Times New Roman" w:eastAsia="ＭＳ 明朝" w:hAnsi="Times New Roman" w:cs="Times New Roman"/>
          <w:szCs w:val="21"/>
        </w:rPr>
        <w:pPrChange w:id="3531" w:author="松山 ファミリー" w:date="2023-02-08T00:25:00Z">
          <w:pPr>
            <w:pStyle w:val="a4"/>
            <w:widowControl/>
            <w:numPr>
              <w:numId w:val="49"/>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04C9B7C9" w14:textId="77777777" w:rsidR="00F67D61" w:rsidRPr="0048090B" w:rsidRDefault="00F67D61" w:rsidP="00A007A1">
      <w:pPr>
        <w:pStyle w:val="a4"/>
        <w:widowControl/>
        <w:numPr>
          <w:ilvl w:val="0"/>
          <w:numId w:val="49"/>
        </w:numPr>
        <w:ind w:leftChars="0"/>
        <w:rPr>
          <w:rStyle w:val="normaltextrun"/>
          <w:rFonts w:ascii="Times New Roman" w:eastAsia="ＭＳ 明朝" w:hAnsi="Times New Roman" w:cs="Times New Roman"/>
          <w:szCs w:val="21"/>
        </w:rPr>
        <w:pPrChange w:id="3532" w:author="松山 ファミリー" w:date="2023-02-08T00:25:00Z">
          <w:pPr>
            <w:pStyle w:val="a4"/>
            <w:widowControl/>
            <w:numPr>
              <w:numId w:val="49"/>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99C5AE9" w14:textId="77777777" w:rsidR="00F67D61" w:rsidRPr="0048090B" w:rsidRDefault="00F67D61" w:rsidP="00A007A1">
      <w:pPr>
        <w:pStyle w:val="a4"/>
        <w:widowControl/>
        <w:numPr>
          <w:ilvl w:val="0"/>
          <w:numId w:val="49"/>
        </w:numPr>
        <w:ind w:leftChars="0"/>
        <w:rPr>
          <w:rStyle w:val="normaltextrun"/>
          <w:rFonts w:ascii="Times New Roman" w:eastAsia="ＭＳ 明朝" w:hAnsi="Times New Roman" w:cs="Times New Roman"/>
          <w:szCs w:val="21"/>
        </w:rPr>
        <w:pPrChange w:id="3533" w:author="松山 ファミリー" w:date="2023-02-08T00:25:00Z">
          <w:pPr>
            <w:pStyle w:val="a4"/>
            <w:widowControl/>
            <w:numPr>
              <w:numId w:val="49"/>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E586A09" w14:textId="77777777" w:rsidR="00F67D61" w:rsidRPr="0048090B" w:rsidRDefault="00F67D61" w:rsidP="00A007A1">
      <w:pPr>
        <w:pStyle w:val="a4"/>
        <w:widowControl/>
        <w:numPr>
          <w:ilvl w:val="0"/>
          <w:numId w:val="49"/>
        </w:numPr>
        <w:ind w:leftChars="0"/>
        <w:rPr>
          <w:rStyle w:val="normaltextrun"/>
          <w:rFonts w:ascii="Times New Roman" w:eastAsia="ＭＳ 明朝" w:hAnsi="Times New Roman" w:cs="Times New Roman"/>
          <w:szCs w:val="21"/>
        </w:rPr>
        <w:pPrChange w:id="3534" w:author="松山 ファミリー" w:date="2023-02-08T00:25:00Z">
          <w:pPr>
            <w:pStyle w:val="a4"/>
            <w:widowControl/>
            <w:numPr>
              <w:numId w:val="49"/>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0E8903E" w14:textId="77777777" w:rsidR="00F67D61" w:rsidRPr="0048090B" w:rsidRDefault="00F67D61" w:rsidP="00A007A1">
      <w:pPr>
        <w:pStyle w:val="a4"/>
        <w:widowControl/>
        <w:numPr>
          <w:ilvl w:val="0"/>
          <w:numId w:val="49"/>
        </w:numPr>
        <w:ind w:leftChars="0"/>
        <w:rPr>
          <w:rFonts w:ascii="Times New Roman" w:eastAsia="ＭＳ 明朝" w:hAnsi="Times New Roman" w:cs="Times New Roman"/>
          <w:szCs w:val="21"/>
        </w:rPr>
        <w:pPrChange w:id="3535" w:author="松山 ファミリー" w:date="2023-02-08T00:25:00Z">
          <w:pPr>
            <w:pStyle w:val="a4"/>
            <w:widowControl/>
            <w:numPr>
              <w:numId w:val="49"/>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24F28479" w14:textId="77777777" w:rsidR="00F67D61" w:rsidRPr="0048090B" w:rsidRDefault="00F67D61" w:rsidP="00A007A1">
      <w:pPr>
        <w:pStyle w:val="a4"/>
        <w:widowControl/>
        <w:numPr>
          <w:ilvl w:val="0"/>
          <w:numId w:val="49"/>
        </w:numPr>
        <w:ind w:leftChars="0"/>
        <w:rPr>
          <w:rFonts w:ascii="Times New Roman" w:eastAsia="ＭＳ 明朝" w:hAnsi="Times New Roman" w:cs="Times New Roman"/>
          <w:szCs w:val="21"/>
        </w:rPr>
        <w:pPrChange w:id="3536" w:author="松山 ファミリー" w:date="2023-02-08T00:25:00Z">
          <w:pPr>
            <w:pStyle w:val="a4"/>
            <w:widowControl/>
            <w:numPr>
              <w:numId w:val="49"/>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06D0E9CE" w14:textId="77777777" w:rsidR="00F67D61" w:rsidRPr="0048090B" w:rsidRDefault="00F67D61" w:rsidP="00A007A1">
      <w:pPr>
        <w:widowControl/>
        <w:rPr>
          <w:rFonts w:ascii="Times New Roman" w:eastAsia="ＭＳ 明朝" w:hAnsi="Times New Roman" w:cs="Times New Roman"/>
          <w:szCs w:val="21"/>
        </w:rPr>
        <w:pPrChange w:id="3537"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BE48338" w14:textId="7AAF920A" w:rsidR="00F67D61" w:rsidRPr="0048090B" w:rsidRDefault="00BA0D4A" w:rsidP="00A007A1">
      <w:pPr>
        <w:pStyle w:val="paragraph"/>
        <w:spacing w:before="0" w:beforeAutospacing="0" w:after="0" w:afterAutospacing="0"/>
        <w:jc w:val="both"/>
        <w:textAlignment w:val="baseline"/>
        <w:rPr>
          <w:rFonts w:ascii="Times New Roman" w:eastAsia="ＭＳ 明朝" w:hAnsi="Times New Roman" w:cs="Times New Roman" w:hint="eastAsia"/>
          <w:sz w:val="21"/>
          <w:szCs w:val="21"/>
        </w:rPr>
      </w:pPr>
      <w:ins w:id="3538" w:author="松山 ファミリー" w:date="2023-02-08T02:01:00Z">
        <w:r>
          <w:rPr>
            <w:rFonts w:ascii="Times New Roman" w:eastAsia="ＭＳ 明朝" w:hAnsi="Times New Roman" w:cs="Times New Roman"/>
            <w:sz w:val="21"/>
            <w:szCs w:val="21"/>
          </w:rPr>
          <w:br w:type="page"/>
        </w:r>
      </w:ins>
    </w:p>
    <w:p w14:paraId="601D58CB" w14:textId="7F2F2AB4"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3539" w:author="松山 ファミリー" w:date="2023-02-08T02:00: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3540">
          <w:tblGrid>
            <w:gridCol w:w="1300"/>
            <w:gridCol w:w="1300"/>
            <w:gridCol w:w="1506"/>
            <w:gridCol w:w="284"/>
            <w:gridCol w:w="284"/>
            <w:gridCol w:w="284"/>
            <w:gridCol w:w="284"/>
          </w:tblGrid>
        </w:tblGridChange>
      </w:tblGrid>
      <w:tr w:rsidR="005A08DD" w:rsidRPr="0048090B" w14:paraId="479026D0" w14:textId="2C4B6F23" w:rsidTr="005A08DD">
        <w:trPr>
          <w:trHeight w:val="280"/>
          <w:trPrChange w:id="3541" w:author="松山 ファミリー" w:date="2023-02-08T02:00: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3542" w:author="松山 ファミリー" w:date="2023-02-08T02:00: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60E43A5D" w14:textId="77777777" w:rsidR="005A08DD" w:rsidRPr="0048090B" w:rsidRDefault="005A08DD" w:rsidP="005A08DD">
            <w:pPr>
              <w:widowControl/>
              <w:rPr>
                <w:rFonts w:ascii="Times New Roman" w:eastAsia="ＭＳ 明朝" w:hAnsi="Times New Roman" w:cs="Times New Roman"/>
                <w:color w:val="000000"/>
                <w:kern w:val="0"/>
                <w:szCs w:val="21"/>
              </w:rPr>
              <w:pPrChange w:id="3543"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3544" w:author="松山 ファミリー" w:date="2023-02-08T02:00: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2E9FDABA" w14:textId="77777777" w:rsidR="005A08DD" w:rsidRPr="0048090B" w:rsidRDefault="005A08DD" w:rsidP="005A08DD">
            <w:pPr>
              <w:widowControl/>
              <w:rPr>
                <w:rFonts w:ascii="Times New Roman" w:eastAsia="ＭＳ 明朝" w:hAnsi="Times New Roman" w:cs="Times New Roman"/>
                <w:color w:val="000000"/>
                <w:kern w:val="0"/>
                <w:szCs w:val="21"/>
              </w:rPr>
              <w:pPrChange w:id="3545"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3546" w:author="松山 ファミリー" w:date="2023-02-08T02:00: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4596DC59" w14:textId="77777777" w:rsidR="005A08DD" w:rsidRPr="0048090B" w:rsidRDefault="005A08DD" w:rsidP="005A08DD">
            <w:pPr>
              <w:widowControl/>
              <w:rPr>
                <w:rFonts w:ascii="Times New Roman" w:eastAsia="ＭＳ 明朝" w:hAnsi="Times New Roman" w:cs="Times New Roman"/>
                <w:color w:val="000000"/>
                <w:kern w:val="0"/>
                <w:szCs w:val="21"/>
              </w:rPr>
              <w:pPrChange w:id="3547"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3548" w:author="松山 ファミリー" w:date="2023-02-08T02:00:00Z">
              <w:tcPr>
                <w:tcW w:w="284" w:type="dxa"/>
                <w:tcBorders>
                  <w:top w:val="single" w:sz="4" w:space="0" w:color="auto"/>
                  <w:left w:val="nil"/>
                  <w:bottom w:val="single" w:sz="4" w:space="0" w:color="auto"/>
                  <w:right w:val="single" w:sz="4" w:space="0" w:color="auto"/>
                </w:tcBorders>
              </w:tcPr>
            </w:tcPrChange>
          </w:tcPr>
          <w:p w14:paraId="6E9FFDA6"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3549" w:author="松山 ファミリー" w:date="2023-02-08T02:00:00Z">
              <w:tcPr>
                <w:tcW w:w="284" w:type="dxa"/>
                <w:tcBorders>
                  <w:top w:val="single" w:sz="4" w:space="0" w:color="auto"/>
                  <w:left w:val="nil"/>
                  <w:bottom w:val="single" w:sz="4" w:space="0" w:color="auto"/>
                  <w:right w:val="single" w:sz="4" w:space="0" w:color="auto"/>
                </w:tcBorders>
              </w:tcPr>
            </w:tcPrChange>
          </w:tcPr>
          <w:p w14:paraId="64F35EE4" w14:textId="534132CE" w:rsidR="005A08DD" w:rsidRPr="0048090B" w:rsidRDefault="005A08DD" w:rsidP="005A08DD">
            <w:pPr>
              <w:widowControl/>
              <w:rPr>
                <w:rFonts w:ascii="Times New Roman" w:eastAsia="ＭＳ 明朝" w:hAnsi="Times New Roman" w:cs="Times New Roman"/>
                <w:color w:val="000000"/>
                <w:kern w:val="0"/>
                <w:szCs w:val="21"/>
              </w:rPr>
            </w:pPr>
            <w:ins w:id="3550" w:author="松山　晃大" w:date="2023-02-08T02:00: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3551" w:author="松山 ファミリー" w:date="2023-02-08T02:00:00Z">
              <w:tcPr>
                <w:tcW w:w="284" w:type="dxa"/>
                <w:tcBorders>
                  <w:top w:val="single" w:sz="4" w:space="0" w:color="auto"/>
                  <w:left w:val="nil"/>
                  <w:bottom w:val="single" w:sz="4" w:space="0" w:color="auto"/>
                  <w:right w:val="single" w:sz="4" w:space="0" w:color="auto"/>
                </w:tcBorders>
              </w:tcPr>
            </w:tcPrChange>
          </w:tcPr>
          <w:p w14:paraId="678C2E1D" w14:textId="0746F004" w:rsidR="005A08DD" w:rsidRPr="0048090B" w:rsidRDefault="005A08DD" w:rsidP="005A08DD">
            <w:pPr>
              <w:widowControl/>
              <w:rPr>
                <w:rFonts w:ascii="Times New Roman" w:eastAsia="ＭＳ 明朝" w:hAnsi="Times New Roman" w:cs="Times New Roman"/>
                <w:color w:val="000000"/>
                <w:kern w:val="0"/>
                <w:szCs w:val="21"/>
              </w:rPr>
            </w:pPr>
            <w:ins w:id="3552" w:author="松山　晃大" w:date="2023-02-08T02:00: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3553" w:author="松山 ファミリー" w:date="2023-02-08T02:00:00Z">
              <w:tcPr>
                <w:tcW w:w="284" w:type="dxa"/>
                <w:tcBorders>
                  <w:top w:val="single" w:sz="4" w:space="0" w:color="auto"/>
                  <w:left w:val="nil"/>
                  <w:bottom w:val="single" w:sz="4" w:space="0" w:color="auto"/>
                  <w:right w:val="single" w:sz="4" w:space="0" w:color="auto"/>
                </w:tcBorders>
              </w:tcPr>
            </w:tcPrChange>
          </w:tcPr>
          <w:p w14:paraId="07D1EDD9" w14:textId="47728180" w:rsidR="005A08DD" w:rsidRPr="0048090B" w:rsidRDefault="005A08DD" w:rsidP="005A08DD">
            <w:pPr>
              <w:widowControl/>
              <w:rPr>
                <w:rFonts w:ascii="Times New Roman" w:eastAsia="ＭＳ 明朝" w:hAnsi="Times New Roman" w:cs="Times New Roman"/>
                <w:color w:val="000000"/>
                <w:kern w:val="0"/>
                <w:szCs w:val="21"/>
              </w:rPr>
            </w:pPr>
            <w:ins w:id="3554" w:author="松山　晃大" w:date="2023-02-08T02:00:00Z">
              <w:r w:rsidRPr="0048090B">
                <w:rPr>
                  <w:rFonts w:ascii="Times New Roman" w:eastAsia="ＭＳ 明朝" w:hAnsi="Times New Roman" w:cs="Times New Roman"/>
                  <w:color w:val="000000"/>
                  <w:kern w:val="0"/>
                  <w:szCs w:val="21"/>
                </w:rPr>
                <w:t>濃度</w:t>
              </w:r>
            </w:ins>
          </w:p>
        </w:tc>
      </w:tr>
      <w:tr w:rsidR="005A08DD" w:rsidRPr="0048090B" w14:paraId="71088767" w14:textId="72B4A446" w:rsidTr="005A08DD">
        <w:trPr>
          <w:trHeight w:val="280"/>
          <w:trPrChange w:id="3555"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556"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02DC34C" w14:textId="659F7A19" w:rsidR="005A08DD" w:rsidRPr="0048090B" w:rsidRDefault="005A08DD" w:rsidP="005A08DD">
            <w:pPr>
              <w:widowControl/>
              <w:rPr>
                <w:rFonts w:ascii="Times New Roman" w:eastAsia="ＭＳ 明朝" w:hAnsi="Times New Roman" w:cs="Times New Roman"/>
                <w:color w:val="000000"/>
                <w:kern w:val="0"/>
                <w:szCs w:val="21"/>
              </w:rPr>
              <w:pPrChange w:id="3557"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3558" w:author="松山 ファミリー" w:date="2023-02-08T01:59:00Z">
              <w:r w:rsidRPr="0048090B" w:rsidDel="005A08DD">
                <w:rPr>
                  <w:rFonts w:ascii="Times New Roman" w:eastAsia="ＭＳ 明朝" w:hAnsi="Times New Roman" w:cs="Times New Roman"/>
                  <w:color w:val="000000"/>
                  <w:kern w:val="0"/>
                  <w:szCs w:val="21"/>
                </w:rPr>
                <w:delText>sec</w:delText>
              </w:r>
            </w:del>
            <w:ins w:id="3559" w:author="松山 ファミリー" w:date="2023-02-08T01:59:00Z">
              <w:r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3560"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76A9E3E4" w14:textId="77777777" w:rsidR="005A08DD" w:rsidRPr="0048090B" w:rsidRDefault="005A08DD" w:rsidP="005A08DD">
            <w:pPr>
              <w:widowControl/>
              <w:rPr>
                <w:rFonts w:ascii="Times New Roman" w:eastAsia="ＭＳ 明朝" w:hAnsi="Times New Roman" w:cs="Times New Roman"/>
                <w:color w:val="000000"/>
                <w:kern w:val="0"/>
                <w:szCs w:val="21"/>
              </w:rPr>
              <w:pPrChange w:id="3561"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3562"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6E98A540" w14:textId="70B913B5" w:rsidR="005A08DD" w:rsidRPr="0048090B" w:rsidRDefault="005A08DD" w:rsidP="005A08DD">
            <w:pPr>
              <w:widowControl/>
              <w:rPr>
                <w:rFonts w:ascii="Times New Roman" w:eastAsia="ＭＳ 明朝" w:hAnsi="Times New Roman" w:cs="Times New Roman"/>
                <w:color w:val="000000"/>
                <w:kern w:val="0"/>
                <w:szCs w:val="21"/>
              </w:rPr>
              <w:pPrChange w:id="3563"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3564" w:author="松山 ファミリー" w:date="2023-02-08T02:00:00Z">
              <w:r>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3565" w:author="松山 ファミリー" w:date="2023-02-08T02:00:00Z">
              <w:tcPr>
                <w:tcW w:w="284" w:type="dxa"/>
                <w:tcBorders>
                  <w:top w:val="nil"/>
                  <w:left w:val="nil"/>
                  <w:bottom w:val="single" w:sz="4" w:space="0" w:color="auto"/>
                  <w:right w:val="single" w:sz="4" w:space="0" w:color="auto"/>
                </w:tcBorders>
              </w:tcPr>
            </w:tcPrChange>
          </w:tcPr>
          <w:p w14:paraId="763AB349"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3566" w:author="松山 ファミリー" w:date="2023-02-08T02:00:00Z">
              <w:tcPr>
                <w:tcW w:w="284" w:type="dxa"/>
                <w:tcBorders>
                  <w:top w:val="nil"/>
                  <w:left w:val="nil"/>
                  <w:bottom w:val="single" w:sz="4" w:space="0" w:color="auto"/>
                  <w:right w:val="single" w:sz="4" w:space="0" w:color="auto"/>
                </w:tcBorders>
              </w:tcPr>
            </w:tcPrChange>
          </w:tcPr>
          <w:p w14:paraId="170F0F03" w14:textId="0EDEE03F" w:rsidR="005A08DD" w:rsidRPr="0048090B" w:rsidRDefault="005A08DD" w:rsidP="005A08DD">
            <w:pPr>
              <w:widowControl/>
              <w:rPr>
                <w:rFonts w:ascii="Times New Roman" w:eastAsia="ＭＳ 明朝" w:hAnsi="Times New Roman" w:cs="Times New Roman"/>
                <w:color w:val="000000"/>
                <w:kern w:val="0"/>
                <w:szCs w:val="21"/>
              </w:rPr>
            </w:pPr>
            <w:ins w:id="3567" w:author="松山　晃大" w:date="2023-02-08T02:00:00Z">
              <w:r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3568" w:author="松山 ファミリー" w:date="2023-02-08T02:00:00Z">
              <w:tcPr>
                <w:tcW w:w="284" w:type="dxa"/>
                <w:tcBorders>
                  <w:top w:val="nil"/>
                  <w:left w:val="nil"/>
                  <w:bottom w:val="single" w:sz="4" w:space="0" w:color="auto"/>
                  <w:right w:val="single" w:sz="4" w:space="0" w:color="auto"/>
                </w:tcBorders>
              </w:tcPr>
            </w:tcPrChange>
          </w:tcPr>
          <w:p w14:paraId="37BFAA0D" w14:textId="174D9513" w:rsidR="005A08DD" w:rsidRPr="0048090B" w:rsidRDefault="005A08DD" w:rsidP="005A08DD">
            <w:pPr>
              <w:widowControl/>
              <w:rPr>
                <w:rFonts w:ascii="Times New Roman" w:eastAsia="ＭＳ 明朝" w:hAnsi="Times New Roman" w:cs="Times New Roman"/>
                <w:color w:val="000000"/>
                <w:kern w:val="0"/>
                <w:szCs w:val="21"/>
              </w:rPr>
            </w:pPr>
            <w:ins w:id="3569" w:author="松山　晃大" w:date="2023-02-08T02:00: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3570" w:author="松山 ファミリー" w:date="2023-02-08T02:00:00Z">
              <w:tcPr>
                <w:tcW w:w="284" w:type="dxa"/>
                <w:tcBorders>
                  <w:top w:val="nil"/>
                  <w:left w:val="nil"/>
                  <w:bottom w:val="single" w:sz="4" w:space="0" w:color="auto"/>
                  <w:right w:val="single" w:sz="4" w:space="0" w:color="auto"/>
                </w:tcBorders>
              </w:tcPr>
            </w:tcPrChange>
          </w:tcPr>
          <w:p w14:paraId="4EEB84E5" w14:textId="300DFDA8" w:rsidR="005A08DD" w:rsidRPr="0048090B" w:rsidRDefault="005A08DD" w:rsidP="005A08DD">
            <w:pPr>
              <w:widowControl/>
              <w:rPr>
                <w:rFonts w:ascii="Times New Roman" w:eastAsia="ＭＳ 明朝" w:hAnsi="Times New Roman" w:cs="Times New Roman"/>
                <w:color w:val="000000"/>
                <w:kern w:val="0"/>
                <w:szCs w:val="21"/>
              </w:rPr>
            </w:pPr>
            <w:ins w:id="3571" w:author="松山　晃大" w:date="2023-02-08T02:00:00Z">
              <w:r w:rsidRPr="0048090B">
                <w:rPr>
                  <w:rFonts w:ascii="Times New Roman" w:eastAsia="ＭＳ 明朝" w:hAnsi="Times New Roman" w:cs="Times New Roman"/>
                  <w:color w:val="000000"/>
                  <w:kern w:val="0"/>
                  <w:szCs w:val="21"/>
                </w:rPr>
                <w:t>/</w:t>
              </w:r>
            </w:ins>
            <w:ins w:id="3572" w:author="松山 ファミリー" w:date="2023-02-08T02:00:00Z">
              <w:r>
                <w:rPr>
                  <w:rFonts w:ascii="Times New Roman" w:eastAsia="ＭＳ 明朝" w:hAnsi="Times New Roman" w:cs="Times New Roman"/>
                  <w:color w:val="000000"/>
                  <w:kern w:val="0"/>
                  <w:szCs w:val="21"/>
                </w:rPr>
                <w:t>m</w:t>
              </w:r>
            </w:ins>
            <w:ins w:id="3573" w:author="松山　晃大" w:date="2023-02-08T02:00:00Z">
              <w:r w:rsidRPr="0048090B">
                <w:rPr>
                  <w:rFonts w:ascii="Times New Roman" w:eastAsia="ＭＳ 明朝" w:hAnsi="Times New Roman" w:cs="Times New Roman"/>
                  <w:color w:val="000000"/>
                  <w:kern w:val="0"/>
                  <w:szCs w:val="21"/>
                </w:rPr>
                <w:t>M</w:t>
              </w:r>
            </w:ins>
          </w:p>
        </w:tc>
      </w:tr>
      <w:tr w:rsidR="00BA0D4A" w:rsidRPr="0048090B" w14:paraId="147C3447" w14:textId="7F631A41" w:rsidTr="005A08DD">
        <w:trPr>
          <w:trHeight w:val="280"/>
          <w:trPrChange w:id="3574"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575"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F3F5DB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Change w:id="3576"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6CFA696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3577"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5DAB6CD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3578" w:author="松山 ファミリー" w:date="2023-02-08T02:06:00Z">
              <w:r w:rsidRPr="0048090B" w:rsidDel="002E5AC4">
                <w:rPr>
                  <w:rFonts w:ascii="Times New Roman" w:eastAsia="ＭＳ 明朝" w:hAnsi="Times New Roman" w:cs="Times New Roman"/>
                  <w:color w:val="000000"/>
                  <w:kern w:val="0"/>
                  <w:szCs w:val="21"/>
                </w:rPr>
                <w:delText>00.</w:delText>
              </w:r>
            </w:del>
            <w:del w:id="3579" w:author="松山 ファミリー" w:date="2023-02-08T02:05:00Z">
              <w:r w:rsidRPr="0048090B" w:rsidDel="002E5AC4">
                <w:rPr>
                  <w:rFonts w:ascii="Times New Roman" w:eastAsia="ＭＳ 明朝" w:hAnsi="Times New Roman" w:cs="Times New Roman"/>
                  <w:color w:val="000000"/>
                  <w:kern w:val="0"/>
                  <w:szCs w:val="21"/>
                </w:rPr>
                <w:delText>E+00</w:delText>
              </w:r>
            </w:del>
          </w:p>
        </w:tc>
        <w:tc>
          <w:tcPr>
            <w:tcW w:w="204" w:type="dxa"/>
            <w:tcBorders>
              <w:top w:val="nil"/>
              <w:left w:val="nil"/>
              <w:bottom w:val="single" w:sz="4" w:space="0" w:color="auto"/>
              <w:right w:val="single" w:sz="4" w:space="0" w:color="auto"/>
            </w:tcBorders>
            <w:tcPrChange w:id="3580" w:author="松山 ファミリー" w:date="2023-02-08T02:00:00Z">
              <w:tcPr>
                <w:tcW w:w="284" w:type="dxa"/>
                <w:tcBorders>
                  <w:top w:val="nil"/>
                  <w:left w:val="nil"/>
                  <w:bottom w:val="single" w:sz="4" w:space="0" w:color="auto"/>
                  <w:right w:val="single" w:sz="4" w:space="0" w:color="auto"/>
                </w:tcBorders>
              </w:tcPr>
            </w:tcPrChange>
          </w:tcPr>
          <w:p w14:paraId="74BC5F0F"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581"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582" w:author="松山 ファミリー" w:date="2023-02-08T02:00:00Z">
              <w:tcPr>
                <w:tcW w:w="284" w:type="dxa"/>
                <w:tcBorders>
                  <w:top w:val="nil"/>
                  <w:left w:val="nil"/>
                  <w:bottom w:val="single" w:sz="4" w:space="0" w:color="auto"/>
                  <w:right w:val="single" w:sz="4" w:space="0" w:color="auto"/>
                </w:tcBorders>
              </w:tcPr>
            </w:tcPrChange>
          </w:tcPr>
          <w:p w14:paraId="17F31BAA" w14:textId="5DC3EB2E" w:rsidR="00BA0D4A" w:rsidRPr="0048090B" w:rsidRDefault="00BA0D4A" w:rsidP="002E5AC4">
            <w:pPr>
              <w:widowControl/>
              <w:jc w:val="right"/>
              <w:rPr>
                <w:rFonts w:ascii="Times New Roman" w:eastAsia="ＭＳ 明朝" w:hAnsi="Times New Roman" w:cs="Times New Roman"/>
                <w:color w:val="000000"/>
                <w:kern w:val="0"/>
                <w:szCs w:val="21"/>
              </w:rPr>
              <w:pPrChange w:id="3583" w:author="松山 ファミリー" w:date="2023-02-08T02:05:00Z">
                <w:pPr>
                  <w:widowControl/>
                </w:pPr>
              </w:pPrChange>
            </w:pPr>
            <w:ins w:id="3584" w:author="松山　晃大" w:date="2023-02-08T02:01:00Z">
              <w:r w:rsidRPr="0048090B">
                <w:rPr>
                  <w:rFonts w:ascii="Times New Roman" w:eastAsia="ＭＳ 明朝" w:hAnsi="Times New Roman" w:cs="Times New Roman"/>
                  <w:color w:val="000000"/>
                  <w:kern w:val="0"/>
                  <w:szCs w:val="21"/>
                </w:rPr>
                <w:t>850</w:t>
              </w:r>
            </w:ins>
          </w:p>
        </w:tc>
        <w:tc>
          <w:tcPr>
            <w:tcW w:w="1276" w:type="dxa"/>
            <w:tcBorders>
              <w:top w:val="nil"/>
              <w:left w:val="nil"/>
              <w:bottom w:val="single" w:sz="4" w:space="0" w:color="auto"/>
              <w:right w:val="single" w:sz="4" w:space="0" w:color="auto"/>
            </w:tcBorders>
            <w:vAlign w:val="center"/>
            <w:tcPrChange w:id="3585" w:author="松山 ファミリー" w:date="2023-02-08T02:00:00Z">
              <w:tcPr>
                <w:tcW w:w="284" w:type="dxa"/>
                <w:tcBorders>
                  <w:top w:val="nil"/>
                  <w:left w:val="nil"/>
                  <w:bottom w:val="single" w:sz="4" w:space="0" w:color="auto"/>
                  <w:right w:val="single" w:sz="4" w:space="0" w:color="auto"/>
                </w:tcBorders>
              </w:tcPr>
            </w:tcPrChange>
          </w:tcPr>
          <w:p w14:paraId="6478F989" w14:textId="77618111" w:rsidR="00BA0D4A" w:rsidRPr="0048090B" w:rsidRDefault="00BA0D4A" w:rsidP="002E5AC4">
            <w:pPr>
              <w:widowControl/>
              <w:jc w:val="right"/>
              <w:rPr>
                <w:rFonts w:ascii="Times New Roman" w:eastAsia="ＭＳ 明朝" w:hAnsi="Times New Roman" w:cs="Times New Roman"/>
                <w:color w:val="000000"/>
                <w:kern w:val="0"/>
                <w:szCs w:val="21"/>
              </w:rPr>
              <w:pPrChange w:id="3586" w:author="松山 ファミリー" w:date="2023-02-08T02:05:00Z">
                <w:pPr>
                  <w:widowControl/>
                </w:pPr>
              </w:pPrChange>
            </w:pPr>
            <w:ins w:id="3587" w:author="松山　晃大" w:date="2023-02-08T02:01:00Z">
              <w:r w:rsidRPr="0048090B">
                <w:rPr>
                  <w:rFonts w:ascii="Times New Roman" w:eastAsia="ＭＳ 明朝" w:hAnsi="Times New Roman" w:cs="Times New Roman"/>
                  <w:color w:val="000000"/>
                  <w:kern w:val="0"/>
                  <w:szCs w:val="21"/>
                </w:rPr>
                <w:t>80</w:t>
              </w:r>
            </w:ins>
          </w:p>
        </w:tc>
        <w:tc>
          <w:tcPr>
            <w:tcW w:w="1559" w:type="dxa"/>
            <w:tcBorders>
              <w:top w:val="nil"/>
              <w:left w:val="nil"/>
              <w:bottom w:val="single" w:sz="4" w:space="0" w:color="auto"/>
              <w:right w:val="single" w:sz="4" w:space="0" w:color="auto"/>
            </w:tcBorders>
            <w:vAlign w:val="center"/>
            <w:tcPrChange w:id="3588" w:author="松山 ファミリー" w:date="2023-02-08T02:00:00Z">
              <w:tcPr>
                <w:tcW w:w="284" w:type="dxa"/>
                <w:tcBorders>
                  <w:top w:val="nil"/>
                  <w:left w:val="nil"/>
                  <w:bottom w:val="single" w:sz="4" w:space="0" w:color="auto"/>
                  <w:right w:val="single" w:sz="4" w:space="0" w:color="auto"/>
                </w:tcBorders>
              </w:tcPr>
            </w:tcPrChange>
          </w:tcPr>
          <w:p w14:paraId="1009E021" w14:textId="7EF90577" w:rsidR="00BA0D4A" w:rsidRPr="0048090B" w:rsidRDefault="002E5AC4" w:rsidP="002E5AC4">
            <w:pPr>
              <w:widowControl/>
              <w:jc w:val="right"/>
              <w:rPr>
                <w:rFonts w:ascii="Times New Roman" w:eastAsia="ＭＳ 明朝" w:hAnsi="Times New Roman" w:cs="Times New Roman"/>
                <w:color w:val="000000"/>
                <w:kern w:val="0"/>
                <w:szCs w:val="21"/>
              </w:rPr>
              <w:pPrChange w:id="3589" w:author="松山 ファミリー" w:date="2023-02-08T02:05:00Z">
                <w:pPr>
                  <w:widowControl/>
                </w:pPr>
              </w:pPrChange>
            </w:pPr>
            <w:ins w:id="3590" w:author="松山 ファミリー" w:date="2023-02-08T02:06:00Z">
              <w:r>
                <w:rPr>
                  <w:rFonts w:ascii="Times New Roman" w:eastAsia="ＭＳ 明朝" w:hAnsi="Times New Roman" w:cs="Times New Roman"/>
                  <w:color w:val="000000"/>
                  <w:kern w:val="0"/>
                  <w:szCs w:val="21"/>
                </w:rPr>
                <w:t>0</w:t>
              </w:r>
              <w:r>
                <w:rPr>
                  <w:color w:val="000000"/>
                  <w:kern w:val="0"/>
                </w:rPr>
                <w:t>.</w:t>
              </w:r>
            </w:ins>
            <w:ins w:id="3591" w:author="松山　晃大" w:date="2023-02-08T02:01:00Z">
              <w:r w:rsidR="00BA0D4A" w:rsidRPr="0048090B">
                <w:rPr>
                  <w:rFonts w:ascii="Times New Roman" w:eastAsia="ＭＳ 明朝" w:hAnsi="Times New Roman" w:cs="Times New Roman"/>
                  <w:color w:val="000000"/>
                  <w:kern w:val="0"/>
                  <w:szCs w:val="21"/>
                </w:rPr>
                <w:t>6</w:t>
              </w:r>
              <w:del w:id="3592"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778</w:t>
              </w:r>
              <w:del w:id="3593" w:author="松山 ファミリー" w:date="2023-02-08T02:07:00Z">
                <w:r w:rsidR="00BA0D4A" w:rsidRPr="0048090B" w:rsidDel="002E5AC4">
                  <w:rPr>
                    <w:rFonts w:ascii="Times New Roman" w:eastAsia="ＭＳ 明朝" w:hAnsi="Times New Roman" w:cs="Times New Roman"/>
                    <w:color w:val="000000"/>
                    <w:kern w:val="0"/>
                    <w:szCs w:val="21"/>
                  </w:rPr>
                  <w:delText>.E-04</w:delText>
                </w:r>
              </w:del>
            </w:ins>
          </w:p>
        </w:tc>
      </w:tr>
      <w:tr w:rsidR="00BA0D4A" w:rsidRPr="0048090B" w14:paraId="73F84B81" w14:textId="2B781666" w:rsidTr="005A08DD">
        <w:trPr>
          <w:trHeight w:val="280"/>
          <w:trPrChange w:id="3594"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595"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BEE410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Change w:id="3596"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7E41EDC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3597"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424BE0B5" w14:textId="38E07E10" w:rsidR="00BA0D4A" w:rsidRPr="0048090B" w:rsidRDefault="002E5AC4" w:rsidP="002E5AC4">
            <w:pPr>
              <w:widowControl/>
              <w:jc w:val="right"/>
              <w:rPr>
                <w:rFonts w:ascii="Times New Roman" w:eastAsia="ＭＳ 明朝" w:hAnsi="Times New Roman" w:cs="Times New Roman"/>
                <w:color w:val="000000"/>
                <w:kern w:val="0"/>
                <w:szCs w:val="21"/>
              </w:rPr>
            </w:pPr>
            <w:ins w:id="3598" w:author="松山 ファミリー" w:date="2023-02-08T02:06:00Z">
              <w:r>
                <w:rPr>
                  <w:rFonts w:ascii="Times New Roman" w:eastAsia="ＭＳ 明朝" w:hAnsi="Times New Roman" w:cs="Times New Roman"/>
                  <w:color w:val="000000"/>
                  <w:kern w:val="0"/>
                  <w:szCs w:val="21"/>
                </w:rPr>
                <w:t>0</w:t>
              </w:r>
              <w:r>
                <w:rPr>
                  <w:color w:val="000000"/>
                  <w:kern w:val="0"/>
                </w:rPr>
                <w:t>.0</w:t>
              </w:r>
            </w:ins>
            <w:r w:rsidR="00BA0D4A" w:rsidRPr="0048090B">
              <w:rPr>
                <w:rFonts w:ascii="Times New Roman" w:eastAsia="ＭＳ 明朝" w:hAnsi="Times New Roman" w:cs="Times New Roman"/>
                <w:color w:val="000000"/>
                <w:kern w:val="0"/>
                <w:szCs w:val="21"/>
              </w:rPr>
              <w:t>8</w:t>
            </w:r>
            <w:del w:id="3599"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480</w:t>
            </w:r>
            <w:del w:id="3600" w:author="松山 ファミリー" w:date="2023-02-08T02:06:00Z">
              <w:r w:rsidR="00BA0D4A" w:rsidRPr="0048090B" w:rsidDel="002E5AC4">
                <w:rPr>
                  <w:rFonts w:ascii="Times New Roman" w:eastAsia="ＭＳ 明朝"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3601" w:author="松山 ファミリー" w:date="2023-02-08T02:00:00Z">
              <w:tcPr>
                <w:tcW w:w="284" w:type="dxa"/>
                <w:tcBorders>
                  <w:top w:val="nil"/>
                  <w:left w:val="nil"/>
                  <w:bottom w:val="single" w:sz="4" w:space="0" w:color="auto"/>
                  <w:right w:val="single" w:sz="4" w:space="0" w:color="auto"/>
                </w:tcBorders>
              </w:tcPr>
            </w:tcPrChange>
          </w:tcPr>
          <w:p w14:paraId="1CFEB602"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602"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603" w:author="松山 ファミリー" w:date="2023-02-08T02:00:00Z">
              <w:tcPr>
                <w:tcW w:w="284" w:type="dxa"/>
                <w:tcBorders>
                  <w:top w:val="nil"/>
                  <w:left w:val="nil"/>
                  <w:bottom w:val="single" w:sz="4" w:space="0" w:color="auto"/>
                  <w:right w:val="single" w:sz="4" w:space="0" w:color="auto"/>
                </w:tcBorders>
              </w:tcPr>
            </w:tcPrChange>
          </w:tcPr>
          <w:p w14:paraId="39001FEC" w14:textId="4BC9B20B" w:rsidR="00BA0D4A" w:rsidRPr="0048090B" w:rsidRDefault="00BA0D4A" w:rsidP="002E5AC4">
            <w:pPr>
              <w:widowControl/>
              <w:jc w:val="right"/>
              <w:rPr>
                <w:rFonts w:ascii="Times New Roman" w:eastAsia="ＭＳ 明朝" w:hAnsi="Times New Roman" w:cs="Times New Roman"/>
                <w:color w:val="000000"/>
                <w:kern w:val="0"/>
                <w:szCs w:val="21"/>
              </w:rPr>
              <w:pPrChange w:id="3604" w:author="松山 ファミリー" w:date="2023-02-08T02:05:00Z">
                <w:pPr>
                  <w:widowControl/>
                </w:pPr>
              </w:pPrChange>
            </w:pPr>
            <w:ins w:id="3605" w:author="松山　晃大" w:date="2023-02-08T02:01:00Z">
              <w:r w:rsidRPr="0048090B">
                <w:rPr>
                  <w:rFonts w:ascii="Times New Roman" w:eastAsia="ＭＳ 明朝" w:hAnsi="Times New Roman" w:cs="Times New Roman"/>
                  <w:color w:val="000000"/>
                  <w:kern w:val="0"/>
                  <w:szCs w:val="21"/>
                </w:rPr>
                <w:t>900</w:t>
              </w:r>
            </w:ins>
          </w:p>
        </w:tc>
        <w:tc>
          <w:tcPr>
            <w:tcW w:w="1276" w:type="dxa"/>
            <w:tcBorders>
              <w:top w:val="nil"/>
              <w:left w:val="nil"/>
              <w:bottom w:val="single" w:sz="4" w:space="0" w:color="auto"/>
              <w:right w:val="single" w:sz="4" w:space="0" w:color="auto"/>
            </w:tcBorders>
            <w:vAlign w:val="center"/>
            <w:tcPrChange w:id="3606" w:author="松山 ファミリー" w:date="2023-02-08T02:00:00Z">
              <w:tcPr>
                <w:tcW w:w="284" w:type="dxa"/>
                <w:tcBorders>
                  <w:top w:val="nil"/>
                  <w:left w:val="nil"/>
                  <w:bottom w:val="single" w:sz="4" w:space="0" w:color="auto"/>
                  <w:right w:val="single" w:sz="4" w:space="0" w:color="auto"/>
                </w:tcBorders>
              </w:tcPr>
            </w:tcPrChange>
          </w:tcPr>
          <w:p w14:paraId="54D5648B" w14:textId="4ED53F9F" w:rsidR="00BA0D4A" w:rsidRPr="0048090B" w:rsidRDefault="00BA0D4A" w:rsidP="002E5AC4">
            <w:pPr>
              <w:widowControl/>
              <w:jc w:val="right"/>
              <w:rPr>
                <w:rFonts w:ascii="Times New Roman" w:eastAsia="ＭＳ 明朝" w:hAnsi="Times New Roman" w:cs="Times New Roman"/>
                <w:color w:val="000000"/>
                <w:kern w:val="0"/>
                <w:szCs w:val="21"/>
              </w:rPr>
              <w:pPrChange w:id="3607" w:author="松山 ファミリー" w:date="2023-02-08T02:05:00Z">
                <w:pPr>
                  <w:widowControl/>
                </w:pPr>
              </w:pPrChange>
            </w:pPr>
            <w:ins w:id="3608" w:author="松山　晃大" w:date="2023-02-08T02:01:00Z">
              <w:r w:rsidRPr="0048090B">
                <w:rPr>
                  <w:rFonts w:ascii="Times New Roman" w:eastAsia="ＭＳ 明朝" w:hAnsi="Times New Roman" w:cs="Times New Roman"/>
                  <w:color w:val="000000"/>
                  <w:kern w:val="0"/>
                  <w:szCs w:val="21"/>
                </w:rPr>
                <w:t>90</w:t>
              </w:r>
            </w:ins>
          </w:p>
        </w:tc>
        <w:tc>
          <w:tcPr>
            <w:tcW w:w="1559" w:type="dxa"/>
            <w:tcBorders>
              <w:top w:val="nil"/>
              <w:left w:val="nil"/>
              <w:bottom w:val="single" w:sz="4" w:space="0" w:color="auto"/>
              <w:right w:val="single" w:sz="4" w:space="0" w:color="auto"/>
            </w:tcBorders>
            <w:vAlign w:val="center"/>
            <w:tcPrChange w:id="3609" w:author="松山 ファミリー" w:date="2023-02-08T02:00:00Z">
              <w:tcPr>
                <w:tcW w:w="284" w:type="dxa"/>
                <w:tcBorders>
                  <w:top w:val="nil"/>
                  <w:left w:val="nil"/>
                  <w:bottom w:val="single" w:sz="4" w:space="0" w:color="auto"/>
                  <w:right w:val="single" w:sz="4" w:space="0" w:color="auto"/>
                </w:tcBorders>
              </w:tcPr>
            </w:tcPrChange>
          </w:tcPr>
          <w:p w14:paraId="197F1119" w14:textId="56D50BE0" w:rsidR="00BA0D4A" w:rsidRPr="0048090B" w:rsidRDefault="002E5AC4" w:rsidP="002E5AC4">
            <w:pPr>
              <w:widowControl/>
              <w:jc w:val="right"/>
              <w:rPr>
                <w:rFonts w:ascii="Times New Roman" w:eastAsia="ＭＳ 明朝" w:hAnsi="Times New Roman" w:cs="Times New Roman"/>
                <w:color w:val="000000"/>
                <w:kern w:val="0"/>
                <w:szCs w:val="21"/>
              </w:rPr>
              <w:pPrChange w:id="3610" w:author="松山 ファミリー" w:date="2023-02-08T02:05:00Z">
                <w:pPr>
                  <w:widowControl/>
                </w:pPr>
              </w:pPrChange>
            </w:pPr>
            <w:ins w:id="3611" w:author="松山 ファミリー" w:date="2023-02-08T02:06:00Z">
              <w:r>
                <w:rPr>
                  <w:rFonts w:ascii="Times New Roman" w:eastAsia="ＭＳ 明朝" w:hAnsi="Times New Roman" w:cs="Times New Roman"/>
                  <w:color w:val="000000"/>
                  <w:kern w:val="0"/>
                  <w:szCs w:val="21"/>
                </w:rPr>
                <w:t>0</w:t>
              </w:r>
              <w:r>
                <w:rPr>
                  <w:color w:val="000000"/>
                  <w:kern w:val="0"/>
                </w:rPr>
                <w:t>.</w:t>
              </w:r>
            </w:ins>
            <w:ins w:id="3612" w:author="松山　晃大" w:date="2023-02-08T02:01:00Z">
              <w:r w:rsidR="00BA0D4A" w:rsidRPr="0048090B">
                <w:rPr>
                  <w:rFonts w:ascii="Times New Roman" w:eastAsia="ＭＳ 明朝" w:hAnsi="Times New Roman" w:cs="Times New Roman"/>
                  <w:color w:val="000000"/>
                  <w:kern w:val="0"/>
                  <w:szCs w:val="21"/>
                </w:rPr>
                <w:t>7</w:t>
              </w:r>
              <w:del w:id="3613" w:author="松山 ファミリー" w:date="2023-02-08T02:07: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624</w:t>
              </w:r>
              <w:del w:id="3614" w:author="松山 ファミリー" w:date="2023-02-08T02:07:00Z">
                <w:r w:rsidR="00BA0D4A" w:rsidRPr="0048090B" w:rsidDel="002E5AC4">
                  <w:rPr>
                    <w:rFonts w:ascii="Times New Roman" w:eastAsia="ＭＳ 明朝" w:hAnsi="Times New Roman" w:cs="Times New Roman"/>
                    <w:color w:val="000000"/>
                    <w:kern w:val="0"/>
                    <w:szCs w:val="21"/>
                  </w:rPr>
                  <w:delText>.E-04</w:delText>
                </w:r>
              </w:del>
            </w:ins>
          </w:p>
        </w:tc>
      </w:tr>
      <w:tr w:rsidR="00BA0D4A" w:rsidRPr="0048090B" w14:paraId="77904633" w14:textId="0E172F3A" w:rsidTr="005A08DD">
        <w:trPr>
          <w:trHeight w:val="280"/>
          <w:trPrChange w:id="3615"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616"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7758635"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Change w:id="3617"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12AA59E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3618"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2C489531" w14:textId="02E76297" w:rsidR="00BA0D4A" w:rsidRPr="0048090B" w:rsidRDefault="002E5AC4" w:rsidP="002E5AC4">
            <w:pPr>
              <w:widowControl/>
              <w:jc w:val="right"/>
              <w:rPr>
                <w:rFonts w:ascii="Times New Roman" w:eastAsia="ＭＳ 明朝" w:hAnsi="Times New Roman" w:cs="Times New Roman"/>
                <w:color w:val="000000"/>
                <w:kern w:val="0"/>
                <w:szCs w:val="21"/>
              </w:rPr>
            </w:pPr>
            <w:ins w:id="3619" w:author="松山 ファミリー" w:date="2023-02-08T02:06:00Z">
              <w:r>
                <w:rPr>
                  <w:rFonts w:ascii="Times New Roman" w:eastAsia="ＭＳ 明朝" w:hAnsi="Times New Roman" w:cs="Times New Roman"/>
                  <w:color w:val="000000"/>
                  <w:kern w:val="0"/>
                  <w:szCs w:val="21"/>
                </w:rPr>
                <w:t>0</w:t>
              </w:r>
              <w:r>
                <w:rPr>
                  <w:color w:val="000000"/>
                  <w:kern w:val="0"/>
                </w:rPr>
                <w:t>.</w:t>
              </w:r>
            </w:ins>
            <w:r w:rsidR="00BA0D4A" w:rsidRPr="0048090B">
              <w:rPr>
                <w:rFonts w:ascii="Times New Roman" w:eastAsia="ＭＳ 明朝" w:hAnsi="Times New Roman" w:cs="Times New Roman"/>
                <w:color w:val="000000"/>
                <w:kern w:val="0"/>
                <w:szCs w:val="21"/>
              </w:rPr>
              <w:t>1</w:t>
            </w:r>
            <w:del w:id="3620"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696</w:t>
            </w:r>
            <w:del w:id="3621" w:author="松山 ファミリー" w:date="2023-02-08T02:06:00Z">
              <w:r w:rsidR="00BA0D4A" w:rsidRPr="0048090B" w:rsidDel="002E5AC4">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622" w:author="松山 ファミリー" w:date="2023-02-08T02:00:00Z">
              <w:tcPr>
                <w:tcW w:w="284" w:type="dxa"/>
                <w:tcBorders>
                  <w:top w:val="nil"/>
                  <w:left w:val="nil"/>
                  <w:bottom w:val="single" w:sz="4" w:space="0" w:color="auto"/>
                  <w:right w:val="single" w:sz="4" w:space="0" w:color="auto"/>
                </w:tcBorders>
              </w:tcPr>
            </w:tcPrChange>
          </w:tcPr>
          <w:p w14:paraId="4D570631"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623"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624" w:author="松山 ファミリー" w:date="2023-02-08T02:00:00Z">
              <w:tcPr>
                <w:tcW w:w="284" w:type="dxa"/>
                <w:tcBorders>
                  <w:top w:val="nil"/>
                  <w:left w:val="nil"/>
                  <w:bottom w:val="single" w:sz="4" w:space="0" w:color="auto"/>
                  <w:right w:val="single" w:sz="4" w:space="0" w:color="auto"/>
                </w:tcBorders>
              </w:tcPr>
            </w:tcPrChange>
          </w:tcPr>
          <w:p w14:paraId="2A7B8C9A" w14:textId="45999DC3" w:rsidR="00BA0D4A" w:rsidRPr="0048090B" w:rsidRDefault="00BA0D4A" w:rsidP="002E5AC4">
            <w:pPr>
              <w:widowControl/>
              <w:jc w:val="right"/>
              <w:rPr>
                <w:rFonts w:ascii="Times New Roman" w:eastAsia="ＭＳ 明朝" w:hAnsi="Times New Roman" w:cs="Times New Roman"/>
                <w:color w:val="000000"/>
                <w:kern w:val="0"/>
                <w:szCs w:val="21"/>
              </w:rPr>
              <w:pPrChange w:id="3625" w:author="松山 ファミリー" w:date="2023-02-08T02:05:00Z">
                <w:pPr>
                  <w:widowControl/>
                </w:pPr>
              </w:pPrChange>
            </w:pPr>
            <w:ins w:id="3626" w:author="松山　晃大" w:date="2023-02-08T02:01:00Z">
              <w:r w:rsidRPr="0048090B">
                <w:rPr>
                  <w:rFonts w:ascii="Times New Roman" w:eastAsia="ＭＳ 明朝" w:hAnsi="Times New Roman" w:cs="Times New Roman"/>
                  <w:color w:val="000000"/>
                  <w:kern w:val="0"/>
                  <w:szCs w:val="21"/>
                </w:rPr>
                <w:t>950</w:t>
              </w:r>
            </w:ins>
          </w:p>
        </w:tc>
        <w:tc>
          <w:tcPr>
            <w:tcW w:w="1276" w:type="dxa"/>
            <w:tcBorders>
              <w:top w:val="nil"/>
              <w:left w:val="nil"/>
              <w:bottom w:val="single" w:sz="4" w:space="0" w:color="auto"/>
              <w:right w:val="single" w:sz="4" w:space="0" w:color="auto"/>
            </w:tcBorders>
            <w:vAlign w:val="center"/>
            <w:tcPrChange w:id="3627" w:author="松山 ファミリー" w:date="2023-02-08T02:00:00Z">
              <w:tcPr>
                <w:tcW w:w="284" w:type="dxa"/>
                <w:tcBorders>
                  <w:top w:val="nil"/>
                  <w:left w:val="nil"/>
                  <w:bottom w:val="single" w:sz="4" w:space="0" w:color="auto"/>
                  <w:right w:val="single" w:sz="4" w:space="0" w:color="auto"/>
                </w:tcBorders>
              </w:tcPr>
            </w:tcPrChange>
          </w:tcPr>
          <w:p w14:paraId="60CDC330" w14:textId="66C694BB" w:rsidR="00BA0D4A" w:rsidRPr="0048090B" w:rsidRDefault="00BA0D4A" w:rsidP="002E5AC4">
            <w:pPr>
              <w:widowControl/>
              <w:jc w:val="right"/>
              <w:rPr>
                <w:rFonts w:ascii="Times New Roman" w:eastAsia="ＭＳ 明朝" w:hAnsi="Times New Roman" w:cs="Times New Roman"/>
                <w:color w:val="000000"/>
                <w:kern w:val="0"/>
                <w:szCs w:val="21"/>
              </w:rPr>
              <w:pPrChange w:id="3628" w:author="松山 ファミリー" w:date="2023-02-08T02:05:00Z">
                <w:pPr>
                  <w:widowControl/>
                </w:pPr>
              </w:pPrChange>
            </w:pPr>
            <w:ins w:id="3629" w:author="松山　晃大" w:date="2023-02-08T02:01:00Z">
              <w:r w:rsidRPr="0048090B">
                <w:rPr>
                  <w:rFonts w:ascii="Times New Roman" w:eastAsia="ＭＳ 明朝" w:hAnsi="Times New Roman" w:cs="Times New Roman"/>
                  <w:color w:val="000000"/>
                  <w:kern w:val="0"/>
                  <w:szCs w:val="21"/>
                </w:rPr>
                <w:t>100</w:t>
              </w:r>
            </w:ins>
          </w:p>
        </w:tc>
        <w:tc>
          <w:tcPr>
            <w:tcW w:w="1559" w:type="dxa"/>
            <w:tcBorders>
              <w:top w:val="nil"/>
              <w:left w:val="nil"/>
              <w:bottom w:val="single" w:sz="4" w:space="0" w:color="auto"/>
              <w:right w:val="single" w:sz="4" w:space="0" w:color="auto"/>
            </w:tcBorders>
            <w:vAlign w:val="center"/>
            <w:tcPrChange w:id="3630" w:author="松山 ファミリー" w:date="2023-02-08T02:00:00Z">
              <w:tcPr>
                <w:tcW w:w="284" w:type="dxa"/>
                <w:tcBorders>
                  <w:top w:val="nil"/>
                  <w:left w:val="nil"/>
                  <w:bottom w:val="single" w:sz="4" w:space="0" w:color="auto"/>
                  <w:right w:val="single" w:sz="4" w:space="0" w:color="auto"/>
                </w:tcBorders>
              </w:tcPr>
            </w:tcPrChange>
          </w:tcPr>
          <w:p w14:paraId="50C60112" w14:textId="705445D8" w:rsidR="00BA0D4A" w:rsidRPr="0048090B" w:rsidRDefault="002E5AC4" w:rsidP="002E5AC4">
            <w:pPr>
              <w:widowControl/>
              <w:jc w:val="right"/>
              <w:rPr>
                <w:rFonts w:ascii="Times New Roman" w:eastAsia="ＭＳ 明朝" w:hAnsi="Times New Roman" w:cs="Times New Roman"/>
                <w:color w:val="000000"/>
                <w:kern w:val="0"/>
                <w:szCs w:val="21"/>
              </w:rPr>
              <w:pPrChange w:id="3631" w:author="松山 ファミリー" w:date="2023-02-08T02:05:00Z">
                <w:pPr>
                  <w:widowControl/>
                </w:pPr>
              </w:pPrChange>
            </w:pPr>
            <w:ins w:id="3632" w:author="松山 ファミリー" w:date="2023-02-08T02:06:00Z">
              <w:r>
                <w:rPr>
                  <w:rFonts w:ascii="Times New Roman" w:eastAsia="ＭＳ 明朝" w:hAnsi="Times New Roman" w:cs="Times New Roman"/>
                  <w:color w:val="000000"/>
                  <w:kern w:val="0"/>
                  <w:szCs w:val="21"/>
                </w:rPr>
                <w:t>0</w:t>
              </w:r>
              <w:r>
                <w:rPr>
                  <w:color w:val="000000"/>
                  <w:kern w:val="0"/>
                </w:rPr>
                <w:t>.</w:t>
              </w:r>
            </w:ins>
            <w:ins w:id="3633" w:author="松山　晃大" w:date="2023-02-08T02:01:00Z">
              <w:r w:rsidR="00BA0D4A" w:rsidRPr="0048090B">
                <w:rPr>
                  <w:rFonts w:ascii="Times New Roman" w:eastAsia="ＭＳ 明朝" w:hAnsi="Times New Roman" w:cs="Times New Roman"/>
                  <w:color w:val="000000"/>
                  <w:kern w:val="0"/>
                  <w:szCs w:val="21"/>
                </w:rPr>
                <w:t>8</w:t>
              </w:r>
              <w:del w:id="3634" w:author="松山 ファミリー" w:date="2023-02-08T02:07: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470</w:t>
              </w:r>
              <w:del w:id="3635" w:author="松山 ファミリー" w:date="2023-02-08T02:07:00Z">
                <w:r w:rsidR="00BA0D4A" w:rsidRPr="0048090B" w:rsidDel="002E5AC4">
                  <w:rPr>
                    <w:rFonts w:ascii="Times New Roman" w:eastAsia="ＭＳ 明朝" w:hAnsi="Times New Roman" w:cs="Times New Roman"/>
                    <w:color w:val="000000"/>
                    <w:kern w:val="0"/>
                    <w:szCs w:val="21"/>
                  </w:rPr>
                  <w:delText>.E-04</w:delText>
                </w:r>
              </w:del>
            </w:ins>
          </w:p>
        </w:tc>
      </w:tr>
      <w:tr w:rsidR="00BA0D4A" w:rsidRPr="0048090B" w14:paraId="089EFB36" w14:textId="22DBE253" w:rsidTr="005A08DD">
        <w:trPr>
          <w:trHeight w:val="280"/>
          <w:trPrChange w:id="3636"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637"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E204B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Change w:id="3638"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1DDBD9CB"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3639"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163EF739" w14:textId="4C3F32E1" w:rsidR="00BA0D4A" w:rsidRPr="0048090B" w:rsidRDefault="002E5AC4" w:rsidP="002E5AC4">
            <w:pPr>
              <w:widowControl/>
              <w:jc w:val="right"/>
              <w:rPr>
                <w:rFonts w:ascii="Times New Roman" w:eastAsia="ＭＳ 明朝" w:hAnsi="Times New Roman" w:cs="Times New Roman"/>
                <w:color w:val="000000"/>
                <w:kern w:val="0"/>
                <w:szCs w:val="21"/>
              </w:rPr>
            </w:pPr>
            <w:ins w:id="3640" w:author="松山 ファミリー" w:date="2023-02-08T02:06:00Z">
              <w:r>
                <w:rPr>
                  <w:rFonts w:ascii="Times New Roman" w:eastAsia="ＭＳ 明朝" w:hAnsi="Times New Roman" w:cs="Times New Roman"/>
                  <w:color w:val="000000"/>
                  <w:kern w:val="0"/>
                  <w:szCs w:val="21"/>
                </w:rPr>
                <w:t>0</w:t>
              </w:r>
              <w:r>
                <w:rPr>
                  <w:color w:val="000000"/>
                  <w:kern w:val="0"/>
                </w:rPr>
                <w:t>.</w:t>
              </w:r>
            </w:ins>
            <w:r w:rsidR="00BA0D4A" w:rsidRPr="0048090B">
              <w:rPr>
                <w:rFonts w:ascii="Times New Roman" w:eastAsia="ＭＳ 明朝" w:hAnsi="Times New Roman" w:cs="Times New Roman"/>
                <w:color w:val="000000"/>
                <w:kern w:val="0"/>
                <w:szCs w:val="21"/>
              </w:rPr>
              <w:t>2</w:t>
            </w:r>
            <w:del w:id="3641"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543</w:t>
            </w:r>
            <w:del w:id="3642" w:author="松山 ファミリー" w:date="2023-02-08T02:06:00Z">
              <w:r w:rsidR="00BA0D4A" w:rsidRPr="0048090B" w:rsidDel="002E5AC4">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643" w:author="松山 ファミリー" w:date="2023-02-08T02:00:00Z">
              <w:tcPr>
                <w:tcW w:w="284" w:type="dxa"/>
                <w:tcBorders>
                  <w:top w:val="nil"/>
                  <w:left w:val="nil"/>
                  <w:bottom w:val="single" w:sz="4" w:space="0" w:color="auto"/>
                  <w:right w:val="single" w:sz="4" w:space="0" w:color="auto"/>
                </w:tcBorders>
              </w:tcPr>
            </w:tcPrChange>
          </w:tcPr>
          <w:p w14:paraId="6F001D82"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644"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645" w:author="松山 ファミリー" w:date="2023-02-08T02:00:00Z">
              <w:tcPr>
                <w:tcW w:w="284" w:type="dxa"/>
                <w:tcBorders>
                  <w:top w:val="nil"/>
                  <w:left w:val="nil"/>
                  <w:bottom w:val="single" w:sz="4" w:space="0" w:color="auto"/>
                  <w:right w:val="single" w:sz="4" w:space="0" w:color="auto"/>
                </w:tcBorders>
              </w:tcPr>
            </w:tcPrChange>
          </w:tcPr>
          <w:p w14:paraId="68866051" w14:textId="206ABA99" w:rsidR="00BA0D4A" w:rsidRPr="0048090B" w:rsidRDefault="00BA0D4A" w:rsidP="002E5AC4">
            <w:pPr>
              <w:widowControl/>
              <w:jc w:val="right"/>
              <w:rPr>
                <w:rFonts w:ascii="Times New Roman" w:eastAsia="ＭＳ 明朝" w:hAnsi="Times New Roman" w:cs="Times New Roman"/>
                <w:color w:val="000000"/>
                <w:kern w:val="0"/>
                <w:szCs w:val="21"/>
              </w:rPr>
              <w:pPrChange w:id="3646" w:author="松山 ファミリー" w:date="2023-02-08T02:05:00Z">
                <w:pPr>
                  <w:widowControl/>
                </w:pPr>
              </w:pPrChange>
            </w:pPr>
            <w:ins w:id="3647" w:author="松山　晃大" w:date="2023-02-08T02:01:00Z">
              <w:r w:rsidRPr="0048090B">
                <w:rPr>
                  <w:rFonts w:ascii="Times New Roman" w:eastAsia="ＭＳ 明朝" w:hAnsi="Times New Roman" w:cs="Times New Roman"/>
                  <w:color w:val="000000"/>
                  <w:kern w:val="0"/>
                  <w:szCs w:val="21"/>
                </w:rPr>
                <w:t>1000</w:t>
              </w:r>
            </w:ins>
          </w:p>
        </w:tc>
        <w:tc>
          <w:tcPr>
            <w:tcW w:w="1276" w:type="dxa"/>
            <w:tcBorders>
              <w:top w:val="nil"/>
              <w:left w:val="nil"/>
              <w:bottom w:val="single" w:sz="4" w:space="0" w:color="auto"/>
              <w:right w:val="single" w:sz="4" w:space="0" w:color="auto"/>
            </w:tcBorders>
            <w:vAlign w:val="center"/>
            <w:tcPrChange w:id="3648" w:author="松山 ファミリー" w:date="2023-02-08T02:00:00Z">
              <w:tcPr>
                <w:tcW w:w="284" w:type="dxa"/>
                <w:tcBorders>
                  <w:top w:val="nil"/>
                  <w:left w:val="nil"/>
                  <w:bottom w:val="single" w:sz="4" w:space="0" w:color="auto"/>
                  <w:right w:val="single" w:sz="4" w:space="0" w:color="auto"/>
                </w:tcBorders>
              </w:tcPr>
            </w:tcPrChange>
          </w:tcPr>
          <w:p w14:paraId="0629FF49" w14:textId="4946329E" w:rsidR="00BA0D4A" w:rsidRPr="0048090B" w:rsidRDefault="00BA0D4A" w:rsidP="002E5AC4">
            <w:pPr>
              <w:widowControl/>
              <w:jc w:val="right"/>
              <w:rPr>
                <w:rFonts w:ascii="Times New Roman" w:eastAsia="ＭＳ 明朝" w:hAnsi="Times New Roman" w:cs="Times New Roman"/>
                <w:color w:val="000000"/>
                <w:kern w:val="0"/>
                <w:szCs w:val="21"/>
              </w:rPr>
              <w:pPrChange w:id="3649" w:author="松山 ファミリー" w:date="2023-02-08T02:05:00Z">
                <w:pPr>
                  <w:widowControl/>
                </w:pPr>
              </w:pPrChange>
            </w:pPr>
            <w:ins w:id="3650" w:author="松山　晃大" w:date="2023-02-08T02:01:00Z">
              <w:r w:rsidRPr="0048090B">
                <w:rPr>
                  <w:rFonts w:ascii="Times New Roman" w:eastAsia="ＭＳ 明朝" w:hAnsi="Times New Roman" w:cs="Times New Roman"/>
                  <w:color w:val="000000"/>
                  <w:kern w:val="0"/>
                  <w:szCs w:val="21"/>
                </w:rPr>
                <w:t>100</w:t>
              </w:r>
            </w:ins>
          </w:p>
        </w:tc>
        <w:tc>
          <w:tcPr>
            <w:tcW w:w="1559" w:type="dxa"/>
            <w:tcBorders>
              <w:top w:val="nil"/>
              <w:left w:val="nil"/>
              <w:bottom w:val="single" w:sz="4" w:space="0" w:color="auto"/>
              <w:right w:val="single" w:sz="4" w:space="0" w:color="auto"/>
            </w:tcBorders>
            <w:vAlign w:val="center"/>
            <w:tcPrChange w:id="3651" w:author="松山 ファミリー" w:date="2023-02-08T02:00:00Z">
              <w:tcPr>
                <w:tcW w:w="284" w:type="dxa"/>
                <w:tcBorders>
                  <w:top w:val="nil"/>
                  <w:left w:val="nil"/>
                  <w:bottom w:val="single" w:sz="4" w:space="0" w:color="auto"/>
                  <w:right w:val="single" w:sz="4" w:space="0" w:color="auto"/>
                </w:tcBorders>
              </w:tcPr>
            </w:tcPrChange>
          </w:tcPr>
          <w:p w14:paraId="143350AA" w14:textId="63877C69" w:rsidR="00BA0D4A" w:rsidRPr="0048090B" w:rsidRDefault="002E5AC4" w:rsidP="002E5AC4">
            <w:pPr>
              <w:widowControl/>
              <w:jc w:val="right"/>
              <w:rPr>
                <w:rFonts w:ascii="Times New Roman" w:eastAsia="ＭＳ 明朝" w:hAnsi="Times New Roman" w:cs="Times New Roman"/>
                <w:color w:val="000000"/>
                <w:kern w:val="0"/>
                <w:szCs w:val="21"/>
              </w:rPr>
              <w:pPrChange w:id="3652" w:author="松山 ファミリー" w:date="2023-02-08T02:05:00Z">
                <w:pPr>
                  <w:widowControl/>
                </w:pPr>
              </w:pPrChange>
            </w:pPr>
            <w:ins w:id="3653" w:author="松山 ファミリー" w:date="2023-02-08T02:06:00Z">
              <w:r>
                <w:rPr>
                  <w:rFonts w:ascii="Times New Roman" w:eastAsia="ＭＳ 明朝" w:hAnsi="Times New Roman" w:cs="Times New Roman"/>
                  <w:color w:val="000000"/>
                  <w:kern w:val="0"/>
                  <w:szCs w:val="21"/>
                </w:rPr>
                <w:t>0</w:t>
              </w:r>
              <w:r>
                <w:rPr>
                  <w:color w:val="000000"/>
                  <w:kern w:val="0"/>
                </w:rPr>
                <w:t>.</w:t>
              </w:r>
            </w:ins>
            <w:ins w:id="3654" w:author="松山　晃大" w:date="2023-02-08T02:01:00Z">
              <w:r w:rsidR="00BA0D4A" w:rsidRPr="0048090B">
                <w:rPr>
                  <w:rFonts w:ascii="Times New Roman" w:eastAsia="ＭＳ 明朝" w:hAnsi="Times New Roman" w:cs="Times New Roman"/>
                  <w:color w:val="000000"/>
                  <w:kern w:val="0"/>
                  <w:szCs w:val="21"/>
                </w:rPr>
                <w:t>8</w:t>
              </w:r>
              <w:del w:id="3655" w:author="松山 ファミリー" w:date="2023-02-08T02:07: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470</w:t>
              </w:r>
              <w:del w:id="3656" w:author="松山 ファミリー" w:date="2023-02-08T02:07:00Z">
                <w:r w:rsidR="00BA0D4A" w:rsidRPr="0048090B" w:rsidDel="002E5AC4">
                  <w:rPr>
                    <w:rFonts w:ascii="Times New Roman" w:eastAsia="ＭＳ 明朝" w:hAnsi="Times New Roman" w:cs="Times New Roman"/>
                    <w:color w:val="000000"/>
                    <w:kern w:val="0"/>
                    <w:szCs w:val="21"/>
                  </w:rPr>
                  <w:delText>.E-04</w:delText>
                </w:r>
              </w:del>
            </w:ins>
          </w:p>
        </w:tc>
      </w:tr>
      <w:tr w:rsidR="00BA0D4A" w:rsidRPr="0048090B" w14:paraId="78B65E1B" w14:textId="6C4640BC" w:rsidTr="005A08DD">
        <w:trPr>
          <w:trHeight w:val="280"/>
          <w:trPrChange w:id="3657"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658"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617EE41"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3659"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6F1C10D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3660"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22BE46FF" w14:textId="66D8A32E" w:rsidR="00BA0D4A" w:rsidRPr="0048090B" w:rsidRDefault="002E5AC4" w:rsidP="002E5AC4">
            <w:pPr>
              <w:widowControl/>
              <w:jc w:val="right"/>
              <w:rPr>
                <w:rFonts w:ascii="Times New Roman" w:eastAsia="ＭＳ 明朝" w:hAnsi="Times New Roman" w:cs="Times New Roman"/>
                <w:color w:val="000000"/>
                <w:kern w:val="0"/>
                <w:szCs w:val="21"/>
              </w:rPr>
            </w:pPr>
            <w:ins w:id="3661" w:author="松山 ファミリー" w:date="2023-02-08T02:06:00Z">
              <w:r>
                <w:rPr>
                  <w:rFonts w:ascii="Times New Roman" w:eastAsia="ＭＳ 明朝" w:hAnsi="Times New Roman" w:cs="Times New Roman"/>
                  <w:color w:val="000000"/>
                  <w:kern w:val="0"/>
                  <w:szCs w:val="21"/>
                </w:rPr>
                <w:t>0</w:t>
              </w:r>
              <w:r>
                <w:rPr>
                  <w:color w:val="000000"/>
                  <w:kern w:val="0"/>
                </w:rPr>
                <w:t>.</w:t>
              </w:r>
            </w:ins>
            <w:r w:rsidR="00BA0D4A" w:rsidRPr="0048090B">
              <w:rPr>
                <w:rFonts w:ascii="Times New Roman" w:eastAsia="ＭＳ 明朝" w:hAnsi="Times New Roman" w:cs="Times New Roman"/>
                <w:color w:val="000000"/>
                <w:kern w:val="0"/>
                <w:szCs w:val="21"/>
              </w:rPr>
              <w:t>3</w:t>
            </w:r>
            <w:del w:id="3662"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391</w:t>
            </w:r>
            <w:del w:id="3663" w:author="松山 ファミリー" w:date="2023-02-08T02:06:00Z">
              <w:r w:rsidR="00BA0D4A" w:rsidRPr="0048090B" w:rsidDel="002E5AC4">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664" w:author="松山 ファミリー" w:date="2023-02-08T02:00:00Z">
              <w:tcPr>
                <w:tcW w:w="284" w:type="dxa"/>
                <w:tcBorders>
                  <w:top w:val="nil"/>
                  <w:left w:val="nil"/>
                  <w:bottom w:val="single" w:sz="4" w:space="0" w:color="auto"/>
                  <w:right w:val="single" w:sz="4" w:space="0" w:color="auto"/>
                </w:tcBorders>
              </w:tcPr>
            </w:tcPrChange>
          </w:tcPr>
          <w:p w14:paraId="2BE194E7"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665"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666" w:author="松山 ファミリー" w:date="2023-02-08T02:00:00Z">
              <w:tcPr>
                <w:tcW w:w="284" w:type="dxa"/>
                <w:tcBorders>
                  <w:top w:val="nil"/>
                  <w:left w:val="nil"/>
                  <w:bottom w:val="single" w:sz="4" w:space="0" w:color="auto"/>
                  <w:right w:val="single" w:sz="4" w:space="0" w:color="auto"/>
                </w:tcBorders>
              </w:tcPr>
            </w:tcPrChange>
          </w:tcPr>
          <w:p w14:paraId="5E2E647B" w14:textId="763508C2" w:rsidR="00BA0D4A" w:rsidRPr="0048090B" w:rsidRDefault="00BA0D4A" w:rsidP="002E5AC4">
            <w:pPr>
              <w:widowControl/>
              <w:jc w:val="right"/>
              <w:rPr>
                <w:rFonts w:ascii="Times New Roman" w:eastAsia="ＭＳ 明朝" w:hAnsi="Times New Roman" w:cs="Times New Roman"/>
                <w:color w:val="000000"/>
                <w:kern w:val="0"/>
                <w:szCs w:val="21"/>
              </w:rPr>
              <w:pPrChange w:id="3667" w:author="松山 ファミリー" w:date="2023-02-08T02:05:00Z">
                <w:pPr>
                  <w:widowControl/>
                </w:pPr>
              </w:pPrChange>
            </w:pPr>
            <w:ins w:id="3668" w:author="松山　晃大" w:date="2023-02-08T02:01:00Z">
              <w:r w:rsidRPr="0048090B">
                <w:rPr>
                  <w:rFonts w:ascii="Times New Roman" w:eastAsia="ＭＳ 明朝"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3669" w:author="松山 ファミリー" w:date="2023-02-08T02:00:00Z">
              <w:tcPr>
                <w:tcW w:w="284" w:type="dxa"/>
                <w:tcBorders>
                  <w:top w:val="nil"/>
                  <w:left w:val="nil"/>
                  <w:bottom w:val="single" w:sz="4" w:space="0" w:color="auto"/>
                  <w:right w:val="single" w:sz="4" w:space="0" w:color="auto"/>
                </w:tcBorders>
              </w:tcPr>
            </w:tcPrChange>
          </w:tcPr>
          <w:p w14:paraId="34D1AA03" w14:textId="22E0EDF4" w:rsidR="00BA0D4A" w:rsidRPr="0048090B" w:rsidRDefault="00BA0D4A" w:rsidP="002E5AC4">
            <w:pPr>
              <w:widowControl/>
              <w:jc w:val="right"/>
              <w:rPr>
                <w:rFonts w:ascii="Times New Roman" w:eastAsia="ＭＳ 明朝" w:hAnsi="Times New Roman" w:cs="Times New Roman"/>
                <w:color w:val="000000"/>
                <w:kern w:val="0"/>
                <w:szCs w:val="21"/>
              </w:rPr>
              <w:pPrChange w:id="3670" w:author="松山 ファミリー" w:date="2023-02-08T02:05:00Z">
                <w:pPr>
                  <w:widowControl/>
                </w:pPr>
              </w:pPrChange>
            </w:pPr>
            <w:ins w:id="3671" w:author="松山　晃大" w:date="2023-02-08T02:01:00Z">
              <w:r w:rsidRPr="0048090B">
                <w:rPr>
                  <w:rFonts w:ascii="Times New Roman" w:eastAsia="ＭＳ 明朝" w:hAnsi="Times New Roman" w:cs="Times New Roman"/>
                  <w:color w:val="000000"/>
                  <w:kern w:val="0"/>
                  <w:szCs w:val="21"/>
                </w:rPr>
                <w:t>150</w:t>
              </w:r>
            </w:ins>
          </w:p>
        </w:tc>
        <w:tc>
          <w:tcPr>
            <w:tcW w:w="1559" w:type="dxa"/>
            <w:tcBorders>
              <w:top w:val="nil"/>
              <w:left w:val="nil"/>
              <w:bottom w:val="single" w:sz="4" w:space="0" w:color="auto"/>
              <w:right w:val="single" w:sz="4" w:space="0" w:color="auto"/>
            </w:tcBorders>
            <w:vAlign w:val="center"/>
            <w:tcPrChange w:id="3672" w:author="松山 ファミリー" w:date="2023-02-08T02:00:00Z">
              <w:tcPr>
                <w:tcW w:w="284" w:type="dxa"/>
                <w:tcBorders>
                  <w:top w:val="nil"/>
                  <w:left w:val="nil"/>
                  <w:bottom w:val="single" w:sz="4" w:space="0" w:color="auto"/>
                  <w:right w:val="single" w:sz="4" w:space="0" w:color="auto"/>
                </w:tcBorders>
              </w:tcPr>
            </w:tcPrChange>
          </w:tcPr>
          <w:p w14:paraId="6A73FB12" w14:textId="1200C9CC" w:rsidR="00BA0D4A" w:rsidRPr="0048090B" w:rsidRDefault="00BA0D4A" w:rsidP="002E5AC4">
            <w:pPr>
              <w:widowControl/>
              <w:jc w:val="right"/>
              <w:rPr>
                <w:rFonts w:ascii="Times New Roman" w:eastAsia="ＭＳ 明朝" w:hAnsi="Times New Roman" w:cs="Times New Roman"/>
                <w:color w:val="000000"/>
                <w:kern w:val="0"/>
                <w:szCs w:val="21"/>
              </w:rPr>
              <w:pPrChange w:id="3673" w:author="松山 ファミリー" w:date="2023-02-08T02:05:00Z">
                <w:pPr>
                  <w:widowControl/>
                </w:pPr>
              </w:pPrChange>
            </w:pPr>
            <w:ins w:id="3674" w:author="松山　晃大" w:date="2023-02-08T02:01:00Z">
              <w:r w:rsidRPr="0048090B">
                <w:rPr>
                  <w:rFonts w:ascii="Times New Roman" w:eastAsia="ＭＳ 明朝" w:hAnsi="Times New Roman" w:cs="Times New Roman"/>
                  <w:color w:val="000000"/>
                  <w:kern w:val="0"/>
                  <w:szCs w:val="21"/>
                </w:rPr>
                <w:t>1.270</w:t>
              </w:r>
              <w:del w:id="3675" w:author="松山 ファミリー" w:date="2023-02-08T02:06:00Z">
                <w:r w:rsidRPr="0048090B" w:rsidDel="002E5AC4">
                  <w:rPr>
                    <w:rFonts w:ascii="Times New Roman" w:eastAsia="ＭＳ 明朝" w:hAnsi="Times New Roman" w:cs="Times New Roman"/>
                    <w:color w:val="000000"/>
                    <w:kern w:val="0"/>
                    <w:szCs w:val="21"/>
                  </w:rPr>
                  <w:delText>.E-03</w:delText>
                </w:r>
              </w:del>
            </w:ins>
          </w:p>
        </w:tc>
      </w:tr>
      <w:tr w:rsidR="00BA0D4A" w:rsidRPr="0048090B" w14:paraId="43960AAD" w14:textId="22467085" w:rsidTr="005A08DD">
        <w:trPr>
          <w:trHeight w:val="280"/>
          <w:trPrChange w:id="3676"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677"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74517D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3678"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00B13C0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3679"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2A596C21" w14:textId="01B8C6CD" w:rsidR="00BA0D4A" w:rsidRPr="0048090B" w:rsidRDefault="002E5AC4" w:rsidP="002E5AC4">
            <w:pPr>
              <w:widowControl/>
              <w:jc w:val="right"/>
              <w:rPr>
                <w:rFonts w:ascii="Times New Roman" w:eastAsia="ＭＳ 明朝" w:hAnsi="Times New Roman" w:cs="Times New Roman"/>
                <w:color w:val="000000"/>
                <w:kern w:val="0"/>
                <w:szCs w:val="21"/>
              </w:rPr>
            </w:pPr>
            <w:ins w:id="3680" w:author="松山 ファミリー" w:date="2023-02-08T02:06:00Z">
              <w:r>
                <w:rPr>
                  <w:rFonts w:ascii="Times New Roman" w:eastAsia="ＭＳ 明朝" w:hAnsi="Times New Roman" w:cs="Times New Roman"/>
                  <w:color w:val="000000"/>
                  <w:kern w:val="0"/>
                  <w:szCs w:val="21"/>
                </w:rPr>
                <w:t>0</w:t>
              </w:r>
              <w:r>
                <w:rPr>
                  <w:color w:val="000000"/>
                  <w:kern w:val="0"/>
                </w:rPr>
                <w:t>.</w:t>
              </w:r>
            </w:ins>
            <w:r w:rsidR="00BA0D4A" w:rsidRPr="0048090B">
              <w:rPr>
                <w:rFonts w:ascii="Times New Roman" w:eastAsia="ＭＳ 明朝" w:hAnsi="Times New Roman" w:cs="Times New Roman"/>
                <w:color w:val="000000"/>
                <w:kern w:val="0"/>
                <w:szCs w:val="21"/>
              </w:rPr>
              <w:t>4</w:t>
            </w:r>
            <w:del w:id="3681"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238</w:t>
            </w:r>
            <w:del w:id="3682" w:author="松山 ファミリー" w:date="2023-02-08T02:06:00Z">
              <w:r w:rsidR="00BA0D4A" w:rsidRPr="0048090B" w:rsidDel="002E5AC4">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683" w:author="松山 ファミリー" w:date="2023-02-08T02:00:00Z">
              <w:tcPr>
                <w:tcW w:w="284" w:type="dxa"/>
                <w:tcBorders>
                  <w:top w:val="nil"/>
                  <w:left w:val="nil"/>
                  <w:bottom w:val="single" w:sz="4" w:space="0" w:color="auto"/>
                  <w:right w:val="single" w:sz="4" w:space="0" w:color="auto"/>
                </w:tcBorders>
              </w:tcPr>
            </w:tcPrChange>
          </w:tcPr>
          <w:p w14:paraId="3C3B660A"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684"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685" w:author="松山 ファミリー" w:date="2023-02-08T02:00:00Z">
              <w:tcPr>
                <w:tcW w:w="284" w:type="dxa"/>
                <w:tcBorders>
                  <w:top w:val="nil"/>
                  <w:left w:val="nil"/>
                  <w:bottom w:val="single" w:sz="4" w:space="0" w:color="auto"/>
                  <w:right w:val="single" w:sz="4" w:space="0" w:color="auto"/>
                </w:tcBorders>
              </w:tcPr>
            </w:tcPrChange>
          </w:tcPr>
          <w:p w14:paraId="03575039" w14:textId="136FB5ED" w:rsidR="00BA0D4A" w:rsidRPr="0048090B" w:rsidRDefault="00BA0D4A" w:rsidP="002E5AC4">
            <w:pPr>
              <w:widowControl/>
              <w:jc w:val="right"/>
              <w:rPr>
                <w:rFonts w:ascii="Times New Roman" w:eastAsia="ＭＳ 明朝" w:hAnsi="Times New Roman" w:cs="Times New Roman"/>
                <w:color w:val="000000"/>
                <w:kern w:val="0"/>
                <w:szCs w:val="21"/>
              </w:rPr>
              <w:pPrChange w:id="3686" w:author="松山 ファミリー" w:date="2023-02-08T02:05:00Z">
                <w:pPr>
                  <w:widowControl/>
                </w:pPr>
              </w:pPrChange>
            </w:pPr>
            <w:ins w:id="3687" w:author="松山　晃大" w:date="2023-02-08T02:01:00Z">
              <w:r w:rsidRPr="0048090B">
                <w:rPr>
                  <w:rFonts w:ascii="Times New Roman" w:eastAsia="ＭＳ 明朝"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3688" w:author="松山 ファミリー" w:date="2023-02-08T02:00:00Z">
              <w:tcPr>
                <w:tcW w:w="284" w:type="dxa"/>
                <w:tcBorders>
                  <w:top w:val="nil"/>
                  <w:left w:val="nil"/>
                  <w:bottom w:val="single" w:sz="4" w:space="0" w:color="auto"/>
                  <w:right w:val="single" w:sz="4" w:space="0" w:color="auto"/>
                </w:tcBorders>
              </w:tcPr>
            </w:tcPrChange>
          </w:tcPr>
          <w:p w14:paraId="47AD4D22" w14:textId="6CA5145D" w:rsidR="00BA0D4A" w:rsidRPr="0048090B" w:rsidRDefault="00BA0D4A" w:rsidP="002E5AC4">
            <w:pPr>
              <w:widowControl/>
              <w:jc w:val="right"/>
              <w:rPr>
                <w:rFonts w:ascii="Times New Roman" w:eastAsia="ＭＳ 明朝" w:hAnsi="Times New Roman" w:cs="Times New Roman"/>
                <w:color w:val="000000"/>
                <w:kern w:val="0"/>
                <w:szCs w:val="21"/>
              </w:rPr>
              <w:pPrChange w:id="3689" w:author="松山 ファミリー" w:date="2023-02-08T02:05:00Z">
                <w:pPr>
                  <w:widowControl/>
                </w:pPr>
              </w:pPrChange>
            </w:pPr>
            <w:ins w:id="3690" w:author="松山　晃大" w:date="2023-02-08T02:01:00Z">
              <w:r w:rsidRPr="0048090B">
                <w:rPr>
                  <w:rFonts w:ascii="Times New Roman" w:eastAsia="ＭＳ 明朝" w:hAnsi="Times New Roman" w:cs="Times New Roman"/>
                  <w:color w:val="000000"/>
                  <w:kern w:val="0"/>
                  <w:szCs w:val="21"/>
                </w:rPr>
                <w:t>200</w:t>
              </w:r>
            </w:ins>
          </w:p>
        </w:tc>
        <w:tc>
          <w:tcPr>
            <w:tcW w:w="1559" w:type="dxa"/>
            <w:tcBorders>
              <w:top w:val="nil"/>
              <w:left w:val="nil"/>
              <w:bottom w:val="single" w:sz="4" w:space="0" w:color="auto"/>
              <w:right w:val="single" w:sz="4" w:space="0" w:color="auto"/>
            </w:tcBorders>
            <w:vAlign w:val="center"/>
            <w:tcPrChange w:id="3691" w:author="松山 ファミリー" w:date="2023-02-08T02:00:00Z">
              <w:tcPr>
                <w:tcW w:w="284" w:type="dxa"/>
                <w:tcBorders>
                  <w:top w:val="nil"/>
                  <w:left w:val="nil"/>
                  <w:bottom w:val="single" w:sz="4" w:space="0" w:color="auto"/>
                  <w:right w:val="single" w:sz="4" w:space="0" w:color="auto"/>
                </w:tcBorders>
              </w:tcPr>
            </w:tcPrChange>
          </w:tcPr>
          <w:p w14:paraId="5E74F48E" w14:textId="07E57B90" w:rsidR="00BA0D4A" w:rsidRPr="0048090B" w:rsidRDefault="00BA0D4A" w:rsidP="002E5AC4">
            <w:pPr>
              <w:widowControl/>
              <w:jc w:val="right"/>
              <w:rPr>
                <w:rFonts w:ascii="Times New Roman" w:eastAsia="ＭＳ 明朝" w:hAnsi="Times New Roman" w:cs="Times New Roman"/>
                <w:color w:val="000000"/>
                <w:kern w:val="0"/>
                <w:szCs w:val="21"/>
              </w:rPr>
              <w:pPrChange w:id="3692" w:author="松山 ファミリー" w:date="2023-02-08T02:05:00Z">
                <w:pPr>
                  <w:widowControl/>
                </w:pPr>
              </w:pPrChange>
            </w:pPr>
            <w:ins w:id="3693" w:author="松山　晃大" w:date="2023-02-08T02:01:00Z">
              <w:r w:rsidRPr="0048090B">
                <w:rPr>
                  <w:rFonts w:ascii="Times New Roman" w:eastAsia="ＭＳ 明朝" w:hAnsi="Times New Roman" w:cs="Times New Roman"/>
                  <w:color w:val="000000"/>
                  <w:kern w:val="0"/>
                  <w:szCs w:val="21"/>
                </w:rPr>
                <w:t>1.692</w:t>
              </w:r>
              <w:del w:id="3694" w:author="松山 ファミリー" w:date="2023-02-08T02:06:00Z">
                <w:r w:rsidRPr="0048090B" w:rsidDel="002E5AC4">
                  <w:rPr>
                    <w:rFonts w:ascii="Times New Roman" w:eastAsia="ＭＳ 明朝" w:hAnsi="Times New Roman" w:cs="Times New Roman"/>
                    <w:color w:val="000000"/>
                    <w:kern w:val="0"/>
                    <w:szCs w:val="21"/>
                  </w:rPr>
                  <w:delText>.E-03</w:delText>
                </w:r>
              </w:del>
            </w:ins>
          </w:p>
        </w:tc>
      </w:tr>
      <w:tr w:rsidR="00BA0D4A" w:rsidRPr="0048090B" w14:paraId="6E7B98B7" w14:textId="47DA44E7" w:rsidTr="005A08DD">
        <w:trPr>
          <w:trHeight w:val="280"/>
          <w:trPrChange w:id="3695"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696"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E2468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3697"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05C12A4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Change w:id="3698"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5E7FF8E0" w14:textId="70924E89" w:rsidR="00BA0D4A" w:rsidRPr="0048090B" w:rsidRDefault="002E5AC4" w:rsidP="002E5AC4">
            <w:pPr>
              <w:widowControl/>
              <w:jc w:val="right"/>
              <w:rPr>
                <w:rFonts w:ascii="Times New Roman" w:eastAsia="ＭＳ 明朝" w:hAnsi="Times New Roman" w:cs="Times New Roman"/>
                <w:color w:val="000000"/>
                <w:kern w:val="0"/>
                <w:szCs w:val="21"/>
              </w:rPr>
            </w:pPr>
            <w:ins w:id="3699" w:author="松山 ファミリー" w:date="2023-02-08T02:06:00Z">
              <w:r>
                <w:rPr>
                  <w:rFonts w:ascii="Times New Roman" w:eastAsia="ＭＳ 明朝" w:hAnsi="Times New Roman" w:cs="Times New Roman"/>
                  <w:color w:val="000000"/>
                  <w:kern w:val="0"/>
                  <w:szCs w:val="21"/>
                </w:rPr>
                <w:t>0</w:t>
              </w:r>
              <w:r>
                <w:rPr>
                  <w:color w:val="000000"/>
                  <w:kern w:val="0"/>
                </w:rPr>
                <w:t>.</w:t>
              </w:r>
            </w:ins>
            <w:r w:rsidR="00BA0D4A" w:rsidRPr="0048090B">
              <w:rPr>
                <w:rFonts w:ascii="Times New Roman" w:eastAsia="ＭＳ 明朝" w:hAnsi="Times New Roman" w:cs="Times New Roman"/>
                <w:color w:val="000000"/>
                <w:kern w:val="0"/>
                <w:szCs w:val="21"/>
              </w:rPr>
              <w:t>5</w:t>
            </w:r>
            <w:del w:id="3700"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085</w:t>
            </w:r>
            <w:del w:id="3701" w:author="松山 ファミリー" w:date="2023-02-08T02:06:00Z">
              <w:r w:rsidR="00BA0D4A" w:rsidRPr="0048090B" w:rsidDel="002E5AC4">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702" w:author="松山 ファミリー" w:date="2023-02-08T02:00:00Z">
              <w:tcPr>
                <w:tcW w:w="284" w:type="dxa"/>
                <w:tcBorders>
                  <w:top w:val="nil"/>
                  <w:left w:val="nil"/>
                  <w:bottom w:val="single" w:sz="4" w:space="0" w:color="auto"/>
                  <w:right w:val="single" w:sz="4" w:space="0" w:color="auto"/>
                </w:tcBorders>
              </w:tcPr>
            </w:tcPrChange>
          </w:tcPr>
          <w:p w14:paraId="04EECCF8"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703"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704" w:author="松山 ファミリー" w:date="2023-02-08T02:00:00Z">
              <w:tcPr>
                <w:tcW w:w="284" w:type="dxa"/>
                <w:tcBorders>
                  <w:top w:val="nil"/>
                  <w:left w:val="nil"/>
                  <w:bottom w:val="single" w:sz="4" w:space="0" w:color="auto"/>
                  <w:right w:val="single" w:sz="4" w:space="0" w:color="auto"/>
                </w:tcBorders>
              </w:tcPr>
            </w:tcPrChange>
          </w:tcPr>
          <w:p w14:paraId="1B9231D4" w14:textId="73A67836" w:rsidR="00BA0D4A" w:rsidRPr="0048090B" w:rsidRDefault="00BA0D4A" w:rsidP="002E5AC4">
            <w:pPr>
              <w:widowControl/>
              <w:jc w:val="right"/>
              <w:rPr>
                <w:rFonts w:ascii="Times New Roman" w:eastAsia="ＭＳ 明朝" w:hAnsi="Times New Roman" w:cs="Times New Roman"/>
                <w:color w:val="000000"/>
                <w:kern w:val="0"/>
                <w:szCs w:val="21"/>
              </w:rPr>
              <w:pPrChange w:id="3705" w:author="松山 ファミリー" w:date="2023-02-08T02:05:00Z">
                <w:pPr>
                  <w:widowControl/>
                </w:pPr>
              </w:pPrChange>
            </w:pPr>
            <w:ins w:id="3706" w:author="松山　晃大" w:date="2023-02-08T02:01:00Z">
              <w:r w:rsidRPr="0048090B">
                <w:rPr>
                  <w:rFonts w:ascii="Times New Roman" w:eastAsia="ＭＳ 明朝" w:hAnsi="Times New Roman" w:cs="Times New Roman"/>
                  <w:color w:val="000000"/>
                  <w:kern w:val="0"/>
                  <w:szCs w:val="21"/>
                </w:rPr>
                <w:t>1550</w:t>
              </w:r>
            </w:ins>
          </w:p>
        </w:tc>
        <w:tc>
          <w:tcPr>
            <w:tcW w:w="1276" w:type="dxa"/>
            <w:tcBorders>
              <w:top w:val="nil"/>
              <w:left w:val="nil"/>
              <w:bottom w:val="single" w:sz="4" w:space="0" w:color="auto"/>
              <w:right w:val="single" w:sz="4" w:space="0" w:color="auto"/>
            </w:tcBorders>
            <w:vAlign w:val="center"/>
            <w:tcPrChange w:id="3707" w:author="松山 ファミリー" w:date="2023-02-08T02:00:00Z">
              <w:tcPr>
                <w:tcW w:w="284" w:type="dxa"/>
                <w:tcBorders>
                  <w:top w:val="nil"/>
                  <w:left w:val="nil"/>
                  <w:bottom w:val="single" w:sz="4" w:space="0" w:color="auto"/>
                  <w:right w:val="single" w:sz="4" w:space="0" w:color="auto"/>
                </w:tcBorders>
              </w:tcPr>
            </w:tcPrChange>
          </w:tcPr>
          <w:p w14:paraId="528E58AC" w14:textId="4FBCBAC3" w:rsidR="00BA0D4A" w:rsidRPr="0048090B" w:rsidRDefault="00BA0D4A" w:rsidP="002E5AC4">
            <w:pPr>
              <w:widowControl/>
              <w:jc w:val="right"/>
              <w:rPr>
                <w:rFonts w:ascii="Times New Roman" w:eastAsia="ＭＳ 明朝" w:hAnsi="Times New Roman" w:cs="Times New Roman"/>
                <w:color w:val="000000"/>
                <w:kern w:val="0"/>
                <w:szCs w:val="21"/>
              </w:rPr>
              <w:pPrChange w:id="3708" w:author="松山 ファミリー" w:date="2023-02-08T02:05:00Z">
                <w:pPr>
                  <w:widowControl/>
                </w:pPr>
              </w:pPrChange>
            </w:pPr>
            <w:ins w:id="3709" w:author="松山　晃大" w:date="2023-02-08T02:01:00Z">
              <w:r w:rsidRPr="0048090B">
                <w:rPr>
                  <w:rFonts w:ascii="Times New Roman" w:eastAsia="ＭＳ 明朝" w:hAnsi="Times New Roman" w:cs="Times New Roman"/>
                  <w:color w:val="000000"/>
                  <w:kern w:val="0"/>
                  <w:szCs w:val="21"/>
                </w:rPr>
                <w:t>250</w:t>
              </w:r>
            </w:ins>
          </w:p>
        </w:tc>
        <w:tc>
          <w:tcPr>
            <w:tcW w:w="1559" w:type="dxa"/>
            <w:tcBorders>
              <w:top w:val="nil"/>
              <w:left w:val="nil"/>
              <w:bottom w:val="single" w:sz="4" w:space="0" w:color="auto"/>
              <w:right w:val="single" w:sz="4" w:space="0" w:color="auto"/>
            </w:tcBorders>
            <w:vAlign w:val="center"/>
            <w:tcPrChange w:id="3710" w:author="松山 ファミリー" w:date="2023-02-08T02:00:00Z">
              <w:tcPr>
                <w:tcW w:w="284" w:type="dxa"/>
                <w:tcBorders>
                  <w:top w:val="nil"/>
                  <w:left w:val="nil"/>
                  <w:bottom w:val="single" w:sz="4" w:space="0" w:color="auto"/>
                  <w:right w:val="single" w:sz="4" w:space="0" w:color="auto"/>
                </w:tcBorders>
              </w:tcPr>
            </w:tcPrChange>
          </w:tcPr>
          <w:p w14:paraId="39ECA357" w14:textId="6F8A0E25" w:rsidR="00BA0D4A" w:rsidRPr="0048090B" w:rsidRDefault="00BA0D4A" w:rsidP="002E5AC4">
            <w:pPr>
              <w:widowControl/>
              <w:jc w:val="right"/>
              <w:rPr>
                <w:rFonts w:ascii="Times New Roman" w:eastAsia="ＭＳ 明朝" w:hAnsi="Times New Roman" w:cs="Times New Roman"/>
                <w:color w:val="000000"/>
                <w:kern w:val="0"/>
                <w:szCs w:val="21"/>
              </w:rPr>
              <w:pPrChange w:id="3711" w:author="松山 ファミリー" w:date="2023-02-08T02:05:00Z">
                <w:pPr>
                  <w:widowControl/>
                </w:pPr>
              </w:pPrChange>
            </w:pPr>
            <w:ins w:id="3712" w:author="松山　晃大" w:date="2023-02-08T02:01:00Z">
              <w:r w:rsidRPr="0048090B">
                <w:rPr>
                  <w:rFonts w:ascii="Times New Roman" w:eastAsia="ＭＳ 明朝" w:hAnsi="Times New Roman" w:cs="Times New Roman"/>
                  <w:color w:val="000000"/>
                  <w:kern w:val="0"/>
                  <w:szCs w:val="21"/>
                </w:rPr>
                <w:t>2.114</w:t>
              </w:r>
              <w:del w:id="3713" w:author="松山 ファミリー" w:date="2023-02-08T02:06:00Z">
                <w:r w:rsidRPr="0048090B" w:rsidDel="002E5AC4">
                  <w:rPr>
                    <w:rFonts w:ascii="Times New Roman" w:eastAsia="ＭＳ 明朝" w:hAnsi="Times New Roman" w:cs="Times New Roman"/>
                    <w:color w:val="000000"/>
                    <w:kern w:val="0"/>
                    <w:szCs w:val="21"/>
                  </w:rPr>
                  <w:delText>.E-03</w:delText>
                </w:r>
              </w:del>
            </w:ins>
          </w:p>
        </w:tc>
      </w:tr>
      <w:tr w:rsidR="00BA0D4A" w:rsidRPr="0048090B" w14:paraId="0BED6C65" w14:textId="24081B08" w:rsidTr="005A08DD">
        <w:trPr>
          <w:trHeight w:val="280"/>
          <w:trPrChange w:id="3714"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715"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69EA18A"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3716"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5EA7E4C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Change w:id="3717"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69FF8DBD" w14:textId="58746A74" w:rsidR="00BA0D4A" w:rsidRPr="0048090B" w:rsidRDefault="002E5AC4" w:rsidP="002E5AC4">
            <w:pPr>
              <w:widowControl/>
              <w:jc w:val="right"/>
              <w:rPr>
                <w:rFonts w:ascii="Times New Roman" w:eastAsia="ＭＳ 明朝" w:hAnsi="Times New Roman" w:cs="Times New Roman"/>
                <w:color w:val="000000"/>
                <w:kern w:val="0"/>
                <w:szCs w:val="21"/>
              </w:rPr>
            </w:pPr>
            <w:ins w:id="3718" w:author="松山 ファミリー" w:date="2023-02-08T02:06:00Z">
              <w:r>
                <w:rPr>
                  <w:rFonts w:ascii="Times New Roman" w:eastAsia="ＭＳ 明朝" w:hAnsi="Times New Roman" w:cs="Times New Roman"/>
                  <w:color w:val="000000"/>
                  <w:kern w:val="0"/>
                  <w:szCs w:val="21"/>
                </w:rPr>
                <w:t>0</w:t>
              </w:r>
              <w:r>
                <w:rPr>
                  <w:color w:val="000000"/>
                  <w:kern w:val="0"/>
                </w:rPr>
                <w:t>.</w:t>
              </w:r>
            </w:ins>
            <w:r w:rsidR="00BA0D4A" w:rsidRPr="0048090B">
              <w:rPr>
                <w:rFonts w:ascii="Times New Roman" w:eastAsia="ＭＳ 明朝" w:hAnsi="Times New Roman" w:cs="Times New Roman"/>
                <w:color w:val="000000"/>
                <w:kern w:val="0"/>
                <w:szCs w:val="21"/>
              </w:rPr>
              <w:t>5</w:t>
            </w:r>
            <w:del w:id="3719"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931</w:t>
            </w:r>
            <w:del w:id="3720" w:author="松山 ファミリー" w:date="2023-02-08T02:06:00Z">
              <w:r w:rsidR="00BA0D4A" w:rsidRPr="0048090B" w:rsidDel="002E5AC4">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721" w:author="松山 ファミリー" w:date="2023-02-08T02:00:00Z">
              <w:tcPr>
                <w:tcW w:w="284" w:type="dxa"/>
                <w:tcBorders>
                  <w:top w:val="nil"/>
                  <w:left w:val="nil"/>
                  <w:bottom w:val="single" w:sz="4" w:space="0" w:color="auto"/>
                  <w:right w:val="single" w:sz="4" w:space="0" w:color="auto"/>
                </w:tcBorders>
              </w:tcPr>
            </w:tcPrChange>
          </w:tcPr>
          <w:p w14:paraId="75A7BD38"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722"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723" w:author="松山 ファミリー" w:date="2023-02-08T02:00:00Z">
              <w:tcPr>
                <w:tcW w:w="284" w:type="dxa"/>
                <w:tcBorders>
                  <w:top w:val="nil"/>
                  <w:left w:val="nil"/>
                  <w:bottom w:val="single" w:sz="4" w:space="0" w:color="auto"/>
                  <w:right w:val="single" w:sz="4" w:space="0" w:color="auto"/>
                </w:tcBorders>
              </w:tcPr>
            </w:tcPrChange>
          </w:tcPr>
          <w:p w14:paraId="6601BAB3" w14:textId="23A963D5" w:rsidR="00BA0D4A" w:rsidRPr="0048090B" w:rsidRDefault="00BA0D4A" w:rsidP="002E5AC4">
            <w:pPr>
              <w:widowControl/>
              <w:jc w:val="right"/>
              <w:rPr>
                <w:rFonts w:ascii="Times New Roman" w:eastAsia="ＭＳ 明朝" w:hAnsi="Times New Roman" w:cs="Times New Roman"/>
                <w:color w:val="000000"/>
                <w:kern w:val="0"/>
                <w:szCs w:val="21"/>
              </w:rPr>
              <w:pPrChange w:id="3724" w:author="松山 ファミリー" w:date="2023-02-08T02:05:00Z">
                <w:pPr>
                  <w:widowControl/>
                </w:pPr>
              </w:pPrChange>
            </w:pPr>
            <w:ins w:id="3725" w:author="松山　晃大" w:date="2023-02-08T02:01:00Z">
              <w:r w:rsidRPr="0048090B">
                <w:rPr>
                  <w:rFonts w:ascii="Times New Roman" w:eastAsia="ＭＳ 明朝" w:hAnsi="Times New Roman" w:cs="Times New Roman"/>
                  <w:color w:val="000000"/>
                  <w:kern w:val="0"/>
                  <w:szCs w:val="21"/>
                </w:rPr>
                <w:t>1600</w:t>
              </w:r>
            </w:ins>
          </w:p>
        </w:tc>
        <w:tc>
          <w:tcPr>
            <w:tcW w:w="1276" w:type="dxa"/>
            <w:tcBorders>
              <w:top w:val="nil"/>
              <w:left w:val="nil"/>
              <w:bottom w:val="single" w:sz="4" w:space="0" w:color="auto"/>
              <w:right w:val="single" w:sz="4" w:space="0" w:color="auto"/>
            </w:tcBorders>
            <w:vAlign w:val="center"/>
            <w:tcPrChange w:id="3726" w:author="松山 ファミリー" w:date="2023-02-08T02:00:00Z">
              <w:tcPr>
                <w:tcW w:w="284" w:type="dxa"/>
                <w:tcBorders>
                  <w:top w:val="nil"/>
                  <w:left w:val="nil"/>
                  <w:bottom w:val="single" w:sz="4" w:space="0" w:color="auto"/>
                  <w:right w:val="single" w:sz="4" w:space="0" w:color="auto"/>
                </w:tcBorders>
              </w:tcPr>
            </w:tcPrChange>
          </w:tcPr>
          <w:p w14:paraId="6B645917" w14:textId="0500E354" w:rsidR="00BA0D4A" w:rsidRPr="0048090B" w:rsidRDefault="00BA0D4A" w:rsidP="002E5AC4">
            <w:pPr>
              <w:widowControl/>
              <w:jc w:val="right"/>
              <w:rPr>
                <w:rFonts w:ascii="Times New Roman" w:eastAsia="ＭＳ 明朝" w:hAnsi="Times New Roman" w:cs="Times New Roman"/>
                <w:color w:val="000000"/>
                <w:kern w:val="0"/>
                <w:szCs w:val="21"/>
              </w:rPr>
              <w:pPrChange w:id="3727" w:author="松山 ファミリー" w:date="2023-02-08T02:05:00Z">
                <w:pPr>
                  <w:widowControl/>
                </w:pPr>
              </w:pPrChange>
            </w:pPr>
            <w:ins w:id="3728" w:author="松山　晃大" w:date="2023-02-08T02:01:00Z">
              <w:r w:rsidRPr="0048090B">
                <w:rPr>
                  <w:rFonts w:ascii="Times New Roman" w:eastAsia="ＭＳ 明朝" w:hAnsi="Times New Roman" w:cs="Times New Roman"/>
                  <w:color w:val="000000"/>
                  <w:kern w:val="0"/>
                  <w:szCs w:val="21"/>
                </w:rPr>
                <w:t>300</w:t>
              </w:r>
            </w:ins>
          </w:p>
        </w:tc>
        <w:tc>
          <w:tcPr>
            <w:tcW w:w="1559" w:type="dxa"/>
            <w:tcBorders>
              <w:top w:val="nil"/>
              <w:left w:val="nil"/>
              <w:bottom w:val="single" w:sz="4" w:space="0" w:color="auto"/>
              <w:right w:val="single" w:sz="4" w:space="0" w:color="auto"/>
            </w:tcBorders>
            <w:vAlign w:val="center"/>
            <w:tcPrChange w:id="3729" w:author="松山 ファミリー" w:date="2023-02-08T02:00:00Z">
              <w:tcPr>
                <w:tcW w:w="284" w:type="dxa"/>
                <w:tcBorders>
                  <w:top w:val="nil"/>
                  <w:left w:val="nil"/>
                  <w:bottom w:val="single" w:sz="4" w:space="0" w:color="auto"/>
                  <w:right w:val="single" w:sz="4" w:space="0" w:color="auto"/>
                </w:tcBorders>
              </w:tcPr>
            </w:tcPrChange>
          </w:tcPr>
          <w:p w14:paraId="03BAAF0F" w14:textId="27DD724C" w:rsidR="00BA0D4A" w:rsidRPr="0048090B" w:rsidRDefault="00BA0D4A" w:rsidP="002E5AC4">
            <w:pPr>
              <w:widowControl/>
              <w:jc w:val="right"/>
              <w:rPr>
                <w:rFonts w:ascii="Times New Roman" w:eastAsia="ＭＳ 明朝" w:hAnsi="Times New Roman" w:cs="Times New Roman"/>
                <w:color w:val="000000"/>
                <w:kern w:val="0"/>
                <w:szCs w:val="21"/>
              </w:rPr>
              <w:pPrChange w:id="3730" w:author="松山 ファミリー" w:date="2023-02-08T02:05:00Z">
                <w:pPr>
                  <w:widowControl/>
                </w:pPr>
              </w:pPrChange>
            </w:pPr>
            <w:ins w:id="3731" w:author="松山　晃大" w:date="2023-02-08T02:01:00Z">
              <w:r w:rsidRPr="0048090B">
                <w:rPr>
                  <w:rFonts w:ascii="Times New Roman" w:eastAsia="ＭＳ 明朝" w:hAnsi="Times New Roman" w:cs="Times New Roman"/>
                  <w:color w:val="000000"/>
                  <w:kern w:val="0"/>
                  <w:szCs w:val="21"/>
                </w:rPr>
                <w:t>2.535</w:t>
              </w:r>
              <w:del w:id="3732" w:author="松山 ファミリー" w:date="2023-02-08T02:06:00Z">
                <w:r w:rsidRPr="0048090B" w:rsidDel="002E5AC4">
                  <w:rPr>
                    <w:rFonts w:ascii="Times New Roman" w:eastAsia="ＭＳ 明朝" w:hAnsi="Times New Roman" w:cs="Times New Roman"/>
                    <w:color w:val="000000"/>
                    <w:kern w:val="0"/>
                    <w:szCs w:val="21"/>
                  </w:rPr>
                  <w:delText>.E-03</w:delText>
                </w:r>
              </w:del>
            </w:ins>
          </w:p>
        </w:tc>
      </w:tr>
      <w:tr w:rsidR="00BA0D4A" w:rsidRPr="0048090B" w14:paraId="32C81226" w14:textId="4D1D6717" w:rsidTr="005A08DD">
        <w:trPr>
          <w:trHeight w:val="280"/>
          <w:trPrChange w:id="3733"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734"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E6425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3735"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52F6CC5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Change w:id="3736"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610909C1" w14:textId="2042BF4A" w:rsidR="00BA0D4A" w:rsidRPr="0048090B" w:rsidRDefault="002E5AC4" w:rsidP="002E5AC4">
            <w:pPr>
              <w:widowControl/>
              <w:jc w:val="right"/>
              <w:rPr>
                <w:rFonts w:ascii="Times New Roman" w:eastAsia="ＭＳ 明朝" w:hAnsi="Times New Roman" w:cs="Times New Roman"/>
                <w:color w:val="000000"/>
                <w:kern w:val="0"/>
                <w:szCs w:val="21"/>
              </w:rPr>
            </w:pPr>
            <w:ins w:id="3737" w:author="松山 ファミリー" w:date="2023-02-08T02:06:00Z">
              <w:r>
                <w:rPr>
                  <w:rFonts w:ascii="Times New Roman" w:eastAsia="ＭＳ 明朝" w:hAnsi="Times New Roman" w:cs="Times New Roman"/>
                  <w:color w:val="000000"/>
                  <w:kern w:val="0"/>
                  <w:szCs w:val="21"/>
                </w:rPr>
                <w:t>0</w:t>
              </w:r>
              <w:r>
                <w:rPr>
                  <w:color w:val="000000"/>
                  <w:kern w:val="0"/>
                </w:rPr>
                <w:t>.</w:t>
              </w:r>
            </w:ins>
            <w:r w:rsidR="00BA0D4A" w:rsidRPr="0048090B">
              <w:rPr>
                <w:rFonts w:ascii="Times New Roman" w:eastAsia="ＭＳ 明朝" w:hAnsi="Times New Roman" w:cs="Times New Roman"/>
                <w:color w:val="000000"/>
                <w:kern w:val="0"/>
                <w:szCs w:val="21"/>
              </w:rPr>
              <w:t>6</w:t>
            </w:r>
            <w:del w:id="3738"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778</w:t>
            </w:r>
            <w:del w:id="3739" w:author="松山 ファミリー" w:date="2023-02-08T02:06:00Z">
              <w:r w:rsidR="00BA0D4A" w:rsidRPr="0048090B" w:rsidDel="002E5AC4">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740" w:author="松山 ファミリー" w:date="2023-02-08T02:00:00Z">
              <w:tcPr>
                <w:tcW w:w="284" w:type="dxa"/>
                <w:tcBorders>
                  <w:top w:val="nil"/>
                  <w:left w:val="nil"/>
                  <w:bottom w:val="single" w:sz="4" w:space="0" w:color="auto"/>
                  <w:right w:val="single" w:sz="4" w:space="0" w:color="auto"/>
                </w:tcBorders>
              </w:tcPr>
            </w:tcPrChange>
          </w:tcPr>
          <w:p w14:paraId="3A061BCE"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741"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742" w:author="松山 ファミリー" w:date="2023-02-08T02:00:00Z">
              <w:tcPr>
                <w:tcW w:w="284" w:type="dxa"/>
                <w:tcBorders>
                  <w:top w:val="nil"/>
                  <w:left w:val="nil"/>
                  <w:bottom w:val="single" w:sz="4" w:space="0" w:color="auto"/>
                  <w:right w:val="single" w:sz="4" w:space="0" w:color="auto"/>
                </w:tcBorders>
              </w:tcPr>
            </w:tcPrChange>
          </w:tcPr>
          <w:p w14:paraId="7C08A9DB" w14:textId="63F45918" w:rsidR="00BA0D4A" w:rsidRPr="0048090B" w:rsidRDefault="00BA0D4A" w:rsidP="002E5AC4">
            <w:pPr>
              <w:widowControl/>
              <w:jc w:val="right"/>
              <w:rPr>
                <w:rFonts w:ascii="Times New Roman" w:eastAsia="ＭＳ 明朝" w:hAnsi="Times New Roman" w:cs="Times New Roman"/>
                <w:color w:val="000000"/>
                <w:kern w:val="0"/>
                <w:szCs w:val="21"/>
              </w:rPr>
              <w:pPrChange w:id="3743" w:author="松山 ファミリー" w:date="2023-02-08T02:05:00Z">
                <w:pPr>
                  <w:widowControl/>
                </w:pPr>
              </w:pPrChange>
            </w:pPr>
            <w:ins w:id="3744" w:author="松山　晃大" w:date="2023-02-08T02:01:00Z">
              <w:r w:rsidRPr="0048090B">
                <w:rPr>
                  <w:rFonts w:ascii="Times New Roman" w:eastAsia="ＭＳ 明朝" w:hAnsi="Times New Roman" w:cs="Times New Roman"/>
                  <w:color w:val="000000"/>
                  <w:kern w:val="0"/>
                  <w:szCs w:val="21"/>
                </w:rPr>
                <w:t>1650</w:t>
              </w:r>
            </w:ins>
          </w:p>
        </w:tc>
        <w:tc>
          <w:tcPr>
            <w:tcW w:w="1276" w:type="dxa"/>
            <w:tcBorders>
              <w:top w:val="nil"/>
              <w:left w:val="nil"/>
              <w:bottom w:val="single" w:sz="4" w:space="0" w:color="auto"/>
              <w:right w:val="single" w:sz="4" w:space="0" w:color="auto"/>
            </w:tcBorders>
            <w:vAlign w:val="center"/>
            <w:tcPrChange w:id="3745" w:author="松山 ファミリー" w:date="2023-02-08T02:00:00Z">
              <w:tcPr>
                <w:tcW w:w="284" w:type="dxa"/>
                <w:tcBorders>
                  <w:top w:val="nil"/>
                  <w:left w:val="nil"/>
                  <w:bottom w:val="single" w:sz="4" w:space="0" w:color="auto"/>
                  <w:right w:val="single" w:sz="4" w:space="0" w:color="auto"/>
                </w:tcBorders>
              </w:tcPr>
            </w:tcPrChange>
          </w:tcPr>
          <w:p w14:paraId="736921DA" w14:textId="2B9EA7B4" w:rsidR="00BA0D4A" w:rsidRPr="0048090B" w:rsidRDefault="00BA0D4A" w:rsidP="002E5AC4">
            <w:pPr>
              <w:widowControl/>
              <w:jc w:val="right"/>
              <w:rPr>
                <w:rFonts w:ascii="Times New Roman" w:eastAsia="ＭＳ 明朝" w:hAnsi="Times New Roman" w:cs="Times New Roman"/>
                <w:color w:val="000000"/>
                <w:kern w:val="0"/>
                <w:szCs w:val="21"/>
              </w:rPr>
              <w:pPrChange w:id="3746" w:author="松山 ファミリー" w:date="2023-02-08T02:05:00Z">
                <w:pPr>
                  <w:widowControl/>
                </w:pPr>
              </w:pPrChange>
            </w:pPr>
            <w:ins w:id="3747" w:author="松山　晃大" w:date="2023-02-08T02:01:00Z">
              <w:r w:rsidRPr="0048090B">
                <w:rPr>
                  <w:rFonts w:ascii="Times New Roman" w:eastAsia="ＭＳ 明朝" w:hAnsi="Times New Roman" w:cs="Times New Roman"/>
                  <w:color w:val="000000"/>
                  <w:kern w:val="0"/>
                  <w:szCs w:val="21"/>
                </w:rPr>
                <w:t>350</w:t>
              </w:r>
            </w:ins>
          </w:p>
        </w:tc>
        <w:tc>
          <w:tcPr>
            <w:tcW w:w="1559" w:type="dxa"/>
            <w:tcBorders>
              <w:top w:val="nil"/>
              <w:left w:val="nil"/>
              <w:bottom w:val="single" w:sz="4" w:space="0" w:color="auto"/>
              <w:right w:val="single" w:sz="4" w:space="0" w:color="auto"/>
            </w:tcBorders>
            <w:vAlign w:val="center"/>
            <w:tcPrChange w:id="3748" w:author="松山 ファミリー" w:date="2023-02-08T02:00:00Z">
              <w:tcPr>
                <w:tcW w:w="284" w:type="dxa"/>
                <w:tcBorders>
                  <w:top w:val="nil"/>
                  <w:left w:val="nil"/>
                  <w:bottom w:val="single" w:sz="4" w:space="0" w:color="auto"/>
                  <w:right w:val="single" w:sz="4" w:space="0" w:color="auto"/>
                </w:tcBorders>
              </w:tcPr>
            </w:tcPrChange>
          </w:tcPr>
          <w:p w14:paraId="2344AC98" w14:textId="5BA47024" w:rsidR="00BA0D4A" w:rsidRPr="0048090B" w:rsidRDefault="00BA0D4A" w:rsidP="002E5AC4">
            <w:pPr>
              <w:widowControl/>
              <w:jc w:val="right"/>
              <w:rPr>
                <w:rFonts w:ascii="Times New Roman" w:eastAsia="ＭＳ 明朝" w:hAnsi="Times New Roman" w:cs="Times New Roman"/>
                <w:color w:val="000000"/>
                <w:kern w:val="0"/>
                <w:szCs w:val="21"/>
              </w:rPr>
              <w:pPrChange w:id="3749" w:author="松山 ファミリー" w:date="2023-02-08T02:05:00Z">
                <w:pPr>
                  <w:widowControl/>
                </w:pPr>
              </w:pPrChange>
            </w:pPr>
            <w:ins w:id="3750" w:author="松山　晃大" w:date="2023-02-08T02:01:00Z">
              <w:r w:rsidRPr="0048090B">
                <w:rPr>
                  <w:rFonts w:ascii="Times New Roman" w:eastAsia="ＭＳ 明朝" w:hAnsi="Times New Roman" w:cs="Times New Roman"/>
                  <w:color w:val="000000"/>
                  <w:kern w:val="0"/>
                  <w:szCs w:val="21"/>
                </w:rPr>
                <w:t>2.955</w:t>
              </w:r>
              <w:del w:id="3751" w:author="松山 ファミリー" w:date="2023-02-08T02:06:00Z">
                <w:r w:rsidRPr="0048090B" w:rsidDel="002E5AC4">
                  <w:rPr>
                    <w:rFonts w:ascii="Times New Roman" w:eastAsia="ＭＳ 明朝" w:hAnsi="Times New Roman" w:cs="Times New Roman"/>
                    <w:color w:val="000000"/>
                    <w:kern w:val="0"/>
                    <w:szCs w:val="21"/>
                  </w:rPr>
                  <w:delText>.E-03</w:delText>
                </w:r>
              </w:del>
            </w:ins>
          </w:p>
        </w:tc>
      </w:tr>
    </w:tbl>
    <w:p w14:paraId="7ED87C47" w14:textId="77777777" w:rsidR="00F67D61" w:rsidRPr="0048090B" w:rsidRDefault="00F67D61" w:rsidP="00A007A1">
      <w:pPr>
        <w:widowControl/>
        <w:outlineLvl w:val="1"/>
        <w:rPr>
          <w:rStyle w:val="normaltextrun"/>
          <w:rFonts w:ascii="Times New Roman" w:eastAsia="ＭＳ 明朝" w:hAnsi="Times New Roman" w:cs="Times New Roman"/>
          <w:color w:val="000000" w:themeColor="text1"/>
          <w:szCs w:val="21"/>
        </w:rPr>
        <w:pPrChange w:id="3752" w:author="松山 ファミリー" w:date="2023-02-08T00:25:00Z">
          <w:pPr>
            <w:widowControl/>
            <w:jc w:val="left"/>
            <w:outlineLvl w:val="1"/>
          </w:pPr>
        </w:pPrChange>
      </w:pPr>
    </w:p>
    <w:p w14:paraId="5224B05E"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3753" w:name="_Toc126715570"/>
      <w:r w:rsidRPr="0048090B">
        <w:rPr>
          <w:rStyle w:val="normaltextrun"/>
          <w:rFonts w:ascii="Times New Roman" w:eastAsia="ＭＳ 明朝" w:hAnsi="Times New Roman" w:cs="Times New Roman"/>
          <w:sz w:val="21"/>
          <w:szCs w:val="21"/>
        </w:rPr>
        <w:t xml:space="preserve">220906CP_cell0.2g_4 </w:t>
      </w:r>
      <w:del w:id="3754" w:author="松山 ファミリー" w:date="2023-02-08T01:59:00Z">
        <w:r w:rsidRPr="0048090B" w:rsidDel="005A08DD">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3753"/>
    </w:p>
    <w:p w14:paraId="648EFAA9" w14:textId="77777777" w:rsidR="00F67D61" w:rsidRPr="0048090B" w:rsidRDefault="00F67D61" w:rsidP="00A007A1">
      <w:pPr>
        <w:pStyle w:val="a4"/>
        <w:widowControl/>
        <w:numPr>
          <w:ilvl w:val="0"/>
          <w:numId w:val="57"/>
        </w:numPr>
        <w:ind w:leftChars="0"/>
        <w:rPr>
          <w:rStyle w:val="normaltextrun"/>
          <w:rFonts w:ascii="Times New Roman" w:eastAsia="ＭＳ 明朝" w:hAnsi="Times New Roman" w:cs="Times New Roman"/>
          <w:szCs w:val="21"/>
        </w:rPr>
        <w:pPrChange w:id="3755" w:author="松山 ファミリー" w:date="2023-02-08T00:25:00Z">
          <w:pPr>
            <w:pStyle w:val="a4"/>
            <w:widowControl/>
            <w:numPr>
              <w:numId w:val="57"/>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C33108A" w14:textId="77777777" w:rsidR="00F67D61" w:rsidRPr="0048090B" w:rsidRDefault="00F67D61" w:rsidP="00A007A1">
      <w:pPr>
        <w:pStyle w:val="a4"/>
        <w:widowControl/>
        <w:numPr>
          <w:ilvl w:val="0"/>
          <w:numId w:val="57"/>
        </w:numPr>
        <w:ind w:leftChars="0"/>
        <w:rPr>
          <w:rStyle w:val="normaltextrun"/>
          <w:rFonts w:ascii="Times New Roman" w:eastAsia="ＭＳ 明朝" w:hAnsi="Times New Roman" w:cs="Times New Roman"/>
          <w:szCs w:val="21"/>
        </w:rPr>
        <w:pPrChange w:id="3756" w:author="松山 ファミリー" w:date="2023-02-08T00:25:00Z">
          <w:pPr>
            <w:pStyle w:val="a4"/>
            <w:widowControl/>
            <w:numPr>
              <w:numId w:val="57"/>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2E0E7499" w14:textId="77777777" w:rsidR="00F67D61" w:rsidRPr="0048090B" w:rsidRDefault="00F67D61" w:rsidP="00A007A1">
      <w:pPr>
        <w:pStyle w:val="a4"/>
        <w:widowControl/>
        <w:numPr>
          <w:ilvl w:val="0"/>
          <w:numId w:val="57"/>
        </w:numPr>
        <w:ind w:leftChars="0"/>
        <w:rPr>
          <w:rStyle w:val="normaltextrun"/>
          <w:rFonts w:ascii="Times New Roman" w:eastAsia="ＭＳ 明朝" w:hAnsi="Times New Roman" w:cs="Times New Roman"/>
          <w:szCs w:val="21"/>
        </w:rPr>
        <w:pPrChange w:id="3757" w:author="松山 ファミリー" w:date="2023-02-08T00:25:00Z">
          <w:pPr>
            <w:pStyle w:val="a4"/>
            <w:widowControl/>
            <w:numPr>
              <w:numId w:val="57"/>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B9BCBB9" w14:textId="77777777" w:rsidR="00F67D61" w:rsidRPr="0048090B" w:rsidRDefault="00F67D61" w:rsidP="00A007A1">
      <w:pPr>
        <w:pStyle w:val="a4"/>
        <w:widowControl/>
        <w:numPr>
          <w:ilvl w:val="0"/>
          <w:numId w:val="57"/>
        </w:numPr>
        <w:ind w:leftChars="0"/>
        <w:rPr>
          <w:rStyle w:val="normaltextrun"/>
          <w:rFonts w:ascii="Times New Roman" w:eastAsia="ＭＳ 明朝" w:hAnsi="Times New Roman" w:cs="Times New Roman"/>
          <w:szCs w:val="21"/>
        </w:rPr>
        <w:pPrChange w:id="3758" w:author="松山 ファミリー" w:date="2023-02-08T00:25:00Z">
          <w:pPr>
            <w:pStyle w:val="a4"/>
            <w:widowControl/>
            <w:numPr>
              <w:numId w:val="57"/>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22E3769D" w14:textId="77777777" w:rsidR="00F67D61" w:rsidRPr="0048090B" w:rsidRDefault="00F67D61" w:rsidP="00A007A1">
      <w:pPr>
        <w:pStyle w:val="a4"/>
        <w:widowControl/>
        <w:numPr>
          <w:ilvl w:val="0"/>
          <w:numId w:val="57"/>
        </w:numPr>
        <w:ind w:leftChars="0"/>
        <w:rPr>
          <w:rFonts w:ascii="Times New Roman" w:eastAsia="ＭＳ 明朝" w:hAnsi="Times New Roman" w:cs="Times New Roman"/>
          <w:szCs w:val="21"/>
        </w:rPr>
        <w:pPrChange w:id="3759" w:author="松山 ファミリー" w:date="2023-02-08T00:25:00Z">
          <w:pPr>
            <w:pStyle w:val="a4"/>
            <w:widowControl/>
            <w:numPr>
              <w:numId w:val="57"/>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0B4A2900" w14:textId="77777777" w:rsidR="00F67D61" w:rsidRPr="0048090B" w:rsidRDefault="00F67D61" w:rsidP="00A007A1">
      <w:pPr>
        <w:pStyle w:val="a4"/>
        <w:widowControl/>
        <w:numPr>
          <w:ilvl w:val="0"/>
          <w:numId w:val="57"/>
        </w:numPr>
        <w:ind w:leftChars="0"/>
        <w:rPr>
          <w:rFonts w:ascii="Times New Roman" w:eastAsia="ＭＳ 明朝" w:hAnsi="Times New Roman" w:cs="Times New Roman"/>
          <w:szCs w:val="21"/>
        </w:rPr>
        <w:pPrChange w:id="3760" w:author="松山 ファミリー" w:date="2023-02-08T00:25:00Z">
          <w:pPr>
            <w:pStyle w:val="a4"/>
            <w:widowControl/>
            <w:numPr>
              <w:numId w:val="57"/>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37138ED0" w14:textId="77777777" w:rsidR="00F67D61" w:rsidRPr="0048090B" w:rsidRDefault="00F67D61" w:rsidP="00A007A1">
      <w:pPr>
        <w:widowControl/>
        <w:rPr>
          <w:rFonts w:ascii="Times New Roman" w:eastAsia="ＭＳ 明朝" w:hAnsi="Times New Roman" w:cs="Times New Roman"/>
          <w:szCs w:val="21"/>
        </w:rPr>
        <w:pPrChange w:id="3761"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45A82AE"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F53FAC5" w14:textId="68CEE8D0"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-9</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3762" w:author="松山 ファミリー" w:date="2023-02-08T02:02: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3763">
          <w:tblGrid>
            <w:gridCol w:w="1300"/>
            <w:gridCol w:w="1300"/>
            <w:gridCol w:w="1506"/>
            <w:gridCol w:w="284"/>
            <w:gridCol w:w="284"/>
            <w:gridCol w:w="284"/>
            <w:gridCol w:w="284"/>
          </w:tblGrid>
        </w:tblGridChange>
      </w:tblGrid>
      <w:tr w:rsidR="00E74BEA" w:rsidRPr="0048090B" w14:paraId="6292F7F9" w14:textId="711FD3E2" w:rsidTr="00E74BEA">
        <w:trPr>
          <w:trHeight w:val="280"/>
          <w:trPrChange w:id="3764" w:author="松山 ファミリー" w:date="2023-02-08T02:02: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3765" w:author="松山 ファミリー" w:date="2023-02-08T02:02: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73C81BD3" w14:textId="77777777" w:rsidR="00E74BEA" w:rsidRPr="0048090B" w:rsidRDefault="00E74BEA" w:rsidP="00E74BEA">
            <w:pPr>
              <w:widowControl/>
              <w:rPr>
                <w:rFonts w:ascii="Times New Roman" w:eastAsia="ＭＳ 明朝" w:hAnsi="Times New Roman" w:cs="Times New Roman"/>
                <w:color w:val="000000"/>
                <w:kern w:val="0"/>
                <w:szCs w:val="21"/>
              </w:rPr>
              <w:pPrChange w:id="3766"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3767" w:author="松山 ファミリー" w:date="2023-02-08T02:02: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5EE059B3" w14:textId="77777777" w:rsidR="00E74BEA" w:rsidRPr="0048090B" w:rsidRDefault="00E74BEA" w:rsidP="00E74BEA">
            <w:pPr>
              <w:widowControl/>
              <w:rPr>
                <w:rFonts w:ascii="Times New Roman" w:eastAsia="ＭＳ 明朝" w:hAnsi="Times New Roman" w:cs="Times New Roman"/>
                <w:color w:val="000000"/>
                <w:kern w:val="0"/>
                <w:szCs w:val="21"/>
              </w:rPr>
              <w:pPrChange w:id="3768"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3769" w:author="松山 ファミリー" w:date="2023-02-08T02:02: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5FDDFF2B" w14:textId="77777777" w:rsidR="00E74BEA" w:rsidRPr="0048090B" w:rsidRDefault="00E74BEA" w:rsidP="00E74BEA">
            <w:pPr>
              <w:widowControl/>
              <w:rPr>
                <w:rFonts w:ascii="Times New Roman" w:eastAsia="ＭＳ 明朝" w:hAnsi="Times New Roman" w:cs="Times New Roman"/>
                <w:color w:val="000000"/>
                <w:kern w:val="0"/>
                <w:szCs w:val="21"/>
              </w:rPr>
              <w:pPrChange w:id="3770"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3771" w:author="松山 ファミリー" w:date="2023-02-08T02:02:00Z">
              <w:tcPr>
                <w:tcW w:w="284" w:type="dxa"/>
                <w:tcBorders>
                  <w:top w:val="single" w:sz="4" w:space="0" w:color="auto"/>
                  <w:left w:val="nil"/>
                  <w:bottom w:val="single" w:sz="4" w:space="0" w:color="auto"/>
                  <w:right w:val="single" w:sz="4" w:space="0" w:color="auto"/>
                </w:tcBorders>
              </w:tcPr>
            </w:tcPrChange>
          </w:tcPr>
          <w:p w14:paraId="48CC48B4"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3772" w:author="松山 ファミリー" w:date="2023-02-08T02:02:00Z">
              <w:tcPr>
                <w:tcW w:w="284" w:type="dxa"/>
                <w:tcBorders>
                  <w:top w:val="single" w:sz="4" w:space="0" w:color="auto"/>
                  <w:left w:val="nil"/>
                  <w:bottom w:val="single" w:sz="4" w:space="0" w:color="auto"/>
                  <w:right w:val="single" w:sz="4" w:space="0" w:color="auto"/>
                </w:tcBorders>
              </w:tcPr>
            </w:tcPrChange>
          </w:tcPr>
          <w:p w14:paraId="6D10860D" w14:textId="68AB03DC" w:rsidR="00E74BEA" w:rsidRPr="0048090B" w:rsidRDefault="00E74BEA" w:rsidP="00E74BEA">
            <w:pPr>
              <w:widowControl/>
              <w:rPr>
                <w:rFonts w:ascii="Times New Roman" w:eastAsia="ＭＳ 明朝" w:hAnsi="Times New Roman" w:cs="Times New Roman"/>
                <w:color w:val="000000"/>
                <w:kern w:val="0"/>
                <w:szCs w:val="21"/>
              </w:rPr>
            </w:pPr>
            <w:ins w:id="3773" w:author="松山　晃大" w:date="2023-02-08T02:02: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3774" w:author="松山 ファミリー" w:date="2023-02-08T02:02:00Z">
              <w:tcPr>
                <w:tcW w:w="284" w:type="dxa"/>
                <w:tcBorders>
                  <w:top w:val="single" w:sz="4" w:space="0" w:color="auto"/>
                  <w:left w:val="nil"/>
                  <w:bottom w:val="single" w:sz="4" w:space="0" w:color="auto"/>
                  <w:right w:val="single" w:sz="4" w:space="0" w:color="auto"/>
                </w:tcBorders>
              </w:tcPr>
            </w:tcPrChange>
          </w:tcPr>
          <w:p w14:paraId="2DF391CA" w14:textId="03C00D7B" w:rsidR="00E74BEA" w:rsidRPr="0048090B" w:rsidRDefault="00E74BEA" w:rsidP="00E74BEA">
            <w:pPr>
              <w:widowControl/>
              <w:rPr>
                <w:rFonts w:ascii="Times New Roman" w:eastAsia="ＭＳ 明朝" w:hAnsi="Times New Roman" w:cs="Times New Roman"/>
                <w:color w:val="000000"/>
                <w:kern w:val="0"/>
                <w:szCs w:val="21"/>
              </w:rPr>
            </w:pPr>
            <w:ins w:id="3775" w:author="松山　晃大" w:date="2023-02-08T02:02: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3776" w:author="松山 ファミリー" w:date="2023-02-08T02:02:00Z">
              <w:tcPr>
                <w:tcW w:w="284" w:type="dxa"/>
                <w:tcBorders>
                  <w:top w:val="single" w:sz="4" w:space="0" w:color="auto"/>
                  <w:left w:val="nil"/>
                  <w:bottom w:val="single" w:sz="4" w:space="0" w:color="auto"/>
                  <w:right w:val="single" w:sz="4" w:space="0" w:color="auto"/>
                </w:tcBorders>
              </w:tcPr>
            </w:tcPrChange>
          </w:tcPr>
          <w:p w14:paraId="742CCFF7" w14:textId="79D1D324" w:rsidR="00E74BEA" w:rsidRPr="0048090B" w:rsidRDefault="00E74BEA" w:rsidP="00E74BEA">
            <w:pPr>
              <w:widowControl/>
              <w:rPr>
                <w:rFonts w:ascii="Times New Roman" w:eastAsia="ＭＳ 明朝" w:hAnsi="Times New Roman" w:cs="Times New Roman"/>
                <w:color w:val="000000"/>
                <w:kern w:val="0"/>
                <w:szCs w:val="21"/>
              </w:rPr>
            </w:pPr>
            <w:ins w:id="3777" w:author="松山　晃大" w:date="2023-02-08T02:02:00Z">
              <w:r w:rsidRPr="0048090B">
                <w:rPr>
                  <w:rFonts w:ascii="Times New Roman" w:eastAsia="ＭＳ 明朝" w:hAnsi="Times New Roman" w:cs="Times New Roman"/>
                  <w:color w:val="000000"/>
                  <w:kern w:val="0"/>
                  <w:szCs w:val="21"/>
                </w:rPr>
                <w:t>濃度</w:t>
              </w:r>
            </w:ins>
          </w:p>
        </w:tc>
      </w:tr>
      <w:tr w:rsidR="00E74BEA" w:rsidRPr="0048090B" w14:paraId="1BC54EE6" w14:textId="3E7C6AED" w:rsidTr="00E74BEA">
        <w:trPr>
          <w:trHeight w:val="280"/>
          <w:trPrChange w:id="3778"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779"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B40061E" w14:textId="65A792AB" w:rsidR="00E74BEA" w:rsidRPr="0048090B" w:rsidRDefault="00E74BEA" w:rsidP="00E74BEA">
            <w:pPr>
              <w:widowControl/>
              <w:rPr>
                <w:rFonts w:ascii="Times New Roman" w:eastAsia="ＭＳ 明朝" w:hAnsi="Times New Roman" w:cs="Times New Roman"/>
                <w:color w:val="000000"/>
                <w:kern w:val="0"/>
                <w:szCs w:val="21"/>
              </w:rPr>
              <w:pPrChange w:id="3780"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3781" w:author="松山 ファミリー" w:date="2023-02-08T02:02:00Z">
              <w:r w:rsidRPr="0048090B" w:rsidDel="00E74BEA">
                <w:rPr>
                  <w:rFonts w:ascii="Times New Roman" w:eastAsia="ＭＳ 明朝" w:hAnsi="Times New Roman" w:cs="Times New Roman"/>
                  <w:color w:val="000000"/>
                  <w:kern w:val="0"/>
                  <w:szCs w:val="21"/>
                </w:rPr>
                <w:delText>sec</w:delText>
              </w:r>
            </w:del>
            <w:ins w:id="3782" w:author="松山 ファミリー" w:date="2023-02-08T02:02:00Z">
              <w:r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3783"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22376DA3" w14:textId="77777777" w:rsidR="00E74BEA" w:rsidRPr="0048090B" w:rsidRDefault="00E74BEA" w:rsidP="00E74BEA">
            <w:pPr>
              <w:widowControl/>
              <w:rPr>
                <w:rFonts w:ascii="Times New Roman" w:eastAsia="ＭＳ 明朝" w:hAnsi="Times New Roman" w:cs="Times New Roman"/>
                <w:color w:val="000000"/>
                <w:kern w:val="0"/>
                <w:szCs w:val="21"/>
              </w:rPr>
              <w:pPrChange w:id="3784"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3785"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4375DDA8" w14:textId="01756E64" w:rsidR="00E74BEA" w:rsidRPr="0048090B" w:rsidRDefault="00E74BEA" w:rsidP="00E74BEA">
            <w:pPr>
              <w:widowControl/>
              <w:rPr>
                <w:rFonts w:ascii="Times New Roman" w:eastAsia="ＭＳ 明朝" w:hAnsi="Times New Roman" w:cs="Times New Roman"/>
                <w:color w:val="000000"/>
                <w:kern w:val="0"/>
                <w:szCs w:val="21"/>
              </w:rPr>
              <w:pPrChange w:id="3786"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3787" w:author="松山 ファミリー" w:date="2023-02-08T02:05:00Z">
              <w:r w:rsidR="002E5AC4">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3788" w:author="松山 ファミリー" w:date="2023-02-08T02:02:00Z">
              <w:tcPr>
                <w:tcW w:w="284" w:type="dxa"/>
                <w:tcBorders>
                  <w:top w:val="nil"/>
                  <w:left w:val="nil"/>
                  <w:bottom w:val="single" w:sz="4" w:space="0" w:color="auto"/>
                  <w:right w:val="single" w:sz="4" w:space="0" w:color="auto"/>
                </w:tcBorders>
              </w:tcPr>
            </w:tcPrChange>
          </w:tcPr>
          <w:p w14:paraId="1814EDF8"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3789" w:author="松山 ファミリー" w:date="2023-02-08T02:02:00Z">
              <w:tcPr>
                <w:tcW w:w="284" w:type="dxa"/>
                <w:tcBorders>
                  <w:top w:val="nil"/>
                  <w:left w:val="nil"/>
                  <w:bottom w:val="single" w:sz="4" w:space="0" w:color="auto"/>
                  <w:right w:val="single" w:sz="4" w:space="0" w:color="auto"/>
                </w:tcBorders>
              </w:tcPr>
            </w:tcPrChange>
          </w:tcPr>
          <w:p w14:paraId="461EE88E" w14:textId="019DF369" w:rsidR="00E74BEA" w:rsidRPr="0048090B" w:rsidRDefault="00E74BEA" w:rsidP="00E74BEA">
            <w:pPr>
              <w:widowControl/>
              <w:rPr>
                <w:rFonts w:ascii="Times New Roman" w:eastAsia="ＭＳ 明朝" w:hAnsi="Times New Roman" w:cs="Times New Roman"/>
                <w:color w:val="000000"/>
                <w:kern w:val="0"/>
                <w:szCs w:val="21"/>
              </w:rPr>
            </w:pPr>
            <w:ins w:id="3790" w:author="松山　晃大" w:date="2023-02-08T02:02:00Z">
              <w:r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3791" w:author="松山 ファミリー" w:date="2023-02-08T02:02:00Z">
              <w:tcPr>
                <w:tcW w:w="284" w:type="dxa"/>
                <w:tcBorders>
                  <w:top w:val="nil"/>
                  <w:left w:val="nil"/>
                  <w:bottom w:val="single" w:sz="4" w:space="0" w:color="auto"/>
                  <w:right w:val="single" w:sz="4" w:space="0" w:color="auto"/>
                </w:tcBorders>
              </w:tcPr>
            </w:tcPrChange>
          </w:tcPr>
          <w:p w14:paraId="2ACC5CFD" w14:textId="238FA2D7" w:rsidR="00E74BEA" w:rsidRPr="0048090B" w:rsidRDefault="00E74BEA" w:rsidP="00E74BEA">
            <w:pPr>
              <w:widowControl/>
              <w:rPr>
                <w:rFonts w:ascii="Times New Roman" w:eastAsia="ＭＳ 明朝" w:hAnsi="Times New Roman" w:cs="Times New Roman"/>
                <w:color w:val="000000"/>
                <w:kern w:val="0"/>
                <w:szCs w:val="21"/>
              </w:rPr>
            </w:pPr>
            <w:ins w:id="3792" w:author="松山　晃大" w:date="2023-02-08T02:02: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3793" w:author="松山 ファミリー" w:date="2023-02-08T02:02:00Z">
              <w:tcPr>
                <w:tcW w:w="284" w:type="dxa"/>
                <w:tcBorders>
                  <w:top w:val="nil"/>
                  <w:left w:val="nil"/>
                  <w:bottom w:val="single" w:sz="4" w:space="0" w:color="auto"/>
                  <w:right w:val="single" w:sz="4" w:space="0" w:color="auto"/>
                </w:tcBorders>
              </w:tcPr>
            </w:tcPrChange>
          </w:tcPr>
          <w:p w14:paraId="7D1821BC" w14:textId="49BB4773" w:rsidR="00E74BEA" w:rsidRPr="0048090B" w:rsidRDefault="00E74BEA" w:rsidP="00E74BEA">
            <w:pPr>
              <w:widowControl/>
              <w:rPr>
                <w:rFonts w:ascii="Times New Roman" w:eastAsia="ＭＳ 明朝" w:hAnsi="Times New Roman" w:cs="Times New Roman"/>
                <w:color w:val="000000"/>
                <w:kern w:val="0"/>
                <w:szCs w:val="21"/>
              </w:rPr>
            </w:pPr>
            <w:ins w:id="3794" w:author="松山　晃大" w:date="2023-02-08T02:02:00Z">
              <w:r w:rsidRPr="0048090B">
                <w:rPr>
                  <w:rFonts w:ascii="Times New Roman" w:eastAsia="ＭＳ 明朝" w:hAnsi="Times New Roman" w:cs="Times New Roman"/>
                  <w:color w:val="000000"/>
                  <w:kern w:val="0"/>
                  <w:szCs w:val="21"/>
                </w:rPr>
                <w:t>/</w:t>
              </w:r>
            </w:ins>
            <w:ins w:id="3795" w:author="松山 ファミリー" w:date="2023-02-08T02:05:00Z">
              <w:r w:rsidR="002E5AC4">
                <w:rPr>
                  <w:rFonts w:ascii="Times New Roman" w:eastAsia="ＭＳ 明朝" w:hAnsi="Times New Roman" w:cs="Times New Roman"/>
                  <w:color w:val="000000"/>
                  <w:kern w:val="0"/>
                  <w:szCs w:val="21"/>
                </w:rPr>
                <w:t>m</w:t>
              </w:r>
            </w:ins>
            <w:ins w:id="3796" w:author="松山　晃大" w:date="2023-02-08T02:02:00Z">
              <w:r w:rsidRPr="0048090B">
                <w:rPr>
                  <w:rFonts w:ascii="Times New Roman" w:eastAsia="ＭＳ 明朝" w:hAnsi="Times New Roman" w:cs="Times New Roman"/>
                  <w:color w:val="000000"/>
                  <w:kern w:val="0"/>
                  <w:szCs w:val="21"/>
                </w:rPr>
                <w:t>M</w:t>
              </w:r>
            </w:ins>
          </w:p>
        </w:tc>
      </w:tr>
      <w:tr w:rsidR="00C567A1" w:rsidRPr="0048090B" w14:paraId="2CC24CF6" w14:textId="1F78744E" w:rsidTr="00E74BEA">
        <w:trPr>
          <w:trHeight w:val="280"/>
          <w:trPrChange w:id="3797"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798"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B70915D"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3799"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288585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3800"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255AF052"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3801" w:author="松山 ファミリー" w:date="2023-02-08T02:07:00Z">
              <w:r w:rsidRPr="0048090B" w:rsidDel="000A37BA">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3802" w:author="松山 ファミリー" w:date="2023-02-08T02:02:00Z">
              <w:tcPr>
                <w:tcW w:w="284" w:type="dxa"/>
                <w:tcBorders>
                  <w:top w:val="nil"/>
                  <w:left w:val="nil"/>
                  <w:bottom w:val="single" w:sz="4" w:space="0" w:color="auto"/>
                  <w:right w:val="single" w:sz="4" w:space="0" w:color="auto"/>
                </w:tcBorders>
              </w:tcPr>
            </w:tcPrChange>
          </w:tcPr>
          <w:p w14:paraId="2BF8CF38" w14:textId="77777777" w:rsidR="00C567A1" w:rsidRPr="0048090B" w:rsidRDefault="00C567A1" w:rsidP="002E5AC4">
            <w:pPr>
              <w:widowControl/>
              <w:jc w:val="right"/>
              <w:rPr>
                <w:rFonts w:ascii="Times New Roman" w:eastAsia="ＭＳ 明朝" w:hAnsi="Times New Roman" w:cs="Times New Roman"/>
                <w:color w:val="000000"/>
                <w:kern w:val="0"/>
                <w:szCs w:val="21"/>
              </w:rPr>
              <w:pPrChange w:id="3803"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804" w:author="松山 ファミリー" w:date="2023-02-08T02:02:00Z">
              <w:tcPr>
                <w:tcW w:w="284" w:type="dxa"/>
                <w:tcBorders>
                  <w:top w:val="nil"/>
                  <w:left w:val="nil"/>
                  <w:bottom w:val="single" w:sz="4" w:space="0" w:color="auto"/>
                  <w:right w:val="single" w:sz="4" w:space="0" w:color="auto"/>
                </w:tcBorders>
              </w:tcPr>
            </w:tcPrChange>
          </w:tcPr>
          <w:p w14:paraId="6B12A256" w14:textId="6AE8CF00" w:rsidR="00C567A1" w:rsidRPr="0048090B" w:rsidRDefault="00C567A1" w:rsidP="002E5AC4">
            <w:pPr>
              <w:widowControl/>
              <w:jc w:val="right"/>
              <w:rPr>
                <w:rFonts w:ascii="Times New Roman" w:eastAsia="ＭＳ 明朝" w:hAnsi="Times New Roman" w:cs="Times New Roman"/>
                <w:color w:val="000000"/>
                <w:kern w:val="0"/>
                <w:szCs w:val="21"/>
              </w:rPr>
              <w:pPrChange w:id="3805" w:author="松山 ファミリー" w:date="2023-02-08T02:05:00Z">
                <w:pPr>
                  <w:widowControl/>
                </w:pPr>
              </w:pPrChange>
            </w:pPr>
            <w:ins w:id="3806" w:author="松山　晃大" w:date="2023-02-08T02:03: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3807" w:author="松山 ファミリー" w:date="2023-02-08T02:02:00Z">
              <w:tcPr>
                <w:tcW w:w="284" w:type="dxa"/>
                <w:tcBorders>
                  <w:top w:val="nil"/>
                  <w:left w:val="nil"/>
                  <w:bottom w:val="single" w:sz="4" w:space="0" w:color="auto"/>
                  <w:right w:val="single" w:sz="4" w:space="0" w:color="auto"/>
                </w:tcBorders>
              </w:tcPr>
            </w:tcPrChange>
          </w:tcPr>
          <w:p w14:paraId="44EA9A74" w14:textId="1C4EE78A" w:rsidR="00C567A1" w:rsidRPr="0048090B" w:rsidRDefault="00C567A1" w:rsidP="002E5AC4">
            <w:pPr>
              <w:widowControl/>
              <w:jc w:val="right"/>
              <w:rPr>
                <w:rFonts w:ascii="Times New Roman" w:eastAsia="ＭＳ 明朝" w:hAnsi="Times New Roman" w:cs="Times New Roman"/>
                <w:color w:val="000000"/>
                <w:kern w:val="0"/>
                <w:szCs w:val="21"/>
              </w:rPr>
              <w:pPrChange w:id="3808" w:author="松山 ファミリー" w:date="2023-02-08T02:05:00Z">
                <w:pPr>
                  <w:widowControl/>
                </w:pPr>
              </w:pPrChange>
            </w:pPr>
            <w:ins w:id="3809" w:author="松山　晃大" w:date="2023-02-08T02:03:00Z">
              <w:r w:rsidRPr="0048090B">
                <w:rPr>
                  <w:rFonts w:ascii="Times New Roman" w:eastAsia="ＭＳ 明朝" w:hAnsi="Times New Roman" w:cs="Times New Roman"/>
                  <w:color w:val="000000"/>
                  <w:kern w:val="0"/>
                  <w:szCs w:val="21"/>
                </w:rPr>
                <w:t>300</w:t>
              </w:r>
            </w:ins>
          </w:p>
        </w:tc>
        <w:tc>
          <w:tcPr>
            <w:tcW w:w="1559" w:type="dxa"/>
            <w:tcBorders>
              <w:top w:val="nil"/>
              <w:left w:val="nil"/>
              <w:bottom w:val="single" w:sz="4" w:space="0" w:color="auto"/>
              <w:right w:val="single" w:sz="4" w:space="0" w:color="auto"/>
            </w:tcBorders>
            <w:vAlign w:val="center"/>
            <w:tcPrChange w:id="3810" w:author="松山 ファミリー" w:date="2023-02-08T02:02:00Z">
              <w:tcPr>
                <w:tcW w:w="284" w:type="dxa"/>
                <w:tcBorders>
                  <w:top w:val="nil"/>
                  <w:left w:val="nil"/>
                  <w:bottom w:val="single" w:sz="4" w:space="0" w:color="auto"/>
                  <w:right w:val="single" w:sz="4" w:space="0" w:color="auto"/>
                </w:tcBorders>
              </w:tcPr>
            </w:tcPrChange>
          </w:tcPr>
          <w:p w14:paraId="77342C7A" w14:textId="3EC6F59E" w:rsidR="00C567A1" w:rsidRPr="0048090B" w:rsidRDefault="00C567A1" w:rsidP="002E5AC4">
            <w:pPr>
              <w:widowControl/>
              <w:jc w:val="right"/>
              <w:rPr>
                <w:rFonts w:ascii="Times New Roman" w:eastAsia="ＭＳ 明朝" w:hAnsi="Times New Roman" w:cs="Times New Roman"/>
                <w:color w:val="000000"/>
                <w:kern w:val="0"/>
                <w:szCs w:val="21"/>
              </w:rPr>
              <w:pPrChange w:id="3811" w:author="松山 ファミリー" w:date="2023-02-08T02:05:00Z">
                <w:pPr>
                  <w:widowControl/>
                </w:pPr>
              </w:pPrChange>
            </w:pPr>
            <w:ins w:id="3812" w:author="松山　晃大" w:date="2023-02-08T02:03:00Z">
              <w:r w:rsidRPr="0048090B">
                <w:rPr>
                  <w:rFonts w:ascii="Times New Roman" w:eastAsia="ＭＳ 明朝" w:hAnsi="Times New Roman" w:cs="Times New Roman"/>
                  <w:color w:val="000000"/>
                  <w:kern w:val="0"/>
                  <w:szCs w:val="21"/>
                </w:rPr>
                <w:t>2.535</w:t>
              </w:r>
              <w:del w:id="3813" w:author="松山 ファミリー" w:date="2023-02-08T02:07:00Z">
                <w:r w:rsidRPr="0048090B" w:rsidDel="000A37BA">
                  <w:rPr>
                    <w:rFonts w:ascii="Times New Roman" w:eastAsia="ＭＳ 明朝" w:hAnsi="Times New Roman" w:cs="Times New Roman"/>
                    <w:color w:val="000000"/>
                    <w:kern w:val="0"/>
                    <w:szCs w:val="21"/>
                  </w:rPr>
                  <w:delText>.E-03</w:delText>
                </w:r>
              </w:del>
            </w:ins>
          </w:p>
        </w:tc>
      </w:tr>
      <w:tr w:rsidR="00C567A1" w:rsidRPr="0048090B" w14:paraId="69557C4C" w14:textId="560EB530" w:rsidTr="00E74BEA">
        <w:trPr>
          <w:trHeight w:val="280"/>
          <w:trPrChange w:id="3814"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815"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50F44A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3816"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25CA430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3817"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5B79C3B2" w14:textId="35211E69" w:rsidR="00C567A1" w:rsidRPr="0048090B" w:rsidRDefault="000A37BA" w:rsidP="002E5AC4">
            <w:pPr>
              <w:widowControl/>
              <w:jc w:val="right"/>
              <w:rPr>
                <w:rFonts w:ascii="Times New Roman" w:eastAsia="ＭＳ 明朝" w:hAnsi="Times New Roman" w:cs="Times New Roman"/>
                <w:color w:val="000000"/>
                <w:kern w:val="0"/>
                <w:szCs w:val="21"/>
              </w:rPr>
            </w:pPr>
            <w:ins w:id="3818" w:author="松山 ファミリー" w:date="2023-02-08T02:07:00Z">
              <w:r>
                <w:rPr>
                  <w:rFonts w:ascii="Times New Roman" w:eastAsia="ＭＳ 明朝" w:hAnsi="Times New Roman" w:cs="Times New Roman"/>
                  <w:color w:val="000000"/>
                  <w:kern w:val="0"/>
                  <w:szCs w:val="21"/>
                </w:rPr>
                <w:t>0</w:t>
              </w:r>
              <w:r>
                <w:rPr>
                  <w:color w:val="000000"/>
                  <w:kern w:val="0"/>
                </w:rPr>
                <w:t>.</w:t>
              </w:r>
            </w:ins>
            <w:r w:rsidR="00C567A1" w:rsidRPr="0048090B">
              <w:rPr>
                <w:rFonts w:ascii="Times New Roman" w:eastAsia="ＭＳ 明朝" w:hAnsi="Times New Roman" w:cs="Times New Roman"/>
                <w:color w:val="000000"/>
                <w:kern w:val="0"/>
                <w:szCs w:val="21"/>
              </w:rPr>
              <w:t>4</w:t>
            </w:r>
            <w:del w:id="3819" w:author="松山 ファミリー" w:date="2023-02-08T02:07:00Z">
              <w:r w:rsidR="00C567A1" w:rsidRPr="0048090B" w:rsidDel="000A37BA">
                <w:rPr>
                  <w:rFonts w:ascii="Times New Roman" w:eastAsia="ＭＳ 明朝" w:hAnsi="Times New Roman" w:cs="Times New Roman"/>
                  <w:color w:val="000000"/>
                  <w:kern w:val="0"/>
                  <w:szCs w:val="21"/>
                </w:rPr>
                <w:delText>.</w:delText>
              </w:r>
            </w:del>
            <w:r w:rsidR="00C567A1" w:rsidRPr="0048090B">
              <w:rPr>
                <w:rFonts w:ascii="Times New Roman" w:eastAsia="ＭＳ 明朝" w:hAnsi="Times New Roman" w:cs="Times New Roman"/>
                <w:color w:val="000000"/>
                <w:kern w:val="0"/>
                <w:szCs w:val="21"/>
              </w:rPr>
              <w:t>238</w:t>
            </w:r>
            <w:del w:id="3820" w:author="松山 ファミリー" w:date="2023-02-08T02:07:00Z">
              <w:r w:rsidR="00C567A1" w:rsidRPr="0048090B" w:rsidDel="000A37BA">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821" w:author="松山 ファミリー" w:date="2023-02-08T02:02:00Z">
              <w:tcPr>
                <w:tcW w:w="284" w:type="dxa"/>
                <w:tcBorders>
                  <w:top w:val="nil"/>
                  <w:left w:val="nil"/>
                  <w:bottom w:val="single" w:sz="4" w:space="0" w:color="auto"/>
                  <w:right w:val="single" w:sz="4" w:space="0" w:color="auto"/>
                </w:tcBorders>
              </w:tcPr>
            </w:tcPrChange>
          </w:tcPr>
          <w:p w14:paraId="2269D71F" w14:textId="77777777" w:rsidR="00C567A1" w:rsidRPr="0048090B" w:rsidRDefault="00C567A1" w:rsidP="002E5AC4">
            <w:pPr>
              <w:widowControl/>
              <w:jc w:val="right"/>
              <w:rPr>
                <w:rFonts w:ascii="Times New Roman" w:eastAsia="ＭＳ 明朝" w:hAnsi="Times New Roman" w:cs="Times New Roman"/>
                <w:color w:val="000000"/>
                <w:kern w:val="0"/>
                <w:szCs w:val="21"/>
              </w:rPr>
              <w:pPrChange w:id="3822"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823" w:author="松山 ファミリー" w:date="2023-02-08T02:02:00Z">
              <w:tcPr>
                <w:tcW w:w="284" w:type="dxa"/>
                <w:tcBorders>
                  <w:top w:val="nil"/>
                  <w:left w:val="nil"/>
                  <w:bottom w:val="single" w:sz="4" w:space="0" w:color="auto"/>
                  <w:right w:val="single" w:sz="4" w:space="0" w:color="auto"/>
                </w:tcBorders>
              </w:tcPr>
            </w:tcPrChange>
          </w:tcPr>
          <w:p w14:paraId="0D49D605" w14:textId="5B3A40CE" w:rsidR="00C567A1" w:rsidRPr="0048090B" w:rsidRDefault="00C567A1" w:rsidP="002E5AC4">
            <w:pPr>
              <w:widowControl/>
              <w:jc w:val="right"/>
              <w:rPr>
                <w:rFonts w:ascii="Times New Roman" w:eastAsia="ＭＳ 明朝" w:hAnsi="Times New Roman" w:cs="Times New Roman"/>
                <w:color w:val="000000"/>
                <w:kern w:val="0"/>
                <w:szCs w:val="21"/>
              </w:rPr>
              <w:pPrChange w:id="3824" w:author="松山 ファミリー" w:date="2023-02-08T02:05:00Z">
                <w:pPr>
                  <w:widowControl/>
                </w:pPr>
              </w:pPrChange>
            </w:pPr>
            <w:ins w:id="3825" w:author="松山　晃大" w:date="2023-02-08T02:03: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3826" w:author="松山 ファミリー" w:date="2023-02-08T02:02:00Z">
              <w:tcPr>
                <w:tcW w:w="284" w:type="dxa"/>
                <w:tcBorders>
                  <w:top w:val="nil"/>
                  <w:left w:val="nil"/>
                  <w:bottom w:val="single" w:sz="4" w:space="0" w:color="auto"/>
                  <w:right w:val="single" w:sz="4" w:space="0" w:color="auto"/>
                </w:tcBorders>
              </w:tcPr>
            </w:tcPrChange>
          </w:tcPr>
          <w:p w14:paraId="64A440A7" w14:textId="5BFB37FF" w:rsidR="00C567A1" w:rsidRPr="0048090B" w:rsidRDefault="00C567A1" w:rsidP="002E5AC4">
            <w:pPr>
              <w:widowControl/>
              <w:jc w:val="right"/>
              <w:rPr>
                <w:rFonts w:ascii="Times New Roman" w:eastAsia="ＭＳ 明朝" w:hAnsi="Times New Roman" w:cs="Times New Roman"/>
                <w:color w:val="000000"/>
                <w:kern w:val="0"/>
                <w:szCs w:val="21"/>
              </w:rPr>
              <w:pPrChange w:id="3827" w:author="松山 ファミリー" w:date="2023-02-08T02:05:00Z">
                <w:pPr>
                  <w:widowControl/>
                </w:pPr>
              </w:pPrChange>
            </w:pPr>
            <w:ins w:id="3828" w:author="松山　晃大" w:date="2023-02-08T02:03:00Z">
              <w:r w:rsidRPr="0048090B">
                <w:rPr>
                  <w:rFonts w:ascii="Times New Roman" w:eastAsia="ＭＳ 明朝" w:hAnsi="Times New Roman" w:cs="Times New Roman"/>
                  <w:color w:val="000000"/>
                  <w:kern w:val="0"/>
                  <w:szCs w:val="21"/>
                </w:rPr>
                <w:t>400</w:t>
              </w:r>
            </w:ins>
          </w:p>
        </w:tc>
        <w:tc>
          <w:tcPr>
            <w:tcW w:w="1559" w:type="dxa"/>
            <w:tcBorders>
              <w:top w:val="nil"/>
              <w:left w:val="nil"/>
              <w:bottom w:val="single" w:sz="4" w:space="0" w:color="auto"/>
              <w:right w:val="single" w:sz="4" w:space="0" w:color="auto"/>
            </w:tcBorders>
            <w:vAlign w:val="center"/>
            <w:tcPrChange w:id="3829" w:author="松山 ファミリー" w:date="2023-02-08T02:02:00Z">
              <w:tcPr>
                <w:tcW w:w="284" w:type="dxa"/>
                <w:tcBorders>
                  <w:top w:val="nil"/>
                  <w:left w:val="nil"/>
                  <w:bottom w:val="single" w:sz="4" w:space="0" w:color="auto"/>
                  <w:right w:val="single" w:sz="4" w:space="0" w:color="auto"/>
                </w:tcBorders>
              </w:tcPr>
            </w:tcPrChange>
          </w:tcPr>
          <w:p w14:paraId="0C512169" w14:textId="4D8E2ED5" w:rsidR="00C567A1" w:rsidRPr="0048090B" w:rsidRDefault="00C567A1" w:rsidP="002E5AC4">
            <w:pPr>
              <w:widowControl/>
              <w:jc w:val="right"/>
              <w:rPr>
                <w:rFonts w:ascii="Times New Roman" w:eastAsia="ＭＳ 明朝" w:hAnsi="Times New Roman" w:cs="Times New Roman"/>
                <w:color w:val="000000"/>
                <w:kern w:val="0"/>
                <w:szCs w:val="21"/>
              </w:rPr>
              <w:pPrChange w:id="3830" w:author="松山 ファミリー" w:date="2023-02-08T02:05:00Z">
                <w:pPr>
                  <w:widowControl/>
                </w:pPr>
              </w:pPrChange>
            </w:pPr>
            <w:ins w:id="3831" w:author="松山　晃大" w:date="2023-02-08T02:03:00Z">
              <w:r w:rsidRPr="0048090B">
                <w:rPr>
                  <w:rFonts w:ascii="Times New Roman" w:eastAsia="ＭＳ 明朝" w:hAnsi="Times New Roman" w:cs="Times New Roman"/>
                  <w:color w:val="000000"/>
                  <w:kern w:val="0"/>
                  <w:szCs w:val="21"/>
                </w:rPr>
                <w:t>3.375</w:t>
              </w:r>
              <w:del w:id="3832" w:author="松山 ファミリー" w:date="2023-02-08T02:07:00Z">
                <w:r w:rsidRPr="0048090B" w:rsidDel="000A37BA">
                  <w:rPr>
                    <w:rFonts w:ascii="Times New Roman" w:eastAsia="ＭＳ 明朝" w:hAnsi="Times New Roman" w:cs="Times New Roman"/>
                    <w:color w:val="000000"/>
                    <w:kern w:val="0"/>
                    <w:szCs w:val="21"/>
                  </w:rPr>
                  <w:delText>.E-03</w:delText>
                </w:r>
              </w:del>
            </w:ins>
          </w:p>
        </w:tc>
      </w:tr>
      <w:tr w:rsidR="00C567A1" w:rsidRPr="0048090B" w14:paraId="247E50AC" w14:textId="7FE23092" w:rsidTr="00E74BEA">
        <w:trPr>
          <w:trHeight w:val="280"/>
          <w:trPrChange w:id="3833"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834"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8E5A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3835"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632E353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3836"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7EBC9A74" w14:textId="15665E48" w:rsidR="00C567A1" w:rsidRPr="0048090B" w:rsidRDefault="000A37BA" w:rsidP="002E5AC4">
            <w:pPr>
              <w:widowControl/>
              <w:jc w:val="right"/>
              <w:rPr>
                <w:rFonts w:ascii="Times New Roman" w:eastAsia="ＭＳ 明朝" w:hAnsi="Times New Roman" w:cs="Times New Roman"/>
                <w:color w:val="000000"/>
                <w:kern w:val="0"/>
                <w:szCs w:val="21"/>
              </w:rPr>
            </w:pPr>
            <w:ins w:id="3837" w:author="松山 ファミリー" w:date="2023-02-08T02:07:00Z">
              <w:r>
                <w:rPr>
                  <w:rFonts w:ascii="Times New Roman" w:eastAsia="ＭＳ 明朝" w:hAnsi="Times New Roman" w:cs="Times New Roman"/>
                  <w:color w:val="000000"/>
                  <w:kern w:val="0"/>
                  <w:szCs w:val="21"/>
                </w:rPr>
                <w:t>0</w:t>
              </w:r>
              <w:r>
                <w:rPr>
                  <w:color w:val="000000"/>
                  <w:kern w:val="0"/>
                </w:rPr>
                <w:t>.</w:t>
              </w:r>
            </w:ins>
            <w:r w:rsidR="00C567A1" w:rsidRPr="0048090B">
              <w:rPr>
                <w:rFonts w:ascii="Times New Roman" w:eastAsia="ＭＳ 明朝" w:hAnsi="Times New Roman" w:cs="Times New Roman"/>
                <w:color w:val="000000"/>
                <w:kern w:val="0"/>
                <w:szCs w:val="21"/>
              </w:rPr>
              <w:t>8</w:t>
            </w:r>
            <w:del w:id="3838" w:author="松山 ファミリー" w:date="2023-02-08T02:07:00Z">
              <w:r w:rsidR="00C567A1" w:rsidRPr="0048090B" w:rsidDel="000A37BA">
                <w:rPr>
                  <w:rFonts w:ascii="Times New Roman" w:eastAsia="ＭＳ 明朝" w:hAnsi="Times New Roman" w:cs="Times New Roman"/>
                  <w:color w:val="000000"/>
                  <w:kern w:val="0"/>
                  <w:szCs w:val="21"/>
                </w:rPr>
                <w:delText>.</w:delText>
              </w:r>
            </w:del>
            <w:r w:rsidR="00C567A1" w:rsidRPr="0048090B">
              <w:rPr>
                <w:rFonts w:ascii="Times New Roman" w:eastAsia="ＭＳ 明朝" w:hAnsi="Times New Roman" w:cs="Times New Roman"/>
                <w:color w:val="000000"/>
                <w:kern w:val="0"/>
                <w:szCs w:val="21"/>
              </w:rPr>
              <w:t>470</w:t>
            </w:r>
            <w:del w:id="3839" w:author="松山 ファミリー" w:date="2023-02-08T02:07:00Z">
              <w:r w:rsidR="00C567A1" w:rsidRPr="0048090B" w:rsidDel="000A37BA">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840" w:author="松山 ファミリー" w:date="2023-02-08T02:02:00Z">
              <w:tcPr>
                <w:tcW w:w="284" w:type="dxa"/>
                <w:tcBorders>
                  <w:top w:val="nil"/>
                  <w:left w:val="nil"/>
                  <w:bottom w:val="single" w:sz="4" w:space="0" w:color="auto"/>
                  <w:right w:val="single" w:sz="4" w:space="0" w:color="auto"/>
                </w:tcBorders>
              </w:tcPr>
            </w:tcPrChange>
          </w:tcPr>
          <w:p w14:paraId="1B38B762" w14:textId="77777777" w:rsidR="00C567A1" w:rsidRPr="0048090B" w:rsidRDefault="00C567A1" w:rsidP="002E5AC4">
            <w:pPr>
              <w:widowControl/>
              <w:jc w:val="right"/>
              <w:rPr>
                <w:rFonts w:ascii="Times New Roman" w:eastAsia="ＭＳ 明朝" w:hAnsi="Times New Roman" w:cs="Times New Roman"/>
                <w:color w:val="000000"/>
                <w:kern w:val="0"/>
                <w:szCs w:val="21"/>
              </w:rPr>
              <w:pPrChange w:id="3841"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842" w:author="松山 ファミリー" w:date="2023-02-08T02:02:00Z">
              <w:tcPr>
                <w:tcW w:w="284" w:type="dxa"/>
                <w:tcBorders>
                  <w:top w:val="nil"/>
                  <w:left w:val="nil"/>
                  <w:bottom w:val="single" w:sz="4" w:space="0" w:color="auto"/>
                  <w:right w:val="single" w:sz="4" w:space="0" w:color="auto"/>
                </w:tcBorders>
              </w:tcPr>
            </w:tcPrChange>
          </w:tcPr>
          <w:p w14:paraId="236E3F43" w14:textId="4E00E716" w:rsidR="00C567A1" w:rsidRPr="0048090B" w:rsidRDefault="00C567A1" w:rsidP="002E5AC4">
            <w:pPr>
              <w:widowControl/>
              <w:jc w:val="right"/>
              <w:rPr>
                <w:rFonts w:ascii="Times New Roman" w:eastAsia="ＭＳ 明朝" w:hAnsi="Times New Roman" w:cs="Times New Roman"/>
                <w:color w:val="000000"/>
                <w:kern w:val="0"/>
                <w:szCs w:val="21"/>
              </w:rPr>
              <w:pPrChange w:id="3843" w:author="松山 ファミリー" w:date="2023-02-08T02:05:00Z">
                <w:pPr>
                  <w:widowControl/>
                </w:pPr>
              </w:pPrChange>
            </w:pPr>
            <w:ins w:id="3844" w:author="松山　晃大" w:date="2023-02-08T02:03:00Z">
              <w:r w:rsidRPr="0048090B">
                <w:rPr>
                  <w:rFonts w:ascii="Times New Roman" w:eastAsia="ＭＳ 明朝"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3845" w:author="松山 ファミリー" w:date="2023-02-08T02:02:00Z">
              <w:tcPr>
                <w:tcW w:w="284" w:type="dxa"/>
                <w:tcBorders>
                  <w:top w:val="nil"/>
                  <w:left w:val="nil"/>
                  <w:bottom w:val="single" w:sz="4" w:space="0" w:color="auto"/>
                  <w:right w:val="single" w:sz="4" w:space="0" w:color="auto"/>
                </w:tcBorders>
              </w:tcPr>
            </w:tcPrChange>
          </w:tcPr>
          <w:p w14:paraId="577DA84F" w14:textId="16196074" w:rsidR="00C567A1" w:rsidRPr="0048090B" w:rsidRDefault="00C567A1" w:rsidP="002E5AC4">
            <w:pPr>
              <w:widowControl/>
              <w:jc w:val="right"/>
              <w:rPr>
                <w:rFonts w:ascii="Times New Roman" w:eastAsia="ＭＳ 明朝" w:hAnsi="Times New Roman" w:cs="Times New Roman"/>
                <w:color w:val="000000"/>
                <w:kern w:val="0"/>
                <w:szCs w:val="21"/>
              </w:rPr>
              <w:pPrChange w:id="3846" w:author="松山 ファミリー" w:date="2023-02-08T02:05:00Z">
                <w:pPr>
                  <w:widowControl/>
                </w:pPr>
              </w:pPrChange>
            </w:pPr>
            <w:ins w:id="3847" w:author="松山　晃大" w:date="2023-02-08T02:03:00Z">
              <w:r w:rsidRPr="0048090B">
                <w:rPr>
                  <w:rFonts w:ascii="Times New Roman" w:eastAsia="ＭＳ 明朝"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3848" w:author="松山 ファミリー" w:date="2023-02-08T02:02:00Z">
              <w:tcPr>
                <w:tcW w:w="284" w:type="dxa"/>
                <w:tcBorders>
                  <w:top w:val="nil"/>
                  <w:left w:val="nil"/>
                  <w:bottom w:val="single" w:sz="4" w:space="0" w:color="auto"/>
                  <w:right w:val="single" w:sz="4" w:space="0" w:color="auto"/>
                </w:tcBorders>
              </w:tcPr>
            </w:tcPrChange>
          </w:tcPr>
          <w:p w14:paraId="0AAEB6AB" w14:textId="2291F959" w:rsidR="00C567A1" w:rsidRPr="0048090B" w:rsidRDefault="00C567A1" w:rsidP="002E5AC4">
            <w:pPr>
              <w:widowControl/>
              <w:jc w:val="right"/>
              <w:rPr>
                <w:rFonts w:ascii="Times New Roman" w:eastAsia="ＭＳ 明朝" w:hAnsi="Times New Roman" w:cs="Times New Roman"/>
                <w:color w:val="000000"/>
                <w:kern w:val="0"/>
                <w:szCs w:val="21"/>
              </w:rPr>
              <w:pPrChange w:id="3849" w:author="松山 ファミリー" w:date="2023-02-08T02:05:00Z">
                <w:pPr>
                  <w:widowControl/>
                </w:pPr>
              </w:pPrChange>
            </w:pPr>
            <w:ins w:id="3850" w:author="松山　晃大" w:date="2023-02-08T02:03:00Z">
              <w:r w:rsidRPr="0048090B">
                <w:rPr>
                  <w:rFonts w:ascii="Times New Roman" w:eastAsia="ＭＳ 明朝" w:hAnsi="Times New Roman" w:cs="Times New Roman"/>
                  <w:color w:val="000000"/>
                  <w:kern w:val="0"/>
                  <w:szCs w:val="21"/>
                </w:rPr>
                <w:t>4.214</w:t>
              </w:r>
              <w:del w:id="3851" w:author="松山 ファミリー" w:date="2023-02-08T02:07:00Z">
                <w:r w:rsidRPr="0048090B" w:rsidDel="000A37BA">
                  <w:rPr>
                    <w:rFonts w:ascii="Times New Roman" w:eastAsia="ＭＳ 明朝" w:hAnsi="Times New Roman" w:cs="Times New Roman"/>
                    <w:color w:val="000000"/>
                    <w:kern w:val="0"/>
                    <w:szCs w:val="21"/>
                  </w:rPr>
                  <w:delText>.E-03</w:delText>
                </w:r>
              </w:del>
            </w:ins>
          </w:p>
        </w:tc>
      </w:tr>
      <w:tr w:rsidR="00C567A1" w:rsidRPr="0048090B" w14:paraId="7835F9DD" w14:textId="4B0CD13A" w:rsidTr="00E74BEA">
        <w:trPr>
          <w:trHeight w:val="280"/>
          <w:trPrChange w:id="3852"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853"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CE9AC2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3854"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4B7D391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3855"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1E031B2B"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del w:id="3856" w:author="松山 ファミリー" w:date="2023-02-08T02:07:00Z">
              <w:r w:rsidRPr="0048090B" w:rsidDel="000A37BA">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857" w:author="松山 ファミリー" w:date="2023-02-08T02:02:00Z">
              <w:tcPr>
                <w:tcW w:w="284" w:type="dxa"/>
                <w:tcBorders>
                  <w:top w:val="nil"/>
                  <w:left w:val="nil"/>
                  <w:bottom w:val="single" w:sz="4" w:space="0" w:color="auto"/>
                  <w:right w:val="single" w:sz="4" w:space="0" w:color="auto"/>
                </w:tcBorders>
              </w:tcPr>
            </w:tcPrChange>
          </w:tcPr>
          <w:p w14:paraId="5FDED339" w14:textId="77777777" w:rsidR="00C567A1" w:rsidRPr="0048090B" w:rsidRDefault="00C567A1" w:rsidP="002E5AC4">
            <w:pPr>
              <w:widowControl/>
              <w:jc w:val="right"/>
              <w:rPr>
                <w:rFonts w:ascii="Times New Roman" w:eastAsia="ＭＳ 明朝" w:hAnsi="Times New Roman" w:cs="Times New Roman"/>
                <w:color w:val="000000"/>
                <w:kern w:val="0"/>
                <w:szCs w:val="21"/>
              </w:rPr>
              <w:pPrChange w:id="3858"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859" w:author="松山 ファミリー" w:date="2023-02-08T02:02:00Z">
              <w:tcPr>
                <w:tcW w:w="284" w:type="dxa"/>
                <w:tcBorders>
                  <w:top w:val="nil"/>
                  <w:left w:val="nil"/>
                  <w:bottom w:val="single" w:sz="4" w:space="0" w:color="auto"/>
                  <w:right w:val="single" w:sz="4" w:space="0" w:color="auto"/>
                </w:tcBorders>
              </w:tcPr>
            </w:tcPrChange>
          </w:tcPr>
          <w:p w14:paraId="45C37523" w14:textId="03B8C23C" w:rsidR="00C567A1" w:rsidRPr="0048090B" w:rsidRDefault="00C567A1" w:rsidP="002E5AC4">
            <w:pPr>
              <w:widowControl/>
              <w:jc w:val="right"/>
              <w:rPr>
                <w:rFonts w:ascii="Times New Roman" w:eastAsia="ＭＳ 明朝" w:hAnsi="Times New Roman" w:cs="Times New Roman"/>
                <w:color w:val="000000"/>
                <w:kern w:val="0"/>
                <w:szCs w:val="21"/>
              </w:rPr>
              <w:pPrChange w:id="3860" w:author="松山 ファミリー" w:date="2023-02-08T02:05:00Z">
                <w:pPr>
                  <w:widowControl/>
                </w:pPr>
              </w:pPrChange>
            </w:pPr>
            <w:ins w:id="3861" w:author="松山　晃大" w:date="2023-02-08T02:03: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3862" w:author="松山 ファミリー" w:date="2023-02-08T02:02:00Z">
              <w:tcPr>
                <w:tcW w:w="284" w:type="dxa"/>
                <w:tcBorders>
                  <w:top w:val="nil"/>
                  <w:left w:val="nil"/>
                  <w:bottom w:val="single" w:sz="4" w:space="0" w:color="auto"/>
                  <w:right w:val="single" w:sz="4" w:space="0" w:color="auto"/>
                </w:tcBorders>
              </w:tcPr>
            </w:tcPrChange>
          </w:tcPr>
          <w:p w14:paraId="76719C19" w14:textId="3AB9F76A" w:rsidR="00C567A1" w:rsidRPr="0048090B" w:rsidRDefault="00C567A1" w:rsidP="002E5AC4">
            <w:pPr>
              <w:widowControl/>
              <w:jc w:val="right"/>
              <w:rPr>
                <w:rFonts w:ascii="Times New Roman" w:eastAsia="ＭＳ 明朝" w:hAnsi="Times New Roman" w:cs="Times New Roman"/>
                <w:color w:val="000000"/>
                <w:kern w:val="0"/>
                <w:szCs w:val="21"/>
              </w:rPr>
              <w:pPrChange w:id="3863" w:author="松山 ファミリー" w:date="2023-02-08T02:05:00Z">
                <w:pPr>
                  <w:widowControl/>
                </w:pPr>
              </w:pPrChange>
            </w:pPr>
            <w:ins w:id="3864" w:author="松山　晃大" w:date="2023-02-08T02:03: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3865" w:author="松山 ファミリー" w:date="2023-02-08T02:02:00Z">
              <w:tcPr>
                <w:tcW w:w="284" w:type="dxa"/>
                <w:tcBorders>
                  <w:top w:val="nil"/>
                  <w:left w:val="nil"/>
                  <w:bottom w:val="single" w:sz="4" w:space="0" w:color="auto"/>
                  <w:right w:val="single" w:sz="4" w:space="0" w:color="auto"/>
                </w:tcBorders>
              </w:tcPr>
            </w:tcPrChange>
          </w:tcPr>
          <w:p w14:paraId="7F7E69DB" w14:textId="6738355E" w:rsidR="00C567A1" w:rsidRPr="0048090B" w:rsidRDefault="00C567A1" w:rsidP="002E5AC4">
            <w:pPr>
              <w:widowControl/>
              <w:jc w:val="right"/>
              <w:rPr>
                <w:rFonts w:ascii="Times New Roman" w:eastAsia="ＭＳ 明朝" w:hAnsi="Times New Roman" w:cs="Times New Roman"/>
                <w:color w:val="000000"/>
                <w:kern w:val="0"/>
                <w:szCs w:val="21"/>
              </w:rPr>
              <w:pPrChange w:id="3866" w:author="松山 ファミリー" w:date="2023-02-08T02:05:00Z">
                <w:pPr>
                  <w:widowControl/>
                </w:pPr>
              </w:pPrChange>
            </w:pPr>
            <w:ins w:id="3867" w:author="松山　晃大" w:date="2023-02-08T02:03:00Z">
              <w:r w:rsidRPr="0048090B">
                <w:rPr>
                  <w:rFonts w:ascii="Times New Roman" w:eastAsia="ＭＳ 明朝" w:hAnsi="Times New Roman" w:cs="Times New Roman"/>
                  <w:color w:val="000000"/>
                  <w:kern w:val="0"/>
                  <w:szCs w:val="21"/>
                </w:rPr>
                <w:t>5.051</w:t>
              </w:r>
              <w:del w:id="3868" w:author="松山 ファミリー" w:date="2023-02-08T02:07:00Z">
                <w:r w:rsidRPr="0048090B" w:rsidDel="000A37BA">
                  <w:rPr>
                    <w:rFonts w:ascii="Times New Roman" w:eastAsia="ＭＳ 明朝" w:hAnsi="Times New Roman" w:cs="Times New Roman"/>
                    <w:color w:val="000000"/>
                    <w:kern w:val="0"/>
                    <w:szCs w:val="21"/>
                  </w:rPr>
                  <w:delText>.E-03</w:delText>
                </w:r>
              </w:del>
            </w:ins>
          </w:p>
        </w:tc>
      </w:tr>
      <w:tr w:rsidR="00C567A1" w:rsidRPr="0048090B" w14:paraId="4DDDD769" w14:textId="31FA480C" w:rsidTr="00E74BEA">
        <w:trPr>
          <w:trHeight w:val="280"/>
          <w:trPrChange w:id="3869"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870"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9BF8AC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Change w:id="3871"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543C832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3872"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3080879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del w:id="3873" w:author="松山 ファミリー" w:date="2023-02-08T02:07:00Z">
              <w:r w:rsidRPr="0048090B" w:rsidDel="000A37BA">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874" w:author="松山 ファミリー" w:date="2023-02-08T02:02:00Z">
              <w:tcPr>
                <w:tcW w:w="284" w:type="dxa"/>
                <w:tcBorders>
                  <w:top w:val="nil"/>
                  <w:left w:val="nil"/>
                  <w:bottom w:val="single" w:sz="4" w:space="0" w:color="auto"/>
                  <w:right w:val="single" w:sz="4" w:space="0" w:color="auto"/>
                </w:tcBorders>
              </w:tcPr>
            </w:tcPrChange>
          </w:tcPr>
          <w:p w14:paraId="4C5662B7" w14:textId="77777777" w:rsidR="00C567A1" w:rsidRPr="0048090B" w:rsidRDefault="00C567A1" w:rsidP="002E5AC4">
            <w:pPr>
              <w:widowControl/>
              <w:jc w:val="right"/>
              <w:rPr>
                <w:rFonts w:ascii="Times New Roman" w:eastAsia="ＭＳ 明朝" w:hAnsi="Times New Roman" w:cs="Times New Roman"/>
                <w:color w:val="000000"/>
                <w:kern w:val="0"/>
                <w:szCs w:val="21"/>
              </w:rPr>
              <w:pPrChange w:id="3875"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876" w:author="松山 ファミリー" w:date="2023-02-08T02:02:00Z">
              <w:tcPr>
                <w:tcW w:w="284" w:type="dxa"/>
                <w:tcBorders>
                  <w:top w:val="nil"/>
                  <w:left w:val="nil"/>
                  <w:bottom w:val="single" w:sz="4" w:space="0" w:color="auto"/>
                  <w:right w:val="single" w:sz="4" w:space="0" w:color="auto"/>
                </w:tcBorders>
              </w:tcPr>
            </w:tcPrChange>
          </w:tcPr>
          <w:p w14:paraId="69AAB22C" w14:textId="0A1C9B8D" w:rsidR="00C567A1" w:rsidRPr="0048090B" w:rsidRDefault="00C567A1" w:rsidP="002E5AC4">
            <w:pPr>
              <w:widowControl/>
              <w:jc w:val="right"/>
              <w:rPr>
                <w:rFonts w:ascii="Times New Roman" w:eastAsia="ＭＳ 明朝" w:hAnsi="Times New Roman" w:cs="Times New Roman"/>
                <w:color w:val="000000"/>
                <w:kern w:val="0"/>
                <w:szCs w:val="21"/>
              </w:rPr>
              <w:pPrChange w:id="3877" w:author="松山 ファミリー" w:date="2023-02-08T02:05:00Z">
                <w:pPr>
                  <w:widowControl/>
                </w:pPr>
              </w:pPrChange>
            </w:pPr>
            <w:ins w:id="3878" w:author="松山　晃大" w:date="2023-02-08T02:03:00Z">
              <w:r w:rsidRPr="0048090B">
                <w:rPr>
                  <w:rFonts w:ascii="Times New Roman" w:eastAsia="ＭＳ 明朝"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3879" w:author="松山 ファミリー" w:date="2023-02-08T02:02:00Z">
              <w:tcPr>
                <w:tcW w:w="284" w:type="dxa"/>
                <w:tcBorders>
                  <w:top w:val="nil"/>
                  <w:left w:val="nil"/>
                  <w:bottom w:val="single" w:sz="4" w:space="0" w:color="auto"/>
                  <w:right w:val="single" w:sz="4" w:space="0" w:color="auto"/>
                </w:tcBorders>
              </w:tcPr>
            </w:tcPrChange>
          </w:tcPr>
          <w:p w14:paraId="54823C91" w14:textId="2DEB716D" w:rsidR="00C567A1" w:rsidRPr="0048090B" w:rsidRDefault="00C567A1" w:rsidP="002E5AC4">
            <w:pPr>
              <w:widowControl/>
              <w:jc w:val="right"/>
              <w:rPr>
                <w:rFonts w:ascii="Times New Roman" w:eastAsia="ＭＳ 明朝" w:hAnsi="Times New Roman" w:cs="Times New Roman"/>
                <w:color w:val="000000"/>
                <w:kern w:val="0"/>
                <w:szCs w:val="21"/>
              </w:rPr>
              <w:pPrChange w:id="3880" w:author="松山 ファミリー" w:date="2023-02-08T02:05:00Z">
                <w:pPr>
                  <w:widowControl/>
                </w:pPr>
              </w:pPrChange>
            </w:pPr>
            <w:ins w:id="3881" w:author="松山　晃大" w:date="2023-02-08T02:03: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3882" w:author="松山 ファミリー" w:date="2023-02-08T02:02:00Z">
              <w:tcPr>
                <w:tcW w:w="284" w:type="dxa"/>
                <w:tcBorders>
                  <w:top w:val="nil"/>
                  <w:left w:val="nil"/>
                  <w:bottom w:val="single" w:sz="4" w:space="0" w:color="auto"/>
                  <w:right w:val="single" w:sz="4" w:space="0" w:color="auto"/>
                </w:tcBorders>
              </w:tcPr>
            </w:tcPrChange>
          </w:tcPr>
          <w:p w14:paraId="235A66D0" w14:textId="792E2407" w:rsidR="00C567A1" w:rsidRPr="0048090B" w:rsidRDefault="00C567A1" w:rsidP="002E5AC4">
            <w:pPr>
              <w:widowControl/>
              <w:jc w:val="right"/>
              <w:rPr>
                <w:rFonts w:ascii="Times New Roman" w:eastAsia="ＭＳ 明朝" w:hAnsi="Times New Roman" w:cs="Times New Roman"/>
                <w:color w:val="000000"/>
                <w:kern w:val="0"/>
                <w:szCs w:val="21"/>
              </w:rPr>
              <w:pPrChange w:id="3883" w:author="松山 ファミリー" w:date="2023-02-08T02:05:00Z">
                <w:pPr>
                  <w:widowControl/>
                </w:pPr>
              </w:pPrChange>
            </w:pPr>
            <w:ins w:id="3884" w:author="松山　晃大" w:date="2023-02-08T02:03:00Z">
              <w:r w:rsidRPr="0048090B">
                <w:rPr>
                  <w:rFonts w:ascii="Times New Roman" w:eastAsia="ＭＳ 明朝" w:hAnsi="Times New Roman" w:cs="Times New Roman"/>
                  <w:color w:val="000000"/>
                  <w:kern w:val="0"/>
                  <w:szCs w:val="21"/>
                </w:rPr>
                <w:t>5.885</w:t>
              </w:r>
              <w:del w:id="3885" w:author="松山 ファミリー" w:date="2023-02-08T02:07:00Z">
                <w:r w:rsidRPr="0048090B" w:rsidDel="000A37BA">
                  <w:rPr>
                    <w:rFonts w:ascii="Times New Roman" w:eastAsia="ＭＳ 明朝" w:hAnsi="Times New Roman" w:cs="Times New Roman"/>
                    <w:color w:val="000000"/>
                    <w:kern w:val="0"/>
                    <w:szCs w:val="21"/>
                  </w:rPr>
                  <w:delText>.E-03</w:delText>
                </w:r>
              </w:del>
            </w:ins>
          </w:p>
        </w:tc>
      </w:tr>
      <w:tr w:rsidR="00C567A1" w:rsidRPr="0048090B" w14:paraId="40A53EBC" w14:textId="742E8F35" w:rsidTr="00E74BEA">
        <w:trPr>
          <w:trHeight w:val="280"/>
          <w:trPrChange w:id="3886"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887"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29DBC26"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Change w:id="3888"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0847D1F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3889"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464E307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del w:id="3890" w:author="松山 ファミリー" w:date="2023-02-08T02:07:00Z">
              <w:r w:rsidRPr="0048090B" w:rsidDel="000A37BA">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891" w:author="松山 ファミリー" w:date="2023-02-08T02:02:00Z">
              <w:tcPr>
                <w:tcW w:w="284" w:type="dxa"/>
                <w:tcBorders>
                  <w:top w:val="nil"/>
                  <w:left w:val="nil"/>
                  <w:bottom w:val="single" w:sz="4" w:space="0" w:color="auto"/>
                  <w:right w:val="single" w:sz="4" w:space="0" w:color="auto"/>
                </w:tcBorders>
              </w:tcPr>
            </w:tcPrChange>
          </w:tcPr>
          <w:p w14:paraId="61DB5B6A" w14:textId="77777777" w:rsidR="00C567A1" w:rsidRPr="0048090B" w:rsidRDefault="00C567A1" w:rsidP="002E5AC4">
            <w:pPr>
              <w:widowControl/>
              <w:jc w:val="right"/>
              <w:rPr>
                <w:rFonts w:ascii="Times New Roman" w:eastAsia="ＭＳ 明朝" w:hAnsi="Times New Roman" w:cs="Times New Roman"/>
                <w:color w:val="000000"/>
                <w:kern w:val="0"/>
                <w:szCs w:val="21"/>
              </w:rPr>
              <w:pPrChange w:id="3892"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893" w:author="松山 ファミリー" w:date="2023-02-08T02:02:00Z">
              <w:tcPr>
                <w:tcW w:w="284" w:type="dxa"/>
                <w:tcBorders>
                  <w:top w:val="nil"/>
                  <w:left w:val="nil"/>
                  <w:bottom w:val="single" w:sz="4" w:space="0" w:color="auto"/>
                  <w:right w:val="single" w:sz="4" w:space="0" w:color="auto"/>
                </w:tcBorders>
              </w:tcPr>
            </w:tcPrChange>
          </w:tcPr>
          <w:p w14:paraId="3938E176" w14:textId="172A8D84" w:rsidR="00C567A1" w:rsidRPr="0048090B" w:rsidRDefault="00C567A1" w:rsidP="002E5AC4">
            <w:pPr>
              <w:widowControl/>
              <w:jc w:val="right"/>
              <w:rPr>
                <w:rFonts w:ascii="Times New Roman" w:eastAsia="ＭＳ 明朝" w:hAnsi="Times New Roman" w:cs="Times New Roman"/>
                <w:color w:val="000000"/>
                <w:kern w:val="0"/>
                <w:szCs w:val="21"/>
              </w:rPr>
              <w:pPrChange w:id="3894" w:author="松山 ファミリー" w:date="2023-02-08T02:05:00Z">
                <w:pPr>
                  <w:widowControl/>
                </w:pPr>
              </w:pPrChange>
            </w:pPr>
            <w:ins w:id="3895" w:author="松山　晃大" w:date="2023-02-08T02:03:00Z">
              <w:r w:rsidRPr="0048090B">
                <w:rPr>
                  <w:rFonts w:ascii="Times New Roman" w:eastAsia="ＭＳ 明朝" w:hAnsi="Times New Roman" w:cs="Times New Roman"/>
                  <w:color w:val="000000"/>
                  <w:kern w:val="0"/>
                  <w:szCs w:val="21"/>
                </w:rPr>
                <w:t>1550</w:t>
              </w:r>
            </w:ins>
          </w:p>
        </w:tc>
        <w:tc>
          <w:tcPr>
            <w:tcW w:w="1276" w:type="dxa"/>
            <w:tcBorders>
              <w:top w:val="nil"/>
              <w:left w:val="nil"/>
              <w:bottom w:val="single" w:sz="4" w:space="0" w:color="auto"/>
              <w:right w:val="single" w:sz="4" w:space="0" w:color="auto"/>
            </w:tcBorders>
            <w:vAlign w:val="center"/>
            <w:tcPrChange w:id="3896" w:author="松山 ファミリー" w:date="2023-02-08T02:02:00Z">
              <w:tcPr>
                <w:tcW w:w="284" w:type="dxa"/>
                <w:tcBorders>
                  <w:top w:val="nil"/>
                  <w:left w:val="nil"/>
                  <w:bottom w:val="single" w:sz="4" w:space="0" w:color="auto"/>
                  <w:right w:val="single" w:sz="4" w:space="0" w:color="auto"/>
                </w:tcBorders>
              </w:tcPr>
            </w:tcPrChange>
          </w:tcPr>
          <w:p w14:paraId="562E336C" w14:textId="169F26C6" w:rsidR="00C567A1" w:rsidRPr="0048090B" w:rsidRDefault="00C567A1" w:rsidP="002E5AC4">
            <w:pPr>
              <w:widowControl/>
              <w:jc w:val="right"/>
              <w:rPr>
                <w:rFonts w:ascii="Times New Roman" w:eastAsia="ＭＳ 明朝" w:hAnsi="Times New Roman" w:cs="Times New Roman"/>
                <w:color w:val="000000"/>
                <w:kern w:val="0"/>
                <w:szCs w:val="21"/>
              </w:rPr>
              <w:pPrChange w:id="3897" w:author="松山 ファミリー" w:date="2023-02-08T02:05:00Z">
                <w:pPr>
                  <w:widowControl/>
                </w:pPr>
              </w:pPrChange>
            </w:pPr>
            <w:ins w:id="3898" w:author="松山　晃大" w:date="2023-02-08T02:03: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3899" w:author="松山 ファミリー" w:date="2023-02-08T02:02:00Z">
              <w:tcPr>
                <w:tcW w:w="284" w:type="dxa"/>
                <w:tcBorders>
                  <w:top w:val="nil"/>
                  <w:left w:val="nil"/>
                  <w:bottom w:val="single" w:sz="4" w:space="0" w:color="auto"/>
                  <w:right w:val="single" w:sz="4" w:space="0" w:color="auto"/>
                </w:tcBorders>
              </w:tcPr>
            </w:tcPrChange>
          </w:tcPr>
          <w:p w14:paraId="4577A1FB" w14:textId="5F6A02C8" w:rsidR="00C567A1" w:rsidRPr="0048090B" w:rsidRDefault="00C567A1" w:rsidP="002E5AC4">
            <w:pPr>
              <w:widowControl/>
              <w:jc w:val="right"/>
              <w:rPr>
                <w:rFonts w:ascii="Times New Roman" w:eastAsia="ＭＳ 明朝" w:hAnsi="Times New Roman" w:cs="Times New Roman"/>
                <w:color w:val="000000"/>
                <w:kern w:val="0"/>
                <w:szCs w:val="21"/>
              </w:rPr>
              <w:pPrChange w:id="3900" w:author="松山 ファミリー" w:date="2023-02-08T02:05:00Z">
                <w:pPr>
                  <w:widowControl/>
                </w:pPr>
              </w:pPrChange>
            </w:pPr>
            <w:ins w:id="3901" w:author="松山　晃大" w:date="2023-02-08T02:03:00Z">
              <w:r w:rsidRPr="0048090B">
                <w:rPr>
                  <w:rFonts w:ascii="Times New Roman" w:eastAsia="ＭＳ 明朝" w:hAnsi="Times New Roman" w:cs="Times New Roman"/>
                  <w:color w:val="000000"/>
                  <w:kern w:val="0"/>
                  <w:szCs w:val="21"/>
                </w:rPr>
                <w:t>5.885</w:t>
              </w:r>
              <w:del w:id="3902" w:author="松山 ファミリー" w:date="2023-02-08T02:07:00Z">
                <w:r w:rsidRPr="0048090B" w:rsidDel="000A37BA">
                  <w:rPr>
                    <w:rFonts w:ascii="Times New Roman" w:eastAsia="ＭＳ 明朝" w:hAnsi="Times New Roman" w:cs="Times New Roman"/>
                    <w:color w:val="000000"/>
                    <w:kern w:val="0"/>
                    <w:szCs w:val="21"/>
                  </w:rPr>
                  <w:delText>.E-03</w:delText>
                </w:r>
              </w:del>
            </w:ins>
          </w:p>
        </w:tc>
      </w:tr>
    </w:tbl>
    <w:p w14:paraId="0F5C072C" w14:textId="27202C08" w:rsidR="00F67D61" w:rsidRPr="0048090B" w:rsidRDefault="00A6362B" w:rsidP="00A007A1">
      <w:pPr>
        <w:widowControl/>
        <w:outlineLvl w:val="1"/>
        <w:rPr>
          <w:rStyle w:val="normaltextrun"/>
          <w:rFonts w:ascii="Times New Roman" w:eastAsia="ＭＳ 明朝" w:hAnsi="Times New Roman" w:cs="Times New Roman" w:hint="eastAsia"/>
          <w:color w:val="000000" w:themeColor="text1"/>
          <w:szCs w:val="21"/>
        </w:rPr>
        <w:pPrChange w:id="3903" w:author="松山 ファミリー" w:date="2023-02-08T00:25:00Z">
          <w:pPr>
            <w:widowControl/>
            <w:jc w:val="left"/>
            <w:outlineLvl w:val="1"/>
          </w:pPr>
        </w:pPrChange>
      </w:pPr>
      <w:ins w:id="3904" w:author="松山 ファミリー" w:date="2023-02-08T02:04:00Z">
        <w:r>
          <w:rPr>
            <w:rStyle w:val="normaltextrun"/>
            <w:rFonts w:ascii="Times New Roman" w:eastAsia="ＭＳ 明朝" w:hAnsi="Times New Roman" w:cs="Times New Roman"/>
            <w:color w:val="000000" w:themeColor="text1"/>
            <w:szCs w:val="21"/>
          </w:rPr>
          <w:br w:type="page"/>
        </w:r>
      </w:ins>
    </w:p>
    <w:p w14:paraId="4CAF875D"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Change w:id="3905" w:author="松山 ファミリー" w:date="2023-02-08T00:25:00Z">
          <w:pPr>
            <w:pStyle w:val="paragraph"/>
            <w:numPr>
              <w:ilvl w:val="2"/>
              <w:numId w:val="62"/>
            </w:numPr>
            <w:spacing w:before="0" w:beforeAutospacing="0" w:after="0" w:afterAutospacing="0"/>
            <w:ind w:left="709" w:hanging="709"/>
            <w:textAlignment w:val="baseline"/>
            <w:outlineLvl w:val="2"/>
          </w:pPr>
        </w:pPrChange>
      </w:pPr>
      <w:bookmarkStart w:id="3906" w:name="_Toc126715571"/>
      <w:commentRangeStart w:id="3907"/>
      <w:r w:rsidRPr="0048090B">
        <w:rPr>
          <w:rStyle w:val="normaltextrun"/>
          <w:rFonts w:ascii="Times New Roman" w:eastAsia="ＭＳ 明朝" w:hAnsi="Times New Roman" w:cs="Times New Roman"/>
          <w:sz w:val="21"/>
          <w:szCs w:val="21"/>
        </w:rPr>
        <w:lastRenderedPageBreak/>
        <w:t xml:space="preserve">220906CP_cell0.8g </w:t>
      </w:r>
      <w:del w:id="3908" w:author="松山 ファミリー" w:date="2023-02-08T01:59:00Z">
        <w:r w:rsidRPr="0048090B" w:rsidDel="005A08DD">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commentRangeEnd w:id="3907"/>
      <w:r w:rsidRPr="0048090B">
        <w:rPr>
          <w:rStyle w:val="ad"/>
          <w:rFonts w:ascii="Times New Roman" w:eastAsia="ＭＳ 明朝" w:hAnsi="Times New Roman" w:cs="Times New Roman"/>
          <w:kern w:val="2"/>
          <w:sz w:val="21"/>
          <w:szCs w:val="21"/>
        </w:rPr>
        <w:commentReference w:id="3907"/>
      </w:r>
      <w:bookmarkEnd w:id="3906"/>
    </w:p>
    <w:p w14:paraId="04E8E03E"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4EF5BC0"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Change w:id="3909" w:author="松山 ファミリー" w:date="2023-02-08T00:25:00Z">
          <w:pPr>
            <w:pStyle w:val="a4"/>
            <w:widowControl/>
            <w:numPr>
              <w:numId w:val="58"/>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D9FBB8E"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Change w:id="3910" w:author="松山 ファミリー" w:date="2023-02-08T00:25:00Z">
          <w:pPr>
            <w:pStyle w:val="a4"/>
            <w:widowControl/>
            <w:numPr>
              <w:numId w:val="58"/>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3EAF228"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Change w:id="3911" w:author="松山 ファミリー" w:date="2023-02-08T00:25:00Z">
          <w:pPr>
            <w:pStyle w:val="a4"/>
            <w:widowControl/>
            <w:numPr>
              <w:numId w:val="58"/>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758AB85" w14:textId="77777777" w:rsidR="00F67D61" w:rsidRPr="0048090B" w:rsidRDefault="00F67D61" w:rsidP="00A007A1">
      <w:pPr>
        <w:pStyle w:val="a4"/>
        <w:widowControl/>
        <w:numPr>
          <w:ilvl w:val="0"/>
          <w:numId w:val="58"/>
        </w:numPr>
        <w:ind w:leftChars="0"/>
        <w:rPr>
          <w:rFonts w:ascii="Times New Roman" w:eastAsia="ＭＳ 明朝" w:hAnsi="Times New Roman" w:cs="Times New Roman"/>
          <w:szCs w:val="21"/>
        </w:rPr>
        <w:pPrChange w:id="3912" w:author="松山 ファミリー" w:date="2023-02-08T00:25:00Z">
          <w:pPr>
            <w:pStyle w:val="a4"/>
            <w:widowControl/>
            <w:numPr>
              <w:numId w:val="58"/>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5FB8CFA0" w14:textId="77777777" w:rsidR="00F67D61" w:rsidRPr="0048090B" w:rsidRDefault="00F67D61" w:rsidP="00A007A1">
      <w:pPr>
        <w:pStyle w:val="a4"/>
        <w:widowControl/>
        <w:numPr>
          <w:ilvl w:val="0"/>
          <w:numId w:val="58"/>
        </w:numPr>
        <w:ind w:leftChars="0"/>
        <w:rPr>
          <w:rFonts w:ascii="Times New Roman" w:eastAsia="ＭＳ 明朝" w:hAnsi="Times New Roman" w:cs="Times New Roman"/>
          <w:szCs w:val="21"/>
        </w:rPr>
        <w:pPrChange w:id="3913" w:author="松山 ファミリー" w:date="2023-02-08T00:25:00Z">
          <w:pPr>
            <w:pStyle w:val="a4"/>
            <w:widowControl/>
            <w:numPr>
              <w:numId w:val="58"/>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00223D0" w14:textId="77777777" w:rsidR="00F67D61" w:rsidRPr="0048090B" w:rsidRDefault="00F67D61" w:rsidP="00A007A1">
      <w:pPr>
        <w:widowControl/>
        <w:rPr>
          <w:rFonts w:ascii="Times New Roman" w:eastAsia="ＭＳ 明朝" w:hAnsi="Times New Roman" w:cs="Times New Roman"/>
          <w:szCs w:val="21"/>
        </w:rPr>
        <w:pPrChange w:id="3914"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D24B19C"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3BE9FB7" w14:textId="2931FBF5"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表</w:t>
      </w:r>
      <w:r w:rsidRPr="0048090B">
        <w:rPr>
          <w:rFonts w:ascii="Times New Roman" w:eastAsia="ＭＳ 明朝" w:hAnsi="Times New Roman" w:cs="Times New Roman"/>
          <w:sz w:val="21"/>
          <w:szCs w:val="21"/>
        </w:rPr>
        <w:t xml:space="preserve"> 3-1</w:t>
      </w:r>
      <w:r w:rsidR="0014494F"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-10</w:t>
      </w:r>
      <w:r w:rsidRPr="0048090B">
        <w:rPr>
          <w:rFonts w:ascii="Times New Roman" w:eastAsia="ＭＳ 明朝" w:hAnsi="Times New Roman" w:cs="Times New Roman"/>
          <w:sz w:val="21"/>
          <w:szCs w:val="21"/>
        </w:rPr>
        <w:t>セル内のグルコース濃度</w:t>
      </w:r>
    </w:p>
    <w:tbl>
      <w:tblPr>
        <w:tblW w:w="8500" w:type="dxa"/>
        <w:tblCellMar>
          <w:left w:w="99" w:type="dxa"/>
          <w:right w:w="99" w:type="dxa"/>
        </w:tblCellMar>
        <w:tblLook w:val="04A0" w:firstRow="1" w:lastRow="0" w:firstColumn="1" w:lastColumn="0" w:noHBand="0" w:noVBand="1"/>
        <w:tblPrChange w:id="3915" w:author="松山 ファミリー" w:date="2023-02-08T02:05: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3916">
          <w:tblGrid>
            <w:gridCol w:w="1300"/>
            <w:gridCol w:w="1300"/>
            <w:gridCol w:w="1506"/>
            <w:gridCol w:w="284"/>
            <w:gridCol w:w="284"/>
            <w:gridCol w:w="284"/>
            <w:gridCol w:w="284"/>
          </w:tblGrid>
        </w:tblGridChange>
      </w:tblGrid>
      <w:tr w:rsidR="002E5AC4" w:rsidRPr="0048090B" w14:paraId="34CF023D" w14:textId="77E7C469" w:rsidTr="002E5AC4">
        <w:trPr>
          <w:trHeight w:val="280"/>
          <w:trPrChange w:id="3917" w:author="松山 ファミリー" w:date="2023-02-08T02:05: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3918" w:author="松山 ファミリー" w:date="2023-02-08T02:05: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4301F4A4" w14:textId="77777777" w:rsidR="002E5AC4" w:rsidRPr="0048090B" w:rsidRDefault="002E5AC4" w:rsidP="002E5AC4">
            <w:pPr>
              <w:widowControl/>
              <w:rPr>
                <w:rFonts w:ascii="Times New Roman" w:eastAsia="ＭＳ 明朝" w:hAnsi="Times New Roman" w:cs="Times New Roman"/>
                <w:color w:val="000000"/>
                <w:kern w:val="0"/>
                <w:szCs w:val="21"/>
              </w:rPr>
              <w:pPrChange w:id="3919"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3920" w:author="松山 ファミリー" w:date="2023-02-08T02:05: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D130428" w14:textId="77777777" w:rsidR="002E5AC4" w:rsidRPr="0048090B" w:rsidRDefault="002E5AC4" w:rsidP="002E5AC4">
            <w:pPr>
              <w:widowControl/>
              <w:rPr>
                <w:rFonts w:ascii="Times New Roman" w:eastAsia="ＭＳ 明朝" w:hAnsi="Times New Roman" w:cs="Times New Roman"/>
                <w:color w:val="000000"/>
                <w:kern w:val="0"/>
                <w:szCs w:val="21"/>
              </w:rPr>
              <w:pPrChange w:id="3921"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3922" w:author="松山 ファミリー" w:date="2023-02-08T02:05: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D933E70" w14:textId="77777777" w:rsidR="002E5AC4" w:rsidRPr="0048090B" w:rsidRDefault="002E5AC4" w:rsidP="002E5AC4">
            <w:pPr>
              <w:widowControl/>
              <w:rPr>
                <w:rFonts w:ascii="Times New Roman" w:eastAsia="ＭＳ 明朝" w:hAnsi="Times New Roman" w:cs="Times New Roman"/>
                <w:color w:val="000000"/>
                <w:kern w:val="0"/>
                <w:szCs w:val="21"/>
              </w:rPr>
              <w:pPrChange w:id="3923"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3924" w:author="松山 ファミリー" w:date="2023-02-08T02:05:00Z">
              <w:tcPr>
                <w:tcW w:w="284" w:type="dxa"/>
                <w:tcBorders>
                  <w:top w:val="single" w:sz="4" w:space="0" w:color="auto"/>
                  <w:left w:val="nil"/>
                  <w:bottom w:val="single" w:sz="4" w:space="0" w:color="auto"/>
                  <w:right w:val="single" w:sz="4" w:space="0" w:color="auto"/>
                </w:tcBorders>
              </w:tcPr>
            </w:tcPrChange>
          </w:tcPr>
          <w:p w14:paraId="540C1BD7"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3925" w:author="松山 ファミリー" w:date="2023-02-08T02:05:00Z">
              <w:tcPr>
                <w:tcW w:w="284" w:type="dxa"/>
                <w:tcBorders>
                  <w:top w:val="single" w:sz="4" w:space="0" w:color="auto"/>
                  <w:left w:val="nil"/>
                  <w:bottom w:val="single" w:sz="4" w:space="0" w:color="auto"/>
                  <w:right w:val="single" w:sz="4" w:space="0" w:color="auto"/>
                </w:tcBorders>
              </w:tcPr>
            </w:tcPrChange>
          </w:tcPr>
          <w:p w14:paraId="1166E45B" w14:textId="6D3D13D5" w:rsidR="002E5AC4" w:rsidRPr="0048090B" w:rsidRDefault="002E5AC4" w:rsidP="002E5AC4">
            <w:pPr>
              <w:widowControl/>
              <w:rPr>
                <w:rFonts w:ascii="Times New Roman" w:eastAsia="ＭＳ 明朝" w:hAnsi="Times New Roman" w:cs="Times New Roman"/>
                <w:color w:val="000000"/>
                <w:kern w:val="0"/>
                <w:szCs w:val="21"/>
              </w:rPr>
            </w:pPr>
            <w:ins w:id="3926" w:author="松山　晃大" w:date="2023-02-08T02:05: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3927" w:author="松山 ファミリー" w:date="2023-02-08T02:05:00Z">
              <w:tcPr>
                <w:tcW w:w="284" w:type="dxa"/>
                <w:tcBorders>
                  <w:top w:val="single" w:sz="4" w:space="0" w:color="auto"/>
                  <w:left w:val="nil"/>
                  <w:bottom w:val="single" w:sz="4" w:space="0" w:color="auto"/>
                  <w:right w:val="single" w:sz="4" w:space="0" w:color="auto"/>
                </w:tcBorders>
              </w:tcPr>
            </w:tcPrChange>
          </w:tcPr>
          <w:p w14:paraId="3353333A" w14:textId="5B2ED0EE" w:rsidR="002E5AC4" w:rsidRPr="0048090B" w:rsidRDefault="002E5AC4" w:rsidP="002E5AC4">
            <w:pPr>
              <w:widowControl/>
              <w:rPr>
                <w:rFonts w:ascii="Times New Roman" w:eastAsia="ＭＳ 明朝" w:hAnsi="Times New Roman" w:cs="Times New Roman"/>
                <w:color w:val="000000"/>
                <w:kern w:val="0"/>
                <w:szCs w:val="21"/>
              </w:rPr>
            </w:pPr>
            <w:ins w:id="3928" w:author="松山　晃大" w:date="2023-02-08T02:05: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3929" w:author="松山 ファミリー" w:date="2023-02-08T02:05:00Z">
              <w:tcPr>
                <w:tcW w:w="284" w:type="dxa"/>
                <w:tcBorders>
                  <w:top w:val="single" w:sz="4" w:space="0" w:color="auto"/>
                  <w:left w:val="nil"/>
                  <w:bottom w:val="single" w:sz="4" w:space="0" w:color="auto"/>
                  <w:right w:val="single" w:sz="4" w:space="0" w:color="auto"/>
                </w:tcBorders>
              </w:tcPr>
            </w:tcPrChange>
          </w:tcPr>
          <w:p w14:paraId="19E10C71" w14:textId="2E1232B9" w:rsidR="002E5AC4" w:rsidRPr="0048090B" w:rsidRDefault="002E5AC4" w:rsidP="002E5AC4">
            <w:pPr>
              <w:widowControl/>
              <w:rPr>
                <w:rFonts w:ascii="Times New Roman" w:eastAsia="ＭＳ 明朝" w:hAnsi="Times New Roman" w:cs="Times New Roman"/>
                <w:color w:val="000000"/>
                <w:kern w:val="0"/>
                <w:szCs w:val="21"/>
              </w:rPr>
            </w:pPr>
            <w:ins w:id="3930" w:author="松山　晃大" w:date="2023-02-08T02:05:00Z">
              <w:r w:rsidRPr="0048090B">
                <w:rPr>
                  <w:rFonts w:ascii="Times New Roman" w:eastAsia="ＭＳ 明朝" w:hAnsi="Times New Roman" w:cs="Times New Roman"/>
                  <w:color w:val="000000"/>
                  <w:kern w:val="0"/>
                  <w:szCs w:val="21"/>
                </w:rPr>
                <w:t>濃度</w:t>
              </w:r>
            </w:ins>
          </w:p>
        </w:tc>
      </w:tr>
      <w:tr w:rsidR="002E5AC4" w:rsidRPr="0048090B" w14:paraId="5814D06E" w14:textId="6BD8BE59" w:rsidTr="002E5AC4">
        <w:trPr>
          <w:trHeight w:val="280"/>
          <w:trPrChange w:id="3931"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932"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495B6CE" w14:textId="714A630B" w:rsidR="002E5AC4" w:rsidRPr="0048090B" w:rsidRDefault="002E5AC4" w:rsidP="002E5AC4">
            <w:pPr>
              <w:widowControl/>
              <w:rPr>
                <w:rFonts w:ascii="Times New Roman" w:eastAsia="ＭＳ 明朝" w:hAnsi="Times New Roman" w:cs="Times New Roman"/>
                <w:color w:val="000000"/>
                <w:kern w:val="0"/>
                <w:szCs w:val="21"/>
              </w:rPr>
              <w:pPrChange w:id="3933"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3934" w:author="松山 ファミリー" w:date="2023-02-08T02:04:00Z">
              <w:r w:rsidRPr="0048090B" w:rsidDel="002E5AC4">
                <w:rPr>
                  <w:rFonts w:ascii="Times New Roman" w:eastAsia="ＭＳ 明朝" w:hAnsi="Times New Roman" w:cs="Times New Roman"/>
                  <w:color w:val="000000"/>
                  <w:kern w:val="0"/>
                  <w:szCs w:val="21"/>
                </w:rPr>
                <w:delText>sec</w:delText>
              </w:r>
            </w:del>
            <w:ins w:id="3935" w:author="松山 ファミリー" w:date="2023-02-08T02:04:00Z">
              <w:r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3936"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7E92ABBD" w14:textId="77777777" w:rsidR="002E5AC4" w:rsidRPr="0048090B" w:rsidRDefault="002E5AC4" w:rsidP="002E5AC4">
            <w:pPr>
              <w:widowControl/>
              <w:rPr>
                <w:rFonts w:ascii="Times New Roman" w:eastAsia="ＭＳ 明朝" w:hAnsi="Times New Roman" w:cs="Times New Roman"/>
                <w:color w:val="000000"/>
                <w:kern w:val="0"/>
                <w:szCs w:val="21"/>
              </w:rPr>
              <w:pPrChange w:id="3937"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3938"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5BD3669F" w14:textId="51F9FA86" w:rsidR="002E5AC4" w:rsidRPr="0048090B" w:rsidRDefault="002E5AC4" w:rsidP="002E5AC4">
            <w:pPr>
              <w:widowControl/>
              <w:rPr>
                <w:rFonts w:ascii="Times New Roman" w:eastAsia="ＭＳ 明朝" w:hAnsi="Times New Roman" w:cs="Times New Roman"/>
                <w:color w:val="000000"/>
                <w:kern w:val="0"/>
                <w:szCs w:val="21"/>
              </w:rPr>
              <w:pPrChange w:id="3939"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3940" w:author="松山 ファミリー" w:date="2023-02-08T02:08:00Z">
              <w:r w:rsidR="000A37BA">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3941" w:author="松山 ファミリー" w:date="2023-02-08T02:05:00Z">
              <w:tcPr>
                <w:tcW w:w="284" w:type="dxa"/>
                <w:tcBorders>
                  <w:top w:val="nil"/>
                  <w:left w:val="nil"/>
                  <w:bottom w:val="single" w:sz="4" w:space="0" w:color="auto"/>
                  <w:right w:val="single" w:sz="4" w:space="0" w:color="auto"/>
                </w:tcBorders>
              </w:tcPr>
            </w:tcPrChange>
          </w:tcPr>
          <w:p w14:paraId="63E19D69"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3942" w:author="松山 ファミリー" w:date="2023-02-08T02:05:00Z">
              <w:tcPr>
                <w:tcW w:w="284" w:type="dxa"/>
                <w:tcBorders>
                  <w:top w:val="nil"/>
                  <w:left w:val="nil"/>
                  <w:bottom w:val="single" w:sz="4" w:space="0" w:color="auto"/>
                  <w:right w:val="single" w:sz="4" w:space="0" w:color="auto"/>
                </w:tcBorders>
              </w:tcPr>
            </w:tcPrChange>
          </w:tcPr>
          <w:p w14:paraId="750B42FB" w14:textId="0B30AB24" w:rsidR="002E5AC4" w:rsidRPr="0048090B" w:rsidRDefault="002E5AC4" w:rsidP="002E5AC4">
            <w:pPr>
              <w:widowControl/>
              <w:rPr>
                <w:rFonts w:ascii="Times New Roman" w:eastAsia="ＭＳ 明朝" w:hAnsi="Times New Roman" w:cs="Times New Roman"/>
                <w:color w:val="000000"/>
                <w:kern w:val="0"/>
                <w:szCs w:val="21"/>
              </w:rPr>
            </w:pPr>
            <w:ins w:id="3943" w:author="松山　晃大" w:date="2023-02-08T02:05:00Z">
              <w:r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3944" w:author="松山 ファミリー" w:date="2023-02-08T02:05:00Z">
              <w:tcPr>
                <w:tcW w:w="284" w:type="dxa"/>
                <w:tcBorders>
                  <w:top w:val="nil"/>
                  <w:left w:val="nil"/>
                  <w:bottom w:val="single" w:sz="4" w:space="0" w:color="auto"/>
                  <w:right w:val="single" w:sz="4" w:space="0" w:color="auto"/>
                </w:tcBorders>
              </w:tcPr>
            </w:tcPrChange>
          </w:tcPr>
          <w:p w14:paraId="4C1591B1" w14:textId="652245F0" w:rsidR="002E5AC4" w:rsidRPr="0048090B" w:rsidRDefault="002E5AC4" w:rsidP="002E5AC4">
            <w:pPr>
              <w:widowControl/>
              <w:rPr>
                <w:rFonts w:ascii="Times New Roman" w:eastAsia="ＭＳ 明朝" w:hAnsi="Times New Roman" w:cs="Times New Roman"/>
                <w:color w:val="000000"/>
                <w:kern w:val="0"/>
                <w:szCs w:val="21"/>
              </w:rPr>
            </w:pPr>
            <w:ins w:id="3945" w:author="松山　晃大" w:date="2023-02-08T02:05: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3946" w:author="松山 ファミリー" w:date="2023-02-08T02:05:00Z">
              <w:tcPr>
                <w:tcW w:w="284" w:type="dxa"/>
                <w:tcBorders>
                  <w:top w:val="nil"/>
                  <w:left w:val="nil"/>
                  <w:bottom w:val="single" w:sz="4" w:space="0" w:color="auto"/>
                  <w:right w:val="single" w:sz="4" w:space="0" w:color="auto"/>
                </w:tcBorders>
              </w:tcPr>
            </w:tcPrChange>
          </w:tcPr>
          <w:p w14:paraId="72830C8A" w14:textId="0D457A90" w:rsidR="002E5AC4" w:rsidRPr="0048090B" w:rsidRDefault="002E5AC4" w:rsidP="002E5AC4">
            <w:pPr>
              <w:widowControl/>
              <w:rPr>
                <w:rFonts w:ascii="Times New Roman" w:eastAsia="ＭＳ 明朝" w:hAnsi="Times New Roman" w:cs="Times New Roman"/>
                <w:color w:val="000000"/>
                <w:kern w:val="0"/>
                <w:szCs w:val="21"/>
              </w:rPr>
            </w:pPr>
            <w:ins w:id="3947" w:author="松山　晃大" w:date="2023-02-08T02:05:00Z">
              <w:r w:rsidRPr="0048090B">
                <w:rPr>
                  <w:rFonts w:ascii="Times New Roman" w:eastAsia="ＭＳ 明朝" w:hAnsi="Times New Roman" w:cs="Times New Roman"/>
                  <w:color w:val="000000"/>
                  <w:kern w:val="0"/>
                  <w:szCs w:val="21"/>
                </w:rPr>
                <w:t>/</w:t>
              </w:r>
            </w:ins>
            <w:ins w:id="3948" w:author="松山 ファミリー" w:date="2023-02-08T02:08:00Z">
              <w:r w:rsidR="000A37BA">
                <w:rPr>
                  <w:rFonts w:ascii="Times New Roman" w:eastAsia="ＭＳ 明朝" w:hAnsi="Times New Roman" w:cs="Times New Roman"/>
                  <w:color w:val="000000"/>
                  <w:kern w:val="0"/>
                  <w:szCs w:val="21"/>
                </w:rPr>
                <w:t>m</w:t>
              </w:r>
            </w:ins>
            <w:ins w:id="3949" w:author="松山　晃大" w:date="2023-02-08T02:05:00Z">
              <w:r w:rsidRPr="0048090B">
                <w:rPr>
                  <w:rFonts w:ascii="Times New Roman" w:eastAsia="ＭＳ 明朝" w:hAnsi="Times New Roman" w:cs="Times New Roman"/>
                  <w:color w:val="000000"/>
                  <w:kern w:val="0"/>
                  <w:szCs w:val="21"/>
                </w:rPr>
                <w:t>M</w:t>
              </w:r>
            </w:ins>
          </w:p>
        </w:tc>
      </w:tr>
      <w:tr w:rsidR="000A37BA" w:rsidRPr="0048090B" w14:paraId="43A64E01" w14:textId="5F4FDB6C" w:rsidTr="002E5AC4">
        <w:trPr>
          <w:trHeight w:val="280"/>
          <w:trPrChange w:id="3950"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951"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18CF0AA"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Change w:id="3952"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06F9886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3953"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2DF24DFA"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3954" w:author="松山 ファミリー" w:date="2023-02-08T02:09:00Z">
              <w:r w:rsidRPr="0048090B" w:rsidDel="00A122B7">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3955" w:author="松山 ファミリー" w:date="2023-02-08T02:05:00Z">
              <w:tcPr>
                <w:tcW w:w="284" w:type="dxa"/>
                <w:tcBorders>
                  <w:top w:val="nil"/>
                  <w:left w:val="nil"/>
                  <w:bottom w:val="single" w:sz="4" w:space="0" w:color="auto"/>
                  <w:right w:val="single" w:sz="4" w:space="0" w:color="auto"/>
                </w:tcBorders>
              </w:tcPr>
            </w:tcPrChange>
          </w:tcPr>
          <w:p w14:paraId="44BBB025"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3956"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3957" w:author="松山 ファミリー" w:date="2023-02-08T02:05:00Z">
              <w:tcPr>
                <w:tcW w:w="284" w:type="dxa"/>
                <w:tcBorders>
                  <w:top w:val="nil"/>
                  <w:left w:val="nil"/>
                  <w:bottom w:val="single" w:sz="4" w:space="0" w:color="auto"/>
                  <w:right w:val="single" w:sz="4" w:space="0" w:color="auto"/>
                </w:tcBorders>
              </w:tcPr>
            </w:tcPrChange>
          </w:tcPr>
          <w:p w14:paraId="15A19DEC" w14:textId="75C0E08E" w:rsidR="000A37BA" w:rsidRPr="0048090B" w:rsidRDefault="000A37BA" w:rsidP="000A37BA">
            <w:pPr>
              <w:widowControl/>
              <w:jc w:val="right"/>
              <w:rPr>
                <w:rFonts w:ascii="Times New Roman" w:eastAsia="ＭＳ 明朝" w:hAnsi="Times New Roman" w:cs="Times New Roman"/>
                <w:color w:val="000000"/>
                <w:kern w:val="0"/>
                <w:szCs w:val="21"/>
              </w:rPr>
              <w:pPrChange w:id="3958" w:author="松山 ファミリー" w:date="2023-02-08T02:08:00Z">
                <w:pPr>
                  <w:widowControl/>
                </w:pPr>
              </w:pPrChange>
            </w:pPr>
            <w:ins w:id="3959" w:author="松山　晃大" w:date="2023-02-08T02:08:00Z">
              <w:r w:rsidRPr="0048090B">
                <w:rPr>
                  <w:rFonts w:ascii="Times New Roman" w:eastAsia="ＭＳ 明朝" w:hAnsi="Times New Roman" w:cs="Times New Roman"/>
                  <w:color w:val="000000"/>
                  <w:kern w:val="0"/>
                  <w:szCs w:val="21"/>
                </w:rPr>
                <w:t>800</w:t>
              </w:r>
            </w:ins>
          </w:p>
        </w:tc>
        <w:tc>
          <w:tcPr>
            <w:tcW w:w="1276" w:type="dxa"/>
            <w:tcBorders>
              <w:top w:val="nil"/>
              <w:left w:val="nil"/>
              <w:bottom w:val="single" w:sz="4" w:space="0" w:color="auto"/>
              <w:right w:val="single" w:sz="4" w:space="0" w:color="auto"/>
            </w:tcBorders>
            <w:vAlign w:val="center"/>
            <w:tcPrChange w:id="3960" w:author="松山 ファミリー" w:date="2023-02-08T02:05:00Z">
              <w:tcPr>
                <w:tcW w:w="284" w:type="dxa"/>
                <w:tcBorders>
                  <w:top w:val="nil"/>
                  <w:left w:val="nil"/>
                  <w:bottom w:val="single" w:sz="4" w:space="0" w:color="auto"/>
                  <w:right w:val="single" w:sz="4" w:space="0" w:color="auto"/>
                </w:tcBorders>
              </w:tcPr>
            </w:tcPrChange>
          </w:tcPr>
          <w:p w14:paraId="7434187C" w14:textId="04E21A30" w:rsidR="000A37BA" w:rsidRPr="0048090B" w:rsidRDefault="000A37BA" w:rsidP="000A37BA">
            <w:pPr>
              <w:widowControl/>
              <w:jc w:val="right"/>
              <w:rPr>
                <w:rFonts w:ascii="Times New Roman" w:eastAsia="ＭＳ 明朝" w:hAnsi="Times New Roman" w:cs="Times New Roman"/>
                <w:color w:val="000000"/>
                <w:kern w:val="0"/>
                <w:szCs w:val="21"/>
              </w:rPr>
              <w:pPrChange w:id="3961" w:author="松山 ファミリー" w:date="2023-02-08T02:08:00Z">
                <w:pPr>
                  <w:widowControl/>
                </w:pPr>
              </w:pPrChange>
            </w:pPr>
            <w:ins w:id="3962" w:author="松山　晃大" w:date="2023-02-08T02:08: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3963" w:author="松山 ファミリー" w:date="2023-02-08T02:05:00Z">
              <w:tcPr>
                <w:tcW w:w="284" w:type="dxa"/>
                <w:tcBorders>
                  <w:top w:val="nil"/>
                  <w:left w:val="nil"/>
                  <w:bottom w:val="single" w:sz="4" w:space="0" w:color="auto"/>
                  <w:right w:val="single" w:sz="4" w:space="0" w:color="auto"/>
                </w:tcBorders>
              </w:tcPr>
            </w:tcPrChange>
          </w:tcPr>
          <w:p w14:paraId="0D9C3E44" w14:textId="0ED776BA" w:rsidR="000A37BA" w:rsidRPr="0048090B" w:rsidRDefault="000A37BA" w:rsidP="000A37BA">
            <w:pPr>
              <w:widowControl/>
              <w:jc w:val="right"/>
              <w:rPr>
                <w:rFonts w:ascii="Times New Roman" w:eastAsia="ＭＳ 明朝" w:hAnsi="Times New Roman" w:cs="Times New Roman"/>
                <w:color w:val="000000"/>
                <w:kern w:val="0"/>
                <w:szCs w:val="21"/>
              </w:rPr>
              <w:pPrChange w:id="3964" w:author="松山 ファミリー" w:date="2023-02-08T02:08:00Z">
                <w:pPr>
                  <w:widowControl/>
                </w:pPr>
              </w:pPrChange>
            </w:pPr>
            <w:ins w:id="3965" w:author="松山　晃大" w:date="2023-02-08T02:08:00Z">
              <w:r w:rsidRPr="0048090B">
                <w:rPr>
                  <w:rFonts w:ascii="Times New Roman" w:eastAsia="ＭＳ 明朝" w:hAnsi="Times New Roman" w:cs="Times New Roman"/>
                  <w:color w:val="000000"/>
                  <w:kern w:val="0"/>
                  <w:szCs w:val="21"/>
                </w:rPr>
                <w:t>4.797</w:t>
              </w:r>
              <w:del w:id="3966"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24CA3C39" w14:textId="3CFC7F30" w:rsidTr="002E5AC4">
        <w:trPr>
          <w:trHeight w:val="280"/>
          <w:trPrChange w:id="3967"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968"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E0B6290"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Change w:id="3969"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75D12539"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3970"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738DDFA9" w14:textId="0A6749CB" w:rsidR="000A37BA" w:rsidRPr="0048090B" w:rsidRDefault="00A122B7" w:rsidP="00A122B7">
            <w:pPr>
              <w:widowControl/>
              <w:jc w:val="right"/>
              <w:rPr>
                <w:rFonts w:ascii="Times New Roman" w:eastAsia="ＭＳ 明朝" w:hAnsi="Times New Roman" w:cs="Times New Roman"/>
                <w:color w:val="000000"/>
                <w:kern w:val="0"/>
                <w:szCs w:val="21"/>
              </w:rPr>
            </w:pPr>
            <w:ins w:id="3971" w:author="松山 ファミリー" w:date="2023-02-08T02:09:00Z">
              <w:r>
                <w:rPr>
                  <w:rFonts w:ascii="Times New Roman" w:eastAsia="ＭＳ 明朝" w:hAnsi="Times New Roman" w:cs="Times New Roman"/>
                  <w:color w:val="000000"/>
                  <w:kern w:val="0"/>
                  <w:szCs w:val="21"/>
                </w:rPr>
                <w:t>0</w:t>
              </w:r>
              <w:r>
                <w:rPr>
                  <w:color w:val="000000"/>
                  <w:kern w:val="0"/>
                </w:rPr>
                <w:t>.</w:t>
              </w:r>
            </w:ins>
            <w:r w:rsidR="000A37BA" w:rsidRPr="0048090B">
              <w:rPr>
                <w:rFonts w:ascii="Times New Roman" w:eastAsia="ＭＳ 明朝" w:hAnsi="Times New Roman" w:cs="Times New Roman"/>
                <w:color w:val="000000"/>
                <w:kern w:val="0"/>
                <w:szCs w:val="21"/>
              </w:rPr>
              <w:t>4</w:t>
            </w:r>
            <w:del w:id="3972" w:author="松山 ファミリー" w:date="2023-02-08T02:09:00Z">
              <w:r w:rsidR="000A37BA" w:rsidRPr="0048090B" w:rsidDel="00A122B7">
                <w:rPr>
                  <w:rFonts w:ascii="Times New Roman" w:eastAsia="ＭＳ 明朝" w:hAnsi="Times New Roman" w:cs="Times New Roman"/>
                  <w:color w:val="000000"/>
                  <w:kern w:val="0"/>
                  <w:szCs w:val="21"/>
                </w:rPr>
                <w:delText>.</w:delText>
              </w:r>
            </w:del>
            <w:r w:rsidR="000A37BA" w:rsidRPr="0048090B">
              <w:rPr>
                <w:rFonts w:ascii="Times New Roman" w:eastAsia="ＭＳ 明朝" w:hAnsi="Times New Roman" w:cs="Times New Roman"/>
                <w:color w:val="000000"/>
                <w:kern w:val="0"/>
                <w:szCs w:val="21"/>
              </w:rPr>
              <w:t>388</w:t>
            </w:r>
            <w:del w:id="3973" w:author="松山 ファミリー" w:date="2023-02-08T02:09:00Z">
              <w:r w:rsidR="000A37BA" w:rsidRPr="0048090B" w:rsidDel="00A122B7">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974" w:author="松山 ファミリー" w:date="2023-02-08T02:05:00Z">
              <w:tcPr>
                <w:tcW w:w="284" w:type="dxa"/>
                <w:tcBorders>
                  <w:top w:val="nil"/>
                  <w:left w:val="nil"/>
                  <w:bottom w:val="single" w:sz="4" w:space="0" w:color="auto"/>
                  <w:right w:val="single" w:sz="4" w:space="0" w:color="auto"/>
                </w:tcBorders>
              </w:tcPr>
            </w:tcPrChange>
          </w:tcPr>
          <w:p w14:paraId="1AFD8C18"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3975"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3976" w:author="松山 ファミリー" w:date="2023-02-08T02:05:00Z">
              <w:tcPr>
                <w:tcW w:w="284" w:type="dxa"/>
                <w:tcBorders>
                  <w:top w:val="nil"/>
                  <w:left w:val="nil"/>
                  <w:bottom w:val="single" w:sz="4" w:space="0" w:color="auto"/>
                  <w:right w:val="single" w:sz="4" w:space="0" w:color="auto"/>
                </w:tcBorders>
              </w:tcPr>
            </w:tcPrChange>
          </w:tcPr>
          <w:p w14:paraId="3DA82E5A" w14:textId="4049BDA8" w:rsidR="000A37BA" w:rsidRPr="0048090B" w:rsidRDefault="000A37BA" w:rsidP="000A37BA">
            <w:pPr>
              <w:widowControl/>
              <w:jc w:val="right"/>
              <w:rPr>
                <w:rFonts w:ascii="Times New Roman" w:eastAsia="ＭＳ 明朝" w:hAnsi="Times New Roman" w:cs="Times New Roman"/>
                <w:color w:val="000000"/>
                <w:kern w:val="0"/>
                <w:szCs w:val="21"/>
              </w:rPr>
              <w:pPrChange w:id="3977" w:author="松山 ファミリー" w:date="2023-02-08T02:08:00Z">
                <w:pPr>
                  <w:widowControl/>
                </w:pPr>
              </w:pPrChange>
            </w:pPr>
            <w:ins w:id="3978" w:author="松山　晃大" w:date="2023-02-08T02:08:00Z">
              <w:r w:rsidRPr="0048090B">
                <w:rPr>
                  <w:rFonts w:ascii="Times New Roman" w:eastAsia="ＭＳ 明朝" w:hAnsi="Times New Roman" w:cs="Times New Roman"/>
                  <w:color w:val="000000"/>
                  <w:kern w:val="0"/>
                  <w:szCs w:val="21"/>
                </w:rPr>
                <w:t>850</w:t>
              </w:r>
            </w:ins>
          </w:p>
        </w:tc>
        <w:tc>
          <w:tcPr>
            <w:tcW w:w="1276" w:type="dxa"/>
            <w:tcBorders>
              <w:top w:val="nil"/>
              <w:left w:val="nil"/>
              <w:bottom w:val="single" w:sz="4" w:space="0" w:color="auto"/>
              <w:right w:val="single" w:sz="4" w:space="0" w:color="auto"/>
            </w:tcBorders>
            <w:vAlign w:val="center"/>
            <w:tcPrChange w:id="3979" w:author="松山 ファミリー" w:date="2023-02-08T02:05:00Z">
              <w:tcPr>
                <w:tcW w:w="284" w:type="dxa"/>
                <w:tcBorders>
                  <w:top w:val="nil"/>
                  <w:left w:val="nil"/>
                  <w:bottom w:val="single" w:sz="4" w:space="0" w:color="auto"/>
                  <w:right w:val="single" w:sz="4" w:space="0" w:color="auto"/>
                </w:tcBorders>
              </w:tcPr>
            </w:tcPrChange>
          </w:tcPr>
          <w:p w14:paraId="78070B55" w14:textId="07377362" w:rsidR="000A37BA" w:rsidRPr="0048090B" w:rsidRDefault="000A37BA" w:rsidP="000A37BA">
            <w:pPr>
              <w:widowControl/>
              <w:jc w:val="right"/>
              <w:rPr>
                <w:rFonts w:ascii="Times New Roman" w:eastAsia="ＭＳ 明朝" w:hAnsi="Times New Roman" w:cs="Times New Roman"/>
                <w:color w:val="000000"/>
                <w:kern w:val="0"/>
                <w:szCs w:val="21"/>
              </w:rPr>
              <w:pPrChange w:id="3980" w:author="松山 ファミリー" w:date="2023-02-08T02:08:00Z">
                <w:pPr>
                  <w:widowControl/>
                </w:pPr>
              </w:pPrChange>
            </w:pPr>
            <w:ins w:id="3981" w:author="松山　晃大" w:date="2023-02-08T02:08: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3982" w:author="松山 ファミリー" w:date="2023-02-08T02:05:00Z">
              <w:tcPr>
                <w:tcW w:w="284" w:type="dxa"/>
                <w:tcBorders>
                  <w:top w:val="nil"/>
                  <w:left w:val="nil"/>
                  <w:bottom w:val="single" w:sz="4" w:space="0" w:color="auto"/>
                  <w:right w:val="single" w:sz="4" w:space="0" w:color="auto"/>
                </w:tcBorders>
              </w:tcPr>
            </w:tcPrChange>
          </w:tcPr>
          <w:p w14:paraId="414AB783" w14:textId="6A0E6AFD" w:rsidR="000A37BA" w:rsidRPr="0048090B" w:rsidRDefault="000A37BA" w:rsidP="000A37BA">
            <w:pPr>
              <w:widowControl/>
              <w:jc w:val="right"/>
              <w:rPr>
                <w:rFonts w:ascii="Times New Roman" w:eastAsia="ＭＳ 明朝" w:hAnsi="Times New Roman" w:cs="Times New Roman"/>
                <w:color w:val="000000"/>
                <w:kern w:val="0"/>
                <w:szCs w:val="21"/>
              </w:rPr>
              <w:pPrChange w:id="3983" w:author="松山 ファミリー" w:date="2023-02-08T02:08:00Z">
                <w:pPr>
                  <w:widowControl/>
                </w:pPr>
              </w:pPrChange>
            </w:pPr>
            <w:ins w:id="3984" w:author="松山　晃大" w:date="2023-02-08T02:08:00Z">
              <w:r w:rsidRPr="0048090B">
                <w:rPr>
                  <w:rFonts w:ascii="Times New Roman" w:eastAsia="ＭＳ 明朝" w:hAnsi="Times New Roman" w:cs="Times New Roman"/>
                  <w:color w:val="000000"/>
                  <w:kern w:val="0"/>
                  <w:szCs w:val="21"/>
                </w:rPr>
                <w:t>5.230</w:t>
              </w:r>
              <w:del w:id="3985"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70267EAA" w14:textId="1440076D" w:rsidTr="002E5AC4">
        <w:trPr>
          <w:trHeight w:val="280"/>
          <w:trPrChange w:id="3986"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987"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D752AD9"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Change w:id="3988"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12F9C65D"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3989"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133B9742" w14:textId="0C8D7D85" w:rsidR="000A37BA" w:rsidRPr="0048090B" w:rsidRDefault="00A122B7" w:rsidP="00A122B7">
            <w:pPr>
              <w:widowControl/>
              <w:jc w:val="right"/>
              <w:rPr>
                <w:rFonts w:ascii="Times New Roman" w:eastAsia="ＭＳ 明朝" w:hAnsi="Times New Roman" w:cs="Times New Roman"/>
                <w:color w:val="000000"/>
                <w:kern w:val="0"/>
                <w:szCs w:val="21"/>
              </w:rPr>
            </w:pPr>
            <w:ins w:id="3990" w:author="松山 ファミリー" w:date="2023-02-08T02:09:00Z">
              <w:r>
                <w:rPr>
                  <w:rFonts w:ascii="Times New Roman" w:eastAsia="ＭＳ 明朝" w:hAnsi="Times New Roman" w:cs="Times New Roman"/>
                  <w:color w:val="000000"/>
                  <w:kern w:val="0"/>
                  <w:szCs w:val="21"/>
                </w:rPr>
                <w:t>0</w:t>
              </w:r>
              <w:r>
                <w:rPr>
                  <w:color w:val="000000"/>
                  <w:kern w:val="0"/>
                </w:rPr>
                <w:t>.</w:t>
              </w:r>
            </w:ins>
            <w:r w:rsidR="000A37BA" w:rsidRPr="0048090B">
              <w:rPr>
                <w:rFonts w:ascii="Times New Roman" w:eastAsia="ＭＳ 明朝" w:hAnsi="Times New Roman" w:cs="Times New Roman"/>
                <w:color w:val="000000"/>
                <w:kern w:val="0"/>
                <w:szCs w:val="21"/>
              </w:rPr>
              <w:t>8</w:t>
            </w:r>
            <w:del w:id="3991" w:author="松山 ファミリー" w:date="2023-02-08T02:09:00Z">
              <w:r w:rsidR="000A37BA" w:rsidRPr="0048090B" w:rsidDel="00A122B7">
                <w:rPr>
                  <w:rFonts w:ascii="Times New Roman" w:eastAsia="ＭＳ 明朝" w:hAnsi="Times New Roman" w:cs="Times New Roman"/>
                  <w:color w:val="000000"/>
                  <w:kern w:val="0"/>
                  <w:szCs w:val="21"/>
                </w:rPr>
                <w:delText>.</w:delText>
              </w:r>
            </w:del>
            <w:r w:rsidR="000A37BA" w:rsidRPr="0048090B">
              <w:rPr>
                <w:rFonts w:ascii="Times New Roman" w:eastAsia="ＭＳ 明朝" w:hAnsi="Times New Roman" w:cs="Times New Roman"/>
                <w:color w:val="000000"/>
                <w:kern w:val="0"/>
                <w:szCs w:val="21"/>
              </w:rPr>
              <w:t>771</w:t>
            </w:r>
            <w:del w:id="3992" w:author="松山 ファミリー" w:date="2023-02-08T02:09:00Z">
              <w:r w:rsidR="000A37BA" w:rsidRPr="0048090B" w:rsidDel="00A122B7">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993" w:author="松山 ファミリー" w:date="2023-02-08T02:05:00Z">
              <w:tcPr>
                <w:tcW w:w="284" w:type="dxa"/>
                <w:tcBorders>
                  <w:top w:val="nil"/>
                  <w:left w:val="nil"/>
                  <w:bottom w:val="single" w:sz="4" w:space="0" w:color="auto"/>
                  <w:right w:val="single" w:sz="4" w:space="0" w:color="auto"/>
                </w:tcBorders>
              </w:tcPr>
            </w:tcPrChange>
          </w:tcPr>
          <w:p w14:paraId="7E13A800"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3994"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3995" w:author="松山 ファミリー" w:date="2023-02-08T02:05:00Z">
              <w:tcPr>
                <w:tcW w:w="284" w:type="dxa"/>
                <w:tcBorders>
                  <w:top w:val="nil"/>
                  <w:left w:val="nil"/>
                  <w:bottom w:val="single" w:sz="4" w:space="0" w:color="auto"/>
                  <w:right w:val="single" w:sz="4" w:space="0" w:color="auto"/>
                </w:tcBorders>
              </w:tcPr>
            </w:tcPrChange>
          </w:tcPr>
          <w:p w14:paraId="77699DBC" w14:textId="0AB16848" w:rsidR="000A37BA" w:rsidRPr="0048090B" w:rsidRDefault="000A37BA" w:rsidP="000A37BA">
            <w:pPr>
              <w:widowControl/>
              <w:jc w:val="right"/>
              <w:rPr>
                <w:rFonts w:ascii="Times New Roman" w:eastAsia="ＭＳ 明朝" w:hAnsi="Times New Roman" w:cs="Times New Roman"/>
                <w:color w:val="000000"/>
                <w:kern w:val="0"/>
                <w:szCs w:val="21"/>
              </w:rPr>
              <w:pPrChange w:id="3996" w:author="松山 ファミリー" w:date="2023-02-08T02:08:00Z">
                <w:pPr>
                  <w:widowControl/>
                </w:pPr>
              </w:pPrChange>
            </w:pPr>
            <w:ins w:id="3997" w:author="松山　晃大" w:date="2023-02-08T02:08:00Z">
              <w:r w:rsidRPr="0048090B">
                <w:rPr>
                  <w:rFonts w:ascii="Times New Roman" w:eastAsia="ＭＳ 明朝" w:hAnsi="Times New Roman" w:cs="Times New Roman"/>
                  <w:color w:val="000000"/>
                  <w:kern w:val="0"/>
                  <w:szCs w:val="21"/>
                </w:rPr>
                <w:t>900</w:t>
              </w:r>
            </w:ins>
          </w:p>
        </w:tc>
        <w:tc>
          <w:tcPr>
            <w:tcW w:w="1276" w:type="dxa"/>
            <w:tcBorders>
              <w:top w:val="nil"/>
              <w:left w:val="nil"/>
              <w:bottom w:val="single" w:sz="4" w:space="0" w:color="auto"/>
              <w:right w:val="single" w:sz="4" w:space="0" w:color="auto"/>
            </w:tcBorders>
            <w:vAlign w:val="center"/>
            <w:tcPrChange w:id="3998" w:author="松山 ファミリー" w:date="2023-02-08T02:05:00Z">
              <w:tcPr>
                <w:tcW w:w="284" w:type="dxa"/>
                <w:tcBorders>
                  <w:top w:val="nil"/>
                  <w:left w:val="nil"/>
                  <w:bottom w:val="single" w:sz="4" w:space="0" w:color="auto"/>
                  <w:right w:val="single" w:sz="4" w:space="0" w:color="auto"/>
                </w:tcBorders>
              </w:tcPr>
            </w:tcPrChange>
          </w:tcPr>
          <w:p w14:paraId="29D53DE5" w14:textId="649EFCEC" w:rsidR="000A37BA" w:rsidRPr="0048090B" w:rsidRDefault="000A37BA" w:rsidP="000A37BA">
            <w:pPr>
              <w:widowControl/>
              <w:jc w:val="right"/>
              <w:rPr>
                <w:rFonts w:ascii="Times New Roman" w:eastAsia="ＭＳ 明朝" w:hAnsi="Times New Roman" w:cs="Times New Roman"/>
                <w:color w:val="000000"/>
                <w:kern w:val="0"/>
                <w:szCs w:val="21"/>
              </w:rPr>
              <w:pPrChange w:id="3999" w:author="松山 ファミリー" w:date="2023-02-08T02:08:00Z">
                <w:pPr>
                  <w:widowControl/>
                </w:pPr>
              </w:pPrChange>
            </w:pPr>
            <w:ins w:id="4000" w:author="松山　晃大" w:date="2023-02-08T02:08: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4001" w:author="松山 ファミリー" w:date="2023-02-08T02:05:00Z">
              <w:tcPr>
                <w:tcW w:w="284" w:type="dxa"/>
                <w:tcBorders>
                  <w:top w:val="nil"/>
                  <w:left w:val="nil"/>
                  <w:bottom w:val="single" w:sz="4" w:space="0" w:color="auto"/>
                  <w:right w:val="single" w:sz="4" w:space="0" w:color="auto"/>
                </w:tcBorders>
              </w:tcPr>
            </w:tcPrChange>
          </w:tcPr>
          <w:p w14:paraId="74B432C2" w14:textId="0946295A" w:rsidR="000A37BA" w:rsidRPr="0048090B" w:rsidRDefault="000A37BA" w:rsidP="000A37BA">
            <w:pPr>
              <w:widowControl/>
              <w:jc w:val="right"/>
              <w:rPr>
                <w:rFonts w:ascii="Times New Roman" w:eastAsia="ＭＳ 明朝" w:hAnsi="Times New Roman" w:cs="Times New Roman"/>
                <w:color w:val="000000"/>
                <w:kern w:val="0"/>
                <w:szCs w:val="21"/>
              </w:rPr>
              <w:pPrChange w:id="4002" w:author="松山 ファミリー" w:date="2023-02-08T02:08:00Z">
                <w:pPr>
                  <w:widowControl/>
                </w:pPr>
              </w:pPrChange>
            </w:pPr>
            <w:ins w:id="4003" w:author="松山　晃大" w:date="2023-02-08T02:08:00Z">
              <w:r w:rsidRPr="0048090B">
                <w:rPr>
                  <w:rFonts w:ascii="Times New Roman" w:eastAsia="ＭＳ 明朝" w:hAnsi="Times New Roman" w:cs="Times New Roman"/>
                  <w:color w:val="000000"/>
                  <w:kern w:val="0"/>
                  <w:szCs w:val="21"/>
                </w:rPr>
                <w:t>5.662</w:t>
              </w:r>
              <w:del w:id="4004"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36F3F670" w14:textId="699BC578" w:rsidTr="002E5AC4">
        <w:trPr>
          <w:trHeight w:val="280"/>
          <w:trPrChange w:id="4005"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06"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D628B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Change w:id="4007"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25E57A3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4008"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6F8E08C9"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del w:id="4009"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10" w:author="松山 ファミリー" w:date="2023-02-08T02:05:00Z">
              <w:tcPr>
                <w:tcW w:w="284" w:type="dxa"/>
                <w:tcBorders>
                  <w:top w:val="nil"/>
                  <w:left w:val="nil"/>
                  <w:bottom w:val="single" w:sz="4" w:space="0" w:color="auto"/>
                  <w:right w:val="single" w:sz="4" w:space="0" w:color="auto"/>
                </w:tcBorders>
              </w:tcPr>
            </w:tcPrChange>
          </w:tcPr>
          <w:p w14:paraId="08D9702B"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011"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12" w:author="松山 ファミリー" w:date="2023-02-08T02:05:00Z">
              <w:tcPr>
                <w:tcW w:w="284" w:type="dxa"/>
                <w:tcBorders>
                  <w:top w:val="nil"/>
                  <w:left w:val="nil"/>
                  <w:bottom w:val="single" w:sz="4" w:space="0" w:color="auto"/>
                  <w:right w:val="single" w:sz="4" w:space="0" w:color="auto"/>
                </w:tcBorders>
              </w:tcPr>
            </w:tcPrChange>
          </w:tcPr>
          <w:p w14:paraId="17F36D2E" w14:textId="04623005" w:rsidR="000A37BA" w:rsidRPr="0048090B" w:rsidRDefault="000A37BA" w:rsidP="000A37BA">
            <w:pPr>
              <w:widowControl/>
              <w:jc w:val="right"/>
              <w:rPr>
                <w:rFonts w:ascii="Times New Roman" w:eastAsia="ＭＳ 明朝" w:hAnsi="Times New Roman" w:cs="Times New Roman"/>
                <w:color w:val="000000"/>
                <w:kern w:val="0"/>
                <w:szCs w:val="21"/>
              </w:rPr>
              <w:pPrChange w:id="4013" w:author="松山 ファミリー" w:date="2023-02-08T02:08:00Z">
                <w:pPr>
                  <w:widowControl/>
                </w:pPr>
              </w:pPrChange>
            </w:pPr>
            <w:ins w:id="4014" w:author="松山　晃大" w:date="2023-02-08T02:08:00Z">
              <w:r w:rsidRPr="0048090B">
                <w:rPr>
                  <w:rFonts w:ascii="Times New Roman" w:eastAsia="ＭＳ 明朝" w:hAnsi="Times New Roman" w:cs="Times New Roman"/>
                  <w:color w:val="000000"/>
                  <w:kern w:val="0"/>
                  <w:szCs w:val="21"/>
                </w:rPr>
                <w:t>950</w:t>
              </w:r>
            </w:ins>
          </w:p>
        </w:tc>
        <w:tc>
          <w:tcPr>
            <w:tcW w:w="1276" w:type="dxa"/>
            <w:tcBorders>
              <w:top w:val="nil"/>
              <w:left w:val="nil"/>
              <w:bottom w:val="single" w:sz="4" w:space="0" w:color="auto"/>
              <w:right w:val="single" w:sz="4" w:space="0" w:color="auto"/>
            </w:tcBorders>
            <w:vAlign w:val="center"/>
            <w:tcPrChange w:id="4015" w:author="松山 ファミリー" w:date="2023-02-08T02:05:00Z">
              <w:tcPr>
                <w:tcW w:w="284" w:type="dxa"/>
                <w:tcBorders>
                  <w:top w:val="nil"/>
                  <w:left w:val="nil"/>
                  <w:bottom w:val="single" w:sz="4" w:space="0" w:color="auto"/>
                  <w:right w:val="single" w:sz="4" w:space="0" w:color="auto"/>
                </w:tcBorders>
              </w:tcPr>
            </w:tcPrChange>
          </w:tcPr>
          <w:p w14:paraId="70B0365B" w14:textId="2BC58F3B" w:rsidR="000A37BA" w:rsidRPr="0048090B" w:rsidRDefault="000A37BA" w:rsidP="000A37BA">
            <w:pPr>
              <w:widowControl/>
              <w:jc w:val="right"/>
              <w:rPr>
                <w:rFonts w:ascii="Times New Roman" w:eastAsia="ＭＳ 明朝" w:hAnsi="Times New Roman" w:cs="Times New Roman"/>
                <w:color w:val="000000"/>
                <w:kern w:val="0"/>
                <w:szCs w:val="21"/>
              </w:rPr>
              <w:pPrChange w:id="4016" w:author="松山 ファミリー" w:date="2023-02-08T02:08:00Z">
                <w:pPr>
                  <w:widowControl/>
                </w:pPr>
              </w:pPrChange>
            </w:pPr>
            <w:ins w:id="4017" w:author="松山　晃大" w:date="2023-02-08T02:08: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4018" w:author="松山 ファミリー" w:date="2023-02-08T02:05:00Z">
              <w:tcPr>
                <w:tcW w:w="284" w:type="dxa"/>
                <w:tcBorders>
                  <w:top w:val="nil"/>
                  <w:left w:val="nil"/>
                  <w:bottom w:val="single" w:sz="4" w:space="0" w:color="auto"/>
                  <w:right w:val="single" w:sz="4" w:space="0" w:color="auto"/>
                </w:tcBorders>
              </w:tcPr>
            </w:tcPrChange>
          </w:tcPr>
          <w:p w14:paraId="33222730" w14:textId="1256B578" w:rsidR="000A37BA" w:rsidRPr="0048090B" w:rsidRDefault="000A37BA" w:rsidP="000A37BA">
            <w:pPr>
              <w:widowControl/>
              <w:jc w:val="right"/>
              <w:rPr>
                <w:rFonts w:ascii="Times New Roman" w:eastAsia="ＭＳ 明朝" w:hAnsi="Times New Roman" w:cs="Times New Roman"/>
                <w:color w:val="000000"/>
                <w:kern w:val="0"/>
                <w:szCs w:val="21"/>
              </w:rPr>
              <w:pPrChange w:id="4019" w:author="松山 ファミリー" w:date="2023-02-08T02:08:00Z">
                <w:pPr>
                  <w:widowControl/>
                </w:pPr>
              </w:pPrChange>
            </w:pPr>
            <w:ins w:id="4020" w:author="松山　晃大" w:date="2023-02-08T02:08:00Z">
              <w:r w:rsidRPr="0048090B">
                <w:rPr>
                  <w:rFonts w:ascii="Times New Roman" w:eastAsia="ＭＳ 明朝" w:hAnsi="Times New Roman" w:cs="Times New Roman"/>
                  <w:color w:val="000000"/>
                  <w:kern w:val="0"/>
                  <w:szCs w:val="21"/>
                </w:rPr>
                <w:t>6.094</w:t>
              </w:r>
              <w:del w:id="4021"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3EA600C8" w14:textId="79973D3C" w:rsidTr="002E5AC4">
        <w:trPr>
          <w:trHeight w:val="280"/>
          <w:trPrChange w:id="4022"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23"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842046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Change w:id="4024"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27B085F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4025"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3A11242F"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del w:id="4026"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27" w:author="松山 ファミリー" w:date="2023-02-08T02:05:00Z">
              <w:tcPr>
                <w:tcW w:w="284" w:type="dxa"/>
                <w:tcBorders>
                  <w:top w:val="nil"/>
                  <w:left w:val="nil"/>
                  <w:bottom w:val="single" w:sz="4" w:space="0" w:color="auto"/>
                  <w:right w:val="single" w:sz="4" w:space="0" w:color="auto"/>
                </w:tcBorders>
              </w:tcPr>
            </w:tcPrChange>
          </w:tcPr>
          <w:p w14:paraId="726CC70F"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028"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29" w:author="松山 ファミリー" w:date="2023-02-08T02:05:00Z">
              <w:tcPr>
                <w:tcW w:w="284" w:type="dxa"/>
                <w:tcBorders>
                  <w:top w:val="nil"/>
                  <w:left w:val="nil"/>
                  <w:bottom w:val="single" w:sz="4" w:space="0" w:color="auto"/>
                  <w:right w:val="single" w:sz="4" w:space="0" w:color="auto"/>
                </w:tcBorders>
              </w:tcPr>
            </w:tcPrChange>
          </w:tcPr>
          <w:p w14:paraId="3A151731" w14:textId="7948A42C" w:rsidR="000A37BA" w:rsidRPr="0048090B" w:rsidRDefault="000A37BA" w:rsidP="000A37BA">
            <w:pPr>
              <w:widowControl/>
              <w:jc w:val="right"/>
              <w:rPr>
                <w:rFonts w:ascii="Times New Roman" w:eastAsia="ＭＳ 明朝" w:hAnsi="Times New Roman" w:cs="Times New Roman"/>
                <w:color w:val="000000"/>
                <w:kern w:val="0"/>
                <w:szCs w:val="21"/>
              </w:rPr>
              <w:pPrChange w:id="4030" w:author="松山 ファミリー" w:date="2023-02-08T02:08:00Z">
                <w:pPr>
                  <w:widowControl/>
                </w:pPr>
              </w:pPrChange>
            </w:pPr>
            <w:ins w:id="4031" w:author="松山　晃大" w:date="2023-02-08T02:08:00Z">
              <w:r w:rsidRPr="0048090B">
                <w:rPr>
                  <w:rFonts w:ascii="Times New Roman" w:eastAsia="ＭＳ 明朝" w:hAnsi="Times New Roman" w:cs="Times New Roman"/>
                  <w:color w:val="000000"/>
                  <w:kern w:val="0"/>
                  <w:szCs w:val="21"/>
                </w:rPr>
                <w:t>1000</w:t>
              </w:r>
            </w:ins>
          </w:p>
        </w:tc>
        <w:tc>
          <w:tcPr>
            <w:tcW w:w="1276" w:type="dxa"/>
            <w:tcBorders>
              <w:top w:val="nil"/>
              <w:left w:val="nil"/>
              <w:bottom w:val="single" w:sz="4" w:space="0" w:color="auto"/>
              <w:right w:val="single" w:sz="4" w:space="0" w:color="auto"/>
            </w:tcBorders>
            <w:vAlign w:val="center"/>
            <w:tcPrChange w:id="4032" w:author="松山 ファミリー" w:date="2023-02-08T02:05:00Z">
              <w:tcPr>
                <w:tcW w:w="284" w:type="dxa"/>
                <w:tcBorders>
                  <w:top w:val="nil"/>
                  <w:left w:val="nil"/>
                  <w:bottom w:val="single" w:sz="4" w:space="0" w:color="auto"/>
                  <w:right w:val="single" w:sz="4" w:space="0" w:color="auto"/>
                </w:tcBorders>
              </w:tcPr>
            </w:tcPrChange>
          </w:tcPr>
          <w:p w14:paraId="562777F5" w14:textId="0EF6552C" w:rsidR="000A37BA" w:rsidRPr="0048090B" w:rsidRDefault="000A37BA" w:rsidP="000A37BA">
            <w:pPr>
              <w:widowControl/>
              <w:jc w:val="right"/>
              <w:rPr>
                <w:rFonts w:ascii="Times New Roman" w:eastAsia="ＭＳ 明朝" w:hAnsi="Times New Roman" w:cs="Times New Roman"/>
                <w:color w:val="000000"/>
                <w:kern w:val="0"/>
                <w:szCs w:val="21"/>
              </w:rPr>
              <w:pPrChange w:id="4033" w:author="松山 ファミリー" w:date="2023-02-08T02:08:00Z">
                <w:pPr>
                  <w:widowControl/>
                </w:pPr>
              </w:pPrChange>
            </w:pPr>
            <w:ins w:id="4034" w:author="松山　晃大" w:date="2023-02-08T02:08: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4035" w:author="松山 ファミリー" w:date="2023-02-08T02:05:00Z">
              <w:tcPr>
                <w:tcW w:w="284" w:type="dxa"/>
                <w:tcBorders>
                  <w:top w:val="nil"/>
                  <w:left w:val="nil"/>
                  <w:bottom w:val="single" w:sz="4" w:space="0" w:color="auto"/>
                  <w:right w:val="single" w:sz="4" w:space="0" w:color="auto"/>
                </w:tcBorders>
              </w:tcPr>
            </w:tcPrChange>
          </w:tcPr>
          <w:p w14:paraId="4331E4F2" w14:textId="57EA9FD4" w:rsidR="000A37BA" w:rsidRPr="0048090B" w:rsidRDefault="000A37BA" w:rsidP="000A37BA">
            <w:pPr>
              <w:widowControl/>
              <w:jc w:val="right"/>
              <w:rPr>
                <w:rFonts w:ascii="Times New Roman" w:eastAsia="ＭＳ 明朝" w:hAnsi="Times New Roman" w:cs="Times New Roman"/>
                <w:color w:val="000000"/>
                <w:kern w:val="0"/>
                <w:szCs w:val="21"/>
              </w:rPr>
              <w:pPrChange w:id="4036" w:author="松山 ファミリー" w:date="2023-02-08T02:08:00Z">
                <w:pPr>
                  <w:widowControl/>
                </w:pPr>
              </w:pPrChange>
            </w:pPr>
            <w:ins w:id="4037" w:author="松山　晃大" w:date="2023-02-08T02:08:00Z">
              <w:r w:rsidRPr="0048090B">
                <w:rPr>
                  <w:rFonts w:ascii="Times New Roman" w:eastAsia="ＭＳ 明朝" w:hAnsi="Times New Roman" w:cs="Times New Roman"/>
                  <w:color w:val="000000"/>
                  <w:kern w:val="0"/>
                  <w:szCs w:val="21"/>
                </w:rPr>
                <w:t>6.525</w:t>
              </w:r>
              <w:del w:id="4038"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47330CFC" w14:textId="014BEAC0" w:rsidTr="002E5AC4">
        <w:trPr>
          <w:trHeight w:val="280"/>
          <w:trPrChange w:id="4039"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40"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178CD1B"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Change w:id="4041"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12612D20"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4042"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350CCD77"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del w:id="4043"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44" w:author="松山 ファミリー" w:date="2023-02-08T02:05:00Z">
              <w:tcPr>
                <w:tcW w:w="284" w:type="dxa"/>
                <w:tcBorders>
                  <w:top w:val="nil"/>
                  <w:left w:val="nil"/>
                  <w:bottom w:val="single" w:sz="4" w:space="0" w:color="auto"/>
                  <w:right w:val="single" w:sz="4" w:space="0" w:color="auto"/>
                </w:tcBorders>
              </w:tcPr>
            </w:tcPrChange>
          </w:tcPr>
          <w:p w14:paraId="22F3ECA2"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045"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46" w:author="松山 ファミリー" w:date="2023-02-08T02:05:00Z">
              <w:tcPr>
                <w:tcW w:w="284" w:type="dxa"/>
                <w:tcBorders>
                  <w:top w:val="nil"/>
                  <w:left w:val="nil"/>
                  <w:bottom w:val="single" w:sz="4" w:space="0" w:color="auto"/>
                  <w:right w:val="single" w:sz="4" w:space="0" w:color="auto"/>
                </w:tcBorders>
              </w:tcPr>
            </w:tcPrChange>
          </w:tcPr>
          <w:p w14:paraId="587976BB" w14:textId="7A3FD6EA" w:rsidR="000A37BA" w:rsidRPr="0048090B" w:rsidRDefault="000A37BA" w:rsidP="000A37BA">
            <w:pPr>
              <w:widowControl/>
              <w:jc w:val="right"/>
              <w:rPr>
                <w:rFonts w:ascii="Times New Roman" w:eastAsia="ＭＳ 明朝" w:hAnsi="Times New Roman" w:cs="Times New Roman"/>
                <w:color w:val="000000"/>
                <w:kern w:val="0"/>
                <w:szCs w:val="21"/>
              </w:rPr>
              <w:pPrChange w:id="4047" w:author="松山 ファミリー" w:date="2023-02-08T02:08:00Z">
                <w:pPr>
                  <w:widowControl/>
                </w:pPr>
              </w:pPrChange>
            </w:pPr>
            <w:ins w:id="4048" w:author="松山　晃大" w:date="2023-02-08T02:08:00Z">
              <w:r w:rsidRPr="0048090B">
                <w:rPr>
                  <w:rFonts w:ascii="Times New Roman" w:eastAsia="ＭＳ 明朝" w:hAnsi="Times New Roman" w:cs="Times New Roman"/>
                  <w:color w:val="000000"/>
                  <w:kern w:val="0"/>
                  <w:szCs w:val="21"/>
                </w:rPr>
                <w:t>1050</w:t>
              </w:r>
            </w:ins>
          </w:p>
        </w:tc>
        <w:tc>
          <w:tcPr>
            <w:tcW w:w="1276" w:type="dxa"/>
            <w:tcBorders>
              <w:top w:val="nil"/>
              <w:left w:val="nil"/>
              <w:bottom w:val="single" w:sz="4" w:space="0" w:color="auto"/>
              <w:right w:val="single" w:sz="4" w:space="0" w:color="auto"/>
            </w:tcBorders>
            <w:vAlign w:val="center"/>
            <w:tcPrChange w:id="4049" w:author="松山 ファミリー" w:date="2023-02-08T02:05:00Z">
              <w:tcPr>
                <w:tcW w:w="284" w:type="dxa"/>
                <w:tcBorders>
                  <w:top w:val="nil"/>
                  <w:left w:val="nil"/>
                  <w:bottom w:val="single" w:sz="4" w:space="0" w:color="auto"/>
                  <w:right w:val="single" w:sz="4" w:space="0" w:color="auto"/>
                </w:tcBorders>
              </w:tcPr>
            </w:tcPrChange>
          </w:tcPr>
          <w:p w14:paraId="46CCB981" w14:textId="66A3CB8D" w:rsidR="000A37BA" w:rsidRPr="0048090B" w:rsidRDefault="000A37BA" w:rsidP="000A37BA">
            <w:pPr>
              <w:widowControl/>
              <w:jc w:val="right"/>
              <w:rPr>
                <w:rFonts w:ascii="Times New Roman" w:eastAsia="ＭＳ 明朝" w:hAnsi="Times New Roman" w:cs="Times New Roman"/>
                <w:color w:val="000000"/>
                <w:kern w:val="0"/>
                <w:szCs w:val="21"/>
              </w:rPr>
              <w:pPrChange w:id="4050" w:author="松山 ファミリー" w:date="2023-02-08T02:08:00Z">
                <w:pPr>
                  <w:widowControl/>
                </w:pPr>
              </w:pPrChange>
            </w:pPr>
            <w:ins w:id="4051" w:author="松山　晃大" w:date="2023-02-08T02:08: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4052" w:author="松山 ファミリー" w:date="2023-02-08T02:05:00Z">
              <w:tcPr>
                <w:tcW w:w="284" w:type="dxa"/>
                <w:tcBorders>
                  <w:top w:val="nil"/>
                  <w:left w:val="nil"/>
                  <w:bottom w:val="single" w:sz="4" w:space="0" w:color="auto"/>
                  <w:right w:val="single" w:sz="4" w:space="0" w:color="auto"/>
                </w:tcBorders>
              </w:tcPr>
            </w:tcPrChange>
          </w:tcPr>
          <w:p w14:paraId="36F55970" w14:textId="7B537BC6" w:rsidR="000A37BA" w:rsidRPr="0048090B" w:rsidRDefault="000A37BA" w:rsidP="000A37BA">
            <w:pPr>
              <w:widowControl/>
              <w:jc w:val="right"/>
              <w:rPr>
                <w:rFonts w:ascii="Times New Roman" w:eastAsia="ＭＳ 明朝" w:hAnsi="Times New Roman" w:cs="Times New Roman"/>
                <w:color w:val="000000"/>
                <w:kern w:val="0"/>
                <w:szCs w:val="21"/>
              </w:rPr>
              <w:pPrChange w:id="4053" w:author="松山 ファミリー" w:date="2023-02-08T02:08:00Z">
                <w:pPr>
                  <w:widowControl/>
                </w:pPr>
              </w:pPrChange>
            </w:pPr>
            <w:ins w:id="4054" w:author="松山　晃大" w:date="2023-02-08T02:08:00Z">
              <w:r w:rsidRPr="0048090B">
                <w:rPr>
                  <w:rFonts w:ascii="Times New Roman" w:eastAsia="ＭＳ 明朝" w:hAnsi="Times New Roman" w:cs="Times New Roman"/>
                  <w:color w:val="000000"/>
                  <w:kern w:val="0"/>
                  <w:szCs w:val="21"/>
                </w:rPr>
                <w:t>6.956</w:t>
              </w:r>
              <w:del w:id="4055"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6C7A5872" w14:textId="7861E255" w:rsidTr="002E5AC4">
        <w:trPr>
          <w:trHeight w:val="280"/>
          <w:trPrChange w:id="4056"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57"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C85EAF7"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Change w:id="4058"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0893C593"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4059"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280F4297"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del w:id="4060"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61" w:author="松山 ファミリー" w:date="2023-02-08T02:05:00Z">
              <w:tcPr>
                <w:tcW w:w="284" w:type="dxa"/>
                <w:tcBorders>
                  <w:top w:val="nil"/>
                  <w:left w:val="nil"/>
                  <w:bottom w:val="single" w:sz="4" w:space="0" w:color="auto"/>
                  <w:right w:val="single" w:sz="4" w:space="0" w:color="auto"/>
                </w:tcBorders>
              </w:tcPr>
            </w:tcPrChange>
          </w:tcPr>
          <w:p w14:paraId="2237EFB9"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062"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63" w:author="松山 ファミリー" w:date="2023-02-08T02:05:00Z">
              <w:tcPr>
                <w:tcW w:w="284" w:type="dxa"/>
                <w:tcBorders>
                  <w:top w:val="nil"/>
                  <w:left w:val="nil"/>
                  <w:bottom w:val="single" w:sz="4" w:space="0" w:color="auto"/>
                  <w:right w:val="single" w:sz="4" w:space="0" w:color="auto"/>
                </w:tcBorders>
              </w:tcPr>
            </w:tcPrChange>
          </w:tcPr>
          <w:p w14:paraId="5E34DF19" w14:textId="082A937C" w:rsidR="000A37BA" w:rsidRPr="0048090B" w:rsidRDefault="000A37BA" w:rsidP="000A37BA">
            <w:pPr>
              <w:widowControl/>
              <w:jc w:val="right"/>
              <w:rPr>
                <w:rFonts w:ascii="Times New Roman" w:eastAsia="ＭＳ 明朝" w:hAnsi="Times New Roman" w:cs="Times New Roman"/>
                <w:color w:val="000000"/>
                <w:kern w:val="0"/>
                <w:szCs w:val="21"/>
              </w:rPr>
              <w:pPrChange w:id="4064" w:author="松山 ファミリー" w:date="2023-02-08T02:08:00Z">
                <w:pPr>
                  <w:widowControl/>
                </w:pPr>
              </w:pPrChange>
            </w:pPr>
            <w:ins w:id="4065" w:author="松山　晃大" w:date="2023-02-08T02:08:00Z">
              <w:r w:rsidRPr="0048090B">
                <w:rPr>
                  <w:rFonts w:ascii="Times New Roman" w:eastAsia="ＭＳ 明朝"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4066" w:author="松山 ファミリー" w:date="2023-02-08T02:05:00Z">
              <w:tcPr>
                <w:tcW w:w="284" w:type="dxa"/>
                <w:tcBorders>
                  <w:top w:val="nil"/>
                  <w:left w:val="nil"/>
                  <w:bottom w:val="single" w:sz="4" w:space="0" w:color="auto"/>
                  <w:right w:val="single" w:sz="4" w:space="0" w:color="auto"/>
                </w:tcBorders>
              </w:tcPr>
            </w:tcPrChange>
          </w:tcPr>
          <w:p w14:paraId="2D5FA49D" w14:textId="1F9E13CB" w:rsidR="000A37BA" w:rsidRPr="0048090B" w:rsidRDefault="000A37BA" w:rsidP="000A37BA">
            <w:pPr>
              <w:widowControl/>
              <w:jc w:val="right"/>
              <w:rPr>
                <w:rFonts w:ascii="Times New Roman" w:eastAsia="ＭＳ 明朝" w:hAnsi="Times New Roman" w:cs="Times New Roman"/>
                <w:color w:val="000000"/>
                <w:kern w:val="0"/>
                <w:szCs w:val="21"/>
              </w:rPr>
              <w:pPrChange w:id="4067" w:author="松山 ファミリー" w:date="2023-02-08T02:08:00Z">
                <w:pPr>
                  <w:widowControl/>
                </w:pPr>
              </w:pPrChange>
            </w:pPr>
            <w:ins w:id="4068" w:author="松山　晃大" w:date="2023-02-08T02:08: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4069" w:author="松山 ファミリー" w:date="2023-02-08T02:05:00Z">
              <w:tcPr>
                <w:tcW w:w="284" w:type="dxa"/>
                <w:tcBorders>
                  <w:top w:val="nil"/>
                  <w:left w:val="nil"/>
                  <w:bottom w:val="single" w:sz="4" w:space="0" w:color="auto"/>
                  <w:right w:val="single" w:sz="4" w:space="0" w:color="auto"/>
                </w:tcBorders>
              </w:tcPr>
            </w:tcPrChange>
          </w:tcPr>
          <w:p w14:paraId="493AEF67" w14:textId="169CD1F0" w:rsidR="000A37BA" w:rsidRPr="0048090B" w:rsidRDefault="000A37BA" w:rsidP="000A37BA">
            <w:pPr>
              <w:widowControl/>
              <w:jc w:val="right"/>
              <w:rPr>
                <w:rFonts w:ascii="Times New Roman" w:eastAsia="ＭＳ 明朝" w:hAnsi="Times New Roman" w:cs="Times New Roman"/>
                <w:color w:val="000000"/>
                <w:kern w:val="0"/>
                <w:szCs w:val="21"/>
              </w:rPr>
              <w:pPrChange w:id="4070" w:author="松山 ファミリー" w:date="2023-02-08T02:08:00Z">
                <w:pPr>
                  <w:widowControl/>
                </w:pPr>
              </w:pPrChange>
            </w:pPr>
            <w:ins w:id="4071" w:author="松山　晃大" w:date="2023-02-08T02:08:00Z">
              <w:r w:rsidRPr="0048090B">
                <w:rPr>
                  <w:rFonts w:ascii="Times New Roman" w:eastAsia="ＭＳ 明朝" w:hAnsi="Times New Roman" w:cs="Times New Roman"/>
                  <w:color w:val="000000"/>
                  <w:kern w:val="0"/>
                  <w:szCs w:val="21"/>
                </w:rPr>
                <w:t>7.386</w:t>
              </w:r>
              <w:del w:id="4072"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3FEA71CC" w14:textId="3780252D" w:rsidTr="002E5AC4">
        <w:trPr>
          <w:trHeight w:val="280"/>
          <w:trPrChange w:id="4073"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74"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C9FF31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Change w:id="4075"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0F3DA5E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Change w:id="4076"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4B135681"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del w:id="4077"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78" w:author="松山 ファミリー" w:date="2023-02-08T02:05:00Z">
              <w:tcPr>
                <w:tcW w:w="284" w:type="dxa"/>
                <w:tcBorders>
                  <w:top w:val="nil"/>
                  <w:left w:val="nil"/>
                  <w:bottom w:val="single" w:sz="4" w:space="0" w:color="auto"/>
                  <w:right w:val="single" w:sz="4" w:space="0" w:color="auto"/>
                </w:tcBorders>
              </w:tcPr>
            </w:tcPrChange>
          </w:tcPr>
          <w:p w14:paraId="0FDCBA35"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079"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80" w:author="松山 ファミリー" w:date="2023-02-08T02:05:00Z">
              <w:tcPr>
                <w:tcW w:w="284" w:type="dxa"/>
                <w:tcBorders>
                  <w:top w:val="nil"/>
                  <w:left w:val="nil"/>
                  <w:bottom w:val="single" w:sz="4" w:space="0" w:color="auto"/>
                  <w:right w:val="single" w:sz="4" w:space="0" w:color="auto"/>
                </w:tcBorders>
              </w:tcPr>
            </w:tcPrChange>
          </w:tcPr>
          <w:p w14:paraId="4A1EEFB6" w14:textId="2F6E190A" w:rsidR="000A37BA" w:rsidRPr="0048090B" w:rsidRDefault="000A37BA" w:rsidP="000A37BA">
            <w:pPr>
              <w:widowControl/>
              <w:jc w:val="right"/>
              <w:rPr>
                <w:rFonts w:ascii="Times New Roman" w:eastAsia="ＭＳ 明朝" w:hAnsi="Times New Roman" w:cs="Times New Roman"/>
                <w:color w:val="000000"/>
                <w:kern w:val="0"/>
                <w:szCs w:val="21"/>
              </w:rPr>
              <w:pPrChange w:id="4081" w:author="松山 ファミリー" w:date="2023-02-08T02:08:00Z">
                <w:pPr>
                  <w:widowControl/>
                </w:pPr>
              </w:pPrChange>
            </w:pPr>
            <w:ins w:id="4082" w:author="松山　晃大" w:date="2023-02-08T02:08:00Z">
              <w:r w:rsidRPr="0048090B">
                <w:rPr>
                  <w:rFonts w:ascii="Times New Roman" w:eastAsia="ＭＳ 明朝"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4083" w:author="松山 ファミリー" w:date="2023-02-08T02:05:00Z">
              <w:tcPr>
                <w:tcW w:w="284" w:type="dxa"/>
                <w:tcBorders>
                  <w:top w:val="nil"/>
                  <w:left w:val="nil"/>
                  <w:bottom w:val="single" w:sz="4" w:space="0" w:color="auto"/>
                  <w:right w:val="single" w:sz="4" w:space="0" w:color="auto"/>
                </w:tcBorders>
              </w:tcPr>
            </w:tcPrChange>
          </w:tcPr>
          <w:p w14:paraId="1FDEF415" w14:textId="3952F918" w:rsidR="000A37BA" w:rsidRPr="0048090B" w:rsidRDefault="000A37BA" w:rsidP="000A37BA">
            <w:pPr>
              <w:widowControl/>
              <w:jc w:val="right"/>
              <w:rPr>
                <w:rFonts w:ascii="Times New Roman" w:eastAsia="ＭＳ 明朝" w:hAnsi="Times New Roman" w:cs="Times New Roman"/>
                <w:color w:val="000000"/>
                <w:kern w:val="0"/>
                <w:szCs w:val="21"/>
              </w:rPr>
              <w:pPrChange w:id="4084" w:author="松山 ファミリー" w:date="2023-02-08T02:08:00Z">
                <w:pPr>
                  <w:widowControl/>
                </w:pPr>
              </w:pPrChange>
            </w:pPr>
            <w:ins w:id="4085" w:author="松山　晃大" w:date="2023-02-08T02:08:00Z">
              <w:r w:rsidRPr="0048090B">
                <w:rPr>
                  <w:rFonts w:ascii="Times New Roman" w:eastAsia="ＭＳ 明朝" w:hAnsi="Times New Roman" w:cs="Times New Roman"/>
                  <w:color w:val="000000"/>
                  <w:kern w:val="0"/>
                  <w:szCs w:val="21"/>
                </w:rPr>
                <w:t>900</w:t>
              </w:r>
            </w:ins>
          </w:p>
        </w:tc>
        <w:tc>
          <w:tcPr>
            <w:tcW w:w="1559" w:type="dxa"/>
            <w:tcBorders>
              <w:top w:val="nil"/>
              <w:left w:val="nil"/>
              <w:bottom w:val="single" w:sz="4" w:space="0" w:color="auto"/>
              <w:right w:val="single" w:sz="4" w:space="0" w:color="auto"/>
            </w:tcBorders>
            <w:vAlign w:val="center"/>
            <w:tcPrChange w:id="4086" w:author="松山 ファミリー" w:date="2023-02-08T02:05:00Z">
              <w:tcPr>
                <w:tcW w:w="284" w:type="dxa"/>
                <w:tcBorders>
                  <w:top w:val="nil"/>
                  <w:left w:val="nil"/>
                  <w:bottom w:val="single" w:sz="4" w:space="0" w:color="auto"/>
                  <w:right w:val="single" w:sz="4" w:space="0" w:color="auto"/>
                </w:tcBorders>
              </w:tcPr>
            </w:tcPrChange>
          </w:tcPr>
          <w:p w14:paraId="474690BC" w14:textId="68A0F18C" w:rsidR="000A37BA" w:rsidRPr="0048090B" w:rsidRDefault="000A37BA" w:rsidP="000A37BA">
            <w:pPr>
              <w:widowControl/>
              <w:jc w:val="right"/>
              <w:rPr>
                <w:rFonts w:ascii="Times New Roman" w:eastAsia="ＭＳ 明朝" w:hAnsi="Times New Roman" w:cs="Times New Roman"/>
                <w:color w:val="000000"/>
                <w:kern w:val="0"/>
                <w:szCs w:val="21"/>
              </w:rPr>
              <w:pPrChange w:id="4087" w:author="松山 ファミリー" w:date="2023-02-08T02:08:00Z">
                <w:pPr>
                  <w:widowControl/>
                </w:pPr>
              </w:pPrChange>
            </w:pPr>
            <w:ins w:id="4088" w:author="松山　晃大" w:date="2023-02-08T02:08:00Z">
              <w:r w:rsidRPr="0048090B">
                <w:rPr>
                  <w:rFonts w:ascii="Times New Roman" w:eastAsia="ＭＳ 明朝" w:hAnsi="Times New Roman" w:cs="Times New Roman"/>
                  <w:color w:val="000000"/>
                  <w:kern w:val="0"/>
                  <w:szCs w:val="21"/>
                </w:rPr>
                <w:t>7.816</w:t>
              </w:r>
              <w:del w:id="4089"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33ACAEBF" w14:textId="0DA5DA55" w:rsidTr="002E5AC4">
        <w:trPr>
          <w:trHeight w:val="280"/>
          <w:trPrChange w:id="4090"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91"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01C7E4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4092"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0024EAC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4093"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234F48E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del w:id="4094"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95" w:author="松山 ファミリー" w:date="2023-02-08T02:05:00Z">
              <w:tcPr>
                <w:tcW w:w="284" w:type="dxa"/>
                <w:tcBorders>
                  <w:top w:val="nil"/>
                  <w:left w:val="nil"/>
                  <w:bottom w:val="single" w:sz="4" w:space="0" w:color="auto"/>
                  <w:right w:val="single" w:sz="4" w:space="0" w:color="auto"/>
                </w:tcBorders>
              </w:tcPr>
            </w:tcPrChange>
          </w:tcPr>
          <w:p w14:paraId="7B34440D"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096"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97" w:author="松山 ファミリー" w:date="2023-02-08T02:05:00Z">
              <w:tcPr>
                <w:tcW w:w="284" w:type="dxa"/>
                <w:tcBorders>
                  <w:top w:val="nil"/>
                  <w:left w:val="nil"/>
                  <w:bottom w:val="single" w:sz="4" w:space="0" w:color="auto"/>
                  <w:right w:val="single" w:sz="4" w:space="0" w:color="auto"/>
                </w:tcBorders>
              </w:tcPr>
            </w:tcPrChange>
          </w:tcPr>
          <w:p w14:paraId="2EB5994A" w14:textId="450E2C5C" w:rsidR="000A37BA" w:rsidRPr="0048090B" w:rsidRDefault="000A37BA" w:rsidP="000A37BA">
            <w:pPr>
              <w:widowControl/>
              <w:jc w:val="right"/>
              <w:rPr>
                <w:rFonts w:ascii="Times New Roman" w:eastAsia="ＭＳ 明朝" w:hAnsi="Times New Roman" w:cs="Times New Roman"/>
                <w:color w:val="000000"/>
                <w:kern w:val="0"/>
                <w:szCs w:val="21"/>
              </w:rPr>
              <w:pPrChange w:id="4098" w:author="松山 ファミリー" w:date="2023-02-08T02:08:00Z">
                <w:pPr>
                  <w:widowControl/>
                </w:pPr>
              </w:pPrChange>
            </w:pPr>
            <w:ins w:id="4099" w:author="松山　晃大" w:date="2023-02-08T02:08: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4100" w:author="松山 ファミリー" w:date="2023-02-08T02:05:00Z">
              <w:tcPr>
                <w:tcW w:w="284" w:type="dxa"/>
                <w:tcBorders>
                  <w:top w:val="nil"/>
                  <w:left w:val="nil"/>
                  <w:bottom w:val="single" w:sz="4" w:space="0" w:color="auto"/>
                  <w:right w:val="single" w:sz="4" w:space="0" w:color="auto"/>
                </w:tcBorders>
              </w:tcPr>
            </w:tcPrChange>
          </w:tcPr>
          <w:p w14:paraId="07C67E62" w14:textId="6C16B904" w:rsidR="000A37BA" w:rsidRPr="0048090B" w:rsidRDefault="000A37BA" w:rsidP="000A37BA">
            <w:pPr>
              <w:widowControl/>
              <w:jc w:val="right"/>
              <w:rPr>
                <w:rFonts w:ascii="Times New Roman" w:eastAsia="ＭＳ 明朝" w:hAnsi="Times New Roman" w:cs="Times New Roman"/>
                <w:color w:val="000000"/>
                <w:kern w:val="0"/>
                <w:szCs w:val="21"/>
              </w:rPr>
              <w:pPrChange w:id="4101" w:author="松山 ファミリー" w:date="2023-02-08T02:08:00Z">
                <w:pPr>
                  <w:widowControl/>
                </w:pPr>
              </w:pPrChange>
            </w:pPr>
            <w:ins w:id="4102" w:author="松山　晃大" w:date="2023-02-08T02:08:00Z">
              <w:r w:rsidRPr="0048090B">
                <w:rPr>
                  <w:rFonts w:ascii="Times New Roman" w:eastAsia="ＭＳ 明朝" w:hAnsi="Times New Roman" w:cs="Times New Roman"/>
                  <w:color w:val="000000"/>
                  <w:kern w:val="0"/>
                  <w:szCs w:val="21"/>
                </w:rPr>
                <w:t>950</w:t>
              </w:r>
            </w:ins>
          </w:p>
        </w:tc>
        <w:tc>
          <w:tcPr>
            <w:tcW w:w="1559" w:type="dxa"/>
            <w:tcBorders>
              <w:top w:val="nil"/>
              <w:left w:val="nil"/>
              <w:bottom w:val="single" w:sz="4" w:space="0" w:color="auto"/>
              <w:right w:val="single" w:sz="4" w:space="0" w:color="auto"/>
            </w:tcBorders>
            <w:vAlign w:val="center"/>
            <w:tcPrChange w:id="4103" w:author="松山 ファミリー" w:date="2023-02-08T02:05:00Z">
              <w:tcPr>
                <w:tcW w:w="284" w:type="dxa"/>
                <w:tcBorders>
                  <w:top w:val="nil"/>
                  <w:left w:val="nil"/>
                  <w:bottom w:val="single" w:sz="4" w:space="0" w:color="auto"/>
                  <w:right w:val="single" w:sz="4" w:space="0" w:color="auto"/>
                </w:tcBorders>
              </w:tcPr>
            </w:tcPrChange>
          </w:tcPr>
          <w:p w14:paraId="64EB288D" w14:textId="1B1144A2" w:rsidR="000A37BA" w:rsidRPr="0048090B" w:rsidRDefault="000A37BA" w:rsidP="000A37BA">
            <w:pPr>
              <w:widowControl/>
              <w:jc w:val="right"/>
              <w:rPr>
                <w:rFonts w:ascii="Times New Roman" w:eastAsia="ＭＳ 明朝" w:hAnsi="Times New Roman" w:cs="Times New Roman"/>
                <w:color w:val="000000"/>
                <w:kern w:val="0"/>
                <w:szCs w:val="21"/>
              </w:rPr>
              <w:pPrChange w:id="4104" w:author="松山 ファミリー" w:date="2023-02-08T02:08:00Z">
                <w:pPr>
                  <w:widowControl/>
                </w:pPr>
              </w:pPrChange>
            </w:pPr>
            <w:ins w:id="4105" w:author="松山　晃大" w:date="2023-02-08T02:08:00Z">
              <w:r w:rsidRPr="0048090B">
                <w:rPr>
                  <w:rFonts w:ascii="Times New Roman" w:eastAsia="ＭＳ 明朝" w:hAnsi="Times New Roman" w:cs="Times New Roman"/>
                  <w:color w:val="000000"/>
                  <w:kern w:val="0"/>
                  <w:szCs w:val="21"/>
                </w:rPr>
                <w:t>8.245</w:t>
              </w:r>
              <w:del w:id="4106"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74AE49E3" w14:textId="3B427792" w:rsidTr="002E5AC4">
        <w:trPr>
          <w:trHeight w:val="280"/>
          <w:trPrChange w:id="4107"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108"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2B89BA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4109"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7F38D77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Change w:id="4110"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42AFFDF4"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del w:id="4111"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112" w:author="松山 ファミリー" w:date="2023-02-08T02:05:00Z">
              <w:tcPr>
                <w:tcW w:w="284" w:type="dxa"/>
                <w:tcBorders>
                  <w:top w:val="nil"/>
                  <w:left w:val="nil"/>
                  <w:bottom w:val="single" w:sz="4" w:space="0" w:color="auto"/>
                  <w:right w:val="single" w:sz="4" w:space="0" w:color="auto"/>
                </w:tcBorders>
              </w:tcPr>
            </w:tcPrChange>
          </w:tcPr>
          <w:p w14:paraId="0A30AF23"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113"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114" w:author="松山 ファミリー" w:date="2023-02-08T02:05:00Z">
              <w:tcPr>
                <w:tcW w:w="284" w:type="dxa"/>
                <w:tcBorders>
                  <w:top w:val="nil"/>
                  <w:left w:val="nil"/>
                  <w:bottom w:val="single" w:sz="4" w:space="0" w:color="auto"/>
                  <w:right w:val="single" w:sz="4" w:space="0" w:color="auto"/>
                </w:tcBorders>
              </w:tcPr>
            </w:tcPrChange>
          </w:tcPr>
          <w:p w14:paraId="7FF20070" w14:textId="2FEB03C0" w:rsidR="000A37BA" w:rsidRPr="0048090B" w:rsidRDefault="000A37BA" w:rsidP="000A37BA">
            <w:pPr>
              <w:widowControl/>
              <w:jc w:val="right"/>
              <w:rPr>
                <w:rFonts w:ascii="Times New Roman" w:eastAsia="ＭＳ 明朝" w:hAnsi="Times New Roman" w:cs="Times New Roman"/>
                <w:color w:val="000000"/>
                <w:kern w:val="0"/>
                <w:szCs w:val="21"/>
              </w:rPr>
              <w:pPrChange w:id="4115" w:author="松山 ファミリー" w:date="2023-02-08T02:08:00Z">
                <w:pPr>
                  <w:widowControl/>
                </w:pPr>
              </w:pPrChange>
            </w:pPr>
            <w:ins w:id="4116" w:author="松山　晃大" w:date="2023-02-08T02:08: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4117" w:author="松山 ファミリー" w:date="2023-02-08T02:05:00Z">
              <w:tcPr>
                <w:tcW w:w="284" w:type="dxa"/>
                <w:tcBorders>
                  <w:top w:val="nil"/>
                  <w:left w:val="nil"/>
                  <w:bottom w:val="single" w:sz="4" w:space="0" w:color="auto"/>
                  <w:right w:val="single" w:sz="4" w:space="0" w:color="auto"/>
                </w:tcBorders>
              </w:tcPr>
            </w:tcPrChange>
          </w:tcPr>
          <w:p w14:paraId="0207D82E" w14:textId="0256D607" w:rsidR="000A37BA" w:rsidRPr="0048090B" w:rsidRDefault="000A37BA" w:rsidP="000A37BA">
            <w:pPr>
              <w:widowControl/>
              <w:jc w:val="right"/>
              <w:rPr>
                <w:rFonts w:ascii="Times New Roman" w:eastAsia="ＭＳ 明朝" w:hAnsi="Times New Roman" w:cs="Times New Roman"/>
                <w:color w:val="000000"/>
                <w:kern w:val="0"/>
                <w:szCs w:val="21"/>
              </w:rPr>
              <w:pPrChange w:id="4118" w:author="松山 ファミリー" w:date="2023-02-08T02:08:00Z">
                <w:pPr>
                  <w:widowControl/>
                </w:pPr>
              </w:pPrChange>
            </w:pPr>
            <w:ins w:id="4119" w:author="松山　晃大" w:date="2023-02-08T02:08:00Z">
              <w:r w:rsidRPr="0048090B">
                <w:rPr>
                  <w:rFonts w:ascii="Times New Roman" w:eastAsia="ＭＳ 明朝" w:hAnsi="Times New Roman" w:cs="Times New Roman"/>
                  <w:color w:val="000000"/>
                  <w:kern w:val="0"/>
                  <w:szCs w:val="21"/>
                </w:rPr>
                <w:t>1000</w:t>
              </w:r>
            </w:ins>
          </w:p>
        </w:tc>
        <w:tc>
          <w:tcPr>
            <w:tcW w:w="1559" w:type="dxa"/>
            <w:tcBorders>
              <w:top w:val="nil"/>
              <w:left w:val="nil"/>
              <w:bottom w:val="single" w:sz="4" w:space="0" w:color="auto"/>
              <w:right w:val="single" w:sz="4" w:space="0" w:color="auto"/>
            </w:tcBorders>
            <w:vAlign w:val="center"/>
            <w:tcPrChange w:id="4120" w:author="松山 ファミリー" w:date="2023-02-08T02:05:00Z">
              <w:tcPr>
                <w:tcW w:w="284" w:type="dxa"/>
                <w:tcBorders>
                  <w:top w:val="nil"/>
                  <w:left w:val="nil"/>
                  <w:bottom w:val="single" w:sz="4" w:space="0" w:color="auto"/>
                  <w:right w:val="single" w:sz="4" w:space="0" w:color="auto"/>
                </w:tcBorders>
              </w:tcPr>
            </w:tcPrChange>
          </w:tcPr>
          <w:p w14:paraId="01FD0A32" w14:textId="1581B9F3" w:rsidR="000A37BA" w:rsidRPr="0048090B" w:rsidRDefault="000A37BA" w:rsidP="000A37BA">
            <w:pPr>
              <w:widowControl/>
              <w:jc w:val="right"/>
              <w:rPr>
                <w:rFonts w:ascii="Times New Roman" w:eastAsia="ＭＳ 明朝" w:hAnsi="Times New Roman" w:cs="Times New Roman"/>
                <w:color w:val="000000"/>
                <w:kern w:val="0"/>
                <w:szCs w:val="21"/>
              </w:rPr>
              <w:pPrChange w:id="4121" w:author="松山 ファミリー" w:date="2023-02-08T02:08:00Z">
                <w:pPr>
                  <w:widowControl/>
                </w:pPr>
              </w:pPrChange>
            </w:pPr>
            <w:ins w:id="4122" w:author="松山　晃大" w:date="2023-02-08T02:08:00Z">
              <w:r w:rsidRPr="0048090B">
                <w:rPr>
                  <w:rFonts w:ascii="Times New Roman" w:eastAsia="ＭＳ 明朝" w:hAnsi="Times New Roman" w:cs="Times New Roman"/>
                  <w:color w:val="000000"/>
                  <w:kern w:val="0"/>
                  <w:szCs w:val="21"/>
                </w:rPr>
                <w:t>8.673</w:t>
              </w:r>
              <w:del w:id="4123"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473E17AA" w14:textId="27ED469C" w:rsidTr="002E5AC4">
        <w:trPr>
          <w:trHeight w:val="280"/>
          <w:trPrChange w:id="4124"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125"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D5577E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4126"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32E5F59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Change w:id="4127"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3B0B9ACA"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del w:id="4128"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129" w:author="松山 ファミリー" w:date="2023-02-08T02:05:00Z">
              <w:tcPr>
                <w:tcW w:w="284" w:type="dxa"/>
                <w:tcBorders>
                  <w:top w:val="nil"/>
                  <w:left w:val="nil"/>
                  <w:bottom w:val="single" w:sz="4" w:space="0" w:color="auto"/>
                  <w:right w:val="single" w:sz="4" w:space="0" w:color="auto"/>
                </w:tcBorders>
              </w:tcPr>
            </w:tcPrChange>
          </w:tcPr>
          <w:p w14:paraId="10BB5D8B"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130"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131" w:author="松山 ファミリー" w:date="2023-02-08T02:05:00Z">
              <w:tcPr>
                <w:tcW w:w="284" w:type="dxa"/>
                <w:tcBorders>
                  <w:top w:val="nil"/>
                  <w:left w:val="nil"/>
                  <w:bottom w:val="single" w:sz="4" w:space="0" w:color="auto"/>
                  <w:right w:val="single" w:sz="4" w:space="0" w:color="auto"/>
                </w:tcBorders>
              </w:tcPr>
            </w:tcPrChange>
          </w:tcPr>
          <w:p w14:paraId="54BA9434" w14:textId="0C066FE8" w:rsidR="000A37BA" w:rsidRPr="0048090B" w:rsidRDefault="000A37BA" w:rsidP="000A37BA">
            <w:pPr>
              <w:widowControl/>
              <w:jc w:val="right"/>
              <w:rPr>
                <w:rFonts w:ascii="Times New Roman" w:eastAsia="ＭＳ 明朝" w:hAnsi="Times New Roman" w:cs="Times New Roman"/>
                <w:color w:val="000000"/>
                <w:kern w:val="0"/>
                <w:szCs w:val="21"/>
              </w:rPr>
              <w:pPrChange w:id="4132" w:author="松山 ファミリー" w:date="2023-02-08T02:08:00Z">
                <w:pPr>
                  <w:widowControl/>
                </w:pPr>
              </w:pPrChange>
            </w:pPr>
            <w:ins w:id="4133" w:author="松山　晃大" w:date="2023-02-08T02:05:00Z">
              <w:del w:id="4134" w:author="松山 ファミリー" w:date="2023-02-08T02:08:00Z">
                <w:r w:rsidRPr="0048090B" w:rsidDel="000A37BA">
                  <w:rPr>
                    <w:rFonts w:ascii="Times New Roman" w:eastAsia="ＭＳ 明朝" w:hAnsi="Times New Roman" w:cs="Times New Roman"/>
                    <w:color w:val="000000"/>
                    <w:kern w:val="0"/>
                    <w:szCs w:val="21"/>
                  </w:rPr>
                  <w:delText>750</w:delText>
                </w:r>
              </w:del>
            </w:ins>
          </w:p>
        </w:tc>
        <w:tc>
          <w:tcPr>
            <w:tcW w:w="1276" w:type="dxa"/>
            <w:tcBorders>
              <w:top w:val="nil"/>
              <w:left w:val="nil"/>
              <w:bottom w:val="single" w:sz="4" w:space="0" w:color="auto"/>
              <w:right w:val="single" w:sz="4" w:space="0" w:color="auto"/>
            </w:tcBorders>
            <w:vAlign w:val="center"/>
            <w:tcPrChange w:id="4135" w:author="松山 ファミリー" w:date="2023-02-08T02:05:00Z">
              <w:tcPr>
                <w:tcW w:w="284" w:type="dxa"/>
                <w:tcBorders>
                  <w:top w:val="nil"/>
                  <w:left w:val="nil"/>
                  <w:bottom w:val="single" w:sz="4" w:space="0" w:color="auto"/>
                  <w:right w:val="single" w:sz="4" w:space="0" w:color="auto"/>
                </w:tcBorders>
              </w:tcPr>
            </w:tcPrChange>
          </w:tcPr>
          <w:p w14:paraId="14D47E50" w14:textId="6DFFCBCE" w:rsidR="000A37BA" w:rsidRPr="0048090B" w:rsidRDefault="000A37BA" w:rsidP="000A37BA">
            <w:pPr>
              <w:widowControl/>
              <w:jc w:val="right"/>
              <w:rPr>
                <w:rFonts w:ascii="Times New Roman" w:eastAsia="ＭＳ 明朝" w:hAnsi="Times New Roman" w:cs="Times New Roman"/>
                <w:color w:val="000000"/>
                <w:kern w:val="0"/>
                <w:szCs w:val="21"/>
              </w:rPr>
              <w:pPrChange w:id="4136" w:author="松山 ファミリー" w:date="2023-02-08T02:08:00Z">
                <w:pPr>
                  <w:widowControl/>
                </w:pPr>
              </w:pPrChange>
            </w:pPr>
            <w:ins w:id="4137" w:author="松山　晃大" w:date="2023-02-08T02:05:00Z">
              <w:del w:id="4138" w:author="松山 ファミリー" w:date="2023-02-08T02:08:00Z">
                <w:r w:rsidRPr="0048090B" w:rsidDel="000A37BA">
                  <w:rPr>
                    <w:rFonts w:ascii="Times New Roman" w:eastAsia="ＭＳ 明朝" w:hAnsi="Times New Roman" w:cs="Times New Roman"/>
                    <w:color w:val="000000"/>
                    <w:kern w:val="0"/>
                    <w:szCs w:val="21"/>
                  </w:rPr>
                  <w:delText>500</w:delText>
                </w:r>
              </w:del>
            </w:ins>
          </w:p>
        </w:tc>
        <w:tc>
          <w:tcPr>
            <w:tcW w:w="1559" w:type="dxa"/>
            <w:tcBorders>
              <w:top w:val="nil"/>
              <w:left w:val="nil"/>
              <w:bottom w:val="single" w:sz="4" w:space="0" w:color="auto"/>
              <w:right w:val="single" w:sz="4" w:space="0" w:color="auto"/>
            </w:tcBorders>
            <w:vAlign w:val="center"/>
            <w:tcPrChange w:id="4139" w:author="松山 ファミリー" w:date="2023-02-08T02:05:00Z">
              <w:tcPr>
                <w:tcW w:w="284" w:type="dxa"/>
                <w:tcBorders>
                  <w:top w:val="nil"/>
                  <w:left w:val="nil"/>
                  <w:bottom w:val="single" w:sz="4" w:space="0" w:color="auto"/>
                  <w:right w:val="single" w:sz="4" w:space="0" w:color="auto"/>
                </w:tcBorders>
              </w:tcPr>
            </w:tcPrChange>
          </w:tcPr>
          <w:p w14:paraId="36FE7A5C" w14:textId="093A8457" w:rsidR="000A37BA" w:rsidRPr="0048090B" w:rsidRDefault="000A37BA" w:rsidP="000A37BA">
            <w:pPr>
              <w:widowControl/>
              <w:jc w:val="right"/>
              <w:rPr>
                <w:rFonts w:ascii="Times New Roman" w:eastAsia="ＭＳ 明朝" w:hAnsi="Times New Roman" w:cs="Times New Roman"/>
                <w:color w:val="000000"/>
                <w:kern w:val="0"/>
                <w:szCs w:val="21"/>
              </w:rPr>
              <w:pPrChange w:id="4140" w:author="松山 ファミリー" w:date="2023-02-08T02:08:00Z">
                <w:pPr>
                  <w:widowControl/>
                </w:pPr>
              </w:pPrChange>
            </w:pPr>
            <w:ins w:id="4141" w:author="松山　晃大" w:date="2023-02-08T02:05:00Z">
              <w:del w:id="4142" w:author="松山 ファミリー" w:date="2023-02-08T02:08:00Z">
                <w:r w:rsidRPr="0048090B" w:rsidDel="000A37BA">
                  <w:rPr>
                    <w:rFonts w:ascii="Times New Roman" w:eastAsia="ＭＳ 明朝" w:hAnsi="Times New Roman" w:cs="Times New Roman"/>
                    <w:color w:val="000000"/>
                    <w:kern w:val="0"/>
                    <w:szCs w:val="21"/>
                  </w:rPr>
                  <w:delText>4.364.E-03</w:delText>
                </w:r>
              </w:del>
            </w:ins>
          </w:p>
        </w:tc>
      </w:tr>
    </w:tbl>
    <w:p w14:paraId="3A35F924" w14:textId="77777777" w:rsidR="00F67D61" w:rsidRPr="0048090B" w:rsidRDefault="00F67D61" w:rsidP="00A122B7">
      <w:pPr>
        <w:widowControl/>
        <w:jc w:val="left"/>
        <w:rPr>
          <w:rFonts w:ascii="Times New Roman" w:eastAsia="ＭＳ 明朝" w:hAnsi="Times New Roman" w:cs="Times New Roman" w:hint="eastAsia"/>
          <w:color w:val="000000" w:themeColor="text1"/>
          <w:szCs w:val="21"/>
        </w:rPr>
        <w:pPrChange w:id="4143" w:author="松山 ファミリー" w:date="2023-02-08T02:09:00Z">
          <w:pPr>
            <w:widowControl/>
            <w:ind w:leftChars="-100" w:left="-210"/>
            <w:jc w:val="left"/>
          </w:pPr>
        </w:pPrChange>
      </w:pPr>
    </w:p>
    <w:p w14:paraId="18C789D4" w14:textId="49E204EB"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1090DC9" w14:textId="5D1165E9" w:rsidR="00130D57" w:rsidRPr="0048090B" w:rsidRDefault="00130D57"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144" w:name="_Toc126715572"/>
      <w:r w:rsidRPr="0048090B">
        <w:rPr>
          <w:rFonts w:ascii="Times New Roman" w:eastAsia="ＭＳ 明朝" w:hAnsi="Times New Roman" w:cs="Times New Roman"/>
          <w:color w:val="000000" w:themeColor="text1"/>
          <w:szCs w:val="21"/>
        </w:rPr>
        <w:lastRenderedPageBreak/>
        <w:t>電極の作製</w:t>
      </w:r>
      <w:r w:rsidRPr="0048090B">
        <w:rPr>
          <w:rFonts w:ascii="Times New Roman" w:eastAsia="ＭＳ 明朝" w:hAnsi="Times New Roman" w:cs="Times New Roman"/>
          <w:color w:val="000000" w:themeColor="text1"/>
          <w:szCs w:val="21"/>
        </w:rPr>
        <w:t>II</w:t>
      </w:r>
      <w:r w:rsidR="008F0DB1" w:rsidRPr="0048090B">
        <w:rPr>
          <w:rFonts w:ascii="Times New Roman" w:eastAsia="ＭＳ 明朝" w:hAnsi="Times New Roman" w:cs="Times New Roman"/>
          <w:color w:val="000000" w:themeColor="text1"/>
          <w:szCs w:val="21"/>
        </w:rPr>
        <w:t xml:space="preserve">I </w:t>
      </w:r>
      <w:r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ケッチェンブラックとナフィオン</w:t>
      </w:r>
      <w:r w:rsidRPr="0048090B">
        <w:rPr>
          <w:rFonts w:ascii="Times New Roman" w:eastAsia="ＭＳ 明朝" w:hAnsi="Times New Roman" w:cs="Times New Roman"/>
          <w:color w:val="000000" w:themeColor="text1"/>
          <w:szCs w:val="21"/>
        </w:rPr>
        <w:t>)</w:t>
      </w:r>
      <w:bookmarkEnd w:id="4144"/>
    </w:p>
    <w:p w14:paraId="3362CF15" w14:textId="77777777" w:rsidR="00130D57" w:rsidRPr="0048090B" w:rsidRDefault="00130D57" w:rsidP="00130D57">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作成した分散液を濃縮し、ナフィオンを用いて電極を作成した。</w:t>
      </w:r>
    </w:p>
    <w:p w14:paraId="70AF2427" w14:textId="77777777" w:rsidR="00130D57" w:rsidRPr="0048090B" w:rsidRDefault="00130D57" w:rsidP="00130D57">
      <w:pPr>
        <w:widowControl/>
        <w:ind w:leftChars="100" w:left="210"/>
        <w:jc w:val="left"/>
        <w:rPr>
          <w:rStyle w:val="normaltextrun"/>
          <w:rFonts w:ascii="Times New Roman" w:eastAsia="ＭＳ 明朝" w:hAnsi="Times New Roman" w:cs="Times New Roman"/>
          <w:color w:val="000000" w:themeColor="text1"/>
          <w:szCs w:val="21"/>
        </w:rPr>
      </w:pPr>
    </w:p>
    <w:p w14:paraId="0A0AEFF8" w14:textId="1F56D4E7" w:rsidR="00130D57" w:rsidRPr="0048090B" w:rsidRDefault="00130D57"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45" w:name="_Toc126715573"/>
      <w:commentRangeStart w:id="4146"/>
      <w:r w:rsidRPr="0048090B">
        <w:rPr>
          <w:rStyle w:val="normaltextrun"/>
          <w:rFonts w:ascii="Times New Roman" w:eastAsia="ＭＳ 明朝" w:hAnsi="Times New Roman" w:cs="Times New Roman"/>
          <w:sz w:val="21"/>
          <w:szCs w:val="21"/>
        </w:rPr>
        <w:t>220906CP_</w:t>
      </w:r>
      <w:r w:rsidR="00205A36" w:rsidRPr="0048090B">
        <w:rPr>
          <w:rStyle w:val="normaltextrun"/>
          <w:rFonts w:ascii="Times New Roman" w:eastAsia="ＭＳ 明朝" w:hAnsi="Times New Roman" w:cs="Times New Roman"/>
          <w:sz w:val="21"/>
          <w:szCs w:val="21"/>
        </w:rPr>
        <w:t>naf5μL_1</w:t>
      </w:r>
      <w:commentRangeEnd w:id="4146"/>
      <w:r w:rsidR="00737AE0" w:rsidRPr="0048090B">
        <w:rPr>
          <w:rStyle w:val="ad"/>
          <w:rFonts w:ascii="Times New Roman" w:eastAsia="ＭＳ 明朝" w:hAnsi="Times New Roman" w:cs="Times New Roman"/>
          <w:kern w:val="2"/>
          <w:sz w:val="21"/>
          <w:szCs w:val="21"/>
        </w:rPr>
        <w:commentReference w:id="4146"/>
      </w:r>
      <w:r w:rsidR="00C8628A" w:rsidRPr="0048090B">
        <w:rPr>
          <w:rStyle w:val="normaltextrun"/>
          <w:rFonts w:ascii="Times New Roman" w:eastAsia="ＭＳ 明朝" w:hAnsi="Times New Roman" w:cs="Times New Roman"/>
          <w:sz w:val="21"/>
          <w:szCs w:val="21"/>
        </w:rPr>
        <w:t xml:space="preserve"> &amp; 220906CP_ naf5μL_2</w:t>
      </w:r>
      <w:bookmarkEnd w:id="4145"/>
    </w:p>
    <w:p w14:paraId="60A4C40D" w14:textId="1D84DED2"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515D4A"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0.0114 g</w:t>
      </w:r>
      <w:r w:rsidRPr="0048090B">
        <w:rPr>
          <w:rStyle w:val="normaltextrun"/>
          <w:rFonts w:ascii="Times New Roman" w:eastAsia="ＭＳ 明朝" w:hAnsi="Times New Roman" w:cs="Times New Roman"/>
          <w:sz w:val="21"/>
          <w:szCs w:val="21"/>
        </w:rPr>
        <w:t>を入れた。</w:t>
      </w:r>
    </w:p>
    <w:p w14:paraId="2C02011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63F08514"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22 ℃</w:t>
      </w:r>
      <w:r w:rsidRPr="0048090B">
        <w:rPr>
          <w:rStyle w:val="normaltextrun"/>
          <w:rFonts w:ascii="Times New Roman" w:eastAsia="ＭＳ 明朝" w:hAnsi="Times New Roman" w:cs="Times New Roman"/>
          <w:sz w:val="21"/>
          <w:szCs w:val="21"/>
        </w:rPr>
        <w:t>に設定し減圧乾燥を行ったが、</w:t>
      </w:r>
      <w:r w:rsidRPr="0048090B">
        <w:rPr>
          <w:rStyle w:val="normaltextrun"/>
          <w:rFonts w:ascii="Times New Roman" w:eastAsia="ＭＳ 明朝" w:hAnsi="Times New Roman" w:cs="Times New Roman"/>
          <w:sz w:val="21"/>
          <w:szCs w:val="21"/>
        </w:rPr>
        <w:t>20</w:t>
      </w:r>
      <w:r w:rsidRPr="0048090B">
        <w:rPr>
          <w:rStyle w:val="normaltextrun"/>
          <w:rFonts w:ascii="Times New Roman" w:eastAsia="ＭＳ 明朝" w:hAnsi="Times New Roman" w:cs="Times New Roman"/>
          <w:sz w:val="21"/>
          <w:szCs w:val="21"/>
        </w:rPr>
        <w:t>分後も変化がみられなかった為、</w:t>
      </w:r>
      <w:r w:rsidRPr="0048090B">
        <w:rPr>
          <w:rStyle w:val="normaltextrun"/>
          <w:rFonts w:ascii="Times New Roman" w:eastAsia="ＭＳ 明朝" w:hAnsi="Times New Roman" w:cs="Times New Roman"/>
          <w:sz w:val="21"/>
          <w:szCs w:val="21"/>
        </w:rPr>
        <w:t>25℃</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40</w:t>
      </w:r>
      <w:r w:rsidRPr="0048090B">
        <w:rPr>
          <w:rStyle w:val="normaltextrun"/>
          <w:rFonts w:ascii="Times New Roman" w:eastAsia="ＭＳ 明朝" w:hAnsi="Times New Roman" w:cs="Times New Roman"/>
          <w:sz w:val="21"/>
          <w:szCs w:val="21"/>
        </w:rPr>
        <w:t>分間、</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時間操作したが変化が見られなかった。</w:t>
      </w:r>
    </w:p>
    <w:p w14:paraId="1D2E332C"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その後、直接ダイアフラムポンプにフラスコを接続し、手のひら温度で減圧乾燥を行ったが変化が見られなかった。</w:t>
      </w:r>
    </w:p>
    <w:p w14:paraId="106DEFD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後日、冷却機は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で再度、</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時間減圧乾燥を行ったが変化が見られなかった。</w:t>
      </w:r>
    </w:p>
    <w:p w14:paraId="649697D7"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階のロータリーエバポレーターで冷却機は</w:t>
      </w:r>
      <w:r w:rsidRPr="0048090B">
        <w:rPr>
          <w:rStyle w:val="normaltextrun"/>
          <w:rFonts w:ascii="Times New Roman" w:eastAsia="ＭＳ 明朝" w:hAnsi="Times New Roman" w:cs="Times New Roman"/>
          <w:sz w:val="21"/>
          <w:szCs w:val="21"/>
        </w:rPr>
        <w:t>-20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分減圧操作を行ったが変化が見られなかった。</w:t>
      </w:r>
    </w:p>
    <w:p w14:paraId="004C0EAB" w14:textId="0E12C9BC"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その後、オイルポンプを使用し</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35</w:t>
      </w:r>
      <w:r w:rsidR="00DD320D" w:rsidRPr="0048090B">
        <w:rPr>
          <w:rStyle w:val="normaltextrun"/>
          <w:rFonts w:ascii="Times New Roman" w:eastAsia="ＭＳ 明朝" w:hAnsi="Times New Roman" w:cs="Times New Roman"/>
          <w:sz w:val="21"/>
          <w:szCs w:val="21"/>
        </w:rPr>
        <w:t xml:space="preserve">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00DB5765"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日間デシケーター内で減圧乾燥を行った。</w:t>
      </w:r>
    </w:p>
    <w:p w14:paraId="3F30A54B" w14:textId="1A82C6B1" w:rsidR="00D624B6" w:rsidRPr="0048090B" w:rsidRDefault="00130D57"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F65D4E" w:rsidRPr="0048090B">
        <w:rPr>
          <w:rStyle w:val="normaltextrun"/>
          <w:rFonts w:ascii="Times New Roman" w:eastAsia="ＭＳ 明朝" w:hAnsi="Times New Roman" w:cs="Times New Roman"/>
          <w:sz w:val="21"/>
          <w:szCs w:val="21"/>
        </w:rPr>
        <w:t>外径</w:t>
      </w:r>
      <w:r w:rsidR="00F65D4E" w:rsidRPr="0048090B">
        <w:rPr>
          <w:rStyle w:val="normaltextrun"/>
          <w:rFonts w:ascii="Times New Roman" w:eastAsia="ＭＳ 明朝" w:hAnsi="Times New Roman" w:cs="Times New Roman"/>
          <w:sz w:val="21"/>
          <w:szCs w:val="21"/>
        </w:rPr>
        <w:t xml:space="preserve"> 3.0 mm </w:t>
      </w:r>
      <w:r w:rsidR="00F65D4E" w:rsidRPr="0048090B">
        <w:rPr>
          <w:rStyle w:val="normaltextrun"/>
          <w:rFonts w:ascii="Times New Roman" w:eastAsia="ＭＳ 明朝" w:hAnsi="Times New Roman" w:cs="Times New Roman"/>
          <w:sz w:val="21"/>
          <w:szCs w:val="21"/>
        </w:rPr>
        <w:t>内径</w:t>
      </w:r>
      <w:r w:rsidR="00F65D4E"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w:t>
      </w:r>
      <w:r w:rsidR="000540CD" w:rsidRPr="0048090B">
        <w:rPr>
          <w:rStyle w:val="normaltextrun"/>
          <w:rFonts w:ascii="Times New Roman" w:eastAsia="ＭＳ 明朝" w:hAnsi="Times New Roman" w:cs="Times New Roman"/>
          <w:sz w:val="21"/>
          <w:szCs w:val="21"/>
        </w:rPr>
        <w:t>全</w:t>
      </w:r>
      <w:r w:rsidRPr="0048090B">
        <w:rPr>
          <w:rStyle w:val="normaltextrun"/>
          <w:rFonts w:ascii="Times New Roman" w:eastAsia="ＭＳ 明朝" w:hAnsi="Times New Roman" w:cs="Times New Roman"/>
          <w:sz w:val="21"/>
          <w:szCs w:val="21"/>
        </w:rPr>
        <w:t>乾燥物と混ぜた後、電極に詰めた。</w:t>
      </w:r>
    </w:p>
    <w:p w14:paraId="62A1C49E" w14:textId="5CB49EE0" w:rsidR="006D0985" w:rsidRPr="0048090B" w:rsidRDefault="006D0985"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作成した</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つの電極をそれぞれ</w:t>
      </w:r>
      <w:r w:rsidRPr="0048090B">
        <w:rPr>
          <w:rStyle w:val="normaltextrun"/>
          <w:rFonts w:ascii="Times New Roman" w:eastAsia="ＭＳ 明朝" w:hAnsi="Times New Roman" w:cs="Times New Roman"/>
          <w:sz w:val="21"/>
          <w:szCs w:val="21"/>
        </w:rPr>
        <w:t>220906CP_ naf5μL_1</w:t>
      </w:r>
      <w:r w:rsidRPr="0048090B">
        <w:rPr>
          <w:rStyle w:val="normaltextrun"/>
          <w:rFonts w:ascii="Times New Roman" w:eastAsia="ＭＳ 明朝" w:hAnsi="Times New Roman" w:cs="Times New Roman"/>
          <w:sz w:val="21"/>
          <w:szCs w:val="21"/>
        </w:rPr>
        <w:t>と</w:t>
      </w:r>
      <w:r w:rsidRPr="0048090B">
        <w:rPr>
          <w:rStyle w:val="normaltextrun"/>
          <w:rFonts w:ascii="Times New Roman" w:eastAsia="ＭＳ 明朝" w:hAnsi="Times New Roman" w:cs="Times New Roman"/>
          <w:sz w:val="21"/>
          <w:szCs w:val="21"/>
        </w:rPr>
        <w:t>220906CP_ naf5μL_2</w:t>
      </w:r>
      <w:r w:rsidRPr="0048090B">
        <w:rPr>
          <w:rStyle w:val="normaltextrun"/>
          <w:rFonts w:ascii="Times New Roman" w:eastAsia="ＭＳ 明朝" w:hAnsi="Times New Roman" w:cs="Times New Roman"/>
          <w:sz w:val="21"/>
          <w:szCs w:val="21"/>
        </w:rPr>
        <w:t>と命名した。</w:t>
      </w:r>
    </w:p>
    <w:p w14:paraId="733F409F" w14:textId="77777777" w:rsidR="00116A02" w:rsidRPr="0048090B" w:rsidRDefault="00116A02" w:rsidP="00116A02">
      <w:pPr>
        <w:widowControl/>
        <w:ind w:leftChars="-100" w:left="-210"/>
        <w:jc w:val="left"/>
        <w:rPr>
          <w:rFonts w:ascii="Times New Roman" w:eastAsia="ＭＳ 明朝" w:hAnsi="Times New Roman" w:cs="Times New Roman"/>
          <w:color w:val="000000" w:themeColor="text1"/>
          <w:szCs w:val="21"/>
        </w:rPr>
      </w:pPr>
    </w:p>
    <w:p w14:paraId="5C9F1B28" w14:textId="660EC9AA" w:rsidR="00116A02" w:rsidRPr="0048090B" w:rsidRDefault="00116A02"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47" w:name="_Toc126715574"/>
      <w:commentRangeStart w:id="4148"/>
      <w:r w:rsidRPr="0048090B">
        <w:rPr>
          <w:rStyle w:val="normaltextrun"/>
          <w:rFonts w:ascii="Times New Roman" w:eastAsia="ＭＳ 明朝" w:hAnsi="Times New Roman" w:cs="Times New Roman"/>
          <w:sz w:val="21"/>
          <w:szCs w:val="21"/>
        </w:rPr>
        <w:t>220906CP_ naf5μL_</w:t>
      </w:r>
      <w:r w:rsidR="002D59DD" w:rsidRPr="0048090B">
        <w:rPr>
          <w:rStyle w:val="normaltextrun"/>
          <w:rFonts w:ascii="Times New Roman" w:eastAsia="ＭＳ 明朝" w:hAnsi="Times New Roman" w:cs="Times New Roman"/>
          <w:sz w:val="21"/>
          <w:szCs w:val="21"/>
        </w:rPr>
        <w:t>3</w:t>
      </w:r>
      <w:commentRangeEnd w:id="4148"/>
      <w:r w:rsidR="008765B6" w:rsidRPr="0048090B">
        <w:rPr>
          <w:rStyle w:val="ad"/>
          <w:rFonts w:ascii="Times New Roman" w:eastAsia="ＭＳ 明朝" w:hAnsi="Times New Roman" w:cs="Times New Roman"/>
          <w:kern w:val="2"/>
          <w:sz w:val="21"/>
          <w:szCs w:val="21"/>
        </w:rPr>
        <w:commentReference w:id="4148"/>
      </w:r>
      <w:bookmarkEnd w:id="4147"/>
    </w:p>
    <w:p w14:paraId="5EE1B00F" w14:textId="6029D1B0"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AC1A5F"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331D84"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331D84"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4 g</w:t>
      </w:r>
      <w:r w:rsidRPr="0048090B">
        <w:rPr>
          <w:rStyle w:val="normaltextrun"/>
          <w:rFonts w:ascii="Times New Roman" w:eastAsia="ＭＳ 明朝" w:hAnsi="Times New Roman" w:cs="Times New Roman"/>
          <w:sz w:val="21"/>
          <w:szCs w:val="21"/>
        </w:rPr>
        <w:t>を入れた。</w:t>
      </w:r>
    </w:p>
    <w:p w14:paraId="2EB39448" w14:textId="08AD40F6"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w:t>
      </w:r>
      <w:r w:rsidR="00DD320D" w:rsidRPr="0048090B">
        <w:rPr>
          <w:rStyle w:val="normaltextrun"/>
          <w:rFonts w:ascii="Times New Roman" w:eastAsia="ＭＳ 明朝" w:hAnsi="Times New Roman" w:cs="Times New Roman"/>
          <w:sz w:val="21"/>
          <w:szCs w:val="21"/>
        </w:rPr>
        <w:t>約</w:t>
      </w:r>
      <w:r w:rsidR="00DD320D"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w:t>
      </w:r>
      <w:r w:rsidR="00DD320D" w:rsidRPr="0048090B">
        <w:rPr>
          <w:rStyle w:val="normaltextrun"/>
          <w:rFonts w:ascii="Times New Roman" w:eastAsia="ＭＳ 明朝" w:hAnsi="Times New Roman" w:cs="Times New Roman"/>
          <w:sz w:val="21"/>
          <w:szCs w:val="21"/>
        </w:rPr>
        <w:t xml:space="preserve">0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1C9B1D36" w14:textId="11CC2AF4" w:rsidR="00116A02" w:rsidRPr="0048090B" w:rsidRDefault="00116A02" w:rsidP="00F87523">
      <w:pPr>
        <w:pStyle w:val="paragraph"/>
        <w:numPr>
          <w:ilvl w:val="0"/>
          <w:numId w:val="29"/>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量り取り先ほどの乾燥物と混ぜた後、電極に詰めた。</w:t>
      </w:r>
    </w:p>
    <w:p w14:paraId="4D776884" w14:textId="77777777" w:rsidR="002D59DD" w:rsidRPr="0048090B" w:rsidRDefault="002D59DD" w:rsidP="002D59DD">
      <w:pPr>
        <w:widowControl/>
        <w:jc w:val="left"/>
        <w:rPr>
          <w:rFonts w:ascii="Times New Roman" w:eastAsia="ＭＳ 明朝" w:hAnsi="Times New Roman" w:cs="Times New Roman"/>
          <w:color w:val="000000" w:themeColor="text1"/>
          <w:szCs w:val="21"/>
        </w:rPr>
      </w:pPr>
    </w:p>
    <w:p w14:paraId="78F17481" w14:textId="48C7A0F0" w:rsidR="002D59DD" w:rsidRPr="0048090B" w:rsidRDefault="002D59DD"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49" w:name="_Toc126715575"/>
      <w:commentRangeStart w:id="4150"/>
      <w:r w:rsidRPr="0048090B">
        <w:rPr>
          <w:rStyle w:val="normaltextrun"/>
          <w:rFonts w:ascii="Times New Roman" w:eastAsia="ＭＳ 明朝" w:hAnsi="Times New Roman" w:cs="Times New Roman"/>
          <w:sz w:val="21"/>
          <w:szCs w:val="21"/>
        </w:rPr>
        <w:t>220906CP_ naf</w:t>
      </w:r>
      <w:r w:rsidR="00333F0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μL</w:t>
      </w:r>
      <w:r w:rsidR="0004644C" w:rsidRPr="0048090B">
        <w:rPr>
          <w:rStyle w:val="normaltextrun"/>
          <w:rFonts w:ascii="Times New Roman" w:eastAsia="ＭＳ 明朝" w:hAnsi="Times New Roman" w:cs="Times New Roman"/>
          <w:sz w:val="21"/>
          <w:szCs w:val="21"/>
        </w:rPr>
        <w:t>_1</w:t>
      </w:r>
      <w:commentRangeEnd w:id="4150"/>
      <w:r w:rsidR="008765B6" w:rsidRPr="0048090B">
        <w:rPr>
          <w:rStyle w:val="ad"/>
          <w:rFonts w:ascii="Times New Roman" w:eastAsia="ＭＳ 明朝" w:hAnsi="Times New Roman" w:cs="Times New Roman"/>
          <w:kern w:val="2"/>
          <w:sz w:val="21"/>
          <w:szCs w:val="21"/>
        </w:rPr>
        <w:commentReference w:id="4150"/>
      </w:r>
      <w:bookmarkEnd w:id="4149"/>
    </w:p>
    <w:p w14:paraId="407C0F44" w14:textId="7DA150CA"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72595E"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0.0124 g</w:t>
      </w:r>
      <w:r w:rsidRPr="0048090B">
        <w:rPr>
          <w:rStyle w:val="normaltextrun"/>
          <w:rFonts w:ascii="Times New Roman" w:eastAsia="ＭＳ 明朝" w:hAnsi="Times New Roman" w:cs="Times New Roman"/>
          <w:sz w:val="21"/>
          <w:szCs w:val="21"/>
        </w:rPr>
        <w:t>を入れた。</w:t>
      </w:r>
    </w:p>
    <w:p w14:paraId="72626C61" w14:textId="77777777"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9C4DEE6" w14:textId="56E471BF" w:rsidR="00F24C67"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72595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39CA893C" w14:textId="77777777" w:rsidR="00F24C67" w:rsidRPr="0048090B" w:rsidRDefault="00F24C67" w:rsidP="00F24C67">
      <w:pPr>
        <w:pStyle w:val="paragraph"/>
        <w:spacing w:before="0" w:beforeAutospacing="0" w:after="0" w:afterAutospacing="0"/>
        <w:jc w:val="both"/>
        <w:textAlignment w:val="baseline"/>
        <w:rPr>
          <w:rFonts w:ascii="Times New Roman" w:eastAsia="ＭＳ 明朝" w:hAnsi="Times New Roman" w:cs="Times New Roman"/>
          <w:color w:val="000000" w:themeColor="text1"/>
          <w:sz w:val="21"/>
          <w:szCs w:val="21"/>
        </w:rPr>
      </w:pPr>
    </w:p>
    <w:p w14:paraId="7B0921A2" w14:textId="0D899B38" w:rsidR="0004644C" w:rsidRPr="0048090B" w:rsidRDefault="0004644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51" w:name="_Toc126715576"/>
      <w:commentRangeStart w:id="4152"/>
      <w:r w:rsidRPr="0048090B">
        <w:rPr>
          <w:rStyle w:val="normaltextrun"/>
          <w:rFonts w:ascii="Times New Roman" w:eastAsia="ＭＳ 明朝" w:hAnsi="Times New Roman" w:cs="Times New Roman"/>
          <w:sz w:val="21"/>
          <w:szCs w:val="21"/>
        </w:rPr>
        <w:t>220906CP_ naf10μL_</w:t>
      </w:r>
      <w:r w:rsidR="00D04597" w:rsidRPr="0048090B">
        <w:rPr>
          <w:rStyle w:val="normaltextrun"/>
          <w:rFonts w:ascii="Times New Roman" w:eastAsia="ＭＳ 明朝" w:hAnsi="Times New Roman" w:cs="Times New Roman"/>
          <w:sz w:val="21"/>
          <w:szCs w:val="21"/>
        </w:rPr>
        <w:t>2</w:t>
      </w:r>
      <w:commentRangeEnd w:id="4152"/>
      <w:r w:rsidR="00313543" w:rsidRPr="0048090B">
        <w:rPr>
          <w:rStyle w:val="ad"/>
          <w:rFonts w:ascii="Times New Roman" w:eastAsia="ＭＳ 明朝" w:hAnsi="Times New Roman" w:cs="Times New Roman"/>
          <w:kern w:val="2"/>
          <w:sz w:val="21"/>
          <w:szCs w:val="21"/>
        </w:rPr>
        <w:commentReference w:id="4152"/>
      </w:r>
      <w:bookmarkEnd w:id="4151"/>
    </w:p>
    <w:p w14:paraId="285C4BEC" w14:textId="0A984C65"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2E4048"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C7656A"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4938EC" w:rsidRPr="0048090B">
        <w:rPr>
          <w:rStyle w:val="normaltextrun"/>
          <w:rFonts w:ascii="Times New Roman" w:eastAsia="ＭＳ 明朝" w:hAnsi="Times New Roman" w:cs="Times New Roman"/>
          <w:sz w:val="21"/>
          <w:szCs w:val="21"/>
        </w:rPr>
        <w:t>39</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70F033E0" w14:textId="77777777" w:rsidR="00D04597"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9C73A01" w14:textId="2D029F57"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4938EC"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600BCABE" w14:textId="77777777" w:rsidR="006B6288" w:rsidRPr="0048090B" w:rsidRDefault="006B6288" w:rsidP="006B6288">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7DC719AB" w14:textId="710B1CBE" w:rsidR="006B6288" w:rsidRPr="0048090B" w:rsidRDefault="006B6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53" w:name="_Toc126715577"/>
      <w:commentRangeStart w:id="4154"/>
      <w:r w:rsidRPr="0048090B">
        <w:rPr>
          <w:rStyle w:val="normaltextrun"/>
          <w:rFonts w:ascii="Times New Roman" w:eastAsia="ＭＳ 明朝" w:hAnsi="Times New Roman" w:cs="Times New Roman"/>
          <w:sz w:val="21"/>
          <w:szCs w:val="21"/>
        </w:rPr>
        <w:t>220906CP_ naf1</w:t>
      </w:r>
      <w:r w:rsidR="00B87457"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μL</w:t>
      </w:r>
      <w:commentRangeEnd w:id="4154"/>
      <w:r w:rsidRPr="0048090B">
        <w:rPr>
          <w:rStyle w:val="ad"/>
          <w:rFonts w:ascii="Times New Roman" w:eastAsia="ＭＳ 明朝" w:hAnsi="Times New Roman" w:cs="Times New Roman"/>
          <w:kern w:val="2"/>
          <w:sz w:val="21"/>
          <w:szCs w:val="21"/>
        </w:rPr>
        <w:commentReference w:id="4154"/>
      </w:r>
      <w:bookmarkEnd w:id="4153"/>
    </w:p>
    <w:p w14:paraId="5A309EC5" w14:textId="77777777" w:rsidR="006B6288"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AA3A555" w14:textId="77777777" w:rsidR="002502CC"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3E153645" w14:textId="13EAEE57" w:rsidR="00313543"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1</w:t>
      </w:r>
      <w:r w:rsidR="00FC032F"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15136E06" w14:textId="77777777" w:rsidR="00313543" w:rsidRPr="0048090B" w:rsidRDefault="00313543" w:rsidP="00313543">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32D16558" w14:textId="35C4036F" w:rsidR="002502CC" w:rsidRPr="0048090B" w:rsidRDefault="002502C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55" w:name="_Toc126715578"/>
      <w:commentRangeStart w:id="4156"/>
      <w:r w:rsidRPr="0048090B">
        <w:rPr>
          <w:rStyle w:val="normaltextrun"/>
          <w:rFonts w:ascii="Times New Roman" w:eastAsia="ＭＳ 明朝" w:hAnsi="Times New Roman" w:cs="Times New Roman"/>
          <w:sz w:val="21"/>
          <w:szCs w:val="21"/>
        </w:rPr>
        <w:t>220906CP_ naf20μL</w:t>
      </w:r>
      <w:commentRangeEnd w:id="4156"/>
      <w:r w:rsidRPr="0048090B">
        <w:rPr>
          <w:rStyle w:val="ad"/>
          <w:rFonts w:ascii="Times New Roman" w:eastAsia="ＭＳ 明朝" w:hAnsi="Times New Roman" w:cs="Times New Roman"/>
          <w:kern w:val="2"/>
          <w:sz w:val="21"/>
          <w:szCs w:val="21"/>
        </w:rPr>
        <w:commentReference w:id="4156"/>
      </w:r>
      <w:bookmarkEnd w:id="4155"/>
    </w:p>
    <w:p w14:paraId="2629B231"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5E2E8DD"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2FCB35B" w14:textId="2AF0FCAC" w:rsidR="00313543"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FC032F"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0 μl</w:t>
      </w:r>
      <w:r w:rsidRPr="0048090B">
        <w:rPr>
          <w:rStyle w:val="normaltextrun"/>
          <w:rFonts w:ascii="Times New Roman" w:eastAsia="ＭＳ 明朝" w:hAnsi="Times New Roman" w:cs="Times New Roman"/>
          <w:sz w:val="21"/>
          <w:szCs w:val="21"/>
        </w:rPr>
        <w:t>量り取り先ほどの乾燥物と混ぜた後、電極に詰めた。</w:t>
      </w:r>
    </w:p>
    <w:p w14:paraId="221F205C" w14:textId="77777777" w:rsidR="00EA2571" w:rsidRPr="0048090B" w:rsidRDefault="00EA2571" w:rsidP="00EA2571">
      <w:pPr>
        <w:widowControl/>
        <w:ind w:leftChars="-100" w:left="-210"/>
        <w:jc w:val="left"/>
        <w:rPr>
          <w:rFonts w:ascii="Times New Roman" w:eastAsia="ＭＳ 明朝" w:hAnsi="Times New Roman" w:cs="Times New Roman"/>
          <w:color w:val="000000" w:themeColor="text1"/>
          <w:szCs w:val="21"/>
        </w:rPr>
      </w:pPr>
    </w:p>
    <w:p w14:paraId="1F292D76" w14:textId="77777777" w:rsidR="00EA2571" w:rsidRPr="0048090B" w:rsidRDefault="00EA257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157" w:name="_Toc126715579"/>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4157"/>
    </w:p>
    <w:p w14:paraId="7E60D63E" w14:textId="77777777" w:rsidR="00BD1085" w:rsidRPr="0048090B" w:rsidRDefault="00BD1085" w:rsidP="00BD1085">
      <w:pPr>
        <w:widowControl/>
        <w:ind w:left="-147"/>
        <w:jc w:val="left"/>
        <w:outlineLvl w:val="1"/>
        <w:rPr>
          <w:rFonts w:ascii="Times New Roman" w:eastAsia="ＭＳ 明朝" w:hAnsi="Times New Roman" w:cs="Times New Roman"/>
          <w:color w:val="000000" w:themeColor="text1"/>
          <w:szCs w:val="21"/>
        </w:rPr>
      </w:pPr>
    </w:p>
    <w:p w14:paraId="1E36CF20" w14:textId="77777777" w:rsidR="00BD1085" w:rsidRPr="0048090B" w:rsidRDefault="00BD1085" w:rsidP="006A39B8">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37B4B5A0"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セル内の濃度計算</w:t>
      </w:r>
    </w:p>
    <w:p w14:paraId="2AA87B0A" w14:textId="77777777" w:rsidR="00BD1085" w:rsidRPr="0048090B" w:rsidRDefault="0014533A" w:rsidP="00BD108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C850627"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3649BFA4"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4649B644"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B64177" w14:textId="77777777" w:rsidR="00BD1085" w:rsidRPr="0048090B" w:rsidRDefault="00BD1085" w:rsidP="00BD1085">
      <w:pPr>
        <w:widowControl/>
        <w:ind w:left="-147"/>
        <w:jc w:val="left"/>
        <w:outlineLvl w:val="1"/>
        <w:rPr>
          <w:rFonts w:ascii="Times New Roman" w:eastAsia="ＭＳ 明朝" w:hAnsi="Times New Roman" w:cs="Times New Roman"/>
          <w:color w:val="000000" w:themeColor="text1"/>
          <w:szCs w:val="21"/>
        </w:rPr>
      </w:pPr>
    </w:p>
    <w:p w14:paraId="09C1B8A6" w14:textId="4750DEC6" w:rsidR="00EA2571" w:rsidRPr="0048090B" w:rsidRDefault="00DE4EB4" w:rsidP="00F87523">
      <w:pPr>
        <w:pStyle w:val="a4"/>
        <w:widowControl/>
        <w:numPr>
          <w:ilvl w:val="2"/>
          <w:numId w:val="62"/>
        </w:numPr>
        <w:ind w:leftChars="0"/>
        <w:jc w:val="left"/>
        <w:outlineLvl w:val="2"/>
        <w:rPr>
          <w:rFonts w:ascii="Times New Roman" w:eastAsia="ＭＳ 明朝" w:hAnsi="Times New Roman" w:cs="Times New Roman" w:hint="eastAsia"/>
          <w:color w:val="000000" w:themeColor="text1"/>
          <w:szCs w:val="21"/>
        </w:rPr>
      </w:pPr>
      <w:bookmarkStart w:id="4158" w:name="_Toc126715580"/>
      <w:commentRangeStart w:id="4159"/>
      <w:r w:rsidRPr="0048090B">
        <w:rPr>
          <w:rStyle w:val="normaltextrun"/>
          <w:rFonts w:ascii="Times New Roman" w:eastAsia="ＭＳ 明朝" w:hAnsi="Times New Roman" w:cs="Times New Roman"/>
          <w:szCs w:val="21"/>
        </w:rPr>
        <w:t>220906CP_naf5μL</w:t>
      </w:r>
      <w:r w:rsidRPr="0048090B">
        <w:rPr>
          <w:rFonts w:ascii="Times New Roman" w:eastAsia="ＭＳ 明朝" w:hAnsi="Times New Roman" w:cs="Times New Roman"/>
          <w:color w:val="000000" w:themeColor="text1"/>
          <w:szCs w:val="21"/>
        </w:rPr>
        <w:t xml:space="preserve"> </w:t>
      </w:r>
      <w:r w:rsidR="00EA2571" w:rsidRPr="0048090B">
        <w:rPr>
          <w:rFonts w:ascii="Times New Roman" w:eastAsia="ＭＳ 明朝" w:hAnsi="Times New Roman" w:cs="Times New Roman"/>
          <w:color w:val="000000" w:themeColor="text1"/>
          <w:szCs w:val="21"/>
        </w:rPr>
        <w:t>_1</w:t>
      </w:r>
      <w:commentRangeEnd w:id="4159"/>
      <w:r w:rsidR="009A6FF2" w:rsidRPr="0048090B">
        <w:rPr>
          <w:rStyle w:val="ad"/>
          <w:rFonts w:ascii="Times New Roman" w:eastAsia="ＭＳ 明朝" w:hAnsi="Times New Roman" w:cs="Times New Roman"/>
          <w:sz w:val="21"/>
          <w:szCs w:val="21"/>
        </w:rPr>
        <w:commentReference w:id="4159"/>
      </w:r>
      <w:ins w:id="4160" w:author="松山 ファミリー" w:date="2023-02-08T02:21:00Z">
        <w:r w:rsidR="005109E7">
          <w:rPr>
            <w:rFonts w:ascii="Times New Roman" w:eastAsia="ＭＳ 明朝" w:hAnsi="Times New Roman" w:cs="Times New Roman"/>
            <w:color w:val="000000" w:themeColor="text1"/>
            <w:szCs w:val="21"/>
          </w:rPr>
          <w:t xml:space="preserve"> CV</w:t>
        </w:r>
        <w:r w:rsidR="005109E7">
          <w:rPr>
            <w:rFonts w:ascii="Times New Roman" w:eastAsia="ＭＳ 明朝" w:hAnsi="Times New Roman" w:cs="Times New Roman" w:hint="eastAsia"/>
            <w:color w:val="000000" w:themeColor="text1"/>
            <w:szCs w:val="21"/>
          </w:rPr>
          <w:t>測定</w:t>
        </w:r>
      </w:ins>
      <w:bookmarkEnd w:id="4158"/>
    </w:p>
    <w:p w14:paraId="67D5754B" w14:textId="3F8BE833"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F30FB5" w:rsidRPr="0048090B">
        <w:rPr>
          <w:rFonts w:ascii="Times New Roman" w:eastAsia="ＭＳ 明朝" w:hAnsi="Times New Roman" w:cs="Times New Roman"/>
          <w:color w:val="000000" w:themeColor="text1"/>
          <w:sz w:val="21"/>
          <w:szCs w:val="21"/>
        </w:rPr>
        <w:t>1.2352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F30FB5" w:rsidRPr="0048090B">
        <w:rPr>
          <w:rFonts w:ascii="Times New Roman" w:eastAsia="ＭＳ 明朝" w:hAnsi="Times New Roman" w:cs="Times New Roman"/>
          <w:color w:val="000000" w:themeColor="text1"/>
          <w:sz w:val="21"/>
          <w:szCs w:val="21"/>
        </w:rPr>
        <w:t>308</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ED1BE5" w:rsidRPr="0048090B">
        <w:rPr>
          <w:rFonts w:ascii="Times New Roman" w:eastAsia="ＭＳ 明朝" w:hAnsi="Times New Roman" w:cs="Times New Roman"/>
          <w:color w:val="000000" w:themeColor="text1"/>
          <w:sz w:val="21"/>
          <w:szCs w:val="21"/>
        </w:rPr>
        <w:t>メス</w:t>
      </w:r>
      <w:r w:rsidR="007E7C6F" w:rsidRPr="0048090B">
        <w:rPr>
          <w:rFonts w:ascii="Times New Roman" w:eastAsia="ＭＳ 明朝" w:hAnsi="Times New Roman" w:cs="Times New Roman"/>
          <w:color w:val="000000" w:themeColor="text1"/>
          <w:sz w:val="21"/>
          <w:szCs w:val="21"/>
        </w:rPr>
        <w:t>シリンダーを用いて</w:t>
      </w:r>
      <w:r w:rsidR="00D96A0E"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セルに入れた。</w:t>
      </w:r>
    </w:p>
    <w:p w14:paraId="0301B8E8" w14:textId="224A8300"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D247F" w:rsidRPr="0048090B">
        <w:rPr>
          <w:rFonts w:ascii="Times New Roman" w:eastAsia="ＭＳ 明朝" w:hAnsi="Times New Roman" w:cs="Times New Roman"/>
          <w:color w:val="000000" w:themeColor="text1"/>
          <w:sz w:val="21"/>
          <w:szCs w:val="21"/>
        </w:rPr>
        <w:t>2.5322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00CD247F" w:rsidRPr="0048090B">
        <w:rPr>
          <w:rFonts w:ascii="Times New Roman" w:eastAsia="ＭＳ 明朝" w:hAnsi="Times New Roman" w:cs="Times New Roman"/>
          <w:color w:val="000000" w:themeColor="text1"/>
          <w:sz w:val="21"/>
          <w:szCs w:val="21"/>
        </w:rPr>
        <w:t>2</w:t>
      </w:r>
      <w:r w:rsidRPr="0048090B">
        <w:rPr>
          <w:rFonts w:ascii="Times New Roman" w:eastAsia="ＭＳ 明朝" w:hAnsi="Times New Roman" w:cs="Times New Roman"/>
          <w:color w:val="000000" w:themeColor="text1"/>
          <w:sz w:val="21"/>
          <w:szCs w:val="21"/>
        </w:rPr>
        <w:t>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72406042" w14:textId="4998309C"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74552F"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351DEB"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54074CF4" w14:textId="33B79D8F" w:rsidR="0087346F" w:rsidRPr="0048090B" w:rsidRDefault="0087346F" w:rsidP="0087346F">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3-1</w:t>
      </w:r>
      <w:r w:rsidR="00CC01A4" w:rsidRPr="0048090B">
        <w:rPr>
          <w:rFonts w:ascii="Times New Roman" w:eastAsia="ＭＳ 明朝" w:hAnsi="Times New Roman" w:cs="Times New Roman"/>
          <w:b w:val="0"/>
          <w:bCs w:val="0"/>
        </w:rPr>
        <w:t>3</w:t>
      </w:r>
      <w:r w:rsidRPr="0048090B">
        <w:rPr>
          <w:rFonts w:ascii="Times New Roman" w:eastAsia="ＭＳ 明朝" w:hAnsi="Times New Roman" w:cs="Times New Roman"/>
          <w:b w:val="0"/>
          <w:bCs w:val="0"/>
        </w:rPr>
        <w:t>-1</w:t>
      </w:r>
      <w:commentRangeStart w:id="4161"/>
      <w:r w:rsidRPr="0048090B">
        <w:rPr>
          <w:rFonts w:ascii="Times New Roman" w:eastAsia="ＭＳ 明朝" w:hAnsi="Times New Roman" w:cs="Times New Roman"/>
          <w:b w:val="0"/>
          <w:bCs w:val="0"/>
        </w:rPr>
        <w:t>セル内のグルコース濃度</w:t>
      </w:r>
      <w:commentRangeEnd w:id="4161"/>
      <w:r w:rsidRPr="0048090B">
        <w:rPr>
          <w:rStyle w:val="ad"/>
          <w:rFonts w:ascii="Times New Roman" w:eastAsia="ＭＳ 明朝" w:hAnsi="Times New Roman" w:cs="Times New Roman"/>
          <w:b w:val="0"/>
          <w:bCs w:val="0"/>
          <w:sz w:val="21"/>
          <w:szCs w:val="21"/>
        </w:rPr>
        <w:commentReference w:id="4161"/>
      </w:r>
    </w:p>
    <w:tbl>
      <w:tblPr>
        <w:tblStyle w:val="a5"/>
        <w:tblW w:w="0" w:type="auto"/>
        <w:tblLook w:val="04A0" w:firstRow="1" w:lastRow="0" w:firstColumn="1" w:lastColumn="0" w:noHBand="0" w:noVBand="1"/>
      </w:tblPr>
      <w:tblGrid>
        <w:gridCol w:w="1129"/>
        <w:gridCol w:w="1276"/>
      </w:tblGrid>
      <w:tr w:rsidR="0087346F" w:rsidRPr="0048090B" w14:paraId="6F576914" w14:textId="77777777">
        <w:trPr>
          <w:trHeight w:val="416"/>
        </w:trPr>
        <w:tc>
          <w:tcPr>
            <w:tcW w:w="1129" w:type="dxa"/>
            <w:hideMark/>
          </w:tcPr>
          <w:p w14:paraId="372017DD" w14:textId="77777777"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540505A" w14:textId="77777777"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87346F" w:rsidRPr="0048090B" w14:paraId="2A0AEB2C" w14:textId="77777777">
        <w:trPr>
          <w:trHeight w:val="416"/>
        </w:trPr>
        <w:tc>
          <w:tcPr>
            <w:tcW w:w="1129" w:type="dxa"/>
          </w:tcPr>
          <w:p w14:paraId="0767230C" w14:textId="77777777"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1AB843BA" w14:textId="4833082D"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/M</w:t>
            </w:r>
          </w:p>
        </w:tc>
      </w:tr>
      <w:tr w:rsidR="0087346F" w:rsidRPr="0048090B" w14:paraId="5899E0E0" w14:textId="77777777">
        <w:trPr>
          <w:trHeight w:val="400"/>
        </w:trPr>
        <w:tc>
          <w:tcPr>
            <w:tcW w:w="1129" w:type="dxa"/>
            <w:noWrap/>
            <w:hideMark/>
          </w:tcPr>
          <w:p w14:paraId="7FECBE16"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84560A8"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0.0.E+00</w:t>
            </w:r>
          </w:p>
        </w:tc>
      </w:tr>
      <w:tr w:rsidR="0087346F" w:rsidRPr="0048090B" w14:paraId="0380E5BD" w14:textId="77777777">
        <w:trPr>
          <w:trHeight w:val="400"/>
        </w:trPr>
        <w:tc>
          <w:tcPr>
            <w:tcW w:w="1129" w:type="dxa"/>
            <w:noWrap/>
            <w:hideMark/>
          </w:tcPr>
          <w:p w14:paraId="2254D508" w14:textId="105C3735"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w:t>
            </w:r>
            <w:r w:rsidR="00266FFE" w:rsidRPr="0048090B">
              <w:rPr>
                <w:rFonts w:ascii="Times New Roman" w:eastAsia="ＭＳ 明朝" w:hAnsi="Times New Roman" w:cs="Times New Roman"/>
                <w:color w:val="000000" w:themeColor="text1"/>
                <w:sz w:val="21"/>
                <w:szCs w:val="21"/>
              </w:rPr>
              <w:t>0</w:t>
            </w:r>
          </w:p>
        </w:tc>
        <w:tc>
          <w:tcPr>
            <w:tcW w:w="1276" w:type="dxa"/>
            <w:noWrap/>
            <w:hideMark/>
          </w:tcPr>
          <w:p w14:paraId="2B7D5DB6" w14:textId="384B63CD" w:rsidR="0087346F" w:rsidRPr="0048090B" w:rsidRDefault="008F19C2">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8</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78</w:t>
            </w:r>
            <w:r w:rsidR="0087346F" w:rsidRPr="0048090B">
              <w:rPr>
                <w:rFonts w:ascii="Times New Roman" w:eastAsia="ＭＳ 明朝" w:hAnsi="Times New Roman" w:cs="Times New Roman"/>
                <w:sz w:val="21"/>
                <w:szCs w:val="21"/>
              </w:rPr>
              <w:t>.E-0</w:t>
            </w:r>
            <w:r w:rsidRPr="0048090B">
              <w:rPr>
                <w:rFonts w:ascii="Times New Roman" w:eastAsia="ＭＳ 明朝" w:hAnsi="Times New Roman" w:cs="Times New Roman"/>
                <w:sz w:val="21"/>
                <w:szCs w:val="21"/>
              </w:rPr>
              <w:t>5</w:t>
            </w:r>
          </w:p>
        </w:tc>
      </w:tr>
      <w:tr w:rsidR="0087346F" w:rsidRPr="0048090B" w14:paraId="0DCEB7AC" w14:textId="77777777">
        <w:trPr>
          <w:trHeight w:val="400"/>
        </w:trPr>
        <w:tc>
          <w:tcPr>
            <w:tcW w:w="1129" w:type="dxa"/>
            <w:noWrap/>
            <w:hideMark/>
          </w:tcPr>
          <w:p w14:paraId="02FA363E" w14:textId="56BEED50"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w:t>
            </w:r>
            <w:r w:rsidR="0087346F" w:rsidRPr="0048090B">
              <w:rPr>
                <w:rFonts w:ascii="Times New Roman" w:eastAsia="ＭＳ 明朝" w:hAnsi="Times New Roman" w:cs="Times New Roman"/>
                <w:sz w:val="21"/>
                <w:szCs w:val="21"/>
              </w:rPr>
              <w:t>0</w:t>
            </w:r>
          </w:p>
        </w:tc>
        <w:tc>
          <w:tcPr>
            <w:tcW w:w="1276" w:type="dxa"/>
            <w:noWrap/>
            <w:hideMark/>
          </w:tcPr>
          <w:p w14:paraId="53FF8CF0" w14:textId="3129FCCE" w:rsidR="0087346F" w:rsidRPr="0048090B" w:rsidRDefault="002E53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19</w:t>
            </w:r>
            <w:r w:rsidR="0087346F" w:rsidRPr="0048090B">
              <w:rPr>
                <w:rFonts w:ascii="Times New Roman" w:eastAsia="ＭＳ 明朝" w:hAnsi="Times New Roman" w:cs="Times New Roman"/>
                <w:sz w:val="21"/>
                <w:szCs w:val="21"/>
              </w:rPr>
              <w:t>.E-0</w:t>
            </w:r>
            <w:r w:rsidRPr="0048090B">
              <w:rPr>
                <w:rFonts w:ascii="Times New Roman" w:eastAsia="ＭＳ 明朝" w:hAnsi="Times New Roman" w:cs="Times New Roman"/>
                <w:sz w:val="21"/>
                <w:szCs w:val="21"/>
              </w:rPr>
              <w:t>3</w:t>
            </w:r>
          </w:p>
        </w:tc>
      </w:tr>
      <w:tr w:rsidR="0087346F" w:rsidRPr="0048090B" w14:paraId="15EE8DF7" w14:textId="77777777">
        <w:trPr>
          <w:trHeight w:val="400"/>
        </w:trPr>
        <w:tc>
          <w:tcPr>
            <w:tcW w:w="1129" w:type="dxa"/>
            <w:noWrap/>
            <w:hideMark/>
          </w:tcPr>
          <w:p w14:paraId="4E68FBDA" w14:textId="1C2ABD9C" w:rsidR="0087346F" w:rsidRPr="0048090B" w:rsidRDefault="006D4D2B">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50</w:t>
            </w:r>
            <w:r w:rsidR="0087346F" w:rsidRPr="0048090B">
              <w:rPr>
                <w:rFonts w:ascii="Times New Roman" w:eastAsia="ＭＳ 明朝" w:hAnsi="Times New Roman" w:cs="Times New Roman"/>
                <w:sz w:val="21"/>
                <w:szCs w:val="21"/>
              </w:rPr>
              <w:t>0</w:t>
            </w:r>
          </w:p>
        </w:tc>
        <w:tc>
          <w:tcPr>
            <w:tcW w:w="1276" w:type="dxa"/>
            <w:noWrap/>
            <w:hideMark/>
          </w:tcPr>
          <w:p w14:paraId="2C92C724" w14:textId="6E5B8610" w:rsidR="0087346F" w:rsidRPr="0048090B" w:rsidRDefault="00DF364D">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76</w:t>
            </w:r>
            <w:r w:rsidR="0087346F" w:rsidRPr="0048090B">
              <w:rPr>
                <w:rFonts w:ascii="Times New Roman" w:eastAsia="ＭＳ 明朝" w:hAnsi="Times New Roman" w:cs="Times New Roman"/>
                <w:sz w:val="21"/>
                <w:szCs w:val="21"/>
              </w:rPr>
              <w:t>.E-02</w:t>
            </w:r>
          </w:p>
        </w:tc>
      </w:tr>
    </w:tbl>
    <w:p w14:paraId="2AB9B3D9" w14:textId="77777777" w:rsidR="00EA2571" w:rsidRPr="0048090B" w:rsidRDefault="00EA2571" w:rsidP="00EA2571">
      <w:pPr>
        <w:widowControl/>
        <w:ind w:leftChars="-100" w:left="-210"/>
        <w:jc w:val="left"/>
        <w:rPr>
          <w:rFonts w:ascii="Times New Roman" w:eastAsia="ＭＳ 明朝" w:hAnsi="Times New Roman" w:cs="Times New Roman"/>
          <w:color w:val="000000" w:themeColor="text1"/>
          <w:szCs w:val="21"/>
        </w:rPr>
      </w:pPr>
    </w:p>
    <w:p w14:paraId="276B2215" w14:textId="77777777" w:rsidR="0087346F" w:rsidRPr="0048090B" w:rsidRDefault="0087346F" w:rsidP="00EA2571">
      <w:pPr>
        <w:widowControl/>
        <w:ind w:leftChars="-100" w:left="-210"/>
        <w:jc w:val="left"/>
        <w:rPr>
          <w:rFonts w:ascii="Times New Roman" w:eastAsia="ＭＳ 明朝" w:hAnsi="Times New Roman" w:cs="Times New Roman"/>
          <w:color w:val="000000" w:themeColor="text1"/>
          <w:szCs w:val="21"/>
        </w:rPr>
      </w:pPr>
    </w:p>
    <w:p w14:paraId="5C57F259" w14:textId="1A88AC55" w:rsidR="00EA2571" w:rsidRPr="0048090B" w:rsidRDefault="00EA2571" w:rsidP="00EA2571">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162" w:name="_Toc126715581"/>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4162"/>
    </w:p>
    <w:p w14:paraId="23C60E46"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酸化電位があったと考えて、</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測定を行なった。</w:t>
      </w:r>
    </w:p>
    <w:p w14:paraId="001E54EC"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26AC8BC5"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447ADA96" w14:textId="2B784511" w:rsidR="00902B20" w:rsidRPr="0048090B" w:rsidRDefault="00097F14" w:rsidP="00902B20">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38208270"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5238C346"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66A8444C" w14:textId="77777777" w:rsidR="00902B20" w:rsidRPr="0048090B" w:rsidRDefault="00902B20" w:rsidP="00902B20">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6050F8B7" w14:textId="77777777" w:rsidR="00902B20" w:rsidRPr="0048090B" w:rsidRDefault="00902B20" w:rsidP="00902B20">
      <w:pPr>
        <w:rPr>
          <w:rFonts w:ascii="Times New Roman" w:eastAsia="ＭＳ 明朝" w:hAnsi="Times New Roman" w:cs="Times New Roman"/>
          <w:color w:val="000000" w:themeColor="text1"/>
          <w:szCs w:val="21"/>
        </w:rPr>
      </w:pPr>
    </w:p>
    <w:p w14:paraId="1D626DE8"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41F268F" w14:textId="77777777" w:rsidR="00902B20" w:rsidRPr="0048090B" w:rsidRDefault="00902B20" w:rsidP="00902B20">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w:lastRenderedPageBreak/>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172E84"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06604D62"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37854A65"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F83DB76" w14:textId="77777777" w:rsidR="00902B20" w:rsidRPr="0048090B" w:rsidRDefault="00902B20" w:rsidP="00902B20">
      <w:pPr>
        <w:widowControl/>
        <w:jc w:val="left"/>
        <w:outlineLvl w:val="1"/>
        <w:rPr>
          <w:rStyle w:val="normaltextrun"/>
          <w:rFonts w:ascii="Times New Roman" w:eastAsia="ＭＳ 明朝" w:hAnsi="Times New Roman" w:cs="Times New Roman"/>
          <w:color w:val="000000" w:themeColor="text1"/>
          <w:szCs w:val="21"/>
        </w:rPr>
      </w:pPr>
    </w:p>
    <w:p w14:paraId="22AEB798" w14:textId="01EF0A33" w:rsidR="00902B20" w:rsidRPr="0048090B" w:rsidRDefault="00902B20" w:rsidP="00902B20">
      <w:pPr>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w:t>
      </w:r>
      <w:r w:rsidR="0014533A"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近侍曲線を作成した。</w:t>
      </w:r>
    </w:p>
    <w:p w14:paraId="254A3CF8" w14:textId="77777777" w:rsidR="00EA2571" w:rsidRPr="0048090B" w:rsidRDefault="00EA2571" w:rsidP="00EA2571">
      <w:pPr>
        <w:widowControl/>
        <w:jc w:val="left"/>
        <w:outlineLvl w:val="1"/>
        <w:rPr>
          <w:rStyle w:val="normaltextrun"/>
          <w:rFonts w:ascii="Times New Roman" w:eastAsia="ＭＳ 明朝" w:hAnsi="Times New Roman" w:cs="Times New Roman"/>
          <w:color w:val="000000" w:themeColor="text1"/>
          <w:szCs w:val="21"/>
        </w:rPr>
      </w:pPr>
    </w:p>
    <w:p w14:paraId="3F6BF7A3" w14:textId="7BAEF699" w:rsidR="00EA2571" w:rsidRPr="0048090B" w:rsidRDefault="00FD1A46" w:rsidP="006F5392">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63" w:name="_Toc126715582"/>
      <w:commentRangeStart w:id="4164"/>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 xml:space="preserve"> _</w:t>
      </w:r>
      <w:r w:rsidR="00E244D2" w:rsidRPr="0048090B">
        <w:rPr>
          <w:rFonts w:ascii="Times New Roman" w:eastAsia="ＭＳ 明朝" w:hAnsi="Times New Roman" w:cs="Times New Roman"/>
          <w:color w:val="000000" w:themeColor="text1"/>
          <w:sz w:val="21"/>
          <w:szCs w:val="21"/>
        </w:rPr>
        <w:t>2</w:t>
      </w:r>
      <w:r w:rsidR="00EA2571" w:rsidRPr="0048090B">
        <w:rPr>
          <w:rStyle w:val="normaltextrun"/>
          <w:rFonts w:ascii="Times New Roman" w:eastAsia="ＭＳ 明朝" w:hAnsi="Times New Roman" w:cs="Times New Roman"/>
          <w:sz w:val="21"/>
          <w:szCs w:val="21"/>
        </w:rPr>
        <w:t xml:space="preserve">  CA</w:t>
      </w:r>
      <w:r w:rsidR="00EA2571" w:rsidRPr="0048090B">
        <w:rPr>
          <w:rStyle w:val="normaltextrun"/>
          <w:rFonts w:ascii="Times New Roman" w:eastAsia="ＭＳ 明朝" w:hAnsi="Times New Roman" w:cs="Times New Roman"/>
          <w:sz w:val="21"/>
          <w:szCs w:val="21"/>
        </w:rPr>
        <w:t>測定</w:t>
      </w:r>
      <w:commentRangeEnd w:id="4164"/>
      <w:r w:rsidR="00423754" w:rsidRPr="0048090B">
        <w:rPr>
          <w:rStyle w:val="ad"/>
          <w:rFonts w:ascii="Times New Roman" w:eastAsia="ＭＳ 明朝" w:hAnsi="Times New Roman" w:cs="Times New Roman"/>
          <w:kern w:val="2"/>
          <w:sz w:val="21"/>
          <w:szCs w:val="21"/>
        </w:rPr>
        <w:commentReference w:id="4164"/>
      </w:r>
      <w:bookmarkEnd w:id="4163"/>
    </w:p>
    <w:p w14:paraId="2C080F65"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434DBD"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1.1747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Pr="0048090B">
        <w:rPr>
          <w:rStyle w:val="normaltextrun"/>
          <w:rFonts w:ascii="Times New Roman" w:eastAsia="ＭＳ 明朝" w:hAnsi="Times New Roman" w:cs="Times New Roman"/>
          <w:szCs w:val="21"/>
        </w:rPr>
        <w:t>293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4D0A2067"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1889F9F8"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1.2659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475DD0" w14:textId="0D0C69A6"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CE6A950" w14:textId="77777777" w:rsidR="00EA2571" w:rsidRPr="0048090B" w:rsidRDefault="00EA2571" w:rsidP="00F87523">
      <w:pPr>
        <w:pStyle w:val="a4"/>
        <w:widowControl/>
        <w:numPr>
          <w:ilvl w:val="0"/>
          <w:numId w:val="35"/>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9D3EE8A" w14:textId="3DE863F6" w:rsidR="00E76AA1" w:rsidRPr="0048090B" w:rsidRDefault="006F5392" w:rsidP="00F87523">
      <w:pPr>
        <w:pStyle w:val="a4"/>
        <w:widowControl/>
        <w:numPr>
          <w:ilvl w:val="0"/>
          <w:numId w:val="35"/>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④</w:t>
      </w:r>
      <w:r w:rsidR="00EA2571" w:rsidRPr="0048090B">
        <w:rPr>
          <w:rFonts w:ascii="Times New Roman" w:eastAsia="ＭＳ 明朝" w:hAnsi="Times New Roman" w:cs="Times New Roman"/>
          <w:szCs w:val="21"/>
        </w:rPr>
        <w:t>の溶液をマイクロピペットで連続的に加えた。</w:t>
      </w:r>
    </w:p>
    <w:p w14:paraId="6520F540" w14:textId="77777777" w:rsidR="00EA2571" w:rsidRPr="0048090B" w:rsidRDefault="00EA2571" w:rsidP="00EA257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8558EED" w14:textId="77777777" w:rsidR="004240A0" w:rsidRPr="0048090B" w:rsidRDefault="004240A0" w:rsidP="00DD51F6">
      <w:pPr>
        <w:widowControl/>
        <w:ind w:leftChars="-100" w:left="-210"/>
        <w:jc w:val="left"/>
        <w:rPr>
          <w:rFonts w:ascii="Times New Roman" w:eastAsia="ＭＳ 明朝" w:hAnsi="Times New Roman" w:cs="Times New Roman"/>
          <w:color w:val="000000" w:themeColor="text1"/>
          <w:szCs w:val="21"/>
        </w:rPr>
      </w:pPr>
    </w:p>
    <w:p w14:paraId="1C16CB1E" w14:textId="5B76E8E4" w:rsidR="007461CB" w:rsidRPr="0048090B" w:rsidRDefault="007461CB" w:rsidP="00DD51F6">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-1</w:t>
      </w:r>
      <w:commentRangeStart w:id="4165"/>
      <w:r w:rsidRPr="0048090B">
        <w:rPr>
          <w:rFonts w:ascii="Times New Roman" w:eastAsia="ＭＳ 明朝" w:hAnsi="Times New Roman" w:cs="Times New Roman"/>
          <w:szCs w:val="21"/>
        </w:rPr>
        <w:t>セル内のグルコース濃度</w:t>
      </w:r>
      <w:commentRangeEnd w:id="4165"/>
      <w:r w:rsidRPr="0048090B">
        <w:rPr>
          <w:rStyle w:val="ad"/>
          <w:rFonts w:ascii="Times New Roman" w:eastAsia="ＭＳ 明朝" w:hAnsi="Times New Roman" w:cs="Times New Roman"/>
          <w:b/>
          <w:bCs/>
          <w:sz w:val="21"/>
          <w:szCs w:val="21"/>
        </w:rPr>
        <w:commentReference w:id="4165"/>
      </w:r>
    </w:p>
    <w:tbl>
      <w:tblPr>
        <w:tblW w:w="3900" w:type="dxa"/>
        <w:tblCellMar>
          <w:left w:w="99" w:type="dxa"/>
          <w:right w:w="99" w:type="dxa"/>
        </w:tblCellMar>
        <w:tblLook w:val="04A0" w:firstRow="1" w:lastRow="0" w:firstColumn="1" w:lastColumn="0" w:noHBand="0" w:noVBand="1"/>
      </w:tblPr>
      <w:tblGrid>
        <w:gridCol w:w="1300"/>
        <w:gridCol w:w="1300"/>
        <w:gridCol w:w="1300"/>
      </w:tblGrid>
      <w:tr w:rsidR="002F6C53" w:rsidRPr="0048090B" w14:paraId="2A5F8390" w14:textId="77777777" w:rsidTr="002F6C5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F6C53" w:rsidRPr="0048090B" w14:paraId="1FDE445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1BECD7E"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2F6C53" w:rsidRPr="0048090B" w14:paraId="15F9195E"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7C9FB53E"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2F6C53" w:rsidRPr="0048090B" w14:paraId="424424E9"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E09350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4.390.E-04</w:t>
            </w:r>
          </w:p>
        </w:tc>
      </w:tr>
      <w:tr w:rsidR="002F6C53" w:rsidRPr="0048090B" w14:paraId="1EEDC0F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DC30D9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8.774.E-04</w:t>
            </w:r>
          </w:p>
        </w:tc>
      </w:tr>
      <w:tr w:rsidR="002F6C53" w:rsidRPr="0048090B" w14:paraId="1D59F394"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DD2DC4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2F6C53" w:rsidRPr="0048090B" w14:paraId="6FC0884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23C5A10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1.753.E-03</w:t>
            </w:r>
          </w:p>
        </w:tc>
      </w:tr>
      <w:tr w:rsidR="002F6C53" w:rsidRPr="0048090B" w14:paraId="4E0FDF0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89C44F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2.189.E-03</w:t>
            </w:r>
          </w:p>
        </w:tc>
      </w:tr>
      <w:tr w:rsidR="002F6C53" w:rsidRPr="0048090B" w14:paraId="19EA9CE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61049C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2.626.E-03</w:t>
            </w:r>
          </w:p>
        </w:tc>
      </w:tr>
      <w:tr w:rsidR="002F6C53" w:rsidRPr="0048090B" w14:paraId="189C099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8A1032"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3.061.E-03</w:t>
            </w:r>
          </w:p>
        </w:tc>
      </w:tr>
      <w:tr w:rsidR="002F6C53" w:rsidRPr="0048090B" w14:paraId="2173CEDB"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A46994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3.496.E-03</w:t>
            </w:r>
          </w:p>
        </w:tc>
      </w:tr>
      <w:tr w:rsidR="002F6C53" w:rsidRPr="0048090B" w14:paraId="1B49E1BF"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454263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3.931.E-03</w:t>
            </w:r>
          </w:p>
        </w:tc>
      </w:tr>
      <w:tr w:rsidR="002F6C53" w:rsidRPr="0048090B" w14:paraId="7F6F132C"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661BD9"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4474E4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E9259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4.365.E-03</w:t>
            </w:r>
          </w:p>
        </w:tc>
      </w:tr>
      <w:tr w:rsidR="002F6C53" w:rsidRPr="0048090B" w14:paraId="5380D88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3F7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lastRenderedPageBreak/>
              <w:t>1100</w:t>
            </w:r>
          </w:p>
        </w:tc>
        <w:tc>
          <w:tcPr>
            <w:tcW w:w="1300" w:type="dxa"/>
            <w:tcBorders>
              <w:top w:val="nil"/>
              <w:left w:val="nil"/>
              <w:bottom w:val="single" w:sz="4" w:space="0" w:color="auto"/>
              <w:right w:val="single" w:sz="4" w:space="0" w:color="auto"/>
            </w:tcBorders>
            <w:shd w:val="clear" w:color="auto" w:fill="auto"/>
            <w:noWrap/>
            <w:vAlign w:val="center"/>
            <w:hideMark/>
          </w:tcPr>
          <w:p w14:paraId="1580ABE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44E863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4.799.E-03</w:t>
            </w:r>
          </w:p>
        </w:tc>
      </w:tr>
      <w:tr w:rsidR="002F6C53" w:rsidRPr="0048090B" w14:paraId="72C873E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EC0D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8394BEE"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6922B00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5.231.E-03</w:t>
            </w:r>
          </w:p>
        </w:tc>
      </w:tr>
      <w:tr w:rsidR="002F6C53" w:rsidRPr="0048090B" w14:paraId="56A42455"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26F6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49AFFE"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2F185B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5.664.E-03</w:t>
            </w:r>
          </w:p>
        </w:tc>
      </w:tr>
      <w:tr w:rsidR="002F6C53" w:rsidRPr="0048090B" w14:paraId="2B7702F7"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2C31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4D25C7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532DD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6.096.E-03</w:t>
            </w:r>
          </w:p>
        </w:tc>
      </w:tr>
      <w:tr w:rsidR="002F6C53" w:rsidRPr="0048090B" w14:paraId="5F73C16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B98BB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C32622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3EBFDC9"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6.527.E-03</w:t>
            </w:r>
          </w:p>
        </w:tc>
      </w:tr>
      <w:tr w:rsidR="002F6C53" w:rsidRPr="0048090B" w14:paraId="4142F088"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CFDE9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F9B33F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24DD1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6.958.E-03</w:t>
            </w:r>
          </w:p>
        </w:tc>
      </w:tr>
      <w:tr w:rsidR="002F6C53" w:rsidRPr="0048090B" w14:paraId="30D8C153"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12733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ED9D3D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5A11CC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7.388.E-03</w:t>
            </w:r>
          </w:p>
        </w:tc>
      </w:tr>
      <w:tr w:rsidR="002F6C53" w:rsidRPr="0048090B" w14:paraId="1589046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7D634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1355366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71541C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7.388.E-03</w:t>
            </w:r>
          </w:p>
        </w:tc>
      </w:tr>
    </w:tbl>
    <w:p w14:paraId="5D265F20" w14:textId="77777777" w:rsidR="00310533" w:rsidRPr="0048090B" w:rsidRDefault="00310533" w:rsidP="00F76BD8">
      <w:pPr>
        <w:widowControl/>
        <w:jc w:val="left"/>
        <w:rPr>
          <w:rFonts w:ascii="Times New Roman" w:eastAsia="ＭＳ 明朝" w:hAnsi="Times New Roman" w:cs="Times New Roman"/>
          <w:color w:val="000000" w:themeColor="text1"/>
          <w:szCs w:val="21"/>
        </w:rPr>
      </w:pPr>
    </w:p>
    <w:p w14:paraId="0014F7A4" w14:textId="03A51F62" w:rsidR="0080053F" w:rsidRPr="0048090B" w:rsidRDefault="0080053F"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66" w:name="_Toc126715583"/>
      <w:commentRangeStart w:id="4167"/>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 xml:space="preserve"> _3</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4167"/>
      <w:r w:rsidR="00AB6914" w:rsidRPr="0048090B">
        <w:rPr>
          <w:rStyle w:val="ad"/>
          <w:rFonts w:ascii="Times New Roman" w:eastAsia="ＭＳ 明朝" w:hAnsi="Times New Roman" w:cs="Times New Roman"/>
          <w:kern w:val="2"/>
          <w:sz w:val="21"/>
          <w:szCs w:val="21"/>
        </w:rPr>
        <w:commentReference w:id="4167"/>
      </w:r>
      <w:bookmarkEnd w:id="4166"/>
    </w:p>
    <w:p w14:paraId="5433E1EA" w14:textId="77777777"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10D42CC" w14:textId="4742F4A8"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00405596"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54C86858" w14:textId="79B230C1"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w:t>
      </w:r>
      <w:r w:rsidR="00750C32" w:rsidRPr="0048090B">
        <w:rPr>
          <w:rStyle w:val="normaltextrun"/>
          <w:rFonts w:ascii="Times New Roman" w:eastAsia="ＭＳ 明朝" w:hAnsi="Times New Roman" w:cs="Times New Roman"/>
          <w:szCs w:val="21"/>
        </w:rPr>
        <w:t>1.</w:t>
      </w:r>
      <w:r w:rsidR="001C06B1" w:rsidRPr="0048090B">
        <w:rPr>
          <w:rStyle w:val="normaltextrun"/>
          <w:rFonts w:ascii="Times New Roman" w:eastAsia="ＭＳ 明朝" w:hAnsi="Times New Roman" w:cs="Times New Roman"/>
          <w:szCs w:val="21"/>
        </w:rPr>
        <w:t>2582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757E8D0" w14:textId="04A34AC5"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w:t>
      </w:r>
      <w:r w:rsidR="00750C32" w:rsidRPr="0048090B">
        <w:rPr>
          <w:rStyle w:val="normaltextrun"/>
          <w:rFonts w:ascii="Times New Roman" w:eastAsia="ＭＳ 明朝" w:hAnsi="Times New Roman" w:cs="Times New Roman"/>
          <w:szCs w:val="21"/>
        </w:rPr>
        <w:t>6</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28B3C2A" w14:textId="77777777" w:rsidR="0080053F" w:rsidRPr="0048090B" w:rsidRDefault="0080053F" w:rsidP="00F87523">
      <w:pPr>
        <w:pStyle w:val="a4"/>
        <w:widowControl/>
        <w:numPr>
          <w:ilvl w:val="0"/>
          <w:numId w:val="36"/>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CEF3AE4" w14:textId="6453BE26" w:rsidR="0080053F" w:rsidRPr="0048090B" w:rsidRDefault="00B22439" w:rsidP="00F87523">
      <w:pPr>
        <w:pStyle w:val="a4"/>
        <w:widowControl/>
        <w:numPr>
          <w:ilvl w:val="0"/>
          <w:numId w:val="36"/>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80053F" w:rsidRPr="0048090B">
        <w:rPr>
          <w:rFonts w:ascii="Times New Roman" w:eastAsia="ＭＳ 明朝" w:hAnsi="Times New Roman" w:cs="Times New Roman"/>
          <w:szCs w:val="21"/>
        </w:rPr>
        <w:t>の溶液をマイクロピペットで連続的に加えた。</w:t>
      </w:r>
    </w:p>
    <w:p w14:paraId="10B327FB" w14:textId="77777777" w:rsidR="0080053F" w:rsidRPr="0048090B" w:rsidRDefault="0080053F" w:rsidP="0080053F">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F91D9C7" w14:textId="77777777" w:rsidR="00DD76BA" w:rsidRPr="0048090B" w:rsidRDefault="00DD76BA" w:rsidP="0080053F">
      <w:pPr>
        <w:widowControl/>
        <w:jc w:val="left"/>
        <w:rPr>
          <w:rFonts w:ascii="Times New Roman" w:eastAsia="ＭＳ 明朝" w:hAnsi="Times New Roman" w:cs="Times New Roman"/>
          <w:szCs w:val="21"/>
        </w:rPr>
      </w:pPr>
    </w:p>
    <w:p w14:paraId="4F3C00AB" w14:textId="2BA2EDCA" w:rsidR="002F6C53" w:rsidRPr="0048090B" w:rsidRDefault="00405596" w:rsidP="00DD76BA">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2</w:t>
      </w:r>
      <w:commentRangeStart w:id="4168"/>
      <w:r w:rsidRPr="0048090B">
        <w:rPr>
          <w:rFonts w:ascii="Times New Roman" w:eastAsia="ＭＳ 明朝" w:hAnsi="Times New Roman" w:cs="Times New Roman"/>
          <w:szCs w:val="21"/>
        </w:rPr>
        <w:t>セル内のグルコース濃度</w:t>
      </w:r>
      <w:commentRangeEnd w:id="4168"/>
      <w:r w:rsidR="00B44565" w:rsidRPr="0048090B">
        <w:rPr>
          <w:rStyle w:val="ad"/>
          <w:rFonts w:ascii="Times New Roman" w:eastAsia="ＭＳ 明朝" w:hAnsi="Times New Roman" w:cs="Times New Roman"/>
          <w:sz w:val="21"/>
          <w:szCs w:val="21"/>
        </w:rPr>
        <w:commentReference w:id="4168"/>
      </w:r>
    </w:p>
    <w:tbl>
      <w:tblPr>
        <w:tblW w:w="3900" w:type="dxa"/>
        <w:tblCellMar>
          <w:left w:w="99" w:type="dxa"/>
          <w:right w:w="99" w:type="dxa"/>
        </w:tblCellMar>
        <w:tblLook w:val="04A0" w:firstRow="1" w:lastRow="0" w:firstColumn="1" w:lastColumn="0" w:noHBand="0" w:noVBand="1"/>
      </w:tblPr>
      <w:tblGrid>
        <w:gridCol w:w="1300"/>
        <w:gridCol w:w="1300"/>
        <w:gridCol w:w="1300"/>
      </w:tblGrid>
      <w:tr w:rsidR="00255AF2" w:rsidRPr="0048090B" w14:paraId="0C8BDFD6" w14:textId="77777777" w:rsidTr="00255AF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55AF2" w:rsidRPr="0048090B" w14:paraId="2FEA783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22E2912"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255AF2" w:rsidRPr="0048090B" w14:paraId="6225747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1968BC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255AF2" w:rsidRPr="0048090B" w14:paraId="32E49A08"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093AE15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255AF2" w:rsidRPr="0048090B" w14:paraId="77CA7BE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9E6013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255AF2" w:rsidRPr="0048090B" w14:paraId="033D56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D196B7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255AF2" w:rsidRPr="0048090B" w14:paraId="6D37995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E2CF17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255AF2" w:rsidRPr="0048090B" w14:paraId="469225B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4697BF4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255AF2" w:rsidRPr="0048090B" w14:paraId="63586B0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4CE409C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255AF2" w:rsidRPr="0048090B" w14:paraId="229D9ED0"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484F3B2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255AF2" w:rsidRPr="0048090B" w14:paraId="650893F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E2624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EE06FDD"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333075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255AF2" w:rsidRPr="0048090B" w14:paraId="4E50349B"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20ABA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1658EA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01EF2A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255AF2" w:rsidRPr="0048090B" w14:paraId="14DD1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FEF7C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1743C1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3335F5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255AF2" w:rsidRPr="0048090B" w14:paraId="30863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3664C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lastRenderedPageBreak/>
              <w:t>1000</w:t>
            </w:r>
          </w:p>
        </w:tc>
        <w:tc>
          <w:tcPr>
            <w:tcW w:w="1300" w:type="dxa"/>
            <w:tcBorders>
              <w:top w:val="nil"/>
              <w:left w:val="nil"/>
              <w:bottom w:val="single" w:sz="4" w:space="0" w:color="auto"/>
              <w:right w:val="single" w:sz="4" w:space="0" w:color="auto"/>
            </w:tcBorders>
            <w:shd w:val="clear" w:color="auto" w:fill="auto"/>
            <w:noWrap/>
            <w:vAlign w:val="center"/>
            <w:hideMark/>
          </w:tcPr>
          <w:p w14:paraId="41C499D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2E4F3A8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255AF2" w:rsidRPr="0048090B" w14:paraId="04D29F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670EA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7AA28C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5EB7420"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255AF2" w:rsidRPr="0048090B" w14:paraId="78A3629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40D43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5195D6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0922019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255AF2" w:rsidRPr="0048090B" w14:paraId="7F63812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09C37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49CCE9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EAEB50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255AF2" w:rsidRPr="0048090B" w14:paraId="51DB558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F2E3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97D5E9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9A2491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619B0732" w14:textId="77777777" w:rsidR="00255AF2" w:rsidRPr="0048090B" w:rsidRDefault="00255AF2" w:rsidP="00DD51F6">
      <w:pPr>
        <w:widowControl/>
        <w:ind w:leftChars="-100" w:left="-210"/>
        <w:jc w:val="left"/>
        <w:rPr>
          <w:rFonts w:ascii="Times New Roman" w:eastAsia="ＭＳ 明朝" w:hAnsi="Times New Roman" w:cs="Times New Roman"/>
          <w:color w:val="000000" w:themeColor="text1"/>
          <w:szCs w:val="21"/>
        </w:rPr>
      </w:pPr>
    </w:p>
    <w:p w14:paraId="5458734C" w14:textId="77777777" w:rsidR="00255AF2" w:rsidRPr="0048090B" w:rsidRDefault="00255AF2" w:rsidP="00DD51F6">
      <w:pPr>
        <w:widowControl/>
        <w:ind w:leftChars="-100" w:left="-210"/>
        <w:jc w:val="left"/>
        <w:rPr>
          <w:rFonts w:ascii="Times New Roman" w:eastAsia="ＭＳ 明朝" w:hAnsi="Times New Roman" w:cs="Times New Roman"/>
          <w:color w:val="000000" w:themeColor="text1"/>
          <w:szCs w:val="21"/>
        </w:rPr>
      </w:pPr>
    </w:p>
    <w:p w14:paraId="3DE31EAD" w14:textId="10B09510" w:rsidR="00405596" w:rsidRPr="0048090B" w:rsidRDefault="00405596"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69" w:name="_Toc126715584"/>
      <w:commentRangeStart w:id="4170"/>
      <w:r w:rsidRPr="0048090B">
        <w:rPr>
          <w:rStyle w:val="normaltextrun"/>
          <w:rFonts w:ascii="Times New Roman" w:eastAsia="ＭＳ 明朝" w:hAnsi="Times New Roman" w:cs="Times New Roman"/>
          <w:sz w:val="21"/>
          <w:szCs w:val="21"/>
        </w:rPr>
        <w:t>220906CP_naf10μL</w:t>
      </w:r>
      <w:r w:rsidRPr="0048090B">
        <w:rPr>
          <w:rFonts w:ascii="Times New Roman" w:eastAsia="ＭＳ 明朝" w:hAnsi="Times New Roman" w:cs="Times New Roman"/>
          <w:color w:val="000000" w:themeColor="text1"/>
          <w:sz w:val="21"/>
          <w:szCs w:val="21"/>
        </w:rPr>
        <w:t xml:space="preserve"> _1</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4170"/>
      <w:r w:rsidR="004C302E" w:rsidRPr="0048090B">
        <w:rPr>
          <w:rStyle w:val="ad"/>
          <w:rFonts w:ascii="Times New Roman" w:eastAsia="ＭＳ 明朝" w:hAnsi="Times New Roman" w:cs="Times New Roman"/>
          <w:kern w:val="2"/>
          <w:sz w:val="21"/>
          <w:szCs w:val="21"/>
        </w:rPr>
        <w:commentReference w:id="4170"/>
      </w:r>
      <w:bookmarkEnd w:id="4169"/>
    </w:p>
    <w:p w14:paraId="4D1CA4D2" w14:textId="77777777"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EEBDB30" w14:textId="77777777"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44A48B" w14:textId="4389A74F"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906B7A" w:rsidRPr="0048090B">
        <w:rPr>
          <w:rStyle w:val="normaltextrun"/>
          <w:rFonts w:ascii="Times New Roman" w:eastAsia="ＭＳ 明朝" w:hAnsi="Times New Roman" w:cs="Times New Roman"/>
          <w:szCs w:val="21"/>
        </w:rPr>
        <w:t>5</w:t>
      </w:r>
      <w:r w:rsidR="004C302E"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96935BE" w14:textId="77777777"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43FC4A4" w14:textId="77777777" w:rsidR="00405596" w:rsidRPr="0048090B" w:rsidRDefault="00405596" w:rsidP="00F87523">
      <w:pPr>
        <w:pStyle w:val="a4"/>
        <w:widowControl/>
        <w:numPr>
          <w:ilvl w:val="0"/>
          <w:numId w:val="37"/>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D67A2EB" w14:textId="26ED41EE" w:rsidR="00405596" w:rsidRPr="0048090B" w:rsidRDefault="00B22439" w:rsidP="00F87523">
      <w:pPr>
        <w:pStyle w:val="a4"/>
        <w:widowControl/>
        <w:numPr>
          <w:ilvl w:val="0"/>
          <w:numId w:val="37"/>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405596" w:rsidRPr="0048090B">
        <w:rPr>
          <w:rFonts w:ascii="Times New Roman" w:eastAsia="ＭＳ 明朝" w:hAnsi="Times New Roman" w:cs="Times New Roman"/>
          <w:szCs w:val="21"/>
        </w:rPr>
        <w:t>の溶液をマイクロピペットで連続的に加えた。</w:t>
      </w:r>
    </w:p>
    <w:p w14:paraId="7BE1D4F4" w14:textId="77777777" w:rsidR="00405596" w:rsidRPr="0048090B" w:rsidRDefault="00405596" w:rsidP="0040559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EC6F085" w14:textId="77777777" w:rsidR="00DD76BA" w:rsidRPr="0048090B" w:rsidRDefault="00DD76BA" w:rsidP="00405596">
      <w:pPr>
        <w:widowControl/>
        <w:jc w:val="left"/>
        <w:rPr>
          <w:rFonts w:ascii="Times New Roman" w:eastAsia="ＭＳ 明朝" w:hAnsi="Times New Roman" w:cs="Times New Roman"/>
          <w:szCs w:val="21"/>
        </w:rPr>
      </w:pPr>
    </w:p>
    <w:p w14:paraId="74CCEC31" w14:textId="3A7BEB37" w:rsidR="00505E7A" w:rsidRPr="0048090B" w:rsidRDefault="00405596" w:rsidP="005843DF">
      <w:pPr>
        <w:widowControl/>
        <w:ind w:leftChars="-100" w:left="-210"/>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3</w:t>
      </w:r>
      <w:commentRangeStart w:id="4171"/>
      <w:r w:rsidRPr="0048090B">
        <w:rPr>
          <w:rFonts w:ascii="Times New Roman" w:eastAsia="ＭＳ 明朝" w:hAnsi="Times New Roman" w:cs="Times New Roman"/>
          <w:szCs w:val="21"/>
        </w:rPr>
        <w:t>セル内のグルコース濃度</w:t>
      </w:r>
      <w:commentRangeEnd w:id="4171"/>
      <w:r w:rsidR="00B44565" w:rsidRPr="0048090B">
        <w:rPr>
          <w:rStyle w:val="ad"/>
          <w:rFonts w:ascii="Times New Roman" w:eastAsia="ＭＳ 明朝" w:hAnsi="Times New Roman" w:cs="Times New Roman"/>
          <w:sz w:val="21"/>
          <w:szCs w:val="21"/>
        </w:rPr>
        <w:commentReference w:id="4171"/>
      </w:r>
    </w:p>
    <w:tbl>
      <w:tblPr>
        <w:tblW w:w="3900" w:type="dxa"/>
        <w:tblCellMar>
          <w:left w:w="99" w:type="dxa"/>
          <w:right w:w="99" w:type="dxa"/>
        </w:tblCellMar>
        <w:tblLook w:val="04A0" w:firstRow="1" w:lastRow="0" w:firstColumn="1" w:lastColumn="0" w:noHBand="0" w:noVBand="1"/>
      </w:tblPr>
      <w:tblGrid>
        <w:gridCol w:w="1300"/>
        <w:gridCol w:w="1300"/>
        <w:gridCol w:w="1300"/>
      </w:tblGrid>
      <w:tr w:rsidR="005843DF" w:rsidRPr="0048090B" w14:paraId="78A315F1" w14:textId="77777777" w:rsidTr="005843D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843DF" w:rsidRPr="0048090B" w14:paraId="0C47412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13FEBD7"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5843DF" w:rsidRPr="0048090B" w14:paraId="46B8A30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1CCEDB1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5843DF" w:rsidRPr="0048090B" w14:paraId="128315B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941205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5843DF" w:rsidRPr="0048090B" w14:paraId="216EAD0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7E4468A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5843DF" w:rsidRPr="0048090B" w14:paraId="794E24A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602178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5843DF" w:rsidRPr="0048090B" w14:paraId="5625037B"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19B1D42A"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5843DF" w:rsidRPr="0048090B" w14:paraId="706D97DF"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0F84B4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5843DF" w:rsidRPr="0048090B" w14:paraId="009D16A4"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3F6E2C0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5843DF" w:rsidRPr="0048090B" w14:paraId="0B6BD6D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513C253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5843DF" w:rsidRPr="0048090B" w14:paraId="540E72C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1EC51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0E7CA16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5E49E62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5843DF" w:rsidRPr="0048090B" w14:paraId="29E816A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56209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082E55E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74A2F04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5843DF" w:rsidRPr="0048090B" w14:paraId="7E670D6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B9D61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3F58016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2E39E73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5843DF" w:rsidRPr="0048090B" w14:paraId="42444E93"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7B0B8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57525E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0A3C318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5843DF" w:rsidRPr="0048090B" w14:paraId="677CAEC2"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872B0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98A8C4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6334466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5843DF" w:rsidRPr="0048090B" w14:paraId="0618BD08"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49392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lastRenderedPageBreak/>
              <w:t>2100</w:t>
            </w:r>
          </w:p>
        </w:tc>
        <w:tc>
          <w:tcPr>
            <w:tcW w:w="1300" w:type="dxa"/>
            <w:tcBorders>
              <w:top w:val="nil"/>
              <w:left w:val="nil"/>
              <w:bottom w:val="single" w:sz="4" w:space="0" w:color="auto"/>
              <w:right w:val="single" w:sz="4" w:space="0" w:color="auto"/>
            </w:tcBorders>
            <w:shd w:val="clear" w:color="auto" w:fill="auto"/>
            <w:noWrap/>
            <w:vAlign w:val="center"/>
            <w:hideMark/>
          </w:tcPr>
          <w:p w14:paraId="552307A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3BE9742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5843DF" w:rsidRPr="0048090B" w14:paraId="59B6E27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18815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0D27EC7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FA7215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5843DF" w:rsidRPr="0048090B" w14:paraId="1D2620BC"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1AE398"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1A9A1B6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51B234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450D1195" w14:textId="77777777" w:rsidR="005843DF" w:rsidRPr="0048090B" w:rsidRDefault="005843DF" w:rsidP="00505E7A">
      <w:pPr>
        <w:widowControl/>
        <w:ind w:leftChars="-100" w:left="-210"/>
        <w:jc w:val="left"/>
        <w:rPr>
          <w:rFonts w:ascii="Times New Roman" w:eastAsia="ＭＳ 明朝" w:hAnsi="Times New Roman" w:cs="Times New Roman"/>
          <w:szCs w:val="21"/>
        </w:rPr>
      </w:pPr>
    </w:p>
    <w:p w14:paraId="6732C96E" w14:textId="3872583E" w:rsidR="00DD4288" w:rsidRPr="0048090B" w:rsidRDefault="00DD4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72" w:name="_Toc126715585"/>
      <w:commentRangeStart w:id="4173"/>
      <w:r w:rsidRPr="0048090B">
        <w:rPr>
          <w:rStyle w:val="normaltextrun"/>
          <w:rFonts w:ascii="Times New Roman" w:eastAsia="ＭＳ 明朝" w:hAnsi="Times New Roman" w:cs="Times New Roman"/>
          <w:sz w:val="21"/>
          <w:szCs w:val="21"/>
        </w:rPr>
        <w:t>220906CP_naf10μL</w:t>
      </w:r>
      <w:r w:rsidRPr="0048090B">
        <w:rPr>
          <w:rFonts w:ascii="Times New Roman" w:eastAsia="ＭＳ 明朝" w:hAnsi="Times New Roman" w:cs="Times New Roman"/>
          <w:color w:val="000000" w:themeColor="text1"/>
          <w:sz w:val="21"/>
          <w:szCs w:val="21"/>
        </w:rPr>
        <w:t xml:space="preserve"> _2_1</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4173"/>
      <w:r w:rsidR="004C302E" w:rsidRPr="0048090B">
        <w:rPr>
          <w:rStyle w:val="ad"/>
          <w:rFonts w:ascii="Times New Roman" w:eastAsia="ＭＳ 明朝" w:hAnsi="Times New Roman" w:cs="Times New Roman"/>
          <w:kern w:val="2"/>
          <w:sz w:val="21"/>
          <w:szCs w:val="21"/>
        </w:rPr>
        <w:commentReference w:id="4173"/>
      </w:r>
      <w:bookmarkEnd w:id="4172"/>
    </w:p>
    <w:p w14:paraId="22666B49"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E2E9FB1"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DB130C6"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1A91636"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EC6003E" w14:textId="77777777" w:rsidR="00DD4288" w:rsidRPr="0048090B" w:rsidRDefault="00DD4288" w:rsidP="00F87523">
      <w:pPr>
        <w:pStyle w:val="a4"/>
        <w:widowControl/>
        <w:numPr>
          <w:ilvl w:val="0"/>
          <w:numId w:val="40"/>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757D8878" w14:textId="0482E245" w:rsidR="00DD4288" w:rsidRPr="0048090B" w:rsidRDefault="00B22439" w:rsidP="00F87523">
      <w:pPr>
        <w:pStyle w:val="a4"/>
        <w:widowControl/>
        <w:numPr>
          <w:ilvl w:val="0"/>
          <w:numId w:val="40"/>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DD4288" w:rsidRPr="0048090B">
        <w:rPr>
          <w:rFonts w:ascii="Times New Roman" w:eastAsia="ＭＳ 明朝" w:hAnsi="Times New Roman" w:cs="Times New Roman"/>
          <w:szCs w:val="21"/>
        </w:rPr>
        <w:t>の溶液をマイクロピペットで連続的に加えた。</w:t>
      </w:r>
    </w:p>
    <w:p w14:paraId="5CCA5D0C" w14:textId="77777777" w:rsidR="00315AA6" w:rsidRPr="0048090B" w:rsidRDefault="00315AA6" w:rsidP="00315A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A606DD9" w14:textId="77777777" w:rsidR="00315AA6" w:rsidRPr="0048090B" w:rsidRDefault="00315AA6" w:rsidP="00315AA6">
      <w:pPr>
        <w:widowControl/>
        <w:jc w:val="left"/>
        <w:rPr>
          <w:rFonts w:ascii="Times New Roman" w:eastAsia="ＭＳ 明朝" w:hAnsi="Times New Roman" w:cs="Times New Roman"/>
          <w:szCs w:val="21"/>
        </w:rPr>
      </w:pPr>
    </w:p>
    <w:p w14:paraId="5E1BBCD4" w14:textId="4D5E06BD" w:rsidR="007D656F" w:rsidRPr="0048090B" w:rsidRDefault="00315AA6" w:rsidP="00DD428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-4</w:t>
      </w:r>
      <w:commentRangeStart w:id="4174"/>
      <w:r w:rsidRPr="0048090B">
        <w:rPr>
          <w:rFonts w:ascii="Times New Roman" w:eastAsia="ＭＳ 明朝" w:hAnsi="Times New Roman" w:cs="Times New Roman"/>
          <w:szCs w:val="21"/>
        </w:rPr>
        <w:t>セル内のグルコース濃度</w:t>
      </w:r>
      <w:commentRangeEnd w:id="4174"/>
      <w:r w:rsidR="00B44565" w:rsidRPr="0048090B">
        <w:rPr>
          <w:rStyle w:val="ad"/>
          <w:rFonts w:ascii="Times New Roman" w:eastAsia="ＭＳ 明朝" w:hAnsi="Times New Roman" w:cs="Times New Roman"/>
          <w:sz w:val="21"/>
          <w:szCs w:val="21"/>
        </w:rPr>
        <w:commentReference w:id="4174"/>
      </w:r>
    </w:p>
    <w:tbl>
      <w:tblPr>
        <w:tblW w:w="3900" w:type="dxa"/>
        <w:tblCellMar>
          <w:left w:w="99" w:type="dxa"/>
          <w:right w:w="99" w:type="dxa"/>
        </w:tblCellMar>
        <w:tblLook w:val="04A0" w:firstRow="1" w:lastRow="0" w:firstColumn="1" w:lastColumn="0" w:noHBand="0" w:noVBand="1"/>
      </w:tblPr>
      <w:tblGrid>
        <w:gridCol w:w="1300"/>
        <w:gridCol w:w="1300"/>
        <w:gridCol w:w="1300"/>
      </w:tblGrid>
      <w:tr w:rsidR="00AC2E51" w:rsidRPr="0048090B" w14:paraId="50B3A2E4" w14:textId="77777777" w:rsidTr="00AC2E51">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1B31"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7E5BE"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573AE"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AC2E51" w:rsidRPr="0048090B" w14:paraId="22BAE0D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7CE603"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090CB1E"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DCD296B"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AC2E51" w:rsidRPr="0048090B" w14:paraId="2F6568E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F577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5CDB4A2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63B8461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AC2E51" w:rsidRPr="0048090B" w14:paraId="37DAA429"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760E2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2C09DCC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1167029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8.495.E-05</w:t>
            </w:r>
          </w:p>
        </w:tc>
      </w:tr>
      <w:tr w:rsidR="00AC2E51" w:rsidRPr="0048090B" w14:paraId="19C71B3A"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D87BC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61126F8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1B4DFBF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1.699.E-04</w:t>
            </w:r>
          </w:p>
        </w:tc>
      </w:tr>
      <w:tr w:rsidR="00AC2E51" w:rsidRPr="0048090B" w14:paraId="4F3F885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C4F4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0429E3A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56106D5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AC2E51" w:rsidRPr="0048090B" w14:paraId="7360898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5EFE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E5730F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71FF8A1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3.397.E-04</w:t>
            </w:r>
          </w:p>
        </w:tc>
      </w:tr>
      <w:tr w:rsidR="00AC2E51" w:rsidRPr="0048090B" w14:paraId="01808371"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88509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5D8971C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CDE917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4.245.E-04</w:t>
            </w:r>
          </w:p>
        </w:tc>
      </w:tr>
      <w:tr w:rsidR="00AC2E51" w:rsidRPr="0048090B" w14:paraId="68522C6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3F327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25808DE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FCF8C9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8.485.E-04</w:t>
            </w:r>
          </w:p>
        </w:tc>
      </w:tr>
      <w:tr w:rsidR="00AC2E51" w:rsidRPr="0048090B" w14:paraId="3BBD0C65"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DCB8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BF4B8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6627F5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1.272.E-03</w:t>
            </w:r>
          </w:p>
        </w:tc>
      </w:tr>
      <w:tr w:rsidR="00AC2E51" w:rsidRPr="0048090B" w14:paraId="4A76E1FB"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91510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07DEB80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6461A9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1.695.E-03</w:t>
            </w:r>
          </w:p>
        </w:tc>
      </w:tr>
      <w:tr w:rsidR="00AC2E51" w:rsidRPr="0048090B" w14:paraId="300EDC41"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C82CD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136CA84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A801E1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2.117.E-03</w:t>
            </w:r>
          </w:p>
        </w:tc>
      </w:tr>
      <w:tr w:rsidR="00AC2E51" w:rsidRPr="0048090B" w14:paraId="5689734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46E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21A36F8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5FAEE02"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2.539.E-03</w:t>
            </w:r>
          </w:p>
        </w:tc>
      </w:tr>
      <w:tr w:rsidR="00AC2E51" w:rsidRPr="0048090B" w14:paraId="5321AB8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85F9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2C189DF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770F2D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3.381.E-03</w:t>
            </w:r>
          </w:p>
        </w:tc>
      </w:tr>
      <w:tr w:rsidR="00AC2E51" w:rsidRPr="0048090B" w14:paraId="14F37EE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BD359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EBD2D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A8F426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4.222.E-03</w:t>
            </w:r>
          </w:p>
        </w:tc>
      </w:tr>
      <w:tr w:rsidR="00AC2E51" w:rsidRPr="0048090B" w14:paraId="705B6F4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5825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3CAB56A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4287D4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5.060.E-03</w:t>
            </w:r>
          </w:p>
        </w:tc>
      </w:tr>
      <w:tr w:rsidR="00AC2E51" w:rsidRPr="0048090B" w14:paraId="5923FBA8"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C9BAA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3800</w:t>
            </w:r>
          </w:p>
        </w:tc>
        <w:tc>
          <w:tcPr>
            <w:tcW w:w="1300" w:type="dxa"/>
            <w:tcBorders>
              <w:top w:val="nil"/>
              <w:left w:val="nil"/>
              <w:bottom w:val="single" w:sz="4" w:space="0" w:color="auto"/>
              <w:right w:val="single" w:sz="4" w:space="0" w:color="auto"/>
            </w:tcBorders>
            <w:shd w:val="clear" w:color="auto" w:fill="auto"/>
            <w:noWrap/>
            <w:vAlign w:val="center"/>
            <w:hideMark/>
          </w:tcPr>
          <w:p w14:paraId="1C09B4C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697E6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5.896.E-03</w:t>
            </w:r>
          </w:p>
        </w:tc>
      </w:tr>
      <w:tr w:rsidR="00AC2E51" w:rsidRPr="0048090B" w14:paraId="6A9592D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7A30A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3900</w:t>
            </w:r>
          </w:p>
        </w:tc>
        <w:tc>
          <w:tcPr>
            <w:tcW w:w="1300" w:type="dxa"/>
            <w:tcBorders>
              <w:top w:val="nil"/>
              <w:left w:val="nil"/>
              <w:bottom w:val="single" w:sz="4" w:space="0" w:color="auto"/>
              <w:right w:val="single" w:sz="4" w:space="0" w:color="auto"/>
            </w:tcBorders>
            <w:shd w:val="clear" w:color="auto" w:fill="auto"/>
            <w:noWrap/>
            <w:vAlign w:val="center"/>
            <w:hideMark/>
          </w:tcPr>
          <w:p w14:paraId="6EA846B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AE879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6.729.E-03</w:t>
            </w:r>
          </w:p>
        </w:tc>
      </w:tr>
      <w:tr w:rsidR="00AC2E51" w:rsidRPr="0048090B" w14:paraId="256DF874"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2EFE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lastRenderedPageBreak/>
              <w:t>4000</w:t>
            </w:r>
          </w:p>
        </w:tc>
        <w:tc>
          <w:tcPr>
            <w:tcW w:w="1300" w:type="dxa"/>
            <w:tcBorders>
              <w:top w:val="nil"/>
              <w:left w:val="nil"/>
              <w:bottom w:val="single" w:sz="4" w:space="0" w:color="auto"/>
              <w:right w:val="single" w:sz="4" w:space="0" w:color="auto"/>
            </w:tcBorders>
            <w:shd w:val="clear" w:color="auto" w:fill="auto"/>
            <w:noWrap/>
            <w:vAlign w:val="center"/>
            <w:hideMark/>
          </w:tcPr>
          <w:p w14:paraId="30F1B6E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402406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7.561.E-03</w:t>
            </w:r>
          </w:p>
        </w:tc>
      </w:tr>
      <w:tr w:rsidR="00AC2E51" w:rsidRPr="0048090B" w14:paraId="269B632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E13AB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4200</w:t>
            </w:r>
          </w:p>
        </w:tc>
        <w:tc>
          <w:tcPr>
            <w:tcW w:w="1300" w:type="dxa"/>
            <w:tcBorders>
              <w:top w:val="nil"/>
              <w:left w:val="nil"/>
              <w:bottom w:val="single" w:sz="4" w:space="0" w:color="auto"/>
              <w:right w:val="single" w:sz="4" w:space="0" w:color="auto"/>
            </w:tcBorders>
            <w:shd w:val="clear" w:color="auto" w:fill="auto"/>
            <w:noWrap/>
            <w:vAlign w:val="center"/>
            <w:hideMark/>
          </w:tcPr>
          <w:p w14:paraId="0996E17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C5366C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8.391.E-03</w:t>
            </w:r>
          </w:p>
        </w:tc>
      </w:tr>
      <w:tr w:rsidR="00AC2E51" w:rsidRPr="0048090B" w14:paraId="5780331D"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38585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4300</w:t>
            </w:r>
          </w:p>
        </w:tc>
        <w:tc>
          <w:tcPr>
            <w:tcW w:w="1300" w:type="dxa"/>
            <w:tcBorders>
              <w:top w:val="nil"/>
              <w:left w:val="nil"/>
              <w:bottom w:val="single" w:sz="4" w:space="0" w:color="auto"/>
              <w:right w:val="single" w:sz="4" w:space="0" w:color="auto"/>
            </w:tcBorders>
            <w:shd w:val="clear" w:color="auto" w:fill="auto"/>
            <w:noWrap/>
            <w:vAlign w:val="center"/>
            <w:hideMark/>
          </w:tcPr>
          <w:p w14:paraId="36A1D4C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96CA19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9.219.E-03</w:t>
            </w:r>
          </w:p>
        </w:tc>
      </w:tr>
      <w:tr w:rsidR="00AC2E51" w:rsidRPr="0048090B" w14:paraId="13F7086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35B2C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4400</w:t>
            </w:r>
          </w:p>
        </w:tc>
        <w:tc>
          <w:tcPr>
            <w:tcW w:w="1300" w:type="dxa"/>
            <w:tcBorders>
              <w:top w:val="nil"/>
              <w:left w:val="nil"/>
              <w:bottom w:val="single" w:sz="4" w:space="0" w:color="auto"/>
              <w:right w:val="single" w:sz="4" w:space="0" w:color="auto"/>
            </w:tcBorders>
            <w:shd w:val="clear" w:color="auto" w:fill="auto"/>
            <w:noWrap/>
            <w:vAlign w:val="center"/>
            <w:hideMark/>
          </w:tcPr>
          <w:p w14:paraId="631874E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C4A930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1.004.E-02</w:t>
            </w:r>
          </w:p>
        </w:tc>
      </w:tr>
      <w:tr w:rsidR="00AC2E51" w:rsidRPr="0048090B" w14:paraId="21F616DD"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09116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4500</w:t>
            </w:r>
          </w:p>
        </w:tc>
        <w:tc>
          <w:tcPr>
            <w:tcW w:w="1300" w:type="dxa"/>
            <w:tcBorders>
              <w:top w:val="nil"/>
              <w:left w:val="nil"/>
              <w:bottom w:val="single" w:sz="4" w:space="0" w:color="auto"/>
              <w:right w:val="single" w:sz="4" w:space="0" w:color="auto"/>
            </w:tcBorders>
            <w:shd w:val="clear" w:color="auto" w:fill="auto"/>
            <w:noWrap/>
            <w:vAlign w:val="center"/>
            <w:hideMark/>
          </w:tcPr>
          <w:p w14:paraId="01ECB3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0AFC3C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1.087.E-02</w:t>
            </w:r>
          </w:p>
        </w:tc>
      </w:tr>
      <w:tr w:rsidR="00AC2E51" w:rsidRPr="0048090B" w14:paraId="3C88E1B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D7F2F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4600</w:t>
            </w:r>
          </w:p>
        </w:tc>
        <w:tc>
          <w:tcPr>
            <w:tcW w:w="1300" w:type="dxa"/>
            <w:tcBorders>
              <w:top w:val="nil"/>
              <w:left w:val="nil"/>
              <w:bottom w:val="single" w:sz="4" w:space="0" w:color="auto"/>
              <w:right w:val="single" w:sz="4" w:space="0" w:color="auto"/>
            </w:tcBorders>
            <w:shd w:val="clear" w:color="auto" w:fill="auto"/>
            <w:noWrap/>
            <w:vAlign w:val="center"/>
            <w:hideMark/>
          </w:tcPr>
          <w:p w14:paraId="0F9140B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26D0C9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1.169.E-02</w:t>
            </w:r>
          </w:p>
        </w:tc>
      </w:tr>
      <w:tr w:rsidR="00AC2E51" w:rsidRPr="0048090B" w14:paraId="4808DF4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47C95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4700</w:t>
            </w:r>
          </w:p>
        </w:tc>
        <w:tc>
          <w:tcPr>
            <w:tcW w:w="1300" w:type="dxa"/>
            <w:tcBorders>
              <w:top w:val="nil"/>
              <w:left w:val="nil"/>
              <w:bottom w:val="single" w:sz="4" w:space="0" w:color="auto"/>
              <w:right w:val="single" w:sz="4" w:space="0" w:color="auto"/>
            </w:tcBorders>
            <w:shd w:val="clear" w:color="auto" w:fill="auto"/>
            <w:noWrap/>
            <w:vAlign w:val="center"/>
            <w:hideMark/>
          </w:tcPr>
          <w:p w14:paraId="5F03568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E1C8AE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1.251.E-02</w:t>
            </w:r>
          </w:p>
        </w:tc>
      </w:tr>
      <w:tr w:rsidR="00AC2E51" w:rsidRPr="0048090B" w14:paraId="2479EEA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69DB0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4800</w:t>
            </w:r>
          </w:p>
        </w:tc>
        <w:tc>
          <w:tcPr>
            <w:tcW w:w="1300" w:type="dxa"/>
            <w:tcBorders>
              <w:top w:val="nil"/>
              <w:left w:val="nil"/>
              <w:bottom w:val="single" w:sz="4" w:space="0" w:color="auto"/>
              <w:right w:val="single" w:sz="4" w:space="0" w:color="auto"/>
            </w:tcBorders>
            <w:shd w:val="clear" w:color="auto" w:fill="auto"/>
            <w:noWrap/>
            <w:vAlign w:val="center"/>
            <w:hideMark/>
          </w:tcPr>
          <w:p w14:paraId="5304F65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06B03B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1.333.E-02</w:t>
            </w:r>
          </w:p>
        </w:tc>
      </w:tr>
      <w:tr w:rsidR="00AC2E51" w:rsidRPr="0048090B" w14:paraId="0845D6CB"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C5437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4900</w:t>
            </w:r>
          </w:p>
        </w:tc>
        <w:tc>
          <w:tcPr>
            <w:tcW w:w="1300" w:type="dxa"/>
            <w:tcBorders>
              <w:top w:val="nil"/>
              <w:left w:val="nil"/>
              <w:bottom w:val="single" w:sz="4" w:space="0" w:color="auto"/>
              <w:right w:val="single" w:sz="4" w:space="0" w:color="auto"/>
            </w:tcBorders>
            <w:shd w:val="clear" w:color="auto" w:fill="auto"/>
            <w:noWrap/>
            <w:vAlign w:val="center"/>
            <w:hideMark/>
          </w:tcPr>
          <w:p w14:paraId="4EBA774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27D9EE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1.414.E-02</w:t>
            </w:r>
          </w:p>
        </w:tc>
      </w:tr>
      <w:tr w:rsidR="00AC2E51" w:rsidRPr="0048090B" w14:paraId="5E692AC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A4DD9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5000</w:t>
            </w:r>
          </w:p>
        </w:tc>
        <w:tc>
          <w:tcPr>
            <w:tcW w:w="1300" w:type="dxa"/>
            <w:tcBorders>
              <w:top w:val="nil"/>
              <w:left w:val="nil"/>
              <w:bottom w:val="single" w:sz="4" w:space="0" w:color="auto"/>
              <w:right w:val="single" w:sz="4" w:space="0" w:color="auto"/>
            </w:tcBorders>
            <w:shd w:val="clear" w:color="auto" w:fill="auto"/>
            <w:noWrap/>
            <w:vAlign w:val="center"/>
            <w:hideMark/>
          </w:tcPr>
          <w:p w14:paraId="17916C5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0F6FD8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1.496.E-02</w:t>
            </w:r>
          </w:p>
        </w:tc>
      </w:tr>
      <w:tr w:rsidR="00AC2E51" w:rsidRPr="0048090B" w14:paraId="51C9703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9A6B5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5100</w:t>
            </w:r>
          </w:p>
        </w:tc>
        <w:tc>
          <w:tcPr>
            <w:tcW w:w="1300" w:type="dxa"/>
            <w:tcBorders>
              <w:top w:val="nil"/>
              <w:left w:val="nil"/>
              <w:bottom w:val="single" w:sz="4" w:space="0" w:color="auto"/>
              <w:right w:val="single" w:sz="4" w:space="0" w:color="auto"/>
            </w:tcBorders>
            <w:shd w:val="clear" w:color="auto" w:fill="auto"/>
            <w:noWrap/>
            <w:vAlign w:val="center"/>
            <w:hideMark/>
          </w:tcPr>
          <w:p w14:paraId="561381D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45686A7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1.577.E-02</w:t>
            </w:r>
          </w:p>
        </w:tc>
      </w:tr>
      <w:tr w:rsidR="00AC2E51" w:rsidRPr="0048090B" w14:paraId="0738D07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E3843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5200</w:t>
            </w:r>
          </w:p>
        </w:tc>
        <w:tc>
          <w:tcPr>
            <w:tcW w:w="1300" w:type="dxa"/>
            <w:tcBorders>
              <w:top w:val="nil"/>
              <w:left w:val="nil"/>
              <w:bottom w:val="single" w:sz="4" w:space="0" w:color="auto"/>
              <w:right w:val="single" w:sz="4" w:space="0" w:color="auto"/>
            </w:tcBorders>
            <w:shd w:val="clear" w:color="auto" w:fill="auto"/>
            <w:noWrap/>
            <w:vAlign w:val="center"/>
            <w:hideMark/>
          </w:tcPr>
          <w:p w14:paraId="2E530FD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3935BE2"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1.658.E-02</w:t>
            </w:r>
          </w:p>
        </w:tc>
      </w:tr>
    </w:tbl>
    <w:p w14:paraId="5450522C" w14:textId="77777777" w:rsidR="0061751B" w:rsidRPr="0048090B" w:rsidRDefault="0061751B" w:rsidP="00DD4288">
      <w:pPr>
        <w:widowControl/>
        <w:jc w:val="left"/>
        <w:rPr>
          <w:rFonts w:ascii="Times New Roman" w:eastAsia="ＭＳ 明朝" w:hAnsi="Times New Roman" w:cs="Times New Roman"/>
          <w:szCs w:val="21"/>
        </w:rPr>
      </w:pPr>
    </w:p>
    <w:p w14:paraId="779025D3" w14:textId="20BBAE5F"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75" w:name="_Toc126715586"/>
      <w:commentRangeStart w:id="4176"/>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 xml:space="preserve"> _2</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4176"/>
      <w:r w:rsidR="004C302E" w:rsidRPr="0048090B">
        <w:rPr>
          <w:rStyle w:val="ad"/>
          <w:rFonts w:ascii="Times New Roman" w:eastAsia="ＭＳ 明朝" w:hAnsi="Times New Roman" w:cs="Times New Roman"/>
          <w:kern w:val="2"/>
          <w:sz w:val="21"/>
          <w:szCs w:val="21"/>
        </w:rPr>
        <w:commentReference w:id="4176"/>
      </w:r>
      <w:bookmarkEnd w:id="4175"/>
    </w:p>
    <w:p w14:paraId="7007FACC"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D2D5AB8"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4FFE335D"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6054DA0"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E0F8" w14:textId="77777777" w:rsidR="00505E7A" w:rsidRPr="0048090B" w:rsidRDefault="00505E7A" w:rsidP="00F87523">
      <w:pPr>
        <w:pStyle w:val="a4"/>
        <w:widowControl/>
        <w:numPr>
          <w:ilvl w:val="0"/>
          <w:numId w:val="38"/>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8E66EDF" w14:textId="3C380B24" w:rsidR="00505E7A" w:rsidRPr="0048090B" w:rsidRDefault="00B22439" w:rsidP="00F87523">
      <w:pPr>
        <w:pStyle w:val="a4"/>
        <w:widowControl/>
        <w:numPr>
          <w:ilvl w:val="0"/>
          <w:numId w:val="38"/>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6B3846B0" w14:textId="77777777" w:rsidR="00505E7A" w:rsidRPr="0048090B" w:rsidRDefault="00505E7A" w:rsidP="00505E7A">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6DFEEB7" w14:textId="77777777" w:rsidR="005843DF" w:rsidRPr="0048090B" w:rsidRDefault="005843DF" w:rsidP="00505E7A">
      <w:pPr>
        <w:widowControl/>
        <w:jc w:val="left"/>
        <w:rPr>
          <w:rFonts w:ascii="Times New Roman" w:eastAsia="ＭＳ 明朝" w:hAnsi="Times New Roman" w:cs="Times New Roman"/>
          <w:szCs w:val="21"/>
        </w:rPr>
      </w:pPr>
    </w:p>
    <w:p w14:paraId="0AF8370C" w14:textId="3C0E0D72" w:rsidR="00505E7A" w:rsidRPr="0048090B" w:rsidRDefault="00505E7A" w:rsidP="00B44565">
      <w:pPr>
        <w:widowControl/>
        <w:ind w:leftChars="-100" w:left="-210"/>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D656F" w:rsidRPr="0048090B">
        <w:rPr>
          <w:rFonts w:ascii="Times New Roman" w:eastAsia="ＭＳ 明朝" w:hAnsi="Times New Roman" w:cs="Times New Roman"/>
          <w:szCs w:val="21"/>
        </w:rPr>
        <w:t>5</w:t>
      </w:r>
      <w:commentRangeStart w:id="4177"/>
      <w:r w:rsidRPr="0048090B">
        <w:rPr>
          <w:rFonts w:ascii="Times New Roman" w:eastAsia="ＭＳ 明朝" w:hAnsi="Times New Roman" w:cs="Times New Roman"/>
          <w:szCs w:val="21"/>
        </w:rPr>
        <w:t>セル内のグルコース濃度</w:t>
      </w:r>
      <w:commentRangeEnd w:id="4177"/>
      <w:r w:rsidR="00B44565" w:rsidRPr="0048090B">
        <w:rPr>
          <w:rStyle w:val="ad"/>
          <w:rFonts w:ascii="Times New Roman" w:eastAsia="ＭＳ 明朝" w:hAnsi="Times New Roman" w:cs="Times New Roman"/>
          <w:sz w:val="21"/>
          <w:szCs w:val="21"/>
        </w:rPr>
        <w:commentReference w:id="4177"/>
      </w:r>
    </w:p>
    <w:tbl>
      <w:tblPr>
        <w:tblW w:w="3900" w:type="dxa"/>
        <w:tblCellMar>
          <w:left w:w="99" w:type="dxa"/>
          <w:right w:w="99" w:type="dxa"/>
        </w:tblCellMar>
        <w:tblLook w:val="04A0" w:firstRow="1" w:lastRow="0" w:firstColumn="1" w:lastColumn="0" w:noHBand="0" w:noVBand="1"/>
      </w:tblPr>
      <w:tblGrid>
        <w:gridCol w:w="1300"/>
        <w:gridCol w:w="1300"/>
        <w:gridCol w:w="1300"/>
      </w:tblGrid>
      <w:tr w:rsidR="00E738A3" w:rsidRPr="0048090B" w14:paraId="72C00A44" w14:textId="77777777" w:rsidTr="00E738A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38A3" w:rsidRPr="0048090B" w14:paraId="67ECC36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C446BE9"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E738A3" w:rsidRPr="0048090B" w14:paraId="06BF69D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37FD2D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E738A3" w:rsidRPr="0048090B" w14:paraId="5B5E231E"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67163E3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8.495.E-05</w:t>
            </w:r>
          </w:p>
        </w:tc>
      </w:tr>
      <w:tr w:rsidR="00E738A3" w:rsidRPr="0048090B" w14:paraId="453A4A9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19B4B9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1.699.E-04</w:t>
            </w:r>
          </w:p>
        </w:tc>
      </w:tr>
      <w:tr w:rsidR="00E738A3" w:rsidRPr="0048090B" w14:paraId="7AA71FD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5409BD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E738A3" w:rsidRPr="0048090B" w14:paraId="508A087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C9BD01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3.397.E-04</w:t>
            </w:r>
          </w:p>
        </w:tc>
      </w:tr>
      <w:tr w:rsidR="00E738A3" w:rsidRPr="0048090B" w14:paraId="6400B8B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1B33B8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4.245.E-04</w:t>
            </w:r>
          </w:p>
        </w:tc>
      </w:tr>
      <w:tr w:rsidR="00E738A3" w:rsidRPr="0048090B" w14:paraId="690AAF3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4F3CC2D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5.094.E-04</w:t>
            </w:r>
          </w:p>
        </w:tc>
      </w:tr>
      <w:tr w:rsidR="00E738A3" w:rsidRPr="0048090B" w14:paraId="6861805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lastRenderedPageBreak/>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24FF11F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5.094.E-04</w:t>
            </w:r>
          </w:p>
        </w:tc>
      </w:tr>
      <w:tr w:rsidR="00E738A3" w:rsidRPr="0048090B" w14:paraId="61BC0DD3"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7F46FF4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9.333.E-04</w:t>
            </w:r>
          </w:p>
        </w:tc>
      </w:tr>
      <w:tr w:rsidR="00E738A3" w:rsidRPr="0048090B" w14:paraId="3198F75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A0BCBDE"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1.357.E-03</w:t>
            </w:r>
          </w:p>
        </w:tc>
      </w:tr>
      <w:tr w:rsidR="00E738A3" w:rsidRPr="0048090B" w14:paraId="3420AB2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17124D0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1.779.E-03</w:t>
            </w:r>
          </w:p>
        </w:tc>
      </w:tr>
      <w:tr w:rsidR="00E738A3" w:rsidRPr="0048090B" w14:paraId="19570FA9"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06C0465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2.202.E-03</w:t>
            </w:r>
          </w:p>
        </w:tc>
      </w:tr>
      <w:tr w:rsidR="00E738A3" w:rsidRPr="0048090B" w14:paraId="4E0004F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35BDD0C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2.624.E-03</w:t>
            </w:r>
          </w:p>
        </w:tc>
      </w:tr>
      <w:tr w:rsidR="00E738A3" w:rsidRPr="0048090B" w14:paraId="27F7995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721197C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3.045.E-03</w:t>
            </w:r>
          </w:p>
        </w:tc>
      </w:tr>
      <w:tr w:rsidR="00E738A3" w:rsidRPr="0048090B" w14:paraId="3AF7628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410</w:t>
            </w:r>
          </w:p>
        </w:tc>
        <w:tc>
          <w:tcPr>
            <w:tcW w:w="1300" w:type="dxa"/>
            <w:tcBorders>
              <w:top w:val="nil"/>
              <w:left w:val="nil"/>
              <w:bottom w:val="single" w:sz="4" w:space="0" w:color="auto"/>
              <w:right w:val="single" w:sz="4" w:space="0" w:color="auto"/>
            </w:tcBorders>
            <w:shd w:val="clear" w:color="auto" w:fill="auto"/>
            <w:noWrap/>
            <w:vAlign w:val="center"/>
            <w:hideMark/>
          </w:tcPr>
          <w:p w14:paraId="4ABC759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3.466.E-03</w:t>
            </w:r>
          </w:p>
        </w:tc>
      </w:tr>
      <w:tr w:rsidR="00E738A3" w:rsidRPr="0048090B" w14:paraId="1E15D2C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F8C35AE"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F41D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300DD7A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3.886.E-03</w:t>
            </w:r>
          </w:p>
        </w:tc>
      </w:tr>
      <w:tr w:rsidR="00E738A3" w:rsidRPr="0048090B" w14:paraId="03C8FBA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4487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4E103D1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6003907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3.886.E-03</w:t>
            </w:r>
          </w:p>
        </w:tc>
      </w:tr>
      <w:tr w:rsidR="00E738A3" w:rsidRPr="0048090B" w14:paraId="75FD42ED"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6BA6F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CF01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3236A8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4.725.E-03</w:t>
            </w:r>
          </w:p>
        </w:tc>
      </w:tr>
      <w:tr w:rsidR="00E738A3" w:rsidRPr="0048090B" w14:paraId="2241B6AA"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FD829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B86FA4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543C241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5.561.E-03</w:t>
            </w:r>
          </w:p>
        </w:tc>
      </w:tr>
      <w:tr w:rsidR="00E738A3" w:rsidRPr="0048090B" w14:paraId="15B2CD58"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095A9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7E553F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13D2B69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5.561.E-03</w:t>
            </w:r>
          </w:p>
        </w:tc>
      </w:tr>
      <w:tr w:rsidR="00E738A3" w:rsidRPr="0048090B" w14:paraId="7478569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7C555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7E23F5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4DA600C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6.396.E-03</w:t>
            </w:r>
          </w:p>
        </w:tc>
      </w:tr>
      <w:tr w:rsidR="00E738A3" w:rsidRPr="0048090B" w14:paraId="77D9C50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9DB9B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08EA6E6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249B60B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7.229.E-03</w:t>
            </w:r>
          </w:p>
        </w:tc>
      </w:tr>
      <w:tr w:rsidR="00E738A3" w:rsidRPr="0048090B" w14:paraId="4697788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69D15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0E90472E"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5007641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8.059.E-03</w:t>
            </w:r>
          </w:p>
        </w:tc>
      </w:tr>
      <w:tr w:rsidR="00E738A3" w:rsidRPr="0048090B" w14:paraId="60752B5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F8D44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3F36D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3CCEB15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8.059.E-03</w:t>
            </w:r>
          </w:p>
        </w:tc>
      </w:tr>
      <w:tr w:rsidR="00E738A3" w:rsidRPr="0048090B" w14:paraId="29FBD8E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0BB9C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7EE33B6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1060</w:t>
            </w:r>
          </w:p>
        </w:tc>
        <w:tc>
          <w:tcPr>
            <w:tcW w:w="1300" w:type="dxa"/>
            <w:tcBorders>
              <w:top w:val="nil"/>
              <w:left w:val="nil"/>
              <w:bottom w:val="single" w:sz="4" w:space="0" w:color="auto"/>
              <w:right w:val="single" w:sz="4" w:space="0" w:color="auto"/>
            </w:tcBorders>
            <w:shd w:val="clear" w:color="auto" w:fill="auto"/>
            <w:noWrap/>
            <w:vAlign w:val="center"/>
            <w:hideMark/>
          </w:tcPr>
          <w:p w14:paraId="6E6B6B2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8.888.E-03</w:t>
            </w:r>
          </w:p>
        </w:tc>
      </w:tr>
      <w:tr w:rsidR="00E738A3" w:rsidRPr="0048090B" w14:paraId="582A464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C95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06C1D2D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1160</w:t>
            </w:r>
          </w:p>
        </w:tc>
        <w:tc>
          <w:tcPr>
            <w:tcW w:w="1300" w:type="dxa"/>
            <w:tcBorders>
              <w:top w:val="nil"/>
              <w:left w:val="nil"/>
              <w:bottom w:val="single" w:sz="4" w:space="0" w:color="auto"/>
              <w:right w:val="single" w:sz="4" w:space="0" w:color="auto"/>
            </w:tcBorders>
            <w:shd w:val="clear" w:color="auto" w:fill="auto"/>
            <w:noWrap/>
            <w:vAlign w:val="center"/>
            <w:hideMark/>
          </w:tcPr>
          <w:p w14:paraId="54C301D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9.714.E-03</w:t>
            </w:r>
          </w:p>
        </w:tc>
      </w:tr>
      <w:tr w:rsidR="00E738A3" w:rsidRPr="0048090B" w14:paraId="25B36EF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D631C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2400</w:t>
            </w:r>
          </w:p>
        </w:tc>
        <w:tc>
          <w:tcPr>
            <w:tcW w:w="1300" w:type="dxa"/>
            <w:tcBorders>
              <w:top w:val="nil"/>
              <w:left w:val="nil"/>
              <w:bottom w:val="single" w:sz="4" w:space="0" w:color="auto"/>
              <w:right w:val="single" w:sz="4" w:space="0" w:color="auto"/>
            </w:tcBorders>
            <w:shd w:val="clear" w:color="auto" w:fill="auto"/>
            <w:noWrap/>
            <w:vAlign w:val="center"/>
            <w:hideMark/>
          </w:tcPr>
          <w:p w14:paraId="7C41B84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0046583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1.054.E-02</w:t>
            </w:r>
          </w:p>
        </w:tc>
      </w:tr>
      <w:tr w:rsidR="00E738A3" w:rsidRPr="0048090B" w14:paraId="1CE070A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558B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1B19624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37DC637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1.054.E-02</w:t>
            </w:r>
          </w:p>
        </w:tc>
      </w:tr>
      <w:tr w:rsidR="00E738A3" w:rsidRPr="0048090B" w14:paraId="1BD54B6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4E4E6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7C234EF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719929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1.136.E-02</w:t>
            </w:r>
          </w:p>
        </w:tc>
      </w:tr>
      <w:tr w:rsidR="00E738A3" w:rsidRPr="0048090B" w14:paraId="3CE5877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B9735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2800</w:t>
            </w:r>
          </w:p>
        </w:tc>
        <w:tc>
          <w:tcPr>
            <w:tcW w:w="1300" w:type="dxa"/>
            <w:tcBorders>
              <w:top w:val="nil"/>
              <w:left w:val="nil"/>
              <w:bottom w:val="single" w:sz="4" w:space="0" w:color="auto"/>
              <w:right w:val="single" w:sz="4" w:space="0" w:color="auto"/>
            </w:tcBorders>
            <w:shd w:val="clear" w:color="auto" w:fill="auto"/>
            <w:noWrap/>
            <w:vAlign w:val="center"/>
            <w:hideMark/>
          </w:tcPr>
          <w:p w14:paraId="4589FBA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598776C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1.136.E-02</w:t>
            </w:r>
          </w:p>
        </w:tc>
      </w:tr>
    </w:tbl>
    <w:p w14:paraId="56CF8976" w14:textId="77777777" w:rsidR="005843DF" w:rsidRPr="0048090B" w:rsidRDefault="005843DF" w:rsidP="00505E7A">
      <w:pPr>
        <w:widowControl/>
        <w:ind w:leftChars="-100" w:left="-210"/>
        <w:jc w:val="left"/>
        <w:rPr>
          <w:rFonts w:ascii="Times New Roman" w:eastAsia="ＭＳ 明朝" w:hAnsi="Times New Roman" w:cs="Times New Roman"/>
          <w:szCs w:val="21"/>
        </w:rPr>
      </w:pPr>
    </w:p>
    <w:p w14:paraId="3A344896" w14:textId="0A639446"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78" w:name="_Toc126715587"/>
      <w:commentRangeStart w:id="4179"/>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 xml:space="preserve"> _3</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4179"/>
      <w:r w:rsidR="004C302E" w:rsidRPr="0048090B">
        <w:rPr>
          <w:rStyle w:val="ad"/>
          <w:rFonts w:ascii="Times New Roman" w:eastAsia="ＭＳ 明朝" w:hAnsi="Times New Roman" w:cs="Times New Roman"/>
          <w:kern w:val="2"/>
          <w:sz w:val="21"/>
          <w:szCs w:val="21"/>
        </w:rPr>
        <w:commentReference w:id="4179"/>
      </w:r>
      <w:bookmarkEnd w:id="4178"/>
    </w:p>
    <w:p w14:paraId="02D174FE"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3881E73A"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A906354"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03F7464"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D61093A" w14:textId="77777777" w:rsidR="00505E7A" w:rsidRPr="0048090B" w:rsidRDefault="00505E7A" w:rsidP="00F87523">
      <w:pPr>
        <w:pStyle w:val="a4"/>
        <w:widowControl/>
        <w:numPr>
          <w:ilvl w:val="0"/>
          <w:numId w:val="39"/>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EABDB4C" w14:textId="17A9E19E" w:rsidR="00505E7A" w:rsidRPr="0048090B" w:rsidRDefault="00B22439" w:rsidP="00F87523">
      <w:pPr>
        <w:pStyle w:val="a4"/>
        <w:widowControl/>
        <w:numPr>
          <w:ilvl w:val="0"/>
          <w:numId w:val="39"/>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5208DBA8" w14:textId="77777777" w:rsidR="00505E7A" w:rsidRPr="0048090B" w:rsidRDefault="00505E7A" w:rsidP="00505E7A">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35675F2" w14:textId="77777777" w:rsidR="007B2AF4" w:rsidRPr="0048090B" w:rsidRDefault="007B2AF4" w:rsidP="00505E7A">
      <w:pPr>
        <w:widowControl/>
        <w:jc w:val="left"/>
        <w:rPr>
          <w:rFonts w:ascii="Times New Roman" w:eastAsia="ＭＳ 明朝" w:hAnsi="Times New Roman" w:cs="Times New Roman"/>
          <w:szCs w:val="21"/>
        </w:rPr>
      </w:pPr>
    </w:p>
    <w:p w14:paraId="29822223" w14:textId="1D14F9B0" w:rsidR="005C7335" w:rsidRPr="0048090B" w:rsidRDefault="00505E7A" w:rsidP="007B2AF4">
      <w:pPr>
        <w:widowControl/>
        <w:ind w:leftChars="-100" w:left="-210"/>
        <w:jc w:val="left"/>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11307" w:rsidRPr="0048090B">
        <w:rPr>
          <w:rFonts w:ascii="Times New Roman" w:eastAsia="ＭＳ 明朝" w:hAnsi="Times New Roman" w:cs="Times New Roman"/>
          <w:szCs w:val="21"/>
        </w:rPr>
        <w:t>6</w:t>
      </w:r>
      <w:commentRangeStart w:id="4180"/>
      <w:r w:rsidRPr="0048090B">
        <w:rPr>
          <w:rFonts w:ascii="Times New Roman" w:eastAsia="ＭＳ 明朝" w:hAnsi="Times New Roman" w:cs="Times New Roman"/>
          <w:szCs w:val="21"/>
        </w:rPr>
        <w:t>セル内のグルコース濃度</w:t>
      </w:r>
      <w:commentRangeEnd w:id="4180"/>
      <w:r w:rsidR="00327D25" w:rsidRPr="0048090B">
        <w:rPr>
          <w:rStyle w:val="ad"/>
          <w:rFonts w:ascii="Times New Roman" w:eastAsia="ＭＳ 明朝" w:hAnsi="Times New Roman" w:cs="Times New Roman"/>
          <w:sz w:val="21"/>
          <w:szCs w:val="21"/>
        </w:rPr>
        <w:commentReference w:id="4180"/>
      </w:r>
    </w:p>
    <w:tbl>
      <w:tblPr>
        <w:tblW w:w="3900" w:type="dxa"/>
        <w:tblCellMar>
          <w:left w:w="99" w:type="dxa"/>
          <w:right w:w="99" w:type="dxa"/>
        </w:tblCellMar>
        <w:tblLook w:val="04A0" w:firstRow="1" w:lastRow="0" w:firstColumn="1" w:lastColumn="0" w:noHBand="0" w:noVBand="1"/>
      </w:tblPr>
      <w:tblGrid>
        <w:gridCol w:w="1300"/>
        <w:gridCol w:w="1300"/>
        <w:gridCol w:w="1300"/>
      </w:tblGrid>
      <w:tr w:rsidR="007B2AF4" w:rsidRPr="0048090B" w14:paraId="3C8624C4" w14:textId="77777777" w:rsidTr="007B2AF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7B2AF4" w:rsidRPr="0048090B" w14:paraId="4C05714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AF6E03D"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7B2AF4" w:rsidRPr="0048090B" w14:paraId="05F6D65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61DF2C2"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7B2AF4" w:rsidRPr="0048090B" w14:paraId="59B3DD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C31B32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8.495.E-05</w:t>
            </w:r>
          </w:p>
        </w:tc>
      </w:tr>
      <w:tr w:rsidR="007B2AF4" w:rsidRPr="0048090B" w14:paraId="4444E55E"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4D2C10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1.699.E-04</w:t>
            </w:r>
          </w:p>
        </w:tc>
      </w:tr>
      <w:tr w:rsidR="007B2AF4" w:rsidRPr="0048090B" w14:paraId="1D60D09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0AFCC010"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7B2AF4" w:rsidRPr="0048090B" w14:paraId="5130E34F"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243CF28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7B2AF4" w:rsidRPr="0048090B" w14:paraId="15EBBB6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1D57B6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3.397.E-04</w:t>
            </w:r>
          </w:p>
        </w:tc>
      </w:tr>
      <w:tr w:rsidR="007B2AF4" w:rsidRPr="0048090B" w14:paraId="49F16AF5"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E14403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4.245.E-04</w:t>
            </w:r>
          </w:p>
        </w:tc>
      </w:tr>
      <w:tr w:rsidR="007B2AF4" w:rsidRPr="0048090B" w14:paraId="5732B218"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152F6B4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8.485.E-04</w:t>
            </w:r>
          </w:p>
        </w:tc>
      </w:tr>
      <w:tr w:rsidR="007B2AF4" w:rsidRPr="0048090B" w14:paraId="22CD5920"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9998D44"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1.272.E-03</w:t>
            </w:r>
          </w:p>
        </w:tc>
      </w:tr>
      <w:tr w:rsidR="007B2AF4" w:rsidRPr="0048090B" w14:paraId="53E7AA7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465F5FB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1.695.E-03</w:t>
            </w:r>
          </w:p>
        </w:tc>
      </w:tr>
      <w:tr w:rsidR="007B2AF4" w:rsidRPr="0048090B" w14:paraId="3AF7EC7D"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C126B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2.117.E-03</w:t>
            </w:r>
          </w:p>
        </w:tc>
      </w:tr>
      <w:tr w:rsidR="007B2AF4" w:rsidRPr="0048090B" w14:paraId="4313FF3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77A8A2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2.539.E-03</w:t>
            </w:r>
          </w:p>
        </w:tc>
      </w:tr>
      <w:tr w:rsidR="007B2AF4" w:rsidRPr="0048090B" w14:paraId="0A05327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31FDF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5EA21D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2221E970"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2.961.E-03</w:t>
            </w:r>
          </w:p>
        </w:tc>
      </w:tr>
      <w:tr w:rsidR="007B2AF4" w:rsidRPr="0048090B" w14:paraId="043E9E3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6E1C0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0F37259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51AA1042"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3.381.E-03</w:t>
            </w:r>
          </w:p>
        </w:tc>
      </w:tr>
      <w:tr w:rsidR="007B2AF4" w:rsidRPr="0048090B" w14:paraId="28AD6B2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48E04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3D0C90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BBCE51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3.802.E-03</w:t>
            </w:r>
          </w:p>
        </w:tc>
      </w:tr>
      <w:tr w:rsidR="007B2AF4" w:rsidRPr="0048090B" w14:paraId="552BE2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F3F801"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D7E137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8BE3CB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3.802.E-03</w:t>
            </w:r>
          </w:p>
        </w:tc>
      </w:tr>
      <w:tr w:rsidR="007B2AF4" w:rsidRPr="0048090B" w14:paraId="105732F7"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A377B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D3466CC"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E58663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4.641.E-03</w:t>
            </w:r>
          </w:p>
        </w:tc>
      </w:tr>
      <w:tr w:rsidR="007B2AF4" w:rsidRPr="0048090B" w14:paraId="73F1727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4AEA6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1101004"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043611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5.478.E-03</w:t>
            </w:r>
          </w:p>
        </w:tc>
      </w:tr>
      <w:tr w:rsidR="007B2AF4" w:rsidRPr="0048090B" w14:paraId="0648C41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C0623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F85D4D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C4320AA"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6.313.E-03</w:t>
            </w:r>
          </w:p>
        </w:tc>
      </w:tr>
      <w:tr w:rsidR="007B2AF4" w:rsidRPr="0048090B" w14:paraId="49305D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97983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42B8865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05E50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7.146.E-03</w:t>
            </w:r>
          </w:p>
        </w:tc>
      </w:tr>
      <w:tr w:rsidR="007B2AF4" w:rsidRPr="0048090B" w14:paraId="5094F3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8622F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37F8404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9C61EB5"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7.976.E-03</w:t>
            </w:r>
          </w:p>
        </w:tc>
      </w:tr>
      <w:tr w:rsidR="007B2AF4" w:rsidRPr="0048090B" w14:paraId="4C7B074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5AB8F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1C7701B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C88F065"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8.805.E-03</w:t>
            </w:r>
          </w:p>
        </w:tc>
      </w:tr>
      <w:tr w:rsidR="007B2AF4" w:rsidRPr="0048090B" w14:paraId="568C4356"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D38F5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1D2F57F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C4FA57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8.805.E-03</w:t>
            </w:r>
          </w:p>
        </w:tc>
      </w:tr>
    </w:tbl>
    <w:p w14:paraId="530C6D1A" w14:textId="77777777" w:rsidR="00B44565" w:rsidRPr="0048090B" w:rsidRDefault="00B44565" w:rsidP="005C7335">
      <w:pPr>
        <w:widowControl/>
        <w:ind w:leftChars="-100" w:left="-210"/>
        <w:jc w:val="left"/>
        <w:rPr>
          <w:rFonts w:ascii="Times New Roman" w:eastAsia="ＭＳ 明朝" w:hAnsi="Times New Roman" w:cs="Times New Roman"/>
          <w:szCs w:val="21"/>
        </w:rPr>
      </w:pPr>
    </w:p>
    <w:p w14:paraId="5C1C2100" w14:textId="7AFE87A9"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81" w:name="_Toc126715588"/>
      <w:commentRangeStart w:id="4182"/>
      <w:r w:rsidRPr="0048090B">
        <w:rPr>
          <w:rStyle w:val="normaltextrun"/>
          <w:rFonts w:ascii="Times New Roman" w:eastAsia="ＭＳ 明朝" w:hAnsi="Times New Roman" w:cs="Times New Roman"/>
          <w:sz w:val="21"/>
          <w:szCs w:val="21"/>
        </w:rPr>
        <w:t>220906CP_naf15μL  CA</w:t>
      </w:r>
      <w:r w:rsidRPr="0048090B">
        <w:rPr>
          <w:rStyle w:val="normaltextrun"/>
          <w:rFonts w:ascii="Times New Roman" w:eastAsia="ＭＳ 明朝" w:hAnsi="Times New Roman" w:cs="Times New Roman"/>
          <w:sz w:val="21"/>
          <w:szCs w:val="21"/>
        </w:rPr>
        <w:t>測定</w:t>
      </w:r>
      <w:commentRangeEnd w:id="4182"/>
      <w:r w:rsidR="00286E7A" w:rsidRPr="0048090B">
        <w:rPr>
          <w:rStyle w:val="ad"/>
          <w:rFonts w:ascii="Times New Roman" w:eastAsia="ＭＳ 明朝" w:hAnsi="Times New Roman" w:cs="Times New Roman"/>
          <w:kern w:val="2"/>
          <w:sz w:val="21"/>
          <w:szCs w:val="21"/>
        </w:rPr>
        <w:commentReference w:id="4182"/>
      </w:r>
      <w:bookmarkEnd w:id="4181"/>
    </w:p>
    <w:p w14:paraId="3E2AF3E9" w14:textId="7777777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0DC159A" w14:textId="7777777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6357442" w14:textId="6A4BAF4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3823E5" w:rsidRPr="0048090B">
        <w:rPr>
          <w:rStyle w:val="normaltextrun"/>
          <w:rFonts w:ascii="Times New Roman" w:eastAsia="ＭＳ 明朝" w:hAnsi="Times New Roman" w:cs="Times New Roman"/>
          <w:szCs w:val="21"/>
        </w:rPr>
        <w:t>5</w:t>
      </w:r>
      <w:r w:rsidR="00286E7A"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BB9F479" w14:textId="7777777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7E4A066" w14:textId="77777777" w:rsidR="00962610" w:rsidRPr="0048090B" w:rsidRDefault="00962610" w:rsidP="00F87523">
      <w:pPr>
        <w:pStyle w:val="a4"/>
        <w:widowControl/>
        <w:numPr>
          <w:ilvl w:val="0"/>
          <w:numId w:val="41"/>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スターラーによる撹拌を伴い測定した。</w:t>
      </w:r>
    </w:p>
    <w:p w14:paraId="38EA25BF" w14:textId="76D0EC48" w:rsidR="00962610" w:rsidRPr="0048090B" w:rsidRDefault="00B22439" w:rsidP="00F87523">
      <w:pPr>
        <w:pStyle w:val="a4"/>
        <w:widowControl/>
        <w:numPr>
          <w:ilvl w:val="0"/>
          <w:numId w:val="41"/>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09B6EF2D" w14:textId="77777777" w:rsidR="00962610" w:rsidRPr="0048090B" w:rsidRDefault="00962610" w:rsidP="00962610">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A023C35" w14:textId="77777777" w:rsidR="00962610" w:rsidRPr="0048090B" w:rsidRDefault="00962610" w:rsidP="00962610">
      <w:pPr>
        <w:widowControl/>
        <w:jc w:val="left"/>
        <w:rPr>
          <w:rFonts w:ascii="Times New Roman" w:eastAsia="ＭＳ 明朝" w:hAnsi="Times New Roman" w:cs="Times New Roman"/>
          <w:szCs w:val="21"/>
        </w:rPr>
      </w:pPr>
    </w:p>
    <w:p w14:paraId="3E8D6AC4" w14:textId="60A90DEF" w:rsidR="00327D25" w:rsidRPr="0048090B" w:rsidRDefault="00962610" w:rsidP="00962610">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286E7A" w:rsidRPr="0048090B">
        <w:rPr>
          <w:rFonts w:ascii="Times New Roman" w:eastAsia="ＭＳ 明朝" w:hAnsi="Times New Roman" w:cs="Times New Roman"/>
          <w:szCs w:val="21"/>
        </w:rPr>
        <w:t>7</w:t>
      </w:r>
      <w:commentRangeStart w:id="4183"/>
      <w:r w:rsidRPr="0048090B">
        <w:rPr>
          <w:rFonts w:ascii="Times New Roman" w:eastAsia="ＭＳ 明朝" w:hAnsi="Times New Roman" w:cs="Times New Roman"/>
          <w:szCs w:val="21"/>
        </w:rPr>
        <w:t>セル内のグルコース濃度</w:t>
      </w:r>
      <w:commentRangeEnd w:id="4183"/>
      <w:r w:rsidR="003C5FD8" w:rsidRPr="0048090B">
        <w:rPr>
          <w:rStyle w:val="ad"/>
          <w:rFonts w:ascii="Times New Roman" w:eastAsia="ＭＳ 明朝" w:hAnsi="Times New Roman" w:cs="Times New Roman"/>
          <w:sz w:val="21"/>
          <w:szCs w:val="21"/>
        </w:rPr>
        <w:commentReference w:id="4183"/>
      </w:r>
    </w:p>
    <w:tbl>
      <w:tblPr>
        <w:tblW w:w="3900" w:type="dxa"/>
        <w:tblCellMar>
          <w:left w:w="99" w:type="dxa"/>
          <w:right w:w="99" w:type="dxa"/>
        </w:tblCellMar>
        <w:tblLook w:val="04A0" w:firstRow="1" w:lastRow="0" w:firstColumn="1" w:lastColumn="0" w:noHBand="0" w:noVBand="1"/>
      </w:tblPr>
      <w:tblGrid>
        <w:gridCol w:w="1300"/>
        <w:gridCol w:w="1300"/>
        <w:gridCol w:w="1300"/>
      </w:tblGrid>
      <w:tr w:rsidR="003C5FD8" w:rsidRPr="0048090B" w14:paraId="7188D320" w14:textId="77777777" w:rsidTr="003C5FD8">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3C5FD8" w:rsidRPr="0048090B" w14:paraId="4DE735C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D5D4330"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3C5FD8" w:rsidRPr="0048090B" w14:paraId="05F2627C"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DEC868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3C5FD8" w:rsidRPr="0048090B" w14:paraId="639D472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D5FE9E7"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3C5FD8" w:rsidRPr="0048090B" w14:paraId="7E535222"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0B9C180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3C5FD8" w:rsidRPr="0048090B" w14:paraId="3849B2D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47359D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3C5FD8" w:rsidRPr="0048090B" w14:paraId="4D5A2526"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8E326F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3C5FD8" w:rsidRPr="0048090B" w14:paraId="3A7CDAE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38899B0"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3C5FD8" w:rsidRPr="0048090B" w14:paraId="2D9379F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54787E5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3C5FD8" w:rsidRPr="0048090B" w14:paraId="6BF922D3"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6C67FA4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3C5FD8" w:rsidRPr="0048090B" w14:paraId="0104236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FB9D8E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7C4326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2CCE4A4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3C5FD8" w:rsidRPr="0048090B" w14:paraId="5D35676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CE838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0B97ACF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4D3D23E"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3C5FD8" w:rsidRPr="0048090B" w14:paraId="47032A18"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CDD37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473609F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F28459A"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3C5FD8" w:rsidRPr="0048090B" w14:paraId="5E5BC347"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72AC04"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D3DF25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5C87BC9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3C5FD8" w:rsidRPr="0048090B" w14:paraId="5596285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5F586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1CE560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23C8489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3C5FD8" w:rsidRPr="0048090B" w14:paraId="44137A2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97719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8EEA19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55B962E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3C5FD8" w:rsidRPr="0048090B" w14:paraId="3015F09B"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2F6C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601EF6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3495A3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3C5FD8" w:rsidRPr="0048090B" w14:paraId="106CAAD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BC25E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510602BA"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6EA3792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786D41EB" w14:textId="77777777" w:rsidR="00962610" w:rsidRPr="0048090B" w:rsidRDefault="00962610" w:rsidP="00962610">
      <w:pPr>
        <w:widowControl/>
        <w:jc w:val="left"/>
        <w:rPr>
          <w:rFonts w:ascii="Times New Roman" w:eastAsia="ＭＳ 明朝" w:hAnsi="Times New Roman" w:cs="Times New Roman"/>
          <w:szCs w:val="21"/>
        </w:rPr>
      </w:pPr>
    </w:p>
    <w:p w14:paraId="6F2EC6EE" w14:textId="594D0EB6"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84" w:name="_Toc126715589"/>
      <w:commentRangeStart w:id="4185"/>
      <w:r w:rsidRPr="0048090B">
        <w:rPr>
          <w:rStyle w:val="normaltextrun"/>
          <w:rFonts w:ascii="Times New Roman" w:eastAsia="ＭＳ 明朝" w:hAnsi="Times New Roman" w:cs="Times New Roman"/>
          <w:sz w:val="21"/>
          <w:szCs w:val="21"/>
        </w:rPr>
        <w:t>220906CP_naf20μL  CA</w:t>
      </w:r>
      <w:r w:rsidRPr="0048090B">
        <w:rPr>
          <w:rStyle w:val="normaltextrun"/>
          <w:rFonts w:ascii="Times New Roman" w:eastAsia="ＭＳ 明朝" w:hAnsi="Times New Roman" w:cs="Times New Roman"/>
          <w:sz w:val="21"/>
          <w:szCs w:val="21"/>
        </w:rPr>
        <w:t>測定</w:t>
      </w:r>
      <w:commentRangeEnd w:id="4185"/>
      <w:r w:rsidR="00552F2B" w:rsidRPr="0048090B">
        <w:rPr>
          <w:rStyle w:val="ad"/>
          <w:rFonts w:ascii="Times New Roman" w:eastAsia="ＭＳ 明朝" w:hAnsi="Times New Roman" w:cs="Times New Roman"/>
          <w:kern w:val="2"/>
          <w:sz w:val="21"/>
          <w:szCs w:val="21"/>
        </w:rPr>
        <w:commentReference w:id="4185"/>
      </w:r>
      <w:bookmarkEnd w:id="4184"/>
    </w:p>
    <w:p w14:paraId="7092876D" w14:textId="77777777"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0626140" w14:textId="77777777"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39A972" w14:textId="3C3B5FFD"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552F2B" w:rsidRPr="0048090B">
        <w:rPr>
          <w:rStyle w:val="normaltextrun"/>
          <w:rFonts w:ascii="Times New Roman" w:eastAsia="ＭＳ 明朝" w:hAnsi="Times New Roman" w:cs="Times New Roman"/>
          <w:szCs w:val="21"/>
        </w:rPr>
        <w:t>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5426420B" w14:textId="77777777"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AC092B6" w14:textId="77777777" w:rsidR="00962610" w:rsidRPr="0048090B" w:rsidRDefault="00962610" w:rsidP="00F87523">
      <w:pPr>
        <w:pStyle w:val="a4"/>
        <w:widowControl/>
        <w:numPr>
          <w:ilvl w:val="0"/>
          <w:numId w:val="42"/>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8C92D7B" w14:textId="72202577" w:rsidR="00962610" w:rsidRPr="0048090B" w:rsidRDefault="00B22439" w:rsidP="00F87523">
      <w:pPr>
        <w:pStyle w:val="a4"/>
        <w:widowControl/>
        <w:numPr>
          <w:ilvl w:val="0"/>
          <w:numId w:val="42"/>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48E28799" w14:textId="77777777" w:rsidR="00962610" w:rsidRPr="0048090B" w:rsidRDefault="00962610" w:rsidP="00962610">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578D019" w14:textId="77777777" w:rsidR="00962610" w:rsidRPr="0048090B" w:rsidRDefault="00962610" w:rsidP="00962610">
      <w:pPr>
        <w:widowControl/>
        <w:jc w:val="left"/>
        <w:rPr>
          <w:rFonts w:ascii="Times New Roman" w:eastAsia="ＭＳ 明朝" w:hAnsi="Times New Roman" w:cs="Times New Roman"/>
          <w:szCs w:val="21"/>
        </w:rPr>
      </w:pPr>
    </w:p>
    <w:p w14:paraId="1078428B" w14:textId="2012EC81" w:rsidR="0025228F" w:rsidRPr="0048090B" w:rsidRDefault="00962610" w:rsidP="00444E1E">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52F2B" w:rsidRPr="0048090B">
        <w:rPr>
          <w:rFonts w:ascii="Times New Roman" w:eastAsia="ＭＳ 明朝" w:hAnsi="Times New Roman" w:cs="Times New Roman"/>
          <w:szCs w:val="21"/>
        </w:rPr>
        <w:t>8</w:t>
      </w:r>
      <w:commentRangeStart w:id="4186"/>
      <w:r w:rsidRPr="0048090B">
        <w:rPr>
          <w:rFonts w:ascii="Times New Roman" w:eastAsia="ＭＳ 明朝" w:hAnsi="Times New Roman" w:cs="Times New Roman"/>
          <w:szCs w:val="21"/>
        </w:rPr>
        <w:t>セル内のグルコース濃度</w:t>
      </w:r>
      <w:commentRangeEnd w:id="4186"/>
      <w:r w:rsidR="00444E1E" w:rsidRPr="0048090B">
        <w:rPr>
          <w:rStyle w:val="ad"/>
          <w:rFonts w:ascii="Times New Roman" w:eastAsia="ＭＳ 明朝" w:hAnsi="Times New Roman" w:cs="Times New Roman"/>
          <w:sz w:val="21"/>
          <w:szCs w:val="21"/>
        </w:rPr>
        <w:commentReference w:id="4186"/>
      </w:r>
    </w:p>
    <w:tbl>
      <w:tblPr>
        <w:tblW w:w="3900" w:type="dxa"/>
        <w:tblCellMar>
          <w:left w:w="99" w:type="dxa"/>
          <w:right w:w="99" w:type="dxa"/>
        </w:tblCellMar>
        <w:tblLook w:val="04A0" w:firstRow="1" w:lastRow="0" w:firstColumn="1" w:lastColumn="0" w:noHBand="0" w:noVBand="1"/>
      </w:tblPr>
      <w:tblGrid>
        <w:gridCol w:w="1300"/>
        <w:gridCol w:w="1300"/>
        <w:gridCol w:w="1300"/>
      </w:tblGrid>
      <w:tr w:rsidR="00444E1E" w:rsidRPr="0048090B" w14:paraId="0A72DA9A" w14:textId="77777777" w:rsidTr="00444E1E">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44E1E" w:rsidRPr="0048090B" w14:paraId="7653E54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EC6A927"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444E1E" w:rsidRPr="0048090B" w14:paraId="4CDB1C1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5886F7BE"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444E1E" w:rsidRPr="0048090B" w14:paraId="47DA5242"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1D28F8B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444E1E" w:rsidRPr="0048090B" w14:paraId="1DA6DB3D"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9B8B28E"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444E1E" w:rsidRPr="0048090B" w14:paraId="440AC08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38197783"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444E1E" w:rsidRPr="0048090B" w14:paraId="500B135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AD1071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444E1E" w:rsidRPr="0048090B" w14:paraId="59EF7E4F"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761470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444E1E" w:rsidRPr="0048090B" w14:paraId="732E77E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1A7E1D1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444E1E" w:rsidRPr="0048090B" w14:paraId="22A67E03"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32BD4901"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444E1E" w:rsidRPr="0048090B" w14:paraId="0E0E36B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3CF9FA"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64ED134"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18BC622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444E1E" w:rsidRPr="0048090B" w14:paraId="31663D8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565F2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68C3B7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CD34E0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444E1E" w:rsidRPr="0048090B" w14:paraId="78CD531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53916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32FEE894"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82D3168"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444E1E" w:rsidRPr="0048090B" w14:paraId="54B8C22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F9CAB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44E27FD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404FE95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444E1E" w:rsidRPr="0048090B" w14:paraId="01F307D5"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DD199"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A5EBC9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F75B6D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444E1E" w:rsidRPr="0048090B" w14:paraId="4FAF874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8027AE"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67F2BF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17C7310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444E1E" w:rsidRPr="0048090B" w14:paraId="62B9D6E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E62E3A"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88822B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9A8906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444E1E" w:rsidRPr="0048090B" w14:paraId="394130C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75467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441C023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18DD56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4161A2E6" w14:textId="4F1C4C7B" w:rsidR="00FA3772" w:rsidRPr="0048090B" w:rsidRDefault="0016137E" w:rsidP="00F67D61">
      <w:pPr>
        <w:widowControl/>
        <w:jc w:val="left"/>
        <w:rPr>
          <w:rFonts w:ascii="Times New Roman" w:eastAsia="ＭＳ 明朝" w:hAnsi="Times New Roman" w:cs="Times New Roman" w:hint="eastAsia"/>
          <w:color w:val="000000" w:themeColor="text1"/>
          <w:szCs w:val="21"/>
        </w:rPr>
      </w:pPr>
      <w:ins w:id="4187" w:author="松山 ファミリー" w:date="2023-02-08T02:11:00Z">
        <w:r>
          <w:rPr>
            <w:rFonts w:ascii="Times New Roman" w:eastAsia="ＭＳ 明朝" w:hAnsi="Times New Roman" w:cs="Times New Roman"/>
            <w:color w:val="000000" w:themeColor="text1"/>
            <w:szCs w:val="21"/>
          </w:rPr>
          <w:br w:type="page"/>
        </w:r>
      </w:ins>
    </w:p>
    <w:p w14:paraId="12B590E9" w14:textId="4AF9778F" w:rsidR="002E7B8D" w:rsidRPr="0048090B" w:rsidRDefault="0055063D"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4188" w:name="_Toc126715590"/>
      <w:r w:rsidRPr="0048090B">
        <w:rPr>
          <w:rFonts w:ascii="Times New Roman" w:eastAsia="ＭＳ 明朝" w:hAnsi="Times New Roman" w:cs="Times New Roman"/>
          <w:color w:val="000000" w:themeColor="text1"/>
          <w:szCs w:val="21"/>
        </w:rPr>
        <w:lastRenderedPageBreak/>
        <w:t>結果・考察</w:t>
      </w:r>
      <w:bookmarkEnd w:id="4188"/>
    </w:p>
    <w:p w14:paraId="1B41B02A" w14:textId="59381ED1" w:rsidR="0055063D" w:rsidRPr="0048090B" w:rsidRDefault="00FD0085"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189" w:name="_Toc126715591"/>
      <w:r w:rsidRPr="0048090B">
        <w:rPr>
          <w:rFonts w:ascii="Times New Roman" w:eastAsia="ＭＳ 明朝" w:hAnsi="Times New Roman" w:cs="Times New Roman"/>
          <w:color w:val="000000" w:themeColor="text1"/>
          <w:szCs w:val="21"/>
        </w:rPr>
        <w:t>塩基性酢酸ニッケルの合成について</w:t>
      </w:r>
      <w:bookmarkEnd w:id="4189"/>
    </w:p>
    <w:p w14:paraId="25DC83A3" w14:textId="6CD26CB4" w:rsidR="00FD0085" w:rsidRPr="0048090B" w:rsidRDefault="00B71C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以下の図は塩基性酢酸ニッケルの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測定の結果である。</w:t>
      </w:r>
    </w:p>
    <w:p w14:paraId="6CA972EE" w14:textId="7C88282A" w:rsidR="003E5910" w:rsidRPr="0048090B" w:rsidRDefault="0050659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合成した塩基性酢酸ニッケル</w:t>
      </w:r>
      <w:r w:rsidR="0044264F" w:rsidRPr="0048090B">
        <w:rPr>
          <w:rFonts w:ascii="Times New Roman" w:eastAsia="ＭＳ 明朝" w:hAnsi="Times New Roman" w:cs="Times New Roman"/>
          <w:color w:val="000000" w:themeColor="text1"/>
          <w:szCs w:val="21"/>
        </w:rPr>
        <w:t>やイオン交換</w:t>
      </w:r>
      <w:r w:rsidR="00AC7125" w:rsidRPr="0048090B">
        <w:rPr>
          <w:rFonts w:ascii="Times New Roman" w:eastAsia="ＭＳ 明朝" w:hAnsi="Times New Roman" w:cs="Times New Roman"/>
          <w:color w:val="000000" w:themeColor="text1"/>
          <w:szCs w:val="21"/>
        </w:rPr>
        <w:t>合成物を全て</w:t>
      </w:r>
      <w:r w:rsidR="006A6F22" w:rsidRPr="0048090B">
        <w:rPr>
          <w:rFonts w:ascii="Times New Roman" w:eastAsia="ＭＳ 明朝" w:hAnsi="Times New Roman" w:cs="Times New Roman"/>
          <w:color w:val="000000" w:themeColor="text1"/>
          <w:szCs w:val="21"/>
        </w:rPr>
        <w:t>六方晶系</w:t>
      </w:r>
      <w:r w:rsidR="00AC7125" w:rsidRPr="0048090B">
        <w:rPr>
          <w:rFonts w:ascii="Times New Roman" w:eastAsia="ＭＳ 明朝" w:hAnsi="Times New Roman" w:cs="Times New Roman"/>
          <w:color w:val="000000" w:themeColor="text1"/>
          <w:szCs w:val="21"/>
        </w:rPr>
        <w:t>と</w:t>
      </w:r>
      <w:r w:rsidR="006A6F22" w:rsidRPr="0048090B">
        <w:rPr>
          <w:rFonts w:ascii="Times New Roman" w:eastAsia="ＭＳ 明朝" w:hAnsi="Times New Roman" w:cs="Times New Roman"/>
          <w:color w:val="000000" w:themeColor="text1"/>
          <w:szCs w:val="21"/>
        </w:rPr>
        <w:t>仮定し</w:t>
      </w:r>
      <w:r w:rsidR="003E5910" w:rsidRPr="0048090B">
        <w:rPr>
          <w:rFonts w:ascii="Times New Roman" w:eastAsia="ＭＳ 明朝" w:hAnsi="Times New Roman" w:cs="Times New Roman"/>
          <w:color w:val="000000" w:themeColor="text1"/>
          <w:szCs w:val="21"/>
        </w:rPr>
        <w:t>、</w:t>
      </w:r>
      <w:r w:rsidR="006A6F22" w:rsidRPr="0048090B">
        <w:rPr>
          <w:rFonts w:ascii="Times New Roman" w:eastAsia="ＭＳ 明朝" w:hAnsi="Times New Roman" w:cs="Times New Roman"/>
          <w:color w:val="000000" w:themeColor="text1"/>
          <w:szCs w:val="21"/>
        </w:rPr>
        <w:t>指数付け</w:t>
      </w:r>
      <w:r w:rsidR="003E5910" w:rsidRPr="0048090B">
        <w:rPr>
          <w:rFonts w:ascii="Times New Roman" w:eastAsia="ＭＳ 明朝" w:hAnsi="Times New Roman" w:cs="Times New Roman"/>
          <w:color w:val="000000" w:themeColor="text1"/>
          <w:szCs w:val="21"/>
        </w:rPr>
        <w:t>を行なった。</w:t>
      </w:r>
    </w:p>
    <w:p w14:paraId="691507E2" w14:textId="1AF89B39" w:rsidR="005F57F5" w:rsidRPr="0048090B" w:rsidRDefault="004504AE" w:rsidP="00500F3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ブラッグの式</w:t>
      </w:r>
    </w:p>
    <w:p w14:paraId="3B9AE341" w14:textId="237B851C" w:rsidR="00DD1665" w:rsidRPr="0048090B" w:rsidRDefault="00000000" w:rsidP="00500F3D">
      <w:pPr>
        <w:widowControl/>
        <w:jc w:val="left"/>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2d sinθ=nλ</m:t>
          </m:r>
        </m:oMath>
      </m:oMathPara>
    </w:p>
    <w:p w14:paraId="54BAC1DE" w14:textId="2919FECD" w:rsidR="00DD1665" w:rsidRPr="0048090B" w:rsidRDefault="00DD1665" w:rsidP="00FD0085">
      <w:pPr>
        <w:widowControl/>
        <w:jc w:val="left"/>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d=</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nλ</m:t>
              </m:r>
            </m:num>
            <m:den>
              <m:r>
                <w:rPr>
                  <w:rFonts w:ascii="Cambria Math" w:eastAsia="ＭＳ 明朝" w:hAnsi="Cambria Math" w:cs="Times New Roman"/>
                  <w:color w:val="000000" w:themeColor="text1"/>
                  <w:szCs w:val="21"/>
                </w:rPr>
                <m:t>2sinθ</m:t>
              </m:r>
            </m:den>
          </m:f>
        </m:oMath>
      </m:oMathPara>
    </w:p>
    <w:p w14:paraId="415FF203" w14:textId="4393FA03" w:rsidR="0015693A" w:rsidRPr="0048090B" w:rsidRDefault="0015693A"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λ=</w:t>
      </w:r>
      <w:r w:rsidR="00D92872" w:rsidRPr="0048090B">
        <w:rPr>
          <w:rFonts w:ascii="Times New Roman" w:eastAsia="ＭＳ 明朝" w:hAnsi="Times New Roman" w:cs="Times New Roman"/>
          <w:color w:val="000000" w:themeColor="text1"/>
          <w:szCs w:val="21"/>
        </w:rPr>
        <w:t>1.54</w:t>
      </w:r>
      <w:r w:rsidR="00A92F41" w:rsidRPr="0048090B">
        <w:rPr>
          <w:rFonts w:ascii="Times New Roman" w:eastAsia="ＭＳ 明朝" w:hAnsi="Times New Roman" w:cs="Times New Roman"/>
          <w:color w:val="000000" w:themeColor="text1"/>
          <w:szCs w:val="21"/>
        </w:rPr>
        <w:t xml:space="preserve">　</w:t>
      </w:r>
      <w:r w:rsidR="004D1FB0" w:rsidRPr="0048090B">
        <w:rPr>
          <w:rFonts w:ascii="Times New Roman" w:eastAsia="ＭＳ 明朝" w:hAnsi="Times New Roman" w:cs="Times New Roman"/>
          <w:color w:val="000000" w:themeColor="text1"/>
          <w:szCs w:val="21"/>
        </w:rPr>
        <w:t>Å=</w:t>
      </w:r>
      <w:r w:rsidR="00225B3F" w:rsidRPr="0048090B">
        <w:rPr>
          <w:rFonts w:ascii="Times New Roman" w:eastAsia="ＭＳ 明朝" w:hAnsi="Times New Roman" w:cs="Times New Roman"/>
          <w:color w:val="000000" w:themeColor="text1"/>
          <w:szCs w:val="21"/>
        </w:rPr>
        <w:t>1.54</w:t>
      </w:r>
      <w:r w:rsidR="00EF1581" w:rsidRPr="0048090B">
        <w:rPr>
          <w:rFonts w:ascii="Times New Roman" w:eastAsia="ＭＳ 明朝" w:hAnsi="Times New Roman" w:cs="Times New Roman"/>
          <w:color w:val="000000" w:themeColor="text1"/>
          <w:szCs w:val="21"/>
        </w:rPr>
        <w:t>×</w:t>
      </w:r>
      <w:r w:rsidR="00F70DCF" w:rsidRPr="0048090B">
        <w:rPr>
          <w:rFonts w:ascii="Times New Roman" w:eastAsia="ＭＳ 明朝" w:hAnsi="Times New Roman" w:cs="Times New Roman"/>
          <w:color w:val="000000" w:themeColor="text1"/>
          <w:szCs w:val="21"/>
        </w:rPr>
        <w:t>10</w:t>
      </w:r>
      <w:r w:rsidR="00F70DCF" w:rsidRPr="0048090B">
        <w:rPr>
          <w:rFonts w:ascii="Times New Roman" w:eastAsia="ＭＳ 明朝" w:hAnsi="Times New Roman" w:cs="Times New Roman"/>
          <w:color w:val="000000" w:themeColor="text1"/>
          <w:szCs w:val="21"/>
          <w:vertAlign w:val="superscript"/>
        </w:rPr>
        <w:t>-</w:t>
      </w:r>
      <w:r w:rsidR="00516B5B" w:rsidRPr="0048090B">
        <w:rPr>
          <w:rFonts w:ascii="Times New Roman" w:eastAsia="ＭＳ 明朝" w:hAnsi="Times New Roman" w:cs="Times New Roman"/>
          <w:color w:val="000000" w:themeColor="text1"/>
          <w:szCs w:val="21"/>
          <w:vertAlign w:val="superscript"/>
        </w:rPr>
        <w:t>10</w:t>
      </w:r>
      <w:r w:rsidR="00DB5576" w:rsidRPr="0048090B">
        <w:rPr>
          <w:rFonts w:ascii="Times New Roman" w:eastAsia="ＭＳ 明朝" w:hAnsi="Times New Roman" w:cs="Times New Roman"/>
          <w:color w:val="000000" w:themeColor="text1"/>
          <w:szCs w:val="21"/>
          <w:vertAlign w:val="superscript"/>
        </w:rPr>
        <w:t xml:space="preserve"> </w:t>
      </w:r>
      <w:r w:rsidR="00DB5576" w:rsidRPr="0048090B">
        <w:rPr>
          <w:rFonts w:ascii="Times New Roman" w:eastAsia="ＭＳ 明朝" w:hAnsi="Times New Roman" w:cs="Times New Roman"/>
          <w:color w:val="000000" w:themeColor="text1"/>
          <w:szCs w:val="21"/>
        </w:rPr>
        <w:t>m</w:t>
      </w:r>
    </w:p>
    <w:p w14:paraId="49BF5831" w14:textId="202187B5" w:rsidR="006A6F22" w:rsidRPr="0048090B" w:rsidRDefault="006A6F2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00A906CA" w:rsidRPr="0048090B">
        <w:rPr>
          <w:rFonts w:ascii="Times New Roman" w:eastAsia="ＭＳ 明朝" w:hAnsi="Times New Roman" w:cs="Times New Roman"/>
          <w:color w:val="000000" w:themeColor="text1"/>
          <w:szCs w:val="21"/>
        </w:rPr>
        <w:t>値</w:t>
      </w:r>
      <w:r w:rsidR="00A906CA" w:rsidRPr="0048090B">
        <w:rPr>
          <w:rFonts w:ascii="Times New Roman" w:eastAsia="ＭＳ 明朝" w:hAnsi="Times New Roman" w:cs="Times New Roman"/>
          <w:color w:val="000000" w:themeColor="text1"/>
          <w:szCs w:val="21"/>
          <w:vertAlign w:val="superscript"/>
        </w:rPr>
        <w:t>[3]</w:t>
      </w:r>
      <w:r w:rsidR="00A906CA" w:rsidRPr="0048090B">
        <w:rPr>
          <w:rFonts w:ascii="Times New Roman" w:eastAsia="ＭＳ 明朝" w:hAnsi="Times New Roman" w:cs="Times New Roman"/>
          <w:color w:val="000000" w:themeColor="text1"/>
          <w:szCs w:val="21"/>
        </w:rPr>
        <w:t>は六方晶系</w:t>
      </w:r>
      <w:r w:rsidR="00A906CA" w:rsidRPr="0048090B">
        <w:rPr>
          <w:rFonts w:ascii="Times New Roman" w:eastAsia="ＭＳ 明朝" w:hAnsi="Times New Roman" w:cs="Times New Roman"/>
          <w:color w:val="000000" w:themeColor="text1"/>
          <w:szCs w:val="21"/>
        </w:rPr>
        <w:t>α</w:t>
      </w:r>
      <w:r w:rsidR="0027503A" w:rsidRPr="0048090B">
        <w:rPr>
          <w:rFonts w:ascii="Times New Roman" w:eastAsia="ＭＳ 明朝" w:hAnsi="Times New Roman" w:cs="Times New Roman"/>
          <w:color w:val="000000" w:themeColor="text1"/>
          <w:szCs w:val="21"/>
        </w:rPr>
        <w:t>=</w:t>
      </w:r>
      <w:r w:rsidR="00A906CA" w:rsidRPr="0048090B">
        <w:rPr>
          <w:rFonts w:ascii="Times New Roman" w:eastAsia="ＭＳ 明朝" w:hAnsi="Times New Roman" w:cs="Times New Roman"/>
          <w:color w:val="000000" w:themeColor="text1"/>
          <w:szCs w:val="21"/>
        </w:rPr>
        <w:t>3.106(3)</w:t>
      </w:r>
      <w:r w:rsidR="0027503A" w:rsidRPr="0048090B">
        <w:rPr>
          <w:rFonts w:ascii="Times New Roman" w:eastAsia="ＭＳ 明朝" w:hAnsi="Times New Roman" w:cs="Times New Roman"/>
          <w:color w:val="000000" w:themeColor="text1"/>
          <w:szCs w:val="21"/>
        </w:rPr>
        <w:t xml:space="preserve"> Å, c=</w:t>
      </w:r>
      <w:r w:rsidR="00F23AB5" w:rsidRPr="0048090B">
        <w:rPr>
          <w:rFonts w:ascii="Times New Roman" w:eastAsia="ＭＳ 明朝" w:hAnsi="Times New Roman" w:cs="Times New Roman"/>
          <w:color w:val="000000" w:themeColor="text1"/>
          <w:szCs w:val="21"/>
        </w:rPr>
        <w:t>10.64(3)Å</w:t>
      </w:r>
      <w:r w:rsidR="0027503A" w:rsidRPr="0048090B">
        <w:rPr>
          <w:rFonts w:ascii="Times New Roman" w:eastAsia="ＭＳ 明朝" w:hAnsi="Times New Roman" w:cs="Times New Roman"/>
          <w:color w:val="000000" w:themeColor="text1"/>
          <w:szCs w:val="21"/>
        </w:rPr>
        <w:t>であ</w:t>
      </w:r>
      <w:r w:rsidR="00F23AB5" w:rsidRPr="0048090B">
        <w:rPr>
          <w:rFonts w:ascii="Times New Roman" w:eastAsia="ＭＳ 明朝" w:hAnsi="Times New Roman" w:cs="Times New Roman"/>
          <w:color w:val="000000" w:themeColor="text1"/>
          <w:szCs w:val="21"/>
        </w:rPr>
        <w:t>った。</w:t>
      </w:r>
    </w:p>
    <w:p w14:paraId="3A69022E" w14:textId="5DE56F3F" w:rsidR="00CE15E8" w:rsidRPr="0048090B" w:rsidRDefault="00C5020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六方晶における</w:t>
      </w:r>
      <w:r w:rsidR="001F2234" w:rsidRPr="0048090B">
        <w:rPr>
          <w:rFonts w:ascii="Times New Roman" w:eastAsia="ＭＳ 明朝" w:hAnsi="Times New Roman" w:cs="Times New Roman"/>
          <w:color w:val="000000" w:themeColor="text1"/>
          <w:szCs w:val="21"/>
        </w:rPr>
        <w:t>原点と英面の距離は</w:t>
      </w:r>
    </w:p>
    <w:p w14:paraId="79981646" w14:textId="4DC968AD" w:rsidR="00C50201" w:rsidRPr="0048090B" w:rsidRDefault="00502B3E" w:rsidP="00FD0085">
      <w:pPr>
        <w:widowControl/>
        <w:jc w:val="left"/>
        <w:rPr>
          <w:rFonts w:ascii="Times New Roman" w:eastAsia="ＭＳ 明朝" w:hAnsi="Times New Roman" w:cs="Times New Roman"/>
          <w:color w:val="000000" w:themeColor="text1"/>
          <w:szCs w:val="21"/>
        </w:rPr>
      </w:pPr>
      <m:oMathPara>
        <m:oMath>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1</m:t>
              </m:r>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d</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a</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2</m:t>
                  </m:r>
                </m:sup>
              </m:sSup>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t>
                  </m:r>
                </m:e>
                <m:sup>
                  <m:r>
                    <w:rPr>
                      <w:rFonts w:ascii="Cambria Math" w:eastAsia="ＭＳ 明朝" w:hAnsi="Cambria Math" w:cs="Times New Roman"/>
                      <w:color w:val="000000" w:themeColor="text1"/>
                      <w:szCs w:val="21"/>
                    </w:rPr>
                    <m:t>2</m:t>
                  </m:r>
                </m:sup>
              </m:sSup>
            </m:den>
          </m:f>
        </m:oMath>
      </m:oMathPara>
    </w:p>
    <w:p w14:paraId="19B0A367" w14:textId="26CF439D" w:rsidR="00CC3070" w:rsidRPr="0048090B" w:rsidRDefault="00CC307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と表される。</w:t>
      </w:r>
    </w:p>
    <w:p w14:paraId="3B0BD948" w14:textId="2D10356A" w:rsidR="004E5D4B" w:rsidRPr="0048090B" w:rsidRDefault="001A42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h k l = 001 002 003</w:t>
      </w:r>
      <w:r w:rsidR="00666D27" w:rsidRPr="0048090B">
        <w:rPr>
          <w:rFonts w:ascii="Times New Roman" w:eastAsia="ＭＳ 明朝" w:hAnsi="Times New Roman" w:cs="Times New Roman"/>
          <w:color w:val="000000" w:themeColor="text1"/>
          <w:szCs w:val="21"/>
        </w:rPr>
        <w:t xml:space="preserve"> 004 006 </w:t>
      </w:r>
      <w:r w:rsidR="00666D27" w:rsidRPr="0048090B">
        <w:rPr>
          <w:rFonts w:ascii="Times New Roman" w:eastAsia="ＭＳ 明朝" w:hAnsi="Times New Roman" w:cs="Times New Roman"/>
          <w:color w:val="000000" w:themeColor="text1"/>
          <w:szCs w:val="21"/>
        </w:rPr>
        <w:t>は</w:t>
      </w:r>
      <w:r w:rsidR="00666D27" w:rsidRPr="0048090B">
        <w:rPr>
          <w:rFonts w:ascii="Times New Roman" w:eastAsia="ＭＳ 明朝" w:hAnsi="Times New Roman" w:cs="Times New Roman"/>
          <w:color w:val="000000" w:themeColor="text1"/>
          <w:szCs w:val="21"/>
        </w:rPr>
        <w:t xml:space="preserve"> c = </w:t>
      </w:r>
      <w:r w:rsidR="00EF1149" w:rsidRPr="0048090B">
        <w:rPr>
          <w:rFonts w:ascii="Times New Roman" w:eastAsia="ＭＳ 明朝" w:hAnsi="Times New Roman" w:cs="Times New Roman"/>
          <w:color w:val="000000" w:themeColor="text1"/>
          <w:szCs w:val="21"/>
        </w:rPr>
        <w:t>l × d</w:t>
      </w:r>
    </w:p>
    <w:p w14:paraId="5A42EEAB" w14:textId="3F01ACBF" w:rsidR="00B653A9" w:rsidRPr="0048090B" w:rsidRDefault="00B653A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h k l = 100 110 </w:t>
      </w:r>
      <w:r w:rsidRPr="0048090B">
        <w:rPr>
          <w:rFonts w:ascii="Times New Roman" w:eastAsia="ＭＳ 明朝" w:hAnsi="Times New Roman" w:cs="Times New Roman"/>
          <w:color w:val="000000" w:themeColor="text1"/>
          <w:szCs w:val="21"/>
        </w:rPr>
        <w:t>は</w:t>
      </w:r>
      <w:r w:rsidRPr="0048090B">
        <w:rPr>
          <w:rFonts w:ascii="Times New Roman" w:eastAsia="ＭＳ 明朝" w:hAnsi="Times New Roman" w:cs="Times New Roman"/>
          <w:color w:val="000000" w:themeColor="text1"/>
          <w:szCs w:val="21"/>
        </w:rPr>
        <w:t xml:space="preserve"> </w:t>
      </w:r>
      <w:r w:rsidR="00325F48"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 xml:space="preserve"> =</w:t>
      </w:r>
      <w:r w:rsidR="00692DB4" w:rsidRPr="0048090B">
        <w:rPr>
          <w:rFonts w:ascii="Times New Roman" w:eastAsia="ＭＳ 明朝" w:hAnsi="Times New Roman" w:cs="Times New Roman"/>
          <w:color w:val="000000" w:themeColor="text1"/>
          <w:szCs w:val="21"/>
        </w:rPr>
        <w:t xml:space="preserve"> d</w:t>
      </w:r>
      <m:oMath>
        <m:rad>
          <m:radPr>
            <m:degHide m:val="1"/>
            <m:ctrlPr>
              <w:rPr>
                <w:rFonts w:ascii="Cambria Math" w:eastAsia="ＭＳ 明朝" w:hAnsi="Cambria Math" w:cs="Times New Roman"/>
                <w:i/>
                <w:color w:val="000000" w:themeColor="text1"/>
                <w:szCs w:val="21"/>
              </w:rPr>
            </m:ctrlPr>
          </m:radPr>
          <m:deg/>
          <m:e>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r>
                  <w:rPr>
                    <w:rFonts w:ascii="Cambria Math" w:eastAsia="ＭＳ 明朝" w:hAnsi="Cambria Math" w:cs="Times New Roman"/>
                    <w:color w:val="000000" w:themeColor="text1"/>
                    <w:szCs w:val="21"/>
                  </w:rPr>
                  <m:t>(</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den>
            </m:f>
          </m:e>
        </m:rad>
      </m:oMath>
      <w:r w:rsidRPr="0048090B">
        <w:rPr>
          <w:rFonts w:ascii="Times New Roman" w:eastAsia="ＭＳ 明朝" w:hAnsi="Times New Roman" w:cs="Times New Roman"/>
          <w:color w:val="000000" w:themeColor="text1"/>
          <w:szCs w:val="21"/>
        </w:rPr>
        <w:t xml:space="preserve"> </w:t>
      </w:r>
    </w:p>
    <w:p w14:paraId="7BDBB2FE" w14:textId="77777777" w:rsidR="005524A0" w:rsidRPr="0048090B" w:rsidRDefault="005524A0" w:rsidP="00FD0085">
      <w:pPr>
        <w:widowControl/>
        <w:jc w:val="left"/>
        <w:rPr>
          <w:rFonts w:ascii="Times New Roman" w:eastAsia="ＭＳ 明朝" w:hAnsi="Times New Roman" w:cs="Times New Roman"/>
          <w:color w:val="000000" w:themeColor="text1"/>
          <w:szCs w:val="21"/>
        </w:rPr>
      </w:pPr>
    </w:p>
    <w:p w14:paraId="3E8E807E" w14:textId="51BA870C" w:rsidR="00CE15E8" w:rsidRPr="0048090B" w:rsidRDefault="00CE15E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以下の表はそれぞれ帰属したピークの層間距離</w:t>
      </w:r>
      <w:r w:rsidR="00C92D9C" w:rsidRPr="0048090B">
        <w:rPr>
          <w:rFonts w:ascii="Times New Roman" w:eastAsia="ＭＳ 明朝" w:hAnsi="Times New Roman" w:cs="Times New Roman"/>
          <w:color w:val="000000" w:themeColor="text1"/>
          <w:szCs w:val="21"/>
        </w:rPr>
        <w:t>を</w:t>
      </w:r>
      <w:commentRangeStart w:id="4190"/>
      <w:r w:rsidR="00C92D9C" w:rsidRPr="0048090B">
        <w:rPr>
          <w:rFonts w:ascii="Times New Roman" w:eastAsia="ＭＳ 明朝" w:hAnsi="Times New Roman" w:cs="Times New Roman"/>
          <w:color w:val="000000" w:themeColor="text1"/>
          <w:szCs w:val="21"/>
        </w:rPr>
        <w:t>CellCalc</w:t>
      </w:r>
      <w:commentRangeEnd w:id="4190"/>
      <w:r w:rsidR="008D3C0D" w:rsidRPr="0048090B">
        <w:rPr>
          <w:rStyle w:val="ad"/>
          <w:rFonts w:ascii="Times New Roman" w:eastAsia="ＭＳ 明朝" w:hAnsi="Times New Roman" w:cs="Times New Roman"/>
          <w:sz w:val="21"/>
          <w:szCs w:val="21"/>
        </w:rPr>
        <w:commentReference w:id="4190"/>
      </w:r>
      <w:r w:rsidR="00C92D9C" w:rsidRPr="0048090B">
        <w:rPr>
          <w:rFonts w:ascii="Times New Roman" w:eastAsia="ＭＳ 明朝" w:hAnsi="Times New Roman" w:cs="Times New Roman"/>
          <w:color w:val="000000" w:themeColor="text1"/>
          <w:szCs w:val="21"/>
        </w:rPr>
        <w:t>に</w:t>
      </w:r>
      <w:r w:rsidRPr="0048090B">
        <w:rPr>
          <w:rFonts w:ascii="Times New Roman" w:eastAsia="ＭＳ 明朝" w:hAnsi="Times New Roman" w:cs="Times New Roman"/>
          <w:color w:val="000000" w:themeColor="text1"/>
          <w:szCs w:val="21"/>
        </w:rPr>
        <w:t>より求められた格子定数</w:t>
      </w:r>
      <w:r w:rsidR="00042D2E"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である</w:t>
      </w:r>
      <w:r w:rsidR="00042D2E" w:rsidRPr="0048090B">
        <w:rPr>
          <w:rFonts w:ascii="Times New Roman" w:eastAsia="ＭＳ 明朝" w:hAnsi="Times New Roman" w:cs="Times New Roman"/>
          <w:color w:val="000000" w:themeColor="text1"/>
          <w:szCs w:val="21"/>
        </w:rPr>
        <w:t>。</w:t>
      </w:r>
    </w:p>
    <w:p w14:paraId="0EAB5324" w14:textId="77777777" w:rsidR="00402BF3" w:rsidRPr="0048090B" w:rsidRDefault="00402BF3" w:rsidP="00FD0085">
      <w:pPr>
        <w:widowControl/>
        <w:jc w:val="left"/>
        <w:rPr>
          <w:rFonts w:ascii="Times New Roman" w:eastAsia="ＭＳ 明朝" w:hAnsi="Times New Roman" w:cs="Times New Roman"/>
          <w:color w:val="000000" w:themeColor="text1"/>
          <w:szCs w:val="21"/>
        </w:rPr>
      </w:pPr>
    </w:p>
    <w:p w14:paraId="0E70BEEB" w14:textId="4F5EDD3B" w:rsidR="000F0DD3" w:rsidRPr="0048090B" w:rsidRDefault="00382F05" w:rsidP="00382F0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191" w:name="_Toc126715592"/>
      <w:r w:rsidRPr="0048090B">
        <w:rPr>
          <w:rFonts w:ascii="Times New Roman" w:eastAsia="ＭＳ 明朝" w:hAnsi="Times New Roman" w:cs="Times New Roman"/>
          <w:color w:val="000000" w:themeColor="text1"/>
          <w:szCs w:val="21"/>
        </w:rPr>
        <w:t>220415Ni_OH_OAc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4191"/>
    </w:p>
    <w:p w14:paraId="66C7A73C" w14:textId="11A95A6E" w:rsidR="00250BA8" w:rsidRPr="0048090B" w:rsidRDefault="0052081A" w:rsidP="0052081A">
      <w:pPr>
        <w:keepNext/>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w:lastRenderedPageBreak/>
        <mc:AlternateContent>
          <mc:Choice Requires="wps">
            <w:drawing>
              <wp:anchor distT="0" distB="0" distL="114300" distR="114300" simplePos="0" relativeHeight="251658240" behindDoc="0" locked="0" layoutInCell="1" allowOverlap="1" wp14:anchorId="477ED8D6" wp14:editId="00AF904B">
                <wp:simplePos x="0" y="0"/>
                <wp:positionH relativeFrom="column">
                  <wp:posOffset>105812</wp:posOffset>
                </wp:positionH>
                <wp:positionV relativeFrom="paragraph">
                  <wp:posOffset>3349713</wp:posOffset>
                </wp:positionV>
                <wp:extent cx="2190115" cy="294800"/>
                <wp:effectExtent l="0" t="0" r="0" b="0"/>
                <wp:wrapNone/>
                <wp:docPr id="38" name="テキスト ボックス 9"/>
                <wp:cNvGraphicFramePr/>
                <a:graphic xmlns:a="http://schemas.openxmlformats.org/drawingml/2006/main">
                  <a:graphicData uri="http://schemas.microsoft.com/office/word/2010/wordprocessingShape">
                    <wps:wsp>
                      <wps:cNvSpPr txBox="1"/>
                      <wps:spPr>
                        <a:xfrm>
                          <a:off x="0" y="0"/>
                          <a:ext cx="2190115" cy="294800"/>
                        </a:xfrm>
                        <a:prstGeom prst="rect">
                          <a:avLst/>
                        </a:prstGeom>
                        <a:noFill/>
                      </wps:spPr>
                      <wps:txb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wps:txbx>
                      <wps:bodyPr wrap="square" rtlCol="0">
                        <a:noAutofit/>
                      </wps:bodyPr>
                    </wps:wsp>
                  </a:graphicData>
                </a:graphic>
              </wp:anchor>
            </w:drawing>
          </mc:Choice>
          <mc:Fallback>
            <w:pict>
              <v:shapetype w14:anchorId="477ED8D6" id="_x0000_t202" coordsize="21600,21600" o:spt="202" path="m,l,21600r21600,l21600,xe">
                <v:stroke joinstyle="miter"/>
                <v:path gradientshapeok="t" o:connecttype="rect"/>
              </v:shapetype>
              <v:shape id="テキスト ボックス 9" o:spid="_x0000_s1026" type="#_x0000_t202" style="position:absolute;margin-left:8.35pt;margin-top:263.75pt;width:172.45pt;height:23.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" filled="f" stroked="f">
                <v:textbo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v:textbox>
              </v:shape>
            </w:pict>
          </mc:Fallback>
        </mc:AlternateContent>
      </w:r>
      <w:r w:rsidR="00647C23" w:rsidRPr="0048090B">
        <w:rPr>
          <w:rFonts w:ascii="Times New Roman" w:eastAsia="ＭＳ 明朝" w:hAnsi="Times New Roman" w:cs="Times New Roman"/>
          <w:noProof/>
          <w:szCs w:val="21"/>
        </w:rPr>
        <w:drawing>
          <wp:inline distT="0" distB="0" distL="0" distR="0" wp14:anchorId="5532393C" wp14:editId="1D4D315A">
            <wp:extent cx="5400040" cy="3382010"/>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82010"/>
                    </a:xfrm>
                    <a:prstGeom prst="rect">
                      <a:avLst/>
                    </a:prstGeom>
                  </pic:spPr>
                </pic:pic>
              </a:graphicData>
            </a:graphic>
          </wp:inline>
        </w:drawing>
      </w:r>
    </w:p>
    <w:p w14:paraId="5D64F854" w14:textId="10B74AF5" w:rsidR="00F00643" w:rsidRPr="0048090B" w:rsidRDefault="00F00643" w:rsidP="00FD0085">
      <w:pPr>
        <w:widowControl/>
        <w:jc w:val="left"/>
        <w:rPr>
          <w:rFonts w:ascii="Times New Roman" w:eastAsia="ＭＳ 明朝" w:hAnsi="Times New Roman" w:cs="Times New Roman"/>
          <w:color w:val="000000" w:themeColor="text1"/>
          <w:szCs w:val="21"/>
        </w:rPr>
      </w:pPr>
    </w:p>
    <w:p w14:paraId="208A2AD9" w14:textId="3B200859" w:rsidR="002C5137" w:rsidRPr="0048090B" w:rsidRDefault="002C5137" w:rsidP="00FD0085">
      <w:pPr>
        <w:widowControl/>
        <w:jc w:val="left"/>
        <w:rPr>
          <w:rFonts w:ascii="Times New Roman" w:eastAsia="ＭＳ 明朝" w:hAnsi="Times New Roman" w:cs="Times New Roman"/>
          <w:color w:val="000000" w:themeColor="text1"/>
          <w:szCs w:val="21"/>
        </w:rPr>
      </w:pPr>
    </w:p>
    <w:p w14:paraId="4F111A33" w14:textId="316D8E09" w:rsidR="002C5137" w:rsidRPr="0048090B" w:rsidRDefault="00E0334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c=10.92±0.85 </w:t>
      </w:r>
      <w:r w:rsidRPr="0048090B">
        <w:rPr>
          <w:rFonts w:ascii="Times New Roman" w:eastAsia="ＭＳ 明朝" w:hAnsi="Times New Roman" w:cs="Times New Roman"/>
          <w:color w:val="000000" w:themeColor="text1"/>
          <w:szCs w:val="21"/>
        </w:rPr>
        <w:t>とおおむね一致し、生成物は</w:t>
      </w:r>
      <w:r w:rsidR="005C64C0" w:rsidRPr="0048090B">
        <w:rPr>
          <w:rFonts w:ascii="Times New Roman" w:eastAsia="ＭＳ 明朝" w:hAnsi="Times New Roman" w:cs="Times New Roman"/>
          <w:color w:val="000000" w:themeColor="text1"/>
          <w:szCs w:val="21"/>
        </w:rPr>
        <w:t>塩基性酢酸ニッケル</w:t>
      </w:r>
    </w:p>
    <w:p w14:paraId="2907A8B2" w14:textId="4088CE60" w:rsidR="005C64C0" w:rsidRPr="0048090B" w:rsidRDefault="00C12116" w:rsidP="00FD0085">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24E7D645" w14:textId="77777777" w:rsidR="004B06B9" w:rsidRPr="0048090B" w:rsidRDefault="004B06B9" w:rsidP="00FD0085">
      <w:pPr>
        <w:widowControl/>
        <w:jc w:val="left"/>
        <w:rPr>
          <w:rFonts w:ascii="Times New Roman" w:eastAsia="ＭＳ 明朝" w:hAnsi="Times New Roman" w:cs="Times New Roman"/>
          <w:color w:val="000000" w:themeColor="text1"/>
          <w:szCs w:val="21"/>
        </w:rPr>
      </w:pPr>
    </w:p>
    <w:p w14:paraId="2D96706D" w14:textId="77777777" w:rsidR="004B06B9" w:rsidRPr="0048090B" w:rsidRDefault="004B06B9" w:rsidP="00FD0085">
      <w:pPr>
        <w:widowControl/>
        <w:jc w:val="left"/>
        <w:rPr>
          <w:rFonts w:ascii="Times New Roman" w:eastAsia="ＭＳ 明朝" w:hAnsi="Times New Roman" w:cs="Times New Roman"/>
          <w:color w:val="000000" w:themeColor="text1"/>
          <w:szCs w:val="21"/>
        </w:rPr>
      </w:pPr>
    </w:p>
    <w:p w14:paraId="315DCCF4" w14:textId="77777777" w:rsidR="004B06B9" w:rsidRPr="0048090B" w:rsidRDefault="004B06B9" w:rsidP="00FD0085">
      <w:pPr>
        <w:widowControl/>
        <w:jc w:val="left"/>
        <w:rPr>
          <w:rFonts w:ascii="Times New Roman" w:eastAsia="ＭＳ 明朝" w:hAnsi="Times New Roman" w:cs="Times New Roman"/>
          <w:color w:val="000000" w:themeColor="text1"/>
          <w:szCs w:val="21"/>
        </w:rPr>
      </w:pPr>
    </w:p>
    <w:p w14:paraId="69FDCB8D" w14:textId="6F92D79C" w:rsidR="00647C23" w:rsidRPr="0048090B" w:rsidRDefault="00647C23" w:rsidP="00FD0085">
      <w:pPr>
        <w:widowControl/>
        <w:jc w:val="left"/>
        <w:rPr>
          <w:rFonts w:ascii="Times New Roman" w:eastAsia="ＭＳ 明朝" w:hAnsi="Times New Roman" w:cs="Times New Roman"/>
          <w:color w:val="000000" w:themeColor="text1"/>
          <w:szCs w:val="21"/>
        </w:rPr>
      </w:pPr>
    </w:p>
    <w:p w14:paraId="0E8D60D3" w14:textId="77777777" w:rsidR="00647C23" w:rsidRPr="0048090B" w:rsidRDefault="00647C23" w:rsidP="00FD0085">
      <w:pPr>
        <w:widowControl/>
        <w:jc w:val="left"/>
        <w:rPr>
          <w:rFonts w:ascii="Times New Roman" w:eastAsia="ＭＳ 明朝" w:hAnsi="Times New Roman" w:cs="Times New Roman"/>
          <w:color w:val="000000" w:themeColor="text1"/>
          <w:szCs w:val="21"/>
        </w:rPr>
      </w:pPr>
    </w:p>
    <w:p w14:paraId="7A045B7F" w14:textId="01084406" w:rsidR="00647C23" w:rsidRPr="0048090B" w:rsidRDefault="00647C23" w:rsidP="00FD0085">
      <w:pPr>
        <w:widowControl/>
        <w:jc w:val="left"/>
        <w:rPr>
          <w:rFonts w:ascii="Times New Roman" w:eastAsia="ＭＳ 明朝" w:hAnsi="Times New Roman" w:cs="Times New Roman"/>
          <w:color w:val="000000" w:themeColor="text1"/>
          <w:szCs w:val="21"/>
        </w:rPr>
      </w:pPr>
    </w:p>
    <w:p w14:paraId="4F984558" w14:textId="07F40307" w:rsidR="00647C23" w:rsidRPr="0048090B" w:rsidRDefault="000073F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w:lastRenderedPageBreak/>
        <mc:AlternateContent>
          <mc:Choice Requires="wps">
            <w:drawing>
              <wp:anchor distT="0" distB="0" distL="114300" distR="114300" simplePos="0" relativeHeight="251658243" behindDoc="0" locked="0" layoutInCell="1" allowOverlap="1" wp14:anchorId="48D5597A" wp14:editId="09BACC4F">
                <wp:simplePos x="0" y="0"/>
                <wp:positionH relativeFrom="column">
                  <wp:posOffset>158355</wp:posOffset>
                </wp:positionH>
                <wp:positionV relativeFrom="paragraph">
                  <wp:posOffset>3299950</wp:posOffset>
                </wp:positionV>
                <wp:extent cx="1736203" cy="291570"/>
                <wp:effectExtent l="0" t="0" r="3810" b="635"/>
                <wp:wrapNone/>
                <wp:docPr id="76" name="テキスト ボックス 76"/>
                <wp:cNvGraphicFramePr/>
                <a:graphic xmlns:a="http://schemas.openxmlformats.org/drawingml/2006/main">
                  <a:graphicData uri="http://schemas.microsoft.com/office/word/2010/wordprocessingShape">
                    <wps:wsp>
                      <wps:cNvSpPr txBox="1"/>
                      <wps:spPr>
                        <a:xfrm>
                          <a:off x="0" y="0"/>
                          <a:ext cx="1736203" cy="291570"/>
                        </a:xfrm>
                        <a:prstGeom prst="rect">
                          <a:avLst/>
                        </a:prstGeom>
                        <a:solidFill>
                          <a:schemeClr val="lt1"/>
                        </a:solidFill>
                        <a:ln w="6350">
                          <a:noFill/>
                        </a:ln>
                      </wps:spPr>
                      <wps:txb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5597A" id="テキスト ボックス 76" o:spid="_x0000_s1027" type="#_x0000_t202" style="position:absolute;margin-left:12.45pt;margin-top:259.85pt;width:136.7pt;height:22.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" fillcolor="white [3201]" stroked="f" strokeweight=".5pt">
                <v:textbo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v:textbox>
              </v:shape>
            </w:pict>
          </mc:Fallback>
        </mc:AlternateContent>
      </w:r>
      <w:r w:rsidR="00647C23" w:rsidRPr="0048090B">
        <w:rPr>
          <w:rFonts w:ascii="Times New Roman" w:eastAsia="ＭＳ 明朝" w:hAnsi="Times New Roman" w:cs="Times New Roman"/>
          <w:noProof/>
          <w:szCs w:val="21"/>
        </w:rPr>
        <w:drawing>
          <wp:anchor distT="0" distB="0" distL="114300" distR="114300" simplePos="0" relativeHeight="251658241" behindDoc="0" locked="0" layoutInCell="1" allowOverlap="1" wp14:anchorId="3E515345" wp14:editId="50F446AC">
            <wp:simplePos x="0" y="0"/>
            <wp:positionH relativeFrom="column">
              <wp:posOffset>0</wp:posOffset>
            </wp:positionH>
            <wp:positionV relativeFrom="paragraph">
              <wp:posOffset>219075</wp:posOffset>
            </wp:positionV>
            <wp:extent cx="5400040" cy="3383915"/>
            <wp:effectExtent l="0" t="0" r="0" b="0"/>
            <wp:wrapSquare wrapText="bothSides"/>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83915"/>
                    </a:xfrm>
                    <a:prstGeom prst="rect">
                      <a:avLst/>
                    </a:prstGeom>
                  </pic:spPr>
                </pic:pic>
              </a:graphicData>
            </a:graphic>
          </wp:anchor>
        </w:drawing>
      </w:r>
    </w:p>
    <w:p w14:paraId="5C413B3C" w14:textId="496AFA24"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c=10.83±0.89 </w:t>
      </w:r>
      <w:r w:rsidRPr="0048090B">
        <w:rPr>
          <w:rFonts w:ascii="Times New Roman" w:eastAsia="ＭＳ 明朝" w:hAnsi="Times New Roman" w:cs="Times New Roman"/>
          <w:color w:val="000000" w:themeColor="text1"/>
          <w:szCs w:val="21"/>
        </w:rPr>
        <w:t>とおおむね一致し、生成物は塩基性酢酸ニッケル</w:t>
      </w:r>
    </w:p>
    <w:p w14:paraId="4D8A5579" w14:textId="2933440B"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D97098C" w14:textId="4876C526" w:rsidR="00DE5F35" w:rsidRPr="0048090B" w:rsidRDefault="00A2510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4" behindDoc="0" locked="0" layoutInCell="1" allowOverlap="1" wp14:anchorId="0B5AD46F" wp14:editId="253CB097">
                <wp:simplePos x="0" y="0"/>
                <wp:positionH relativeFrom="column">
                  <wp:posOffset>158356</wp:posOffset>
                </wp:positionH>
                <wp:positionV relativeFrom="paragraph">
                  <wp:posOffset>3325624</wp:posOffset>
                </wp:positionV>
                <wp:extent cx="1736090" cy="291570"/>
                <wp:effectExtent l="0" t="0" r="3810" b="635"/>
                <wp:wrapNone/>
                <wp:docPr id="78" name="テキスト ボックス 78"/>
                <wp:cNvGraphicFramePr/>
                <a:graphic xmlns:a="http://schemas.openxmlformats.org/drawingml/2006/main">
                  <a:graphicData uri="http://schemas.microsoft.com/office/word/2010/wordprocessingShape">
                    <wps:wsp>
                      <wps:cNvSpPr txBox="1"/>
                      <wps:spPr>
                        <a:xfrm>
                          <a:off x="0" y="0"/>
                          <a:ext cx="1736090" cy="291570"/>
                        </a:xfrm>
                        <a:prstGeom prst="rect">
                          <a:avLst/>
                        </a:prstGeom>
                        <a:solidFill>
                          <a:schemeClr val="lt1"/>
                        </a:solidFill>
                        <a:ln w="6350">
                          <a:noFill/>
                        </a:ln>
                      </wps:spPr>
                      <wps:txb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AD46F" id="テキスト ボックス 78" o:spid="_x0000_s1028" type="#_x0000_t202" style="position:absolute;margin-left:12.45pt;margin-top:261.85pt;width:136.7pt;height:22.9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" fillcolor="white [3201]" stroked="f" strokeweight=".5pt">
                <v:textbo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v:textbox>
              </v:shape>
            </w:pict>
          </mc:Fallback>
        </mc:AlternateContent>
      </w:r>
      <w:r w:rsidR="00992A7C" w:rsidRPr="0048090B">
        <w:rPr>
          <w:rFonts w:ascii="Times New Roman" w:eastAsia="ＭＳ 明朝" w:hAnsi="Times New Roman" w:cs="Times New Roman"/>
          <w:noProof/>
          <w:szCs w:val="21"/>
        </w:rPr>
        <w:drawing>
          <wp:anchor distT="0" distB="0" distL="114300" distR="114300" simplePos="0" relativeHeight="251658242" behindDoc="0" locked="0" layoutInCell="1" allowOverlap="1" wp14:anchorId="2A185C47" wp14:editId="0398DAA6">
            <wp:simplePos x="0" y="0"/>
            <wp:positionH relativeFrom="column">
              <wp:posOffset>0</wp:posOffset>
            </wp:positionH>
            <wp:positionV relativeFrom="paragraph">
              <wp:posOffset>231140</wp:posOffset>
            </wp:positionV>
            <wp:extent cx="5400040" cy="3383915"/>
            <wp:effectExtent l="0" t="0" r="0" b="0"/>
            <wp:wrapSquare wrapText="bothSides"/>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83915"/>
                    </a:xfrm>
                    <a:prstGeom prst="rect">
                      <a:avLst/>
                    </a:prstGeom>
                  </pic:spPr>
                </pic:pic>
              </a:graphicData>
            </a:graphic>
          </wp:anchor>
        </w:drawing>
      </w:r>
    </w:p>
    <w:p w14:paraId="613F40CB" w14:textId="43C11682" w:rsidR="003D5180" w:rsidRPr="0048090B" w:rsidRDefault="003D5180" w:rsidP="003D518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c=11.12±0.94 </w:t>
      </w:r>
      <w:r w:rsidRPr="0048090B">
        <w:rPr>
          <w:rFonts w:ascii="Times New Roman" w:eastAsia="ＭＳ 明朝" w:hAnsi="Times New Roman" w:cs="Times New Roman"/>
          <w:color w:val="000000" w:themeColor="text1"/>
          <w:szCs w:val="21"/>
        </w:rPr>
        <w:t>とおおむね一致したが、生成物は</w:t>
      </w:r>
      <w:r w:rsidR="00B84EE4" w:rsidRPr="0048090B">
        <w:rPr>
          <w:rFonts w:ascii="Times New Roman" w:eastAsia="ＭＳ 明朝" w:hAnsi="Times New Roman" w:cs="Times New Roman"/>
          <w:color w:val="000000" w:themeColor="text1"/>
          <w:szCs w:val="21"/>
        </w:rPr>
        <w:t>不純物を含んだ</w:t>
      </w:r>
      <w:r w:rsidRPr="0048090B">
        <w:rPr>
          <w:rFonts w:ascii="Times New Roman" w:eastAsia="ＭＳ 明朝" w:hAnsi="Times New Roman" w:cs="Times New Roman"/>
          <w:color w:val="000000" w:themeColor="text1"/>
          <w:szCs w:val="21"/>
        </w:rPr>
        <w:t>塩基性酢酸ニッケル</w:t>
      </w:r>
    </w:p>
    <w:p w14:paraId="5A2C3F40" w14:textId="2BD61DEB" w:rsidR="003D5180" w:rsidRPr="0048090B" w:rsidRDefault="003D5180" w:rsidP="003D5180">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3205B48" w14:textId="50EB13ED" w:rsidR="003D5180" w:rsidRPr="0048090B" w:rsidRDefault="003D5180" w:rsidP="003D5180">
      <w:pPr>
        <w:widowControl/>
        <w:jc w:val="left"/>
        <w:rPr>
          <w:rStyle w:val="normaltextrun"/>
          <w:rFonts w:ascii="Times New Roman" w:eastAsia="ＭＳ 明朝" w:hAnsi="Times New Roman" w:cs="Times New Roman"/>
          <w:szCs w:val="21"/>
        </w:rPr>
      </w:pPr>
    </w:p>
    <w:p w14:paraId="70893E34" w14:textId="70C7901E" w:rsidR="003D5180" w:rsidRPr="0048090B" w:rsidRDefault="000F6D91" w:rsidP="003D5180">
      <w:pPr>
        <w:widowControl/>
        <w:jc w:val="left"/>
        <w:rPr>
          <w:rStyle w:val="normaltextrun"/>
          <w:rFonts w:ascii="Times New Roman" w:eastAsia="ＭＳ 明朝" w:hAnsi="Times New Roman" w:cs="Times New Roman"/>
          <w:szCs w:val="21"/>
        </w:rPr>
      </w:pPr>
      <w:r w:rsidRPr="0048090B">
        <w:rPr>
          <w:rFonts w:ascii="Times New Roman" w:eastAsia="ＭＳ 明朝" w:hAnsi="Times New Roman" w:cs="Times New Roman"/>
          <w:noProof/>
          <w:color w:val="000000" w:themeColor="text1"/>
          <w:szCs w:val="21"/>
        </w:rPr>
        <w:lastRenderedPageBreak/>
        <mc:AlternateContent>
          <mc:Choice Requires="wps">
            <w:drawing>
              <wp:anchor distT="0" distB="0" distL="114300" distR="114300" simplePos="0" relativeHeight="251658246" behindDoc="0" locked="0" layoutInCell="1" allowOverlap="1" wp14:anchorId="51414AB8" wp14:editId="6DBC6FE0">
                <wp:simplePos x="0" y="0"/>
                <wp:positionH relativeFrom="column">
                  <wp:posOffset>158356</wp:posOffset>
                </wp:positionH>
                <wp:positionV relativeFrom="paragraph">
                  <wp:posOffset>3311525</wp:posOffset>
                </wp:positionV>
                <wp:extent cx="1759352" cy="291570"/>
                <wp:effectExtent l="0" t="0" r="6350" b="635"/>
                <wp:wrapNone/>
                <wp:docPr id="86" name="テキスト ボックス 86"/>
                <wp:cNvGraphicFramePr/>
                <a:graphic xmlns:a="http://schemas.openxmlformats.org/drawingml/2006/main">
                  <a:graphicData uri="http://schemas.microsoft.com/office/word/2010/wordprocessingShape">
                    <wps:wsp>
                      <wps:cNvSpPr txBox="1"/>
                      <wps:spPr>
                        <a:xfrm>
                          <a:off x="0" y="0"/>
                          <a:ext cx="1759352" cy="291570"/>
                        </a:xfrm>
                        <a:prstGeom prst="rect">
                          <a:avLst/>
                        </a:prstGeom>
                        <a:solidFill>
                          <a:schemeClr val="lt1"/>
                        </a:solidFill>
                        <a:ln w="6350">
                          <a:noFill/>
                        </a:ln>
                      </wps:spPr>
                      <wps:txb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14AB8" id="テキスト ボックス 86" o:spid="_x0000_s1029" type="#_x0000_t202" style="position:absolute;margin-left:12.45pt;margin-top:260.75pt;width:138.55pt;height:22.9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" fillcolor="white [3201]" stroked="f" strokeweight=".5pt">
                <v:textbo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45" behindDoc="0" locked="0" layoutInCell="1" allowOverlap="1" wp14:anchorId="276867F5" wp14:editId="6974268A">
            <wp:simplePos x="0" y="0"/>
            <wp:positionH relativeFrom="column">
              <wp:posOffset>0</wp:posOffset>
            </wp:positionH>
            <wp:positionV relativeFrom="paragraph">
              <wp:posOffset>231140</wp:posOffset>
            </wp:positionV>
            <wp:extent cx="5400040" cy="3383915"/>
            <wp:effectExtent l="0" t="0" r="0" b="0"/>
            <wp:wrapSquare wrapText="bothSides"/>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83915"/>
                    </a:xfrm>
                    <a:prstGeom prst="rect">
                      <a:avLst/>
                    </a:prstGeom>
                  </pic:spPr>
                </pic:pic>
              </a:graphicData>
            </a:graphic>
          </wp:anchor>
        </w:drawing>
      </w:r>
    </w:p>
    <w:p w14:paraId="6396DB4B" w14:textId="5EC5A87E" w:rsidR="00341D77" w:rsidRPr="0048090B" w:rsidRDefault="00341D77" w:rsidP="00341D7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c=10.89±0.85 </w:t>
      </w:r>
      <w:r w:rsidRPr="0048090B">
        <w:rPr>
          <w:rFonts w:ascii="Times New Roman" w:eastAsia="ＭＳ 明朝" w:hAnsi="Times New Roman" w:cs="Times New Roman"/>
          <w:color w:val="000000" w:themeColor="text1"/>
          <w:szCs w:val="21"/>
        </w:rPr>
        <w:t>とおおむね一致したが、生成物は不純物を含んだ塩基性酢酸ニッケル</w:t>
      </w:r>
    </w:p>
    <w:p w14:paraId="2D67C508" w14:textId="77777777" w:rsidR="00341D77" w:rsidRPr="0048090B" w:rsidRDefault="00341D77" w:rsidP="00341D77">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74013A47" w14:textId="56E775D6" w:rsidR="006B05B3" w:rsidRPr="0048090B" w:rsidRDefault="006B05B3" w:rsidP="003D5180">
      <w:pPr>
        <w:widowControl/>
        <w:jc w:val="left"/>
        <w:rPr>
          <w:rFonts w:ascii="Times New Roman" w:eastAsia="ＭＳ 明朝" w:hAnsi="Times New Roman" w:cs="Times New Roman"/>
          <w:color w:val="000000" w:themeColor="text1"/>
          <w:szCs w:val="21"/>
        </w:rPr>
      </w:pPr>
    </w:p>
    <w:p w14:paraId="01742E93" w14:textId="5C46ECF8" w:rsidR="00B71C2C" w:rsidRPr="0048090B" w:rsidRDefault="00FF0D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8" behindDoc="0" locked="0" layoutInCell="1" allowOverlap="1" wp14:anchorId="424219DE" wp14:editId="46E72A0A">
                <wp:simplePos x="0" y="0"/>
                <wp:positionH relativeFrom="column">
                  <wp:posOffset>158356</wp:posOffset>
                </wp:positionH>
                <wp:positionV relativeFrom="paragraph">
                  <wp:posOffset>3235429</wp:posOffset>
                </wp:positionV>
                <wp:extent cx="1689904" cy="291570"/>
                <wp:effectExtent l="0" t="0" r="0" b="635"/>
                <wp:wrapNone/>
                <wp:docPr id="91" name="テキスト ボックス 91"/>
                <wp:cNvGraphicFramePr/>
                <a:graphic xmlns:a="http://schemas.openxmlformats.org/drawingml/2006/main">
                  <a:graphicData uri="http://schemas.microsoft.com/office/word/2010/wordprocessingShape">
                    <wps:wsp>
                      <wps:cNvSpPr txBox="1"/>
                      <wps:spPr>
                        <a:xfrm>
                          <a:off x="0" y="0"/>
                          <a:ext cx="1689904" cy="291570"/>
                        </a:xfrm>
                        <a:prstGeom prst="rect">
                          <a:avLst/>
                        </a:prstGeom>
                        <a:solidFill>
                          <a:schemeClr val="lt1"/>
                        </a:solidFill>
                        <a:ln w="6350">
                          <a:noFill/>
                        </a:ln>
                      </wps:spPr>
                      <wps:txb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19DE" id="テキスト ボックス 91" o:spid="_x0000_s1030" type="#_x0000_t202" style="position:absolute;margin-left:12.45pt;margin-top:254.75pt;width:133.05pt;height:22.9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" fillcolor="white [3201]" stroked="f" strokeweight=".5pt">
                <v:textbo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47" behindDoc="0" locked="0" layoutInCell="1" allowOverlap="1" wp14:anchorId="7F4C9829" wp14:editId="387646C5">
            <wp:simplePos x="0" y="0"/>
            <wp:positionH relativeFrom="column">
              <wp:posOffset>0</wp:posOffset>
            </wp:positionH>
            <wp:positionV relativeFrom="paragraph">
              <wp:posOffset>231140</wp:posOffset>
            </wp:positionV>
            <wp:extent cx="5400040" cy="3304540"/>
            <wp:effectExtent l="0" t="0" r="0" b="0"/>
            <wp:wrapSquare wrapText="bothSides"/>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04540"/>
                    </a:xfrm>
                    <a:prstGeom prst="rect">
                      <a:avLst/>
                    </a:prstGeom>
                  </pic:spPr>
                </pic:pic>
              </a:graphicData>
            </a:graphic>
          </wp:anchor>
        </w:drawing>
      </w:r>
    </w:p>
    <w:p w14:paraId="0472A73F" w14:textId="55F4A90A" w:rsidR="00181D8F" w:rsidRPr="0048090B" w:rsidRDefault="00181D8F" w:rsidP="00181D8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c=10.83±0.89 </w:t>
      </w:r>
      <w:r w:rsidRPr="0048090B">
        <w:rPr>
          <w:rFonts w:ascii="Times New Roman" w:eastAsia="ＭＳ 明朝" w:hAnsi="Times New Roman" w:cs="Times New Roman"/>
          <w:color w:val="000000" w:themeColor="text1"/>
          <w:szCs w:val="21"/>
        </w:rPr>
        <w:t>とおおむね一致し、生成物は塩基性酢酸ニッケル</w:t>
      </w:r>
    </w:p>
    <w:p w14:paraId="6E2267BD" w14:textId="2EFF3FA8" w:rsidR="009E5A26" w:rsidRPr="0048090B" w:rsidRDefault="00181D8F" w:rsidP="00181D8F">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A5FBD8C" w14:textId="27FDDD9B" w:rsidR="006B05B3" w:rsidRPr="0048090B" w:rsidRDefault="006D27D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w:lastRenderedPageBreak/>
        <mc:AlternateContent>
          <mc:Choice Requires="wps">
            <w:drawing>
              <wp:anchor distT="0" distB="0" distL="114300" distR="114300" simplePos="0" relativeHeight="251658250" behindDoc="0" locked="0" layoutInCell="1" allowOverlap="1" wp14:anchorId="2879495B" wp14:editId="57DFFA95">
                <wp:simplePos x="0" y="0"/>
                <wp:positionH relativeFrom="column">
                  <wp:posOffset>-3690</wp:posOffset>
                </wp:positionH>
                <wp:positionV relativeFrom="paragraph">
                  <wp:posOffset>3311525</wp:posOffset>
                </wp:positionV>
                <wp:extent cx="1689903" cy="291570"/>
                <wp:effectExtent l="0" t="0" r="0" b="635"/>
                <wp:wrapNone/>
                <wp:docPr id="93" name="テキスト ボックス 93"/>
                <wp:cNvGraphicFramePr/>
                <a:graphic xmlns:a="http://schemas.openxmlformats.org/drawingml/2006/main">
                  <a:graphicData uri="http://schemas.microsoft.com/office/word/2010/wordprocessingShape">
                    <wps:wsp>
                      <wps:cNvSpPr txBox="1"/>
                      <wps:spPr>
                        <a:xfrm>
                          <a:off x="0" y="0"/>
                          <a:ext cx="1689903" cy="291570"/>
                        </a:xfrm>
                        <a:prstGeom prst="rect">
                          <a:avLst/>
                        </a:prstGeom>
                        <a:solidFill>
                          <a:schemeClr val="lt1"/>
                        </a:solidFill>
                        <a:ln w="6350">
                          <a:noFill/>
                        </a:ln>
                      </wps:spPr>
                      <wps:txb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9495B" id="テキスト ボックス 93" o:spid="_x0000_s1031" type="#_x0000_t202" style="position:absolute;margin-left:-.3pt;margin-top:260.75pt;width:133.05pt;height:22.9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" fillcolor="white [3201]" stroked="f" strokeweight=".5pt">
                <v:textbo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v:textbox>
              </v:shape>
            </w:pict>
          </mc:Fallback>
        </mc:AlternateContent>
      </w:r>
      <w:r w:rsidR="00A93C1D" w:rsidRPr="0048090B">
        <w:rPr>
          <w:rFonts w:ascii="Times New Roman" w:eastAsia="ＭＳ 明朝" w:hAnsi="Times New Roman" w:cs="Times New Roman"/>
          <w:noProof/>
          <w:szCs w:val="21"/>
        </w:rPr>
        <w:drawing>
          <wp:anchor distT="0" distB="0" distL="114300" distR="114300" simplePos="0" relativeHeight="251658249" behindDoc="0" locked="0" layoutInCell="1" allowOverlap="1" wp14:anchorId="4ADEC982" wp14:editId="5FE55232">
            <wp:simplePos x="0" y="0"/>
            <wp:positionH relativeFrom="column">
              <wp:posOffset>0</wp:posOffset>
            </wp:positionH>
            <wp:positionV relativeFrom="paragraph">
              <wp:posOffset>231140</wp:posOffset>
            </wp:positionV>
            <wp:extent cx="5400040" cy="3378200"/>
            <wp:effectExtent l="0" t="0" r="0" b="0"/>
            <wp:wrapSquare wrapText="bothSides"/>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78200"/>
                    </a:xfrm>
                    <a:prstGeom prst="rect">
                      <a:avLst/>
                    </a:prstGeom>
                  </pic:spPr>
                </pic:pic>
              </a:graphicData>
            </a:graphic>
          </wp:anchor>
        </w:drawing>
      </w:r>
    </w:p>
    <w:p w14:paraId="6BB7A2BC" w14:textId="1A7E5A0A" w:rsidR="00A93C1D" w:rsidRPr="0048090B" w:rsidRDefault="00A93C1D" w:rsidP="00A93C1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生成物は不純物を</w:t>
      </w:r>
      <w:r w:rsidR="006D27D4" w:rsidRPr="0048090B">
        <w:rPr>
          <w:rFonts w:ascii="Times New Roman" w:eastAsia="ＭＳ 明朝" w:hAnsi="Times New Roman" w:cs="Times New Roman"/>
          <w:color w:val="000000" w:themeColor="text1"/>
          <w:szCs w:val="21"/>
        </w:rPr>
        <w:t>多く</w:t>
      </w:r>
      <w:r w:rsidRPr="0048090B">
        <w:rPr>
          <w:rFonts w:ascii="Times New Roman" w:eastAsia="ＭＳ 明朝" w:hAnsi="Times New Roman" w:cs="Times New Roman"/>
          <w:color w:val="000000" w:themeColor="text1"/>
          <w:szCs w:val="21"/>
        </w:rPr>
        <w:t>含んだ塩基性酢酸ニッケル</w:t>
      </w:r>
    </w:p>
    <w:p w14:paraId="619009AA" w14:textId="7EEAEFCB" w:rsidR="009115AE" w:rsidRPr="0048090B" w:rsidRDefault="00A93C1D" w:rsidP="00A93C1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5481E4B0" w14:textId="7678177F" w:rsidR="009115AE" w:rsidRPr="0048090B" w:rsidRDefault="009115AE" w:rsidP="00FD0085">
      <w:pPr>
        <w:widowControl/>
        <w:jc w:val="left"/>
        <w:rPr>
          <w:rFonts w:ascii="Times New Roman" w:eastAsia="ＭＳ 明朝" w:hAnsi="Times New Roman" w:cs="Times New Roman"/>
          <w:color w:val="000000" w:themeColor="text1"/>
          <w:szCs w:val="21"/>
        </w:rPr>
      </w:pPr>
    </w:p>
    <w:p w14:paraId="3B940BCF" w14:textId="39F3F6C0" w:rsidR="006B05B3" w:rsidRPr="0048090B" w:rsidRDefault="00FB154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2" behindDoc="0" locked="0" layoutInCell="1" allowOverlap="1" wp14:anchorId="6B65C24B" wp14:editId="20E39E0A">
                <wp:simplePos x="0" y="0"/>
                <wp:positionH relativeFrom="column">
                  <wp:posOffset>-3690</wp:posOffset>
                </wp:positionH>
                <wp:positionV relativeFrom="paragraph">
                  <wp:posOffset>3322167</wp:posOffset>
                </wp:positionV>
                <wp:extent cx="1689735" cy="291570"/>
                <wp:effectExtent l="0" t="0" r="0" b="635"/>
                <wp:wrapNone/>
                <wp:docPr id="95" name="テキスト ボックス 95"/>
                <wp:cNvGraphicFramePr/>
                <a:graphic xmlns:a="http://schemas.openxmlformats.org/drawingml/2006/main">
                  <a:graphicData uri="http://schemas.microsoft.com/office/word/2010/wordprocessingShape">
                    <wps:wsp>
                      <wps:cNvSpPr txBox="1"/>
                      <wps:spPr>
                        <a:xfrm>
                          <a:off x="0" y="0"/>
                          <a:ext cx="1689735" cy="291570"/>
                        </a:xfrm>
                        <a:prstGeom prst="rect">
                          <a:avLst/>
                        </a:prstGeom>
                        <a:solidFill>
                          <a:schemeClr val="lt1"/>
                        </a:solidFill>
                        <a:ln w="6350">
                          <a:noFill/>
                        </a:ln>
                      </wps:spPr>
                      <wps:txb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5C24B" id="テキスト ボックス 95" o:spid="_x0000_s1032" type="#_x0000_t202" style="position:absolute;margin-left:-.3pt;margin-top:261.6pt;width:133.05pt;height:22.9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" fillcolor="white [3201]" stroked="f" strokeweight=".5pt">
                <v:textbo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51" behindDoc="0" locked="0" layoutInCell="1" allowOverlap="1" wp14:anchorId="2ACBAF63" wp14:editId="63142043">
            <wp:simplePos x="0" y="0"/>
            <wp:positionH relativeFrom="column">
              <wp:posOffset>0</wp:posOffset>
            </wp:positionH>
            <wp:positionV relativeFrom="paragraph">
              <wp:posOffset>231140</wp:posOffset>
            </wp:positionV>
            <wp:extent cx="5400040" cy="3378200"/>
            <wp:effectExtent l="0" t="0" r="0" b="0"/>
            <wp:wrapSquare wrapText="bothSides"/>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78200"/>
                    </a:xfrm>
                    <a:prstGeom prst="rect">
                      <a:avLst/>
                    </a:prstGeom>
                  </pic:spPr>
                </pic:pic>
              </a:graphicData>
            </a:graphic>
          </wp:anchor>
        </w:drawing>
      </w:r>
    </w:p>
    <w:p w14:paraId="597122D6" w14:textId="77777777" w:rsidR="00FB1541" w:rsidRPr="0048090B" w:rsidRDefault="00FB1541" w:rsidP="00FD0085">
      <w:pPr>
        <w:widowControl/>
        <w:jc w:val="left"/>
        <w:rPr>
          <w:rFonts w:ascii="Times New Roman" w:eastAsia="ＭＳ 明朝" w:hAnsi="Times New Roman" w:cs="Times New Roman"/>
          <w:color w:val="000000" w:themeColor="text1"/>
          <w:szCs w:val="21"/>
        </w:rPr>
      </w:pPr>
    </w:p>
    <w:p w14:paraId="261F1DBE" w14:textId="3EA56F8B" w:rsidR="009115AE" w:rsidRPr="0048090B" w:rsidRDefault="00FB1541" w:rsidP="00FB1541">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生成物は目的物である塩基性酢酸ニッケルは得られなかったと考える。</w:t>
      </w:r>
    </w:p>
    <w:p w14:paraId="5F15DFED" w14:textId="0CA72ECC" w:rsidR="006B05B3" w:rsidRPr="0048090B" w:rsidRDefault="00BF630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221222</w:t>
      </w:r>
    </w:p>
    <w:p w14:paraId="26E648CC" w14:textId="44A10469" w:rsidR="009115AE" w:rsidRPr="0048090B" w:rsidRDefault="009115AE" w:rsidP="00FD0085">
      <w:pPr>
        <w:widowControl/>
        <w:jc w:val="left"/>
        <w:rPr>
          <w:rFonts w:ascii="Times New Roman" w:eastAsia="ＭＳ 明朝" w:hAnsi="Times New Roman" w:cs="Times New Roman"/>
          <w:color w:val="000000" w:themeColor="text1"/>
          <w:szCs w:val="21"/>
        </w:rPr>
      </w:pPr>
    </w:p>
    <w:p w14:paraId="77D6BF9B" w14:textId="0865EA7C" w:rsidR="006B05B3" w:rsidRPr="0048090B" w:rsidRDefault="002D3DA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230109</w:t>
      </w:r>
    </w:p>
    <w:p w14:paraId="6986D698" w14:textId="51CBD55B" w:rsidR="00565FC2" w:rsidDel="007A2592" w:rsidRDefault="00565FC2" w:rsidP="00FD0085">
      <w:pPr>
        <w:widowControl/>
        <w:jc w:val="left"/>
        <w:rPr>
          <w:del w:id="4192" w:author="松山 ファミリー" w:date="2023-02-08T02:12:00Z"/>
          <w:rFonts w:ascii="Times New Roman" w:eastAsia="ＭＳ 明朝" w:hAnsi="Times New Roman" w:cs="Times New Roman"/>
          <w:color w:val="000000" w:themeColor="text1"/>
          <w:szCs w:val="21"/>
        </w:rPr>
      </w:pPr>
    </w:p>
    <w:p w14:paraId="2B26A659" w14:textId="4F7F7D01" w:rsidR="00281406" w:rsidDel="007A2592" w:rsidRDefault="00281406" w:rsidP="00FD0085">
      <w:pPr>
        <w:widowControl/>
        <w:jc w:val="left"/>
        <w:rPr>
          <w:del w:id="4193" w:author="松山 ファミリー" w:date="2023-02-08T02:12:00Z"/>
          <w:rFonts w:ascii="Times New Roman" w:eastAsia="ＭＳ 明朝" w:hAnsi="Times New Roman" w:cs="Times New Roman" w:hint="eastAsia"/>
          <w:color w:val="000000" w:themeColor="text1"/>
          <w:szCs w:val="21"/>
        </w:rPr>
      </w:pPr>
    </w:p>
    <w:p w14:paraId="66E4B49F" w14:textId="1E71F4BA" w:rsidR="00F12B1D" w:rsidRPr="0048090B" w:rsidDel="00240648" w:rsidRDefault="00F12B1D" w:rsidP="00FD0085">
      <w:pPr>
        <w:widowControl/>
        <w:jc w:val="left"/>
        <w:rPr>
          <w:del w:id="4194" w:author="松山 ファミリー" w:date="2023-02-08T02:12:00Z"/>
          <w:rFonts w:ascii="Times New Roman" w:eastAsia="ＭＳ 明朝" w:hAnsi="Times New Roman" w:cs="Times New Roman" w:hint="eastAsia"/>
          <w:color w:val="000000" w:themeColor="text1"/>
          <w:szCs w:val="21"/>
        </w:rPr>
      </w:pPr>
    </w:p>
    <w:p w14:paraId="59A81AF3" w14:textId="51D93E4F" w:rsidR="00F12B1D" w:rsidRPr="0048090B" w:rsidDel="00240648" w:rsidRDefault="00F12B1D" w:rsidP="00FD0085">
      <w:pPr>
        <w:widowControl/>
        <w:jc w:val="left"/>
        <w:rPr>
          <w:del w:id="4195" w:author="松山 ファミリー" w:date="2023-02-08T02:12:00Z"/>
          <w:rFonts w:ascii="Times New Roman" w:eastAsia="ＭＳ 明朝" w:hAnsi="Times New Roman" w:cs="Times New Roman" w:hint="eastAsia"/>
          <w:color w:val="000000" w:themeColor="text1"/>
          <w:szCs w:val="21"/>
        </w:rPr>
      </w:pPr>
    </w:p>
    <w:p w14:paraId="0ED504E0" w14:textId="77777777" w:rsidR="00F12B1D" w:rsidRPr="0048090B" w:rsidDel="00240648" w:rsidRDefault="00F12B1D" w:rsidP="00FD0085">
      <w:pPr>
        <w:widowControl/>
        <w:jc w:val="left"/>
        <w:rPr>
          <w:del w:id="4196" w:author="松山 ファミリー" w:date="2023-02-08T02:12:00Z"/>
          <w:rFonts w:ascii="Times New Roman" w:eastAsia="ＭＳ 明朝" w:hAnsi="Times New Roman" w:cs="Times New Roman" w:hint="eastAsia"/>
          <w:color w:val="000000" w:themeColor="text1"/>
          <w:szCs w:val="21"/>
        </w:rPr>
      </w:pPr>
    </w:p>
    <w:p w14:paraId="650BFFB2" w14:textId="77777777" w:rsidR="00F12B1D" w:rsidRPr="0048090B" w:rsidDel="00240648" w:rsidRDefault="00F12B1D" w:rsidP="00FD0085">
      <w:pPr>
        <w:widowControl/>
        <w:jc w:val="left"/>
        <w:rPr>
          <w:del w:id="4197" w:author="松山 ファミリー" w:date="2023-02-08T02:12:00Z"/>
          <w:rFonts w:ascii="Times New Roman" w:eastAsia="ＭＳ 明朝" w:hAnsi="Times New Roman" w:cs="Times New Roman" w:hint="eastAsia"/>
          <w:color w:val="000000" w:themeColor="text1"/>
          <w:szCs w:val="21"/>
        </w:rPr>
      </w:pPr>
    </w:p>
    <w:p w14:paraId="05D59FD9" w14:textId="77777777" w:rsidR="00F12B1D" w:rsidRPr="0048090B" w:rsidDel="00240648" w:rsidRDefault="00F12B1D" w:rsidP="00FD0085">
      <w:pPr>
        <w:widowControl/>
        <w:jc w:val="left"/>
        <w:rPr>
          <w:del w:id="4198" w:author="松山 ファミリー" w:date="2023-02-08T02:12:00Z"/>
          <w:rFonts w:ascii="Times New Roman" w:eastAsia="ＭＳ 明朝" w:hAnsi="Times New Roman" w:cs="Times New Roman" w:hint="eastAsia"/>
          <w:color w:val="000000" w:themeColor="text1"/>
          <w:szCs w:val="21"/>
        </w:rPr>
      </w:pPr>
    </w:p>
    <w:p w14:paraId="7DE7169A" w14:textId="77777777" w:rsidR="00F12B1D" w:rsidRPr="0048090B" w:rsidDel="00240648" w:rsidRDefault="00F12B1D" w:rsidP="00FD0085">
      <w:pPr>
        <w:widowControl/>
        <w:jc w:val="left"/>
        <w:rPr>
          <w:del w:id="4199" w:author="松山 ファミリー" w:date="2023-02-08T02:12:00Z"/>
          <w:rFonts w:ascii="Times New Roman" w:eastAsia="ＭＳ 明朝" w:hAnsi="Times New Roman" w:cs="Times New Roman" w:hint="eastAsia"/>
          <w:color w:val="000000" w:themeColor="text1"/>
          <w:szCs w:val="21"/>
        </w:rPr>
      </w:pPr>
    </w:p>
    <w:p w14:paraId="2A9F7C8F" w14:textId="77777777" w:rsidR="00F12B1D" w:rsidRPr="0048090B" w:rsidDel="00240648" w:rsidRDefault="00F12B1D" w:rsidP="00FD0085">
      <w:pPr>
        <w:widowControl/>
        <w:jc w:val="left"/>
        <w:rPr>
          <w:del w:id="4200" w:author="松山 ファミリー" w:date="2023-02-08T02:12:00Z"/>
          <w:rFonts w:ascii="Times New Roman" w:eastAsia="ＭＳ 明朝" w:hAnsi="Times New Roman" w:cs="Times New Roman" w:hint="eastAsia"/>
          <w:color w:val="000000" w:themeColor="text1"/>
          <w:szCs w:val="21"/>
        </w:rPr>
      </w:pPr>
    </w:p>
    <w:p w14:paraId="440E853D" w14:textId="2412727C" w:rsidR="004E6B44" w:rsidRPr="0048090B" w:rsidDel="00240648" w:rsidRDefault="004E6B44" w:rsidP="00FD0085">
      <w:pPr>
        <w:widowControl/>
        <w:jc w:val="left"/>
        <w:rPr>
          <w:del w:id="4201" w:author="松山 ファミリー" w:date="2023-02-08T02:12:00Z"/>
          <w:rFonts w:ascii="Times New Roman" w:eastAsia="ＭＳ 明朝" w:hAnsi="Times New Roman" w:cs="Times New Roman" w:hint="eastAsia"/>
          <w:color w:val="000000" w:themeColor="text1"/>
          <w:szCs w:val="21"/>
        </w:rPr>
      </w:pPr>
    </w:p>
    <w:p w14:paraId="1ABC3A5E" w14:textId="77777777" w:rsidR="00A84A3F" w:rsidRPr="0048090B" w:rsidDel="00240648" w:rsidRDefault="00A84A3F" w:rsidP="00FD0085">
      <w:pPr>
        <w:widowControl/>
        <w:jc w:val="left"/>
        <w:rPr>
          <w:del w:id="4202" w:author="松山 ファミリー" w:date="2023-02-08T02:12:00Z"/>
          <w:rFonts w:ascii="Times New Roman" w:eastAsia="ＭＳ 明朝" w:hAnsi="Times New Roman" w:cs="Times New Roman" w:hint="eastAsia"/>
          <w:color w:val="000000" w:themeColor="text1"/>
          <w:szCs w:val="21"/>
        </w:rPr>
      </w:pPr>
    </w:p>
    <w:p w14:paraId="2C7EAAB0" w14:textId="77777777" w:rsidR="00A84A3F" w:rsidRPr="0048090B" w:rsidDel="00240648" w:rsidRDefault="00A84A3F" w:rsidP="00FD0085">
      <w:pPr>
        <w:widowControl/>
        <w:jc w:val="left"/>
        <w:rPr>
          <w:del w:id="4203" w:author="松山 ファミリー" w:date="2023-02-08T02:12:00Z"/>
          <w:rFonts w:ascii="Times New Roman" w:eastAsia="ＭＳ 明朝" w:hAnsi="Times New Roman" w:cs="Times New Roman" w:hint="eastAsia"/>
          <w:color w:val="000000" w:themeColor="text1"/>
          <w:szCs w:val="21"/>
        </w:rPr>
      </w:pPr>
    </w:p>
    <w:p w14:paraId="2E150154" w14:textId="77777777" w:rsidR="00A84A3F" w:rsidRPr="0048090B" w:rsidDel="00240648" w:rsidRDefault="00A84A3F" w:rsidP="00FD0085">
      <w:pPr>
        <w:widowControl/>
        <w:jc w:val="left"/>
        <w:rPr>
          <w:del w:id="4204" w:author="松山 ファミリー" w:date="2023-02-08T02:12:00Z"/>
          <w:rFonts w:ascii="Times New Roman" w:eastAsia="ＭＳ 明朝" w:hAnsi="Times New Roman" w:cs="Times New Roman" w:hint="eastAsia"/>
          <w:color w:val="000000" w:themeColor="text1"/>
          <w:szCs w:val="21"/>
        </w:rPr>
      </w:pPr>
    </w:p>
    <w:p w14:paraId="0170B2A8" w14:textId="77777777" w:rsidR="00A84A3F" w:rsidRPr="0048090B" w:rsidDel="00240648" w:rsidRDefault="00A84A3F" w:rsidP="00FD0085">
      <w:pPr>
        <w:widowControl/>
        <w:jc w:val="left"/>
        <w:rPr>
          <w:del w:id="4205" w:author="松山 ファミリー" w:date="2023-02-08T02:12:00Z"/>
          <w:rFonts w:ascii="Times New Roman" w:eastAsia="ＭＳ 明朝" w:hAnsi="Times New Roman" w:cs="Times New Roman" w:hint="eastAsia"/>
          <w:color w:val="000000" w:themeColor="text1"/>
          <w:szCs w:val="21"/>
        </w:rPr>
      </w:pPr>
    </w:p>
    <w:p w14:paraId="4D844AC4" w14:textId="77777777" w:rsidR="00A84A3F" w:rsidRPr="0048090B" w:rsidDel="00240648" w:rsidRDefault="00A84A3F" w:rsidP="00FD0085">
      <w:pPr>
        <w:widowControl/>
        <w:jc w:val="left"/>
        <w:rPr>
          <w:del w:id="4206" w:author="松山 ファミリー" w:date="2023-02-08T02:12:00Z"/>
          <w:rFonts w:ascii="Times New Roman" w:eastAsia="ＭＳ 明朝" w:hAnsi="Times New Roman" w:cs="Times New Roman" w:hint="eastAsia"/>
          <w:color w:val="000000" w:themeColor="text1"/>
          <w:szCs w:val="21"/>
        </w:rPr>
      </w:pPr>
    </w:p>
    <w:p w14:paraId="77B0F738" w14:textId="77777777" w:rsidR="00A84A3F" w:rsidRPr="0048090B" w:rsidDel="00240648" w:rsidRDefault="00A84A3F" w:rsidP="00FD0085">
      <w:pPr>
        <w:widowControl/>
        <w:jc w:val="left"/>
        <w:rPr>
          <w:del w:id="4207" w:author="松山 ファミリー" w:date="2023-02-08T02:12:00Z"/>
          <w:rFonts w:ascii="Times New Roman" w:eastAsia="ＭＳ 明朝" w:hAnsi="Times New Roman" w:cs="Times New Roman" w:hint="eastAsia"/>
          <w:color w:val="000000" w:themeColor="text1"/>
          <w:szCs w:val="21"/>
        </w:rPr>
      </w:pPr>
    </w:p>
    <w:p w14:paraId="10198C41" w14:textId="77777777" w:rsidR="00A84A3F" w:rsidRPr="0048090B" w:rsidDel="00240648" w:rsidRDefault="00A84A3F" w:rsidP="00FD0085">
      <w:pPr>
        <w:widowControl/>
        <w:jc w:val="left"/>
        <w:rPr>
          <w:del w:id="4208" w:author="松山 ファミリー" w:date="2023-02-08T02:12:00Z"/>
          <w:rFonts w:ascii="Times New Roman" w:eastAsia="ＭＳ 明朝" w:hAnsi="Times New Roman" w:cs="Times New Roman" w:hint="eastAsia"/>
          <w:color w:val="000000" w:themeColor="text1"/>
          <w:szCs w:val="21"/>
        </w:rPr>
      </w:pPr>
    </w:p>
    <w:p w14:paraId="400D9BE2" w14:textId="77777777" w:rsidR="00A84A3F" w:rsidRPr="0048090B" w:rsidDel="00240648" w:rsidRDefault="00A84A3F" w:rsidP="00FD0085">
      <w:pPr>
        <w:widowControl/>
        <w:jc w:val="left"/>
        <w:rPr>
          <w:del w:id="4209" w:author="松山 ファミリー" w:date="2023-02-08T02:12:00Z"/>
          <w:rFonts w:ascii="Times New Roman" w:eastAsia="ＭＳ 明朝" w:hAnsi="Times New Roman" w:cs="Times New Roman" w:hint="eastAsia"/>
          <w:color w:val="000000" w:themeColor="text1"/>
          <w:szCs w:val="21"/>
        </w:rPr>
      </w:pPr>
    </w:p>
    <w:p w14:paraId="4D78444C" w14:textId="77777777" w:rsidR="00A84A3F" w:rsidRPr="0048090B" w:rsidDel="00240648" w:rsidRDefault="00A84A3F" w:rsidP="00FD0085">
      <w:pPr>
        <w:widowControl/>
        <w:jc w:val="left"/>
        <w:rPr>
          <w:del w:id="4210" w:author="松山 ファミリー" w:date="2023-02-08T02:12:00Z"/>
          <w:rFonts w:ascii="Times New Roman" w:eastAsia="ＭＳ 明朝" w:hAnsi="Times New Roman" w:cs="Times New Roman" w:hint="eastAsia"/>
          <w:color w:val="000000" w:themeColor="text1"/>
          <w:szCs w:val="21"/>
        </w:rPr>
      </w:pPr>
    </w:p>
    <w:p w14:paraId="75E50A12" w14:textId="77777777" w:rsidR="00A84A3F" w:rsidRPr="0048090B" w:rsidDel="00240648" w:rsidRDefault="00A84A3F" w:rsidP="00FD0085">
      <w:pPr>
        <w:widowControl/>
        <w:jc w:val="left"/>
        <w:rPr>
          <w:del w:id="4211" w:author="松山 ファミリー" w:date="2023-02-08T02:12:00Z"/>
          <w:rFonts w:ascii="Times New Roman" w:eastAsia="ＭＳ 明朝" w:hAnsi="Times New Roman" w:cs="Times New Roman" w:hint="eastAsia"/>
          <w:color w:val="000000" w:themeColor="text1"/>
          <w:szCs w:val="21"/>
        </w:rPr>
      </w:pPr>
    </w:p>
    <w:p w14:paraId="24B6692B" w14:textId="77777777" w:rsidR="00A84A3F" w:rsidRPr="0048090B" w:rsidDel="00240648" w:rsidRDefault="00A84A3F" w:rsidP="00FD0085">
      <w:pPr>
        <w:widowControl/>
        <w:jc w:val="left"/>
        <w:rPr>
          <w:del w:id="4212" w:author="松山 ファミリー" w:date="2023-02-08T02:12:00Z"/>
          <w:rFonts w:ascii="Times New Roman" w:eastAsia="ＭＳ 明朝" w:hAnsi="Times New Roman" w:cs="Times New Roman" w:hint="eastAsia"/>
          <w:color w:val="000000" w:themeColor="text1"/>
          <w:szCs w:val="21"/>
        </w:rPr>
      </w:pPr>
    </w:p>
    <w:p w14:paraId="51447A25" w14:textId="77777777" w:rsidR="00A84A3F" w:rsidRPr="0048090B" w:rsidDel="00240648" w:rsidRDefault="00A84A3F" w:rsidP="00FD0085">
      <w:pPr>
        <w:widowControl/>
        <w:jc w:val="left"/>
        <w:rPr>
          <w:del w:id="4213" w:author="松山 ファミリー" w:date="2023-02-08T02:12:00Z"/>
          <w:rFonts w:ascii="Times New Roman" w:eastAsia="ＭＳ 明朝" w:hAnsi="Times New Roman" w:cs="Times New Roman" w:hint="eastAsia"/>
          <w:color w:val="000000" w:themeColor="text1"/>
          <w:szCs w:val="21"/>
        </w:rPr>
      </w:pPr>
    </w:p>
    <w:p w14:paraId="65FE7AEB" w14:textId="77777777" w:rsidR="00A84A3F" w:rsidRPr="0048090B" w:rsidDel="00240648" w:rsidRDefault="00A84A3F" w:rsidP="00FD0085">
      <w:pPr>
        <w:widowControl/>
        <w:jc w:val="left"/>
        <w:rPr>
          <w:del w:id="4214" w:author="松山 ファミリー" w:date="2023-02-08T02:12:00Z"/>
          <w:rFonts w:ascii="Times New Roman" w:eastAsia="ＭＳ 明朝" w:hAnsi="Times New Roman" w:cs="Times New Roman" w:hint="eastAsia"/>
          <w:color w:val="000000" w:themeColor="text1"/>
          <w:szCs w:val="21"/>
        </w:rPr>
      </w:pPr>
    </w:p>
    <w:p w14:paraId="3A5BEE0D" w14:textId="77777777" w:rsidR="00A84A3F" w:rsidRPr="0048090B" w:rsidDel="00240648" w:rsidRDefault="00A84A3F" w:rsidP="00FD0085">
      <w:pPr>
        <w:widowControl/>
        <w:jc w:val="left"/>
        <w:rPr>
          <w:del w:id="4215" w:author="松山 ファミリー" w:date="2023-02-08T02:12:00Z"/>
          <w:rFonts w:ascii="Times New Roman" w:eastAsia="ＭＳ 明朝" w:hAnsi="Times New Roman" w:cs="Times New Roman" w:hint="eastAsia"/>
          <w:color w:val="000000" w:themeColor="text1"/>
          <w:szCs w:val="21"/>
        </w:rPr>
      </w:pPr>
    </w:p>
    <w:p w14:paraId="7B9AA592" w14:textId="77777777" w:rsidR="00A84A3F" w:rsidRPr="0048090B" w:rsidDel="00240648" w:rsidRDefault="00A84A3F" w:rsidP="00FD0085">
      <w:pPr>
        <w:widowControl/>
        <w:jc w:val="left"/>
        <w:rPr>
          <w:del w:id="4216" w:author="松山 ファミリー" w:date="2023-02-08T02:12:00Z"/>
          <w:rFonts w:ascii="Times New Roman" w:eastAsia="ＭＳ 明朝" w:hAnsi="Times New Roman" w:cs="Times New Roman" w:hint="eastAsia"/>
          <w:color w:val="000000" w:themeColor="text1"/>
          <w:szCs w:val="21"/>
        </w:rPr>
      </w:pPr>
    </w:p>
    <w:p w14:paraId="5155E821" w14:textId="77777777" w:rsidR="00A84A3F" w:rsidRPr="0048090B" w:rsidDel="00240648" w:rsidRDefault="00A84A3F" w:rsidP="00FD0085">
      <w:pPr>
        <w:widowControl/>
        <w:jc w:val="left"/>
        <w:rPr>
          <w:del w:id="4217" w:author="松山 ファミリー" w:date="2023-02-08T02:12:00Z"/>
          <w:rFonts w:ascii="Times New Roman" w:eastAsia="ＭＳ 明朝" w:hAnsi="Times New Roman" w:cs="Times New Roman" w:hint="eastAsia"/>
          <w:color w:val="000000" w:themeColor="text1"/>
          <w:szCs w:val="21"/>
        </w:rPr>
      </w:pPr>
    </w:p>
    <w:p w14:paraId="72520A4C" w14:textId="77777777" w:rsidR="00A84A3F" w:rsidRPr="0048090B" w:rsidDel="00240648" w:rsidRDefault="00A84A3F" w:rsidP="00FD0085">
      <w:pPr>
        <w:widowControl/>
        <w:jc w:val="left"/>
        <w:rPr>
          <w:del w:id="4218" w:author="松山 ファミリー" w:date="2023-02-08T02:12:00Z"/>
          <w:rFonts w:ascii="Times New Roman" w:eastAsia="ＭＳ 明朝" w:hAnsi="Times New Roman" w:cs="Times New Roman" w:hint="eastAsia"/>
          <w:color w:val="000000" w:themeColor="text1"/>
          <w:szCs w:val="21"/>
        </w:rPr>
      </w:pPr>
    </w:p>
    <w:p w14:paraId="0BD2A6CA" w14:textId="77777777" w:rsidR="00A84A3F" w:rsidRPr="0048090B" w:rsidDel="00240648" w:rsidRDefault="00A84A3F" w:rsidP="00FD0085">
      <w:pPr>
        <w:widowControl/>
        <w:jc w:val="left"/>
        <w:rPr>
          <w:del w:id="4219" w:author="松山 ファミリー" w:date="2023-02-08T02:12:00Z"/>
          <w:rFonts w:ascii="Times New Roman" w:eastAsia="ＭＳ 明朝" w:hAnsi="Times New Roman" w:cs="Times New Roman" w:hint="eastAsia"/>
          <w:color w:val="000000" w:themeColor="text1"/>
          <w:szCs w:val="21"/>
        </w:rPr>
      </w:pPr>
    </w:p>
    <w:p w14:paraId="540ECADB" w14:textId="77777777" w:rsidR="00A84A3F" w:rsidRPr="0048090B" w:rsidDel="00240648" w:rsidRDefault="00A84A3F" w:rsidP="00FD0085">
      <w:pPr>
        <w:widowControl/>
        <w:jc w:val="left"/>
        <w:rPr>
          <w:del w:id="4220" w:author="松山 ファミリー" w:date="2023-02-08T02:12:00Z"/>
          <w:rFonts w:ascii="Times New Roman" w:eastAsia="ＭＳ 明朝" w:hAnsi="Times New Roman" w:cs="Times New Roman" w:hint="eastAsia"/>
          <w:color w:val="000000" w:themeColor="text1"/>
          <w:szCs w:val="21"/>
        </w:rPr>
      </w:pPr>
    </w:p>
    <w:p w14:paraId="716512CE" w14:textId="77777777" w:rsidR="00A84A3F" w:rsidRPr="0048090B" w:rsidDel="00240648" w:rsidRDefault="00A84A3F" w:rsidP="00FD0085">
      <w:pPr>
        <w:widowControl/>
        <w:jc w:val="left"/>
        <w:rPr>
          <w:del w:id="4221" w:author="松山 ファミリー" w:date="2023-02-08T02:12:00Z"/>
          <w:rFonts w:ascii="Times New Roman" w:eastAsia="ＭＳ 明朝" w:hAnsi="Times New Roman" w:cs="Times New Roman" w:hint="eastAsia"/>
          <w:color w:val="000000" w:themeColor="text1"/>
          <w:szCs w:val="21"/>
        </w:rPr>
      </w:pPr>
    </w:p>
    <w:p w14:paraId="66D7A61B" w14:textId="77777777" w:rsidR="00A84A3F" w:rsidRPr="0048090B" w:rsidDel="00240648" w:rsidRDefault="00A84A3F" w:rsidP="00FD0085">
      <w:pPr>
        <w:widowControl/>
        <w:jc w:val="left"/>
        <w:rPr>
          <w:del w:id="4222" w:author="松山 ファミリー" w:date="2023-02-08T02:12:00Z"/>
          <w:rFonts w:ascii="Times New Roman" w:eastAsia="ＭＳ 明朝" w:hAnsi="Times New Roman" w:cs="Times New Roman" w:hint="eastAsia"/>
          <w:color w:val="000000" w:themeColor="text1"/>
          <w:szCs w:val="21"/>
        </w:rPr>
      </w:pPr>
    </w:p>
    <w:p w14:paraId="5874711F" w14:textId="77777777" w:rsidR="00A84A3F" w:rsidRPr="0048090B" w:rsidDel="00240648" w:rsidRDefault="00A84A3F" w:rsidP="00FD0085">
      <w:pPr>
        <w:widowControl/>
        <w:jc w:val="left"/>
        <w:rPr>
          <w:del w:id="4223" w:author="松山 ファミリー" w:date="2023-02-08T02:12:00Z"/>
          <w:rFonts w:ascii="Times New Roman" w:eastAsia="ＭＳ 明朝" w:hAnsi="Times New Roman" w:cs="Times New Roman" w:hint="eastAsia"/>
          <w:color w:val="000000" w:themeColor="text1"/>
          <w:szCs w:val="21"/>
        </w:rPr>
      </w:pPr>
    </w:p>
    <w:p w14:paraId="0E882CA5" w14:textId="77777777" w:rsidR="00A84A3F" w:rsidRPr="0048090B" w:rsidRDefault="00A84A3F" w:rsidP="00FD0085">
      <w:pPr>
        <w:widowControl/>
        <w:jc w:val="left"/>
        <w:rPr>
          <w:rFonts w:ascii="Times New Roman" w:eastAsia="ＭＳ 明朝" w:hAnsi="Times New Roman" w:cs="Times New Roman" w:hint="eastAsia"/>
          <w:color w:val="000000" w:themeColor="text1"/>
          <w:szCs w:val="21"/>
        </w:rPr>
      </w:pPr>
    </w:p>
    <w:p w14:paraId="38BB9148" w14:textId="0135487F" w:rsidR="007A2592" w:rsidRPr="007A2592" w:rsidRDefault="007A2592" w:rsidP="007A2592">
      <w:pPr>
        <w:widowControl/>
        <w:jc w:val="left"/>
        <w:outlineLvl w:val="1"/>
        <w:rPr>
          <w:ins w:id="4224" w:author="松山 ファミリー" w:date="2023-02-08T02:13:00Z"/>
          <w:rFonts w:ascii="Times New Roman" w:eastAsia="ＭＳ 明朝" w:hAnsi="Times New Roman" w:cs="Times New Roman" w:hint="eastAsia"/>
          <w:color w:val="000000" w:themeColor="text1"/>
          <w:szCs w:val="21"/>
          <w:rPrChange w:id="4225" w:author="松山 ファミリー" w:date="2023-02-08T02:13:00Z">
            <w:rPr>
              <w:ins w:id="4226" w:author="松山 ファミリー" w:date="2023-02-08T02:13:00Z"/>
              <w:rFonts w:hint="eastAsia"/>
            </w:rPr>
          </w:rPrChange>
        </w:rPr>
        <w:pPrChange w:id="4227" w:author="松山 ファミリー" w:date="2023-02-08T02:13:00Z">
          <w:pPr>
            <w:pStyle w:val="a4"/>
            <w:widowControl/>
            <w:numPr>
              <w:ilvl w:val="1"/>
              <w:numId w:val="62"/>
            </w:numPr>
            <w:ind w:leftChars="0" w:left="567" w:hanging="567"/>
            <w:jc w:val="left"/>
            <w:outlineLvl w:val="1"/>
          </w:pPr>
        </w:pPrChange>
      </w:pPr>
      <w:ins w:id="4228" w:author="松山 ファミリー" w:date="2023-02-08T02:13:00Z">
        <w:r>
          <w:rPr>
            <w:rFonts w:ascii="Times New Roman" w:eastAsia="ＭＳ 明朝" w:hAnsi="Times New Roman" w:cs="Times New Roman"/>
            <w:color w:val="000000" w:themeColor="text1"/>
            <w:szCs w:val="21"/>
          </w:rPr>
          <w:br w:type="page"/>
        </w:r>
      </w:ins>
    </w:p>
    <w:p w14:paraId="4153509D" w14:textId="42865F50" w:rsidR="00E02CC6" w:rsidRPr="0048090B" w:rsidRDefault="004A2F1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229" w:name="_Toc126715593"/>
      <w:r w:rsidRPr="0048090B">
        <w:rPr>
          <w:rFonts w:ascii="Times New Roman" w:eastAsia="ＭＳ 明朝" w:hAnsi="Times New Roman" w:cs="Times New Roman"/>
          <w:color w:val="000000" w:themeColor="text1"/>
          <w:szCs w:val="21"/>
        </w:rPr>
        <w:lastRenderedPageBreak/>
        <w:t>イオン交換について</w:t>
      </w:r>
      <w:bookmarkEnd w:id="4229"/>
    </w:p>
    <w:p w14:paraId="688EBF85" w14:textId="30049514" w:rsidR="00565FC2" w:rsidRPr="0048090B" w:rsidRDefault="00E02CC6"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w:t>
      </w:r>
      <w:r w:rsidR="00512701" w:rsidRPr="0048090B">
        <w:rPr>
          <w:rFonts w:ascii="Times New Roman" w:eastAsia="ＭＳ 明朝" w:hAnsi="Times New Roman" w:cs="Times New Roman"/>
          <w:color w:val="000000" w:themeColor="text1"/>
          <w:szCs w:val="21"/>
        </w:rPr>
        <w:t>イオン交換後</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Ni_OH_DS</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XRD</w:t>
      </w:r>
      <w:r w:rsidR="00EC02DB" w:rsidRPr="0048090B">
        <w:rPr>
          <w:rFonts w:ascii="Times New Roman" w:eastAsia="ＭＳ 明朝" w:hAnsi="Times New Roman" w:cs="Times New Roman"/>
          <w:color w:val="000000" w:themeColor="text1"/>
          <w:szCs w:val="21"/>
        </w:rPr>
        <w:t>測定の結果である。</w:t>
      </w:r>
    </w:p>
    <w:p w14:paraId="0361FBA1" w14:textId="4C1B1FE9" w:rsidR="00700B7E" w:rsidRPr="0048090B" w:rsidRDefault="002801C9"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4" behindDoc="0" locked="0" layoutInCell="1" allowOverlap="1" wp14:anchorId="24B76BE2" wp14:editId="5FBD09C9">
                <wp:simplePos x="0" y="0"/>
                <wp:positionH relativeFrom="column">
                  <wp:posOffset>-3689</wp:posOffset>
                </wp:positionH>
                <wp:positionV relativeFrom="paragraph">
                  <wp:posOffset>3340462</wp:posOffset>
                </wp:positionV>
                <wp:extent cx="1701478" cy="291570"/>
                <wp:effectExtent l="0" t="0" r="635" b="635"/>
                <wp:wrapNone/>
                <wp:docPr id="111" name="テキスト ボックス 111"/>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6BE2" id="テキスト ボックス 111" o:spid="_x0000_s1033" type="#_x0000_t202" style="position:absolute;margin-left:-.3pt;margin-top:263.05pt;width:133.95pt;height:22.9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knDMQIAAFs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" fillcolor="white [3201]" stroked="f" strokeweight=".5pt">
                <v:textbo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53" behindDoc="0" locked="0" layoutInCell="1" allowOverlap="1" wp14:anchorId="5758138C" wp14:editId="68F2BD32">
            <wp:simplePos x="0" y="0"/>
            <wp:positionH relativeFrom="column">
              <wp:posOffset>0</wp:posOffset>
            </wp:positionH>
            <wp:positionV relativeFrom="paragraph">
              <wp:posOffset>231140</wp:posOffset>
            </wp:positionV>
            <wp:extent cx="5400040" cy="3387725"/>
            <wp:effectExtent l="0" t="0" r="0" b="3175"/>
            <wp:wrapSquare wrapText="bothSides"/>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87725"/>
                    </a:xfrm>
                    <a:prstGeom prst="rect">
                      <a:avLst/>
                    </a:prstGeom>
                  </pic:spPr>
                </pic:pic>
              </a:graphicData>
            </a:graphic>
          </wp:anchor>
        </w:drawing>
      </w:r>
    </w:p>
    <w:p w14:paraId="3332A31E" w14:textId="67977EAF" w:rsidR="00700B7E" w:rsidRPr="0048090B" w:rsidRDefault="00700B7E" w:rsidP="00E02CC6">
      <w:pPr>
        <w:widowControl/>
        <w:jc w:val="left"/>
        <w:rPr>
          <w:rFonts w:ascii="Times New Roman" w:eastAsia="ＭＳ 明朝" w:hAnsi="Times New Roman" w:cs="Times New Roman"/>
          <w:color w:val="000000" w:themeColor="text1"/>
          <w:szCs w:val="21"/>
        </w:rPr>
      </w:pPr>
    </w:p>
    <w:p w14:paraId="346005B0" w14:textId="6699D26A" w:rsidR="00700B7E" w:rsidRPr="0048090B" w:rsidRDefault="008B6FF9"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6" behindDoc="0" locked="0" layoutInCell="1" allowOverlap="1" wp14:anchorId="4C0AA9D5" wp14:editId="12B0E0A1">
                <wp:simplePos x="0" y="0"/>
                <wp:positionH relativeFrom="column">
                  <wp:posOffset>67567</wp:posOffset>
                </wp:positionH>
                <wp:positionV relativeFrom="paragraph">
                  <wp:posOffset>3289894</wp:posOffset>
                </wp:positionV>
                <wp:extent cx="1701478" cy="291570"/>
                <wp:effectExtent l="0" t="0" r="635" b="635"/>
                <wp:wrapNone/>
                <wp:docPr id="113" name="テキスト ボックス 113"/>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AA9D5" id="テキスト ボックス 113" o:spid="_x0000_s1034" type="#_x0000_t202" style="position:absolute;margin-left:5.3pt;margin-top:259.05pt;width:133.95pt;height:22.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yYMQIAAFs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" fillcolor="white [3201]" stroked="f" strokeweight=".5pt">
                <v:textbo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55" behindDoc="0" locked="0" layoutInCell="1" allowOverlap="1" wp14:anchorId="35B1672B" wp14:editId="7BBC160C">
            <wp:simplePos x="0" y="0"/>
            <wp:positionH relativeFrom="column">
              <wp:posOffset>0</wp:posOffset>
            </wp:positionH>
            <wp:positionV relativeFrom="paragraph">
              <wp:posOffset>231140</wp:posOffset>
            </wp:positionV>
            <wp:extent cx="5400040" cy="3383915"/>
            <wp:effectExtent l="0" t="0" r="0" b="0"/>
            <wp:wrapSquare wrapText="bothSides"/>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383915"/>
                    </a:xfrm>
                    <a:prstGeom prst="rect">
                      <a:avLst/>
                    </a:prstGeom>
                  </pic:spPr>
                </pic:pic>
              </a:graphicData>
            </a:graphic>
          </wp:anchor>
        </w:drawing>
      </w:r>
    </w:p>
    <w:p w14:paraId="0873EBCA" w14:textId="17ED9855" w:rsidR="00700B7E" w:rsidRPr="0048090B" w:rsidRDefault="00700B7E" w:rsidP="00E02CC6">
      <w:pPr>
        <w:widowControl/>
        <w:jc w:val="left"/>
        <w:rPr>
          <w:rFonts w:ascii="Times New Roman" w:eastAsia="ＭＳ 明朝" w:hAnsi="Times New Roman" w:cs="Times New Roman"/>
          <w:color w:val="000000" w:themeColor="text1"/>
          <w:szCs w:val="21"/>
        </w:rPr>
      </w:pPr>
    </w:p>
    <w:p w14:paraId="184F1065" w14:textId="362A2239" w:rsidR="002D5DF1" w:rsidRPr="0048090B" w:rsidRDefault="00BD08CC"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w:lastRenderedPageBreak/>
        <mc:AlternateContent>
          <mc:Choice Requires="wps">
            <w:drawing>
              <wp:anchor distT="0" distB="0" distL="114300" distR="114300" simplePos="0" relativeHeight="251658259" behindDoc="0" locked="0" layoutInCell="1" allowOverlap="1" wp14:anchorId="72BC55F9" wp14:editId="528A3B2A">
                <wp:simplePos x="0" y="0"/>
                <wp:positionH relativeFrom="column">
                  <wp:posOffset>-2114</wp:posOffset>
                </wp:positionH>
                <wp:positionV relativeFrom="paragraph">
                  <wp:posOffset>3301687</wp:posOffset>
                </wp:positionV>
                <wp:extent cx="1701478" cy="291570"/>
                <wp:effectExtent l="0" t="0" r="635" b="635"/>
                <wp:wrapNone/>
                <wp:docPr id="117" name="テキスト ボックス 117"/>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C55F9" id="テキスト ボックス 117" o:spid="_x0000_s1035" type="#_x0000_t202" style="position:absolute;margin-left:-.15pt;margin-top:260pt;width:133.95pt;height:22.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" fillcolor="white [3201]" stroked="f" strokeweight=".5pt">
                <v:textbo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v:textbox>
              </v:shape>
            </w:pict>
          </mc:Fallback>
        </mc:AlternateContent>
      </w:r>
      <w:r w:rsidR="008D0E3D"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7" behindDoc="0" locked="0" layoutInCell="1" allowOverlap="1" wp14:anchorId="5F474464" wp14:editId="66F75337">
                <wp:simplePos x="0" y="0"/>
                <wp:positionH relativeFrom="column">
                  <wp:posOffset>67334</wp:posOffset>
                </wp:positionH>
                <wp:positionV relativeFrom="paragraph">
                  <wp:posOffset>3336410</wp:posOffset>
                </wp:positionV>
                <wp:extent cx="1701478" cy="291570"/>
                <wp:effectExtent l="0" t="0" r="635" b="635"/>
                <wp:wrapNone/>
                <wp:docPr id="115" name="テキスト ボックス 115"/>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74464" id="テキスト ボックス 115" o:spid="_x0000_s1036" type="#_x0000_t202" style="position:absolute;margin-left:5.3pt;margin-top:262.7pt;width:133.95pt;height:22.9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" fillcolor="white [3201]" stroked="f" strokeweight=".5pt">
                <v:textbo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v:textbox>
              </v:shape>
            </w:pict>
          </mc:Fallback>
        </mc:AlternateContent>
      </w:r>
      <w:r w:rsidR="008863A5" w:rsidRPr="0048090B">
        <w:rPr>
          <w:rFonts w:ascii="Times New Roman" w:eastAsia="ＭＳ 明朝" w:hAnsi="Times New Roman" w:cs="Times New Roman"/>
          <w:noProof/>
          <w:szCs w:val="21"/>
        </w:rPr>
        <w:drawing>
          <wp:anchor distT="0" distB="0" distL="114300" distR="114300" simplePos="0" relativeHeight="251658258" behindDoc="0" locked="0" layoutInCell="1" allowOverlap="1" wp14:anchorId="3DD93DD9" wp14:editId="52269468">
            <wp:simplePos x="0" y="0"/>
            <wp:positionH relativeFrom="column">
              <wp:posOffset>0</wp:posOffset>
            </wp:positionH>
            <wp:positionV relativeFrom="paragraph">
              <wp:posOffset>231140</wp:posOffset>
            </wp:positionV>
            <wp:extent cx="5400040" cy="3383915"/>
            <wp:effectExtent l="0" t="0" r="0" b="0"/>
            <wp:wrapSquare wrapText="bothSides"/>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83915"/>
                    </a:xfrm>
                    <a:prstGeom prst="rect">
                      <a:avLst/>
                    </a:prstGeom>
                  </pic:spPr>
                </pic:pic>
              </a:graphicData>
            </a:graphic>
          </wp:anchor>
        </w:drawing>
      </w:r>
    </w:p>
    <w:p w14:paraId="78142E2B" w14:textId="625A3AFB" w:rsidR="003B6BBE" w:rsidRPr="0048090B" w:rsidRDefault="003B6BBE" w:rsidP="00FD0085">
      <w:pPr>
        <w:widowControl/>
        <w:jc w:val="left"/>
        <w:rPr>
          <w:rFonts w:ascii="Times New Roman" w:eastAsia="ＭＳ 明朝" w:hAnsi="Times New Roman" w:cs="Times New Roman"/>
          <w:color w:val="000000" w:themeColor="text1"/>
          <w:szCs w:val="21"/>
        </w:rPr>
      </w:pPr>
    </w:p>
    <w:p w14:paraId="0D85B299" w14:textId="77777777" w:rsidR="00F301FE" w:rsidRPr="0048090B" w:rsidRDefault="00F301FE" w:rsidP="00FD0085">
      <w:pPr>
        <w:widowControl/>
        <w:jc w:val="left"/>
        <w:rPr>
          <w:rFonts w:ascii="Times New Roman" w:eastAsia="ＭＳ 明朝" w:hAnsi="Times New Roman" w:cs="Times New Roman"/>
          <w:color w:val="000000" w:themeColor="text1"/>
          <w:szCs w:val="21"/>
        </w:rPr>
      </w:pPr>
    </w:p>
    <w:p w14:paraId="0A7E7752" w14:textId="68AF4C65" w:rsidR="00F301FE" w:rsidRPr="0048090B" w:rsidRDefault="00F40BB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221003</w:t>
      </w:r>
    </w:p>
    <w:p w14:paraId="2EFB4428" w14:textId="07B163A5" w:rsidR="003B6BBE" w:rsidRPr="0048090B" w:rsidRDefault="003B6BBE" w:rsidP="00FD0085">
      <w:pPr>
        <w:widowControl/>
        <w:jc w:val="left"/>
        <w:rPr>
          <w:rFonts w:ascii="Times New Roman" w:eastAsia="ＭＳ 明朝" w:hAnsi="Times New Roman" w:cs="Times New Roman"/>
          <w:color w:val="000000" w:themeColor="text1"/>
          <w:szCs w:val="21"/>
        </w:rPr>
      </w:pPr>
    </w:p>
    <w:p w14:paraId="7B74B3C3" w14:textId="0C188D2E" w:rsidR="00F31410" w:rsidRPr="0048090B" w:rsidRDefault="00F40BB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221006</w:t>
      </w:r>
    </w:p>
    <w:p w14:paraId="01D88CFD" w14:textId="10246E19" w:rsidR="003B6BBE" w:rsidRDefault="003B6BBE" w:rsidP="00FD0085">
      <w:pPr>
        <w:widowControl/>
        <w:jc w:val="left"/>
        <w:rPr>
          <w:ins w:id="4230" w:author="松山 ファミリー" w:date="2023-02-08T02:13:00Z"/>
          <w:rFonts w:ascii="Times New Roman" w:eastAsia="ＭＳ 明朝" w:hAnsi="Times New Roman" w:cs="Times New Roman"/>
          <w:color w:val="000000" w:themeColor="text1"/>
          <w:szCs w:val="21"/>
        </w:rPr>
      </w:pPr>
    </w:p>
    <w:p w14:paraId="3456138C" w14:textId="342E26E4" w:rsidR="007A2592" w:rsidRPr="0048090B" w:rsidRDefault="007A2592" w:rsidP="00FD0085">
      <w:pPr>
        <w:widowControl/>
        <w:jc w:val="left"/>
        <w:rPr>
          <w:rFonts w:ascii="Times New Roman" w:eastAsia="ＭＳ 明朝" w:hAnsi="Times New Roman" w:cs="Times New Roman" w:hint="eastAsia"/>
          <w:color w:val="000000" w:themeColor="text1"/>
          <w:szCs w:val="21"/>
        </w:rPr>
      </w:pPr>
      <w:ins w:id="4231" w:author="松山 ファミリー" w:date="2023-02-08T02:13:00Z">
        <w:r>
          <w:rPr>
            <w:rFonts w:ascii="Times New Roman" w:eastAsia="ＭＳ 明朝" w:hAnsi="Times New Roman" w:cs="Times New Roman"/>
            <w:color w:val="000000" w:themeColor="text1"/>
            <w:szCs w:val="21"/>
          </w:rPr>
          <w:br w:type="page"/>
        </w:r>
      </w:ins>
    </w:p>
    <w:p w14:paraId="12C01E0D" w14:textId="624406A8" w:rsidR="00BD37E2" w:rsidRPr="0048090B" w:rsidDel="007A2592" w:rsidRDefault="00BD37E2" w:rsidP="00FD0085">
      <w:pPr>
        <w:widowControl/>
        <w:jc w:val="left"/>
        <w:rPr>
          <w:del w:id="4232" w:author="松山 ファミリー" w:date="2023-02-08T02:13:00Z"/>
          <w:rFonts w:ascii="Times New Roman" w:eastAsia="ＭＳ 明朝" w:hAnsi="Times New Roman" w:cs="Times New Roman"/>
          <w:color w:val="000000" w:themeColor="text1"/>
          <w:szCs w:val="21"/>
        </w:rPr>
      </w:pPr>
      <w:bookmarkStart w:id="4233" w:name="_Toc126715325"/>
      <w:bookmarkStart w:id="4234" w:name="_Toc126715459"/>
      <w:bookmarkStart w:id="4235" w:name="_Toc126715594"/>
      <w:bookmarkEnd w:id="4233"/>
      <w:bookmarkEnd w:id="4234"/>
      <w:bookmarkEnd w:id="4235"/>
    </w:p>
    <w:p w14:paraId="10134F28" w14:textId="66C039E3" w:rsidR="00BD37E2" w:rsidRPr="0048090B" w:rsidDel="007A2592" w:rsidRDefault="00BD37E2" w:rsidP="00FD0085">
      <w:pPr>
        <w:widowControl/>
        <w:jc w:val="left"/>
        <w:rPr>
          <w:del w:id="4236" w:author="松山 ファミリー" w:date="2023-02-08T02:13:00Z"/>
          <w:rFonts w:ascii="Times New Roman" w:eastAsia="ＭＳ 明朝" w:hAnsi="Times New Roman" w:cs="Times New Roman"/>
          <w:color w:val="000000" w:themeColor="text1"/>
          <w:szCs w:val="21"/>
        </w:rPr>
      </w:pPr>
      <w:bookmarkStart w:id="4237" w:name="_Toc126715326"/>
      <w:bookmarkStart w:id="4238" w:name="_Toc126715460"/>
      <w:bookmarkStart w:id="4239" w:name="_Toc126715595"/>
      <w:bookmarkEnd w:id="4237"/>
      <w:bookmarkEnd w:id="4238"/>
      <w:bookmarkEnd w:id="4239"/>
    </w:p>
    <w:p w14:paraId="26A934A8" w14:textId="7779B804" w:rsidR="003B6BBE" w:rsidRPr="0048090B" w:rsidDel="007A2592" w:rsidRDefault="003B6BBE" w:rsidP="00FD0085">
      <w:pPr>
        <w:widowControl/>
        <w:jc w:val="left"/>
        <w:rPr>
          <w:del w:id="4240" w:author="松山 ファミリー" w:date="2023-02-08T02:13:00Z"/>
          <w:rFonts w:ascii="Times New Roman" w:eastAsia="ＭＳ 明朝" w:hAnsi="Times New Roman" w:cs="Times New Roman"/>
          <w:color w:val="000000" w:themeColor="text1"/>
          <w:szCs w:val="21"/>
        </w:rPr>
      </w:pPr>
      <w:bookmarkStart w:id="4241" w:name="_Toc126715327"/>
      <w:bookmarkStart w:id="4242" w:name="_Toc126715461"/>
      <w:bookmarkStart w:id="4243" w:name="_Toc126715596"/>
      <w:bookmarkEnd w:id="4241"/>
      <w:bookmarkEnd w:id="4242"/>
      <w:bookmarkEnd w:id="4243"/>
    </w:p>
    <w:p w14:paraId="40535811" w14:textId="139569A4" w:rsidR="00BD37E2" w:rsidRPr="0048090B" w:rsidDel="007A2592" w:rsidRDefault="00BD37E2" w:rsidP="00FD0085">
      <w:pPr>
        <w:widowControl/>
        <w:jc w:val="left"/>
        <w:rPr>
          <w:del w:id="4244" w:author="松山 ファミリー" w:date="2023-02-08T02:13:00Z"/>
          <w:rFonts w:ascii="Times New Roman" w:eastAsia="ＭＳ 明朝" w:hAnsi="Times New Roman" w:cs="Times New Roman"/>
          <w:color w:val="000000" w:themeColor="text1"/>
          <w:szCs w:val="21"/>
        </w:rPr>
      </w:pPr>
      <w:bookmarkStart w:id="4245" w:name="_Toc126715328"/>
      <w:bookmarkStart w:id="4246" w:name="_Toc126715462"/>
      <w:bookmarkStart w:id="4247" w:name="_Toc126715597"/>
      <w:bookmarkEnd w:id="4245"/>
      <w:bookmarkEnd w:id="4246"/>
      <w:bookmarkEnd w:id="4247"/>
    </w:p>
    <w:p w14:paraId="327795E4" w14:textId="6602798A" w:rsidR="00F0093D" w:rsidRPr="0048090B" w:rsidDel="007A2592" w:rsidRDefault="00F0093D" w:rsidP="00FD0085">
      <w:pPr>
        <w:widowControl/>
        <w:jc w:val="left"/>
        <w:rPr>
          <w:del w:id="4248" w:author="松山 ファミリー" w:date="2023-02-08T02:13:00Z"/>
          <w:rFonts w:ascii="Times New Roman" w:eastAsia="ＭＳ 明朝" w:hAnsi="Times New Roman" w:cs="Times New Roman"/>
          <w:color w:val="000000" w:themeColor="text1"/>
          <w:szCs w:val="21"/>
        </w:rPr>
      </w:pPr>
      <w:bookmarkStart w:id="4249" w:name="_Toc126715329"/>
      <w:bookmarkStart w:id="4250" w:name="_Toc126715463"/>
      <w:bookmarkStart w:id="4251" w:name="_Toc126715598"/>
      <w:bookmarkEnd w:id="4249"/>
      <w:bookmarkEnd w:id="4250"/>
      <w:bookmarkEnd w:id="4251"/>
    </w:p>
    <w:p w14:paraId="6381407E" w14:textId="07FD8F7C" w:rsidR="00F0093D" w:rsidRPr="0048090B" w:rsidDel="007A2592" w:rsidRDefault="00F0093D" w:rsidP="00FD0085">
      <w:pPr>
        <w:widowControl/>
        <w:jc w:val="left"/>
        <w:rPr>
          <w:del w:id="4252" w:author="松山 ファミリー" w:date="2023-02-08T02:13:00Z"/>
          <w:rFonts w:ascii="Times New Roman" w:eastAsia="ＭＳ 明朝" w:hAnsi="Times New Roman" w:cs="Times New Roman"/>
          <w:color w:val="000000" w:themeColor="text1"/>
          <w:szCs w:val="21"/>
        </w:rPr>
      </w:pPr>
      <w:bookmarkStart w:id="4253" w:name="_Toc126715330"/>
      <w:bookmarkStart w:id="4254" w:name="_Toc126715464"/>
      <w:bookmarkStart w:id="4255" w:name="_Toc126715599"/>
      <w:bookmarkEnd w:id="4253"/>
      <w:bookmarkEnd w:id="4254"/>
      <w:bookmarkEnd w:id="4255"/>
    </w:p>
    <w:p w14:paraId="78CF4034" w14:textId="25762E30" w:rsidR="00F0093D" w:rsidRPr="0048090B" w:rsidDel="007A2592" w:rsidRDefault="00F0093D" w:rsidP="00FD0085">
      <w:pPr>
        <w:widowControl/>
        <w:jc w:val="left"/>
        <w:rPr>
          <w:del w:id="4256" w:author="松山 ファミリー" w:date="2023-02-08T02:13:00Z"/>
          <w:rFonts w:ascii="Times New Roman" w:eastAsia="ＭＳ 明朝" w:hAnsi="Times New Roman" w:cs="Times New Roman"/>
          <w:color w:val="000000" w:themeColor="text1"/>
          <w:szCs w:val="21"/>
        </w:rPr>
      </w:pPr>
      <w:bookmarkStart w:id="4257" w:name="_Toc126715331"/>
      <w:bookmarkStart w:id="4258" w:name="_Toc126715465"/>
      <w:bookmarkStart w:id="4259" w:name="_Toc126715600"/>
      <w:bookmarkEnd w:id="4257"/>
      <w:bookmarkEnd w:id="4258"/>
      <w:bookmarkEnd w:id="4259"/>
    </w:p>
    <w:p w14:paraId="2354F981" w14:textId="41D6AC5F" w:rsidR="00F0093D" w:rsidRPr="0048090B" w:rsidDel="007A2592" w:rsidRDefault="00F0093D" w:rsidP="00FD0085">
      <w:pPr>
        <w:widowControl/>
        <w:jc w:val="left"/>
        <w:rPr>
          <w:del w:id="4260" w:author="松山 ファミリー" w:date="2023-02-08T02:13:00Z"/>
          <w:rFonts w:ascii="Times New Roman" w:eastAsia="ＭＳ 明朝" w:hAnsi="Times New Roman" w:cs="Times New Roman"/>
          <w:color w:val="000000" w:themeColor="text1"/>
          <w:szCs w:val="21"/>
        </w:rPr>
      </w:pPr>
      <w:bookmarkStart w:id="4261" w:name="_Toc126715332"/>
      <w:bookmarkStart w:id="4262" w:name="_Toc126715466"/>
      <w:bookmarkStart w:id="4263" w:name="_Toc126715601"/>
      <w:bookmarkEnd w:id="4261"/>
      <w:bookmarkEnd w:id="4262"/>
      <w:bookmarkEnd w:id="4263"/>
    </w:p>
    <w:p w14:paraId="7A4AC3D0" w14:textId="639F968B" w:rsidR="00F0093D" w:rsidRPr="0048090B" w:rsidDel="007A2592" w:rsidRDefault="00F0093D" w:rsidP="00FD0085">
      <w:pPr>
        <w:widowControl/>
        <w:jc w:val="left"/>
        <w:rPr>
          <w:del w:id="4264" w:author="松山 ファミリー" w:date="2023-02-08T02:13:00Z"/>
          <w:rFonts w:ascii="Times New Roman" w:eastAsia="ＭＳ 明朝" w:hAnsi="Times New Roman" w:cs="Times New Roman"/>
          <w:color w:val="000000" w:themeColor="text1"/>
          <w:szCs w:val="21"/>
        </w:rPr>
      </w:pPr>
      <w:bookmarkStart w:id="4265" w:name="_Toc126715333"/>
      <w:bookmarkStart w:id="4266" w:name="_Toc126715467"/>
      <w:bookmarkStart w:id="4267" w:name="_Toc126715602"/>
      <w:bookmarkEnd w:id="4265"/>
      <w:bookmarkEnd w:id="4266"/>
      <w:bookmarkEnd w:id="4267"/>
    </w:p>
    <w:p w14:paraId="3C674932" w14:textId="7C5F511F" w:rsidR="00F0093D" w:rsidRPr="0048090B" w:rsidDel="007A2592" w:rsidRDefault="00F0093D" w:rsidP="00FD0085">
      <w:pPr>
        <w:widowControl/>
        <w:jc w:val="left"/>
        <w:rPr>
          <w:del w:id="4268" w:author="松山 ファミリー" w:date="2023-02-08T02:13:00Z"/>
          <w:rFonts w:ascii="Times New Roman" w:eastAsia="ＭＳ 明朝" w:hAnsi="Times New Roman" w:cs="Times New Roman"/>
          <w:color w:val="000000" w:themeColor="text1"/>
          <w:szCs w:val="21"/>
        </w:rPr>
      </w:pPr>
      <w:bookmarkStart w:id="4269" w:name="_Toc126715334"/>
      <w:bookmarkStart w:id="4270" w:name="_Toc126715468"/>
      <w:bookmarkStart w:id="4271" w:name="_Toc126715603"/>
      <w:bookmarkEnd w:id="4269"/>
      <w:bookmarkEnd w:id="4270"/>
      <w:bookmarkEnd w:id="4271"/>
    </w:p>
    <w:p w14:paraId="19257C11" w14:textId="6FB8116A" w:rsidR="00F0093D" w:rsidRPr="0048090B" w:rsidDel="007A2592" w:rsidRDefault="00F0093D" w:rsidP="00FD0085">
      <w:pPr>
        <w:widowControl/>
        <w:jc w:val="left"/>
        <w:rPr>
          <w:del w:id="4272" w:author="松山 ファミリー" w:date="2023-02-08T02:13:00Z"/>
          <w:rFonts w:ascii="Times New Roman" w:eastAsia="ＭＳ 明朝" w:hAnsi="Times New Roman" w:cs="Times New Roman"/>
          <w:color w:val="000000" w:themeColor="text1"/>
          <w:szCs w:val="21"/>
        </w:rPr>
      </w:pPr>
      <w:bookmarkStart w:id="4273" w:name="_Toc126715335"/>
      <w:bookmarkStart w:id="4274" w:name="_Toc126715469"/>
      <w:bookmarkStart w:id="4275" w:name="_Toc126715604"/>
      <w:bookmarkEnd w:id="4273"/>
      <w:bookmarkEnd w:id="4274"/>
      <w:bookmarkEnd w:id="4275"/>
    </w:p>
    <w:p w14:paraId="248ADA3E" w14:textId="0380F2CB" w:rsidR="00F0093D" w:rsidRPr="0048090B" w:rsidDel="007A2592" w:rsidRDefault="00F0093D" w:rsidP="00FD0085">
      <w:pPr>
        <w:widowControl/>
        <w:jc w:val="left"/>
        <w:rPr>
          <w:del w:id="4276" w:author="松山 ファミリー" w:date="2023-02-08T02:13:00Z"/>
          <w:rFonts w:ascii="Times New Roman" w:eastAsia="ＭＳ 明朝" w:hAnsi="Times New Roman" w:cs="Times New Roman"/>
          <w:color w:val="000000" w:themeColor="text1"/>
          <w:szCs w:val="21"/>
        </w:rPr>
      </w:pPr>
      <w:bookmarkStart w:id="4277" w:name="_Toc126715336"/>
      <w:bookmarkStart w:id="4278" w:name="_Toc126715470"/>
      <w:bookmarkStart w:id="4279" w:name="_Toc126715605"/>
      <w:bookmarkEnd w:id="4277"/>
      <w:bookmarkEnd w:id="4278"/>
      <w:bookmarkEnd w:id="4279"/>
    </w:p>
    <w:p w14:paraId="1469AB7D" w14:textId="04EEFCCA" w:rsidR="00F0093D" w:rsidRPr="0048090B" w:rsidDel="007A2592" w:rsidRDefault="00F0093D" w:rsidP="00FD0085">
      <w:pPr>
        <w:widowControl/>
        <w:jc w:val="left"/>
        <w:rPr>
          <w:del w:id="4280" w:author="松山 ファミリー" w:date="2023-02-08T02:13:00Z"/>
          <w:rFonts w:ascii="Times New Roman" w:eastAsia="ＭＳ 明朝" w:hAnsi="Times New Roman" w:cs="Times New Roman"/>
          <w:color w:val="000000" w:themeColor="text1"/>
          <w:szCs w:val="21"/>
        </w:rPr>
      </w:pPr>
      <w:bookmarkStart w:id="4281" w:name="_Toc126715337"/>
      <w:bookmarkStart w:id="4282" w:name="_Toc126715471"/>
      <w:bookmarkStart w:id="4283" w:name="_Toc126715606"/>
      <w:bookmarkEnd w:id="4281"/>
      <w:bookmarkEnd w:id="4282"/>
      <w:bookmarkEnd w:id="4283"/>
    </w:p>
    <w:p w14:paraId="46494661" w14:textId="5F6476D8" w:rsidR="002B4513" w:rsidRPr="0048090B" w:rsidDel="007A2592" w:rsidRDefault="002B4513" w:rsidP="00FD0085">
      <w:pPr>
        <w:widowControl/>
        <w:jc w:val="left"/>
        <w:rPr>
          <w:del w:id="4284" w:author="松山 ファミリー" w:date="2023-02-08T02:13:00Z"/>
          <w:rFonts w:ascii="Times New Roman" w:eastAsia="ＭＳ 明朝" w:hAnsi="Times New Roman" w:cs="Times New Roman"/>
          <w:color w:val="000000" w:themeColor="text1"/>
          <w:szCs w:val="21"/>
        </w:rPr>
      </w:pPr>
      <w:bookmarkStart w:id="4285" w:name="_Toc126715338"/>
      <w:bookmarkStart w:id="4286" w:name="_Toc126715472"/>
      <w:bookmarkStart w:id="4287" w:name="_Toc126715607"/>
      <w:bookmarkEnd w:id="4285"/>
      <w:bookmarkEnd w:id="4286"/>
      <w:bookmarkEnd w:id="4287"/>
    </w:p>
    <w:p w14:paraId="77BDBCFA" w14:textId="4138A080" w:rsidR="002B4513" w:rsidRPr="0048090B" w:rsidRDefault="00B4474A"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288" w:name="_Toc126715608"/>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測定について</w:t>
      </w:r>
      <w:bookmarkEnd w:id="4288"/>
    </w:p>
    <w:p w14:paraId="31E013C8" w14:textId="3ADBB71D" w:rsidR="00E170A8" w:rsidRPr="0048090B" w:rsidRDefault="008B213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289" w:name="_Toc126715609"/>
      <w:r w:rsidRPr="0048090B">
        <w:rPr>
          <w:rFonts w:ascii="Times New Roman" w:eastAsia="ＭＳ 明朝" w:hAnsi="Times New Roman" w:cs="Times New Roman"/>
          <w:color w:val="000000" w:themeColor="text1"/>
          <w:szCs w:val="21"/>
        </w:rPr>
        <w:t>220415CP_</w:t>
      </w:r>
      <w:r w:rsidR="00230515" w:rsidRPr="0048090B">
        <w:rPr>
          <w:rFonts w:ascii="Times New Roman" w:eastAsia="ＭＳ 明朝" w:hAnsi="Times New Roman" w:cs="Times New Roman"/>
          <w:color w:val="000000" w:themeColor="text1"/>
          <w:szCs w:val="21"/>
        </w:rPr>
        <w:t>para5μL</w:t>
      </w:r>
      <w:ins w:id="4290" w:author="松山 ファミリー" w:date="2023-02-08T02:14:00Z">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ins>
      <w:bookmarkEnd w:id="4289"/>
    </w:p>
    <w:p w14:paraId="56DFD1A2" w14:textId="1CE20A91" w:rsidR="00C453B5" w:rsidRPr="0048090B" w:rsidRDefault="000065E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CD6CB0" w:rsidRPr="0048090B">
        <w:rPr>
          <w:rFonts w:ascii="Times New Roman" w:eastAsia="ＭＳ 明朝" w:hAnsi="Times New Roman" w:cs="Times New Roman"/>
          <w:color w:val="000000" w:themeColor="text1"/>
          <w:szCs w:val="21"/>
        </w:rPr>
        <w:t>流動パラフィンで修飾した電極で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0,10,100,500 μL</w:t>
      </w:r>
      <w:r w:rsidR="004750BA"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r w:rsidR="00C453B5" w:rsidRPr="0048090B">
        <w:rPr>
          <w:rFonts w:ascii="Times New Roman" w:eastAsia="ＭＳ 明朝" w:hAnsi="Times New Roman" w:cs="Times New Roman"/>
          <w:color w:val="000000" w:themeColor="text1"/>
          <w:szCs w:val="21"/>
        </w:rPr>
        <w:t>。</w:t>
      </w:r>
    </w:p>
    <w:p w14:paraId="15CF3762" w14:textId="59563AC2" w:rsidR="00355FA5" w:rsidRPr="0048090B" w:rsidRDefault="00A6703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C190F2C" wp14:editId="7113A6B3">
            <wp:extent cx="5400040" cy="3763645"/>
            <wp:effectExtent l="0" t="0" r="0" b="0"/>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4"/>
                    <a:stretch>
                      <a:fillRect/>
                    </a:stretch>
                  </pic:blipFill>
                  <pic:spPr>
                    <a:xfrm>
                      <a:off x="0" y="0"/>
                      <a:ext cx="5400040" cy="3763645"/>
                    </a:xfrm>
                    <a:prstGeom prst="rect">
                      <a:avLst/>
                    </a:prstGeom>
                  </pic:spPr>
                </pic:pic>
              </a:graphicData>
            </a:graphic>
          </wp:inline>
        </w:drawing>
      </w:r>
    </w:p>
    <w:p w14:paraId="6E389BAD" w14:textId="51542991" w:rsidR="00B93C23" w:rsidRPr="0048090B" w:rsidRDefault="00445BF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4CB9132" wp14:editId="30A72523">
            <wp:extent cx="4615543" cy="3249442"/>
            <wp:effectExtent l="0" t="0" r="0" b="1905"/>
            <wp:docPr id="3" name="図 3"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5"/>
                    <a:stretch>
                      <a:fillRect/>
                    </a:stretch>
                  </pic:blipFill>
                  <pic:spPr>
                    <a:xfrm>
                      <a:off x="0" y="0"/>
                      <a:ext cx="4633370" cy="3261993"/>
                    </a:xfrm>
                    <a:prstGeom prst="rect">
                      <a:avLst/>
                    </a:prstGeom>
                  </pic:spPr>
                </pic:pic>
              </a:graphicData>
            </a:graphic>
          </wp:inline>
        </w:drawing>
      </w:r>
    </w:p>
    <w:p w14:paraId="5CBD73E2" w14:textId="11E9C40E" w:rsidR="00EF0142" w:rsidRPr="0048090B" w:rsidRDefault="005F4E9B" w:rsidP="007E79B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0.6 V vs Ag/AgCl</w:t>
      </w:r>
      <w:r w:rsidRPr="0048090B">
        <w:rPr>
          <w:rFonts w:ascii="Times New Roman" w:eastAsia="ＭＳ 明朝" w:hAnsi="Times New Roman" w:cs="Times New Roman"/>
          <w:color w:val="000000" w:themeColor="text1"/>
          <w:szCs w:val="21"/>
        </w:rPr>
        <w:t>に酸化反応が起こっていると仮定してグルコース濃度における電流量の変化を</w:t>
      </w:r>
      <w:r w:rsidR="00B20D5A" w:rsidRPr="0048090B">
        <w:rPr>
          <w:rFonts w:ascii="Times New Roman" w:eastAsia="ＭＳ 明朝" w:hAnsi="Times New Roman" w:cs="Times New Roman"/>
          <w:color w:val="000000" w:themeColor="text1"/>
          <w:szCs w:val="21"/>
        </w:rPr>
        <w:t>グラフ化したところ、少し</w:t>
      </w:r>
      <w:r w:rsidR="003810AF" w:rsidRPr="0048090B">
        <w:rPr>
          <w:rFonts w:ascii="Times New Roman" w:eastAsia="ＭＳ 明朝" w:hAnsi="Times New Roman" w:cs="Times New Roman"/>
          <w:color w:val="000000" w:themeColor="text1"/>
          <w:szCs w:val="21"/>
        </w:rPr>
        <w:t>ずつ</w:t>
      </w:r>
      <w:r w:rsidR="00B20D5A" w:rsidRPr="0048090B">
        <w:rPr>
          <w:rFonts w:ascii="Times New Roman" w:eastAsia="ＭＳ 明朝" w:hAnsi="Times New Roman" w:cs="Times New Roman"/>
          <w:color w:val="000000" w:themeColor="text1"/>
          <w:szCs w:val="21"/>
        </w:rPr>
        <w:t>だが酸化反応による電流量の増加が見られた。</w:t>
      </w:r>
    </w:p>
    <w:p w14:paraId="37EEBC9C" w14:textId="77777777" w:rsidR="00EF0142" w:rsidRPr="0048090B" w:rsidRDefault="00EF0142" w:rsidP="00FD0085">
      <w:pPr>
        <w:widowControl/>
        <w:jc w:val="left"/>
        <w:rPr>
          <w:rFonts w:ascii="Times New Roman" w:eastAsia="ＭＳ 明朝" w:hAnsi="Times New Roman" w:cs="Times New Roman"/>
          <w:color w:val="000000" w:themeColor="text1"/>
          <w:szCs w:val="21"/>
        </w:rPr>
      </w:pPr>
    </w:p>
    <w:p w14:paraId="735BED8D" w14:textId="3B6DBE69" w:rsidR="00827BB2" w:rsidRPr="0048090B" w:rsidRDefault="005167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58ABD67" w14:textId="67FDC392" w:rsidR="00827BB2" w:rsidRPr="0048090B" w:rsidRDefault="00827BB2"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291" w:name="_Toc126715610"/>
      <w:r w:rsidRPr="0048090B">
        <w:rPr>
          <w:rFonts w:ascii="Times New Roman" w:eastAsia="ＭＳ 明朝" w:hAnsi="Times New Roman" w:cs="Times New Roman"/>
          <w:color w:val="000000" w:themeColor="text1"/>
          <w:szCs w:val="21"/>
        </w:rPr>
        <w:lastRenderedPageBreak/>
        <w:t>220415C</w:t>
      </w:r>
      <w:r w:rsidR="000E7DE4"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回目</w:t>
      </w:r>
      <w:ins w:id="4292" w:author="松山 ファミリー" w:date="2023-02-08T02:14:00Z">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ins>
      <w:bookmarkEnd w:id="4291"/>
    </w:p>
    <w:p w14:paraId="67F13ECD" w14:textId="412DAFF8" w:rsidR="00D3299D" w:rsidRPr="0048090B" w:rsidRDefault="00827BB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キャスト法を用いて作成した電極で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0,250</w:t>
      </w:r>
      <w:r w:rsidR="0012044A"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400,</w:t>
      </w:r>
      <w:r w:rsidR="0012044A" w:rsidRPr="0048090B">
        <w:rPr>
          <w:rFonts w:ascii="Times New Roman" w:eastAsia="ＭＳ 明朝" w:hAnsi="Times New Roman" w:cs="Times New Roman"/>
          <w:color w:val="000000" w:themeColor="text1"/>
          <w:szCs w:val="21"/>
        </w:rPr>
        <w:t>600,800</w:t>
      </w:r>
      <w:r w:rsidRPr="0048090B">
        <w:rPr>
          <w:rFonts w:ascii="Times New Roman" w:eastAsia="ＭＳ 明朝" w:hAnsi="Times New Roman" w:cs="Times New Roman"/>
          <w:color w:val="000000" w:themeColor="text1"/>
          <w:szCs w:val="21"/>
        </w:rPr>
        <w:t xml:space="preserve"> μL</w:t>
      </w:r>
      <w:r w:rsidR="003810AF"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p w14:paraId="6C20D3F6" w14:textId="0651F2CE" w:rsidR="00D744EA" w:rsidRPr="0048090B" w:rsidRDefault="00D3299D"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E892ED" wp14:editId="29D4A62E">
            <wp:extent cx="5400040" cy="3756660"/>
            <wp:effectExtent l="0" t="0" r="0" b="2540"/>
            <wp:docPr id="4" name="図 4"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6"/>
                    <a:stretch>
                      <a:fillRect/>
                    </a:stretch>
                  </pic:blipFill>
                  <pic:spPr>
                    <a:xfrm>
                      <a:off x="0" y="0"/>
                      <a:ext cx="5400040" cy="3756660"/>
                    </a:xfrm>
                    <a:prstGeom prst="rect">
                      <a:avLst/>
                    </a:prstGeom>
                  </pic:spPr>
                </pic:pic>
              </a:graphicData>
            </a:graphic>
          </wp:inline>
        </w:drawing>
      </w:r>
    </w:p>
    <w:p w14:paraId="75EA571C" w14:textId="4B09C524" w:rsidR="00775354" w:rsidRPr="0048090B" w:rsidRDefault="00985E4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0DCC534" wp14:editId="1D3F49F0">
            <wp:extent cx="4933835" cy="3425372"/>
            <wp:effectExtent l="0" t="0" r="0" b="3810"/>
            <wp:docPr id="5" name="図 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7"/>
                    <a:stretch>
                      <a:fillRect/>
                    </a:stretch>
                  </pic:blipFill>
                  <pic:spPr>
                    <a:xfrm>
                      <a:off x="0" y="0"/>
                      <a:ext cx="4937080" cy="3427625"/>
                    </a:xfrm>
                    <a:prstGeom prst="rect">
                      <a:avLst/>
                    </a:prstGeom>
                  </pic:spPr>
                </pic:pic>
              </a:graphicData>
            </a:graphic>
          </wp:inline>
        </w:drawing>
      </w:r>
    </w:p>
    <w:p w14:paraId="384D9950" w14:textId="77777777" w:rsidR="005E1EDB" w:rsidRDefault="00B72DA6" w:rsidP="00FD0085">
      <w:pPr>
        <w:widowControl/>
        <w:jc w:val="left"/>
        <w:rPr>
          <w:ins w:id="4293" w:author="松山 ファミリー" w:date="2023-02-08T02:14: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キャスト電極では</w:t>
      </w:r>
      <w:r w:rsidR="007E79BB" w:rsidRPr="0048090B">
        <w:rPr>
          <w:rFonts w:ascii="Times New Roman" w:eastAsia="ＭＳ 明朝" w:hAnsi="Times New Roman" w:cs="Times New Roman"/>
          <w:color w:val="000000" w:themeColor="text1"/>
          <w:szCs w:val="21"/>
        </w:rPr>
        <w:t>220415E_CP_1</w:t>
      </w:r>
      <w:r w:rsidR="007E79BB" w:rsidRPr="0048090B">
        <w:rPr>
          <w:rFonts w:ascii="Times New Roman" w:eastAsia="ＭＳ 明朝" w:hAnsi="Times New Roman" w:cs="Times New Roman"/>
          <w:color w:val="000000" w:themeColor="text1"/>
          <w:szCs w:val="21"/>
        </w:rPr>
        <w:t>のカーボンペースト電極と比べて大きく酸化還元ピークがあわられた。</w:t>
      </w:r>
      <w:r w:rsidR="00BB4F41" w:rsidRPr="0048090B">
        <w:rPr>
          <w:rFonts w:ascii="Times New Roman" w:eastAsia="ＭＳ 明朝" w:hAnsi="Times New Roman" w:cs="Times New Roman"/>
          <w:color w:val="000000" w:themeColor="text1"/>
          <w:szCs w:val="21"/>
        </w:rPr>
        <w:t>これは、ニッケルはグルコースを酸化しうること、</w:t>
      </w:r>
      <w:r w:rsidR="00086FC2" w:rsidRPr="0048090B">
        <w:rPr>
          <w:rFonts w:ascii="Times New Roman" w:eastAsia="ＭＳ 明朝" w:hAnsi="Times New Roman" w:cs="Times New Roman"/>
          <w:color w:val="000000" w:themeColor="text1"/>
          <w:szCs w:val="21"/>
        </w:rPr>
        <w:t>カーボンペースト電極作成時の</w:t>
      </w:r>
      <w:r w:rsidR="003306C6" w:rsidRPr="0048090B">
        <w:rPr>
          <w:rFonts w:ascii="Times New Roman" w:eastAsia="ＭＳ 明朝" w:hAnsi="Times New Roman" w:cs="Times New Roman"/>
          <w:color w:val="000000" w:themeColor="text1"/>
          <w:szCs w:val="21"/>
        </w:rPr>
        <w:t>流動パラフィンが反応を阻害している可能性があることを示している。</w:t>
      </w:r>
    </w:p>
    <w:p w14:paraId="37322683" w14:textId="2954E122" w:rsidR="00A73796" w:rsidRPr="0048090B" w:rsidRDefault="00CD6C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4A156C9C" w14:textId="68E9C320" w:rsidR="00CD6CB0" w:rsidRPr="0048090B" w:rsidRDefault="00D0645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294" w:name="OLE_LINK2"/>
      <w:bookmarkStart w:id="4295" w:name="_Toc126715611"/>
      <w:r w:rsidRPr="0048090B">
        <w:rPr>
          <w:rFonts w:ascii="Times New Roman" w:eastAsia="ＭＳ 明朝" w:hAnsi="Times New Roman" w:cs="Times New Roman"/>
          <w:color w:val="000000" w:themeColor="text1"/>
          <w:szCs w:val="21"/>
        </w:rPr>
        <w:lastRenderedPageBreak/>
        <w:t>220906CP_Cell0.2g_2_1</w:t>
      </w:r>
      <w:r w:rsidRPr="0048090B">
        <w:rPr>
          <w:rFonts w:ascii="Times New Roman" w:eastAsia="ＭＳ 明朝" w:hAnsi="Times New Roman" w:cs="Times New Roman"/>
          <w:color w:val="000000" w:themeColor="text1"/>
          <w:szCs w:val="21"/>
        </w:rPr>
        <w:t>回目</w:t>
      </w:r>
      <w:ins w:id="4296" w:author="松山 ファミリー" w:date="2023-02-08T02:14:00Z">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ins>
      <w:bookmarkEnd w:id="4295"/>
    </w:p>
    <w:p w14:paraId="03A12895" w14:textId="454A73DB" w:rsidR="00D06451" w:rsidRPr="0048090B" w:rsidRDefault="00CD6C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 xml:space="preserve">0,10,100,500 </w:t>
      </w:r>
      <w:r w:rsidR="00985E48" w:rsidRPr="0048090B">
        <w:rPr>
          <w:rFonts w:ascii="Times New Roman" w:eastAsia="ＭＳ 明朝" w:hAnsi="Times New Roman" w:cs="Times New Roman"/>
          <w:color w:val="000000" w:themeColor="text1"/>
          <w:szCs w:val="21"/>
        </w:rPr>
        <w:t>μL</w:t>
      </w:r>
      <w:r w:rsidR="00985E48"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bookmarkEnd w:id="4294"/>
    <w:p w14:paraId="71D99927" w14:textId="4CED5685" w:rsidR="00717D16" w:rsidRPr="0048090B" w:rsidRDefault="00D0645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81D1391" wp14:editId="2AC54873">
            <wp:extent cx="5400040" cy="3830320"/>
            <wp:effectExtent l="0" t="0" r="0" b="5080"/>
            <wp:docPr id="6" name="図 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8"/>
                    <a:stretch>
                      <a:fillRect/>
                    </a:stretch>
                  </pic:blipFill>
                  <pic:spPr>
                    <a:xfrm>
                      <a:off x="0" y="0"/>
                      <a:ext cx="5400040" cy="3830320"/>
                    </a:xfrm>
                    <a:prstGeom prst="rect">
                      <a:avLst/>
                    </a:prstGeom>
                  </pic:spPr>
                </pic:pic>
              </a:graphicData>
            </a:graphic>
          </wp:inline>
        </w:drawing>
      </w:r>
    </w:p>
    <w:p w14:paraId="5B6C540A" w14:textId="2E361A07" w:rsidR="00D06451" w:rsidRPr="0048090B" w:rsidRDefault="00D0645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C915CBA" wp14:editId="323A050A">
            <wp:extent cx="4528457" cy="3251500"/>
            <wp:effectExtent l="0" t="0" r="5715" b="0"/>
            <wp:docPr id="7" name="図 7"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9"/>
                    <a:stretch>
                      <a:fillRect/>
                    </a:stretch>
                  </pic:blipFill>
                  <pic:spPr>
                    <a:xfrm>
                      <a:off x="0" y="0"/>
                      <a:ext cx="4542452" cy="3261549"/>
                    </a:xfrm>
                    <a:prstGeom prst="rect">
                      <a:avLst/>
                    </a:prstGeom>
                  </pic:spPr>
                </pic:pic>
              </a:graphicData>
            </a:graphic>
          </wp:inline>
        </w:drawing>
      </w:r>
    </w:p>
    <w:p w14:paraId="7E05FC39" w14:textId="41BED017" w:rsidR="00BD37E2" w:rsidRPr="0048090B" w:rsidRDefault="00E21CA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w:t>
      </w:r>
      <w:r w:rsidR="002657DF" w:rsidRPr="0048090B">
        <w:rPr>
          <w:rFonts w:ascii="Times New Roman" w:eastAsia="ＭＳ 明朝" w:hAnsi="Times New Roman" w:cs="Times New Roman"/>
          <w:color w:val="000000" w:themeColor="text1"/>
          <w:szCs w:val="21"/>
        </w:rPr>
        <w:t>20415CP_para_5μL</w:t>
      </w:r>
      <w:r w:rsidRPr="0048090B">
        <w:rPr>
          <w:rFonts w:ascii="Times New Roman" w:eastAsia="ＭＳ 明朝" w:hAnsi="Times New Roman" w:cs="Times New Roman"/>
          <w:color w:val="000000" w:themeColor="text1"/>
          <w:szCs w:val="21"/>
        </w:rPr>
        <w:t>の</w:t>
      </w:r>
      <w:r w:rsidR="00204D21" w:rsidRPr="0048090B">
        <w:rPr>
          <w:rFonts w:ascii="Times New Roman" w:eastAsia="ＭＳ 明朝" w:hAnsi="Times New Roman" w:cs="Times New Roman"/>
          <w:color w:val="000000" w:themeColor="text1"/>
          <w:szCs w:val="21"/>
        </w:rPr>
        <w:t>流動パラフィンを使用した電極よりも</w:t>
      </w:r>
      <w:r w:rsidR="002367CF"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20906CP_Cell0.2g_2_1</w:t>
      </w:r>
      <w:r w:rsidR="002657DF" w:rsidRPr="0048090B">
        <w:rPr>
          <w:rFonts w:ascii="Times New Roman" w:eastAsia="ＭＳ 明朝" w:hAnsi="Times New Roman" w:cs="Times New Roman"/>
          <w:color w:val="000000" w:themeColor="text1"/>
          <w:szCs w:val="21"/>
        </w:rPr>
        <w:t>回目</w:t>
      </w:r>
      <w:r w:rsidR="002367CF" w:rsidRPr="0048090B">
        <w:rPr>
          <w:rFonts w:ascii="Times New Roman" w:eastAsia="ＭＳ 明朝" w:hAnsi="Times New Roman" w:cs="Times New Roman"/>
          <w:color w:val="000000" w:themeColor="text1"/>
          <w:szCs w:val="21"/>
        </w:rPr>
        <w:t>のナフィオンを使用した電極の方が</w:t>
      </w:r>
      <w:r w:rsidR="0024423D" w:rsidRPr="0048090B">
        <w:rPr>
          <w:rFonts w:ascii="Times New Roman" w:eastAsia="ＭＳ 明朝" w:hAnsi="Times New Roman" w:cs="Times New Roman"/>
          <w:color w:val="000000" w:themeColor="text1"/>
          <w:szCs w:val="21"/>
        </w:rPr>
        <w:t>グルコース濃度における電流量</w:t>
      </w:r>
      <w:r w:rsidR="00FE6733" w:rsidRPr="0048090B">
        <w:rPr>
          <w:rFonts w:ascii="Times New Roman" w:eastAsia="ＭＳ 明朝" w:hAnsi="Times New Roman" w:cs="Times New Roman"/>
          <w:color w:val="000000" w:themeColor="text1"/>
          <w:szCs w:val="21"/>
        </w:rPr>
        <w:t>が増え、</w:t>
      </w:r>
      <w:r w:rsidR="0024423D" w:rsidRPr="0048090B">
        <w:rPr>
          <w:rFonts w:ascii="Times New Roman" w:eastAsia="ＭＳ 明朝" w:hAnsi="Times New Roman" w:cs="Times New Roman"/>
          <w:color w:val="000000" w:themeColor="text1"/>
          <w:szCs w:val="21"/>
        </w:rPr>
        <w:t>グラフ傾き</w:t>
      </w:r>
      <w:r w:rsidR="00FE6733" w:rsidRPr="0048090B">
        <w:rPr>
          <w:rFonts w:ascii="Times New Roman" w:eastAsia="ＭＳ 明朝" w:hAnsi="Times New Roman" w:cs="Times New Roman"/>
          <w:color w:val="000000" w:themeColor="text1"/>
          <w:szCs w:val="21"/>
        </w:rPr>
        <w:t>も</w:t>
      </w:r>
      <w:r w:rsidR="0024423D" w:rsidRPr="0048090B">
        <w:rPr>
          <w:rFonts w:ascii="Times New Roman" w:eastAsia="ＭＳ 明朝" w:hAnsi="Times New Roman" w:cs="Times New Roman"/>
          <w:color w:val="000000" w:themeColor="text1"/>
          <w:szCs w:val="21"/>
        </w:rPr>
        <w:t>すこし大きくな</w:t>
      </w:r>
      <w:r w:rsidR="00F43986" w:rsidRPr="0048090B">
        <w:rPr>
          <w:rFonts w:ascii="Times New Roman" w:eastAsia="ＭＳ 明朝" w:hAnsi="Times New Roman" w:cs="Times New Roman"/>
          <w:color w:val="000000" w:themeColor="text1"/>
          <w:szCs w:val="21"/>
        </w:rPr>
        <w:t>った。</w:t>
      </w:r>
    </w:p>
    <w:p w14:paraId="29088435" w14:textId="0C055889" w:rsidR="009252F7"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E2722D7" w14:textId="2EEC040C" w:rsidR="008410CC" w:rsidRPr="0048090B" w:rsidRDefault="008410CC"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297" w:name="_Toc126715612"/>
      <w:r w:rsidRPr="0048090B">
        <w:rPr>
          <w:rFonts w:ascii="Times New Roman" w:eastAsia="ＭＳ 明朝" w:hAnsi="Times New Roman" w:cs="Times New Roman"/>
          <w:color w:val="000000" w:themeColor="text1"/>
          <w:szCs w:val="21"/>
        </w:rPr>
        <w:lastRenderedPageBreak/>
        <w:t>220906CP_naf5μL_1</w:t>
      </w:r>
      <w:ins w:id="4298" w:author="松山 ファミリー" w:date="2023-02-08T02:15:00Z">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ins>
      <w:bookmarkEnd w:id="4297"/>
    </w:p>
    <w:p w14:paraId="6E709680" w14:textId="11E11095"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以下にナフィオンで修飾した電極でグルコースを</w:t>
      </w:r>
      <w:r w:rsidRPr="0048090B">
        <w:rPr>
          <w:rFonts w:ascii="Times New Roman" w:eastAsia="ＭＳ 明朝" w:hAnsi="Times New Roman" w:cs="Times New Roman"/>
          <w:color w:val="000000" w:themeColor="text1"/>
          <w:szCs w:val="21"/>
        </w:rPr>
        <w:t>0,10,100,500 μL</w:t>
      </w:r>
      <w:r w:rsidRPr="0048090B">
        <w:rPr>
          <w:rFonts w:ascii="Times New Roman" w:eastAsia="ＭＳ 明朝" w:hAnsi="Times New Roman" w:cs="Times New Roman"/>
          <w:color w:val="000000" w:themeColor="text1"/>
          <w:szCs w:val="21"/>
        </w:rPr>
        <w:t>ずつ加えた時の酸化還元電位を示す。</w:t>
      </w:r>
    </w:p>
    <w:p w14:paraId="601704FC" w14:textId="4FFB36AB" w:rsidR="008410CC" w:rsidRPr="0048090B" w:rsidRDefault="008F17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6D242C" wp14:editId="381CC588">
            <wp:extent cx="5400040" cy="3763645"/>
            <wp:effectExtent l="0" t="0" r="0" b="0"/>
            <wp:docPr id="9" name="図 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30"/>
                    <a:stretch>
                      <a:fillRect/>
                    </a:stretch>
                  </pic:blipFill>
                  <pic:spPr>
                    <a:xfrm>
                      <a:off x="0" y="0"/>
                      <a:ext cx="5400040" cy="3763645"/>
                    </a:xfrm>
                    <a:prstGeom prst="rect">
                      <a:avLst/>
                    </a:prstGeom>
                  </pic:spPr>
                </pic:pic>
              </a:graphicData>
            </a:graphic>
          </wp:inline>
        </w:drawing>
      </w:r>
    </w:p>
    <w:p w14:paraId="2CB01606" w14:textId="21B14DA2" w:rsidR="008F17B0" w:rsidRPr="0048090B" w:rsidRDefault="008F17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FC0D54" wp14:editId="02DD981C">
            <wp:extent cx="4746172" cy="3341408"/>
            <wp:effectExtent l="0" t="0" r="3810" b="0"/>
            <wp:docPr id="10" name="図 10"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31"/>
                    <a:stretch>
                      <a:fillRect/>
                    </a:stretch>
                  </pic:blipFill>
                  <pic:spPr>
                    <a:xfrm>
                      <a:off x="0" y="0"/>
                      <a:ext cx="4763057" cy="3353295"/>
                    </a:xfrm>
                    <a:prstGeom prst="rect">
                      <a:avLst/>
                    </a:prstGeom>
                  </pic:spPr>
                </pic:pic>
              </a:graphicData>
            </a:graphic>
          </wp:inline>
        </w:drawing>
      </w:r>
    </w:p>
    <w:p w14:paraId="43491883" w14:textId="721BC27D" w:rsidR="008F17B0" w:rsidRPr="0048090B" w:rsidRDefault="008F17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0B6DF5E" w14:textId="50B4BC4F" w:rsidR="008410CC" w:rsidRPr="0048090B" w:rsidRDefault="00DB34DB" w:rsidP="008410CC">
      <w:pPr>
        <w:pStyle w:val="a4"/>
        <w:widowControl/>
        <w:numPr>
          <w:ilvl w:val="2"/>
          <w:numId w:val="62"/>
        </w:numPr>
        <w:ind w:leftChars="0"/>
        <w:jc w:val="left"/>
        <w:outlineLvl w:val="2"/>
        <w:rPr>
          <w:rFonts w:ascii="Times New Roman" w:eastAsia="ＭＳ 明朝" w:hAnsi="Times New Roman" w:cs="Times New Roman" w:hint="eastAsia"/>
          <w:color w:val="000000" w:themeColor="text1"/>
          <w:szCs w:val="21"/>
        </w:rPr>
      </w:pPr>
      <w:bookmarkStart w:id="4299" w:name="_Toc126715613"/>
      <w:r w:rsidRPr="0048090B">
        <w:rPr>
          <w:rFonts w:ascii="Times New Roman" w:eastAsia="ＭＳ 明朝" w:hAnsi="Times New Roman" w:cs="Times New Roman"/>
          <w:color w:val="000000" w:themeColor="text1"/>
          <w:szCs w:val="21"/>
        </w:rPr>
        <w:lastRenderedPageBreak/>
        <w:t>220914CP_ cell500μL</w:t>
      </w:r>
      <w:ins w:id="4300" w:author="松山 ファミリー" w:date="2023-02-08T02:15:00Z">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ins>
      <w:bookmarkEnd w:id="4299"/>
    </w:p>
    <w:p w14:paraId="62A4142E" w14:textId="6DBD1940"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D10C60"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0,10,100,400 μL</w:t>
      </w:r>
      <w:r w:rsidRPr="0048090B">
        <w:rPr>
          <w:rFonts w:ascii="Times New Roman" w:eastAsia="ＭＳ 明朝" w:hAnsi="Times New Roman" w:cs="Times New Roman"/>
          <w:color w:val="000000" w:themeColor="text1"/>
          <w:szCs w:val="21"/>
        </w:rPr>
        <w:t>ずつ加えた時の酸化還元電位を示す。</w:t>
      </w:r>
    </w:p>
    <w:p w14:paraId="3C5141FF" w14:textId="4E45B4A9" w:rsidR="008410CC" w:rsidRPr="0048090B" w:rsidRDefault="003D25F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3308FF5" wp14:editId="20683894">
            <wp:extent cx="5400040" cy="3776980"/>
            <wp:effectExtent l="0" t="0" r="0" b="0"/>
            <wp:docPr id="11" name="図 1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32"/>
                    <a:stretch>
                      <a:fillRect/>
                    </a:stretch>
                  </pic:blipFill>
                  <pic:spPr>
                    <a:xfrm>
                      <a:off x="0" y="0"/>
                      <a:ext cx="5400040" cy="3776980"/>
                    </a:xfrm>
                    <a:prstGeom prst="rect">
                      <a:avLst/>
                    </a:prstGeom>
                  </pic:spPr>
                </pic:pic>
              </a:graphicData>
            </a:graphic>
          </wp:inline>
        </w:drawing>
      </w:r>
    </w:p>
    <w:p w14:paraId="37AE8CA9" w14:textId="4C21580B" w:rsidR="00EE0FDD" w:rsidRPr="0048090B" w:rsidRDefault="00EE0FDD"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63B81E0" wp14:editId="139A6C58">
            <wp:extent cx="4760686" cy="3351626"/>
            <wp:effectExtent l="0" t="0" r="1905" b="1270"/>
            <wp:docPr id="12" name="図 1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33"/>
                    <a:stretch>
                      <a:fillRect/>
                    </a:stretch>
                  </pic:blipFill>
                  <pic:spPr>
                    <a:xfrm>
                      <a:off x="0" y="0"/>
                      <a:ext cx="4769869" cy="3358091"/>
                    </a:xfrm>
                    <a:prstGeom prst="rect">
                      <a:avLst/>
                    </a:prstGeom>
                  </pic:spPr>
                </pic:pic>
              </a:graphicData>
            </a:graphic>
          </wp:inline>
        </w:drawing>
      </w:r>
    </w:p>
    <w:p w14:paraId="7130E1EE" w14:textId="4FEC9142" w:rsidR="008410CC" w:rsidRPr="0048090B" w:rsidRDefault="008410C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34EA97E6" w14:textId="47927AF2" w:rsidR="009662F6" w:rsidRPr="0048090B" w:rsidRDefault="004A0624"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301" w:name="_Toc126715614"/>
      <w:r w:rsidRPr="0048090B">
        <w:rPr>
          <w:rFonts w:ascii="Times New Roman" w:eastAsia="ＭＳ 明朝" w:hAnsi="Times New Roman" w:cs="Times New Roman"/>
          <w:color w:val="000000" w:themeColor="text1"/>
          <w:szCs w:val="21"/>
        </w:rPr>
        <w:lastRenderedPageBreak/>
        <w:t>クロノアンペロ</w:t>
      </w:r>
      <w:r w:rsidR="00325BB1" w:rsidRPr="0048090B">
        <w:rPr>
          <w:rFonts w:ascii="Times New Roman" w:eastAsia="ＭＳ 明朝" w:hAnsi="Times New Roman" w:cs="Times New Roman"/>
          <w:color w:val="000000" w:themeColor="text1"/>
          <w:szCs w:val="21"/>
        </w:rPr>
        <w:t>メトリー</w:t>
      </w:r>
      <w:r w:rsidR="00325BB1"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測定について</w:t>
      </w:r>
      <w:bookmarkEnd w:id="4301"/>
    </w:p>
    <w:p w14:paraId="674BF6B3" w14:textId="33CA4DAA" w:rsidR="00323AB6" w:rsidRPr="0048090B" w:rsidRDefault="00BF52D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02" w:name="OLE_LINK7"/>
      <w:bookmarkStart w:id="4303" w:name="_Toc126715615"/>
      <w:r w:rsidRPr="0048090B">
        <w:rPr>
          <w:rFonts w:ascii="Times New Roman" w:eastAsia="ＭＳ 明朝" w:hAnsi="Times New Roman" w:cs="Times New Roman"/>
          <w:color w:val="000000" w:themeColor="text1"/>
          <w:szCs w:val="21"/>
        </w:rPr>
        <w:t>220415</w:t>
      </w:r>
      <w:bookmarkEnd w:id="4302"/>
      <w:r w:rsidR="00323D59" w:rsidRPr="0048090B">
        <w:rPr>
          <w:rFonts w:ascii="Times New Roman" w:eastAsia="ＭＳ 明朝" w:hAnsi="Times New Roman" w:cs="Times New Roman"/>
          <w:color w:val="000000" w:themeColor="text1"/>
          <w:szCs w:val="21"/>
        </w:rPr>
        <w:t>Cast_1_2</w:t>
      </w:r>
      <w:r w:rsidR="00323D59" w:rsidRPr="0048090B">
        <w:rPr>
          <w:rFonts w:ascii="Times New Roman" w:eastAsia="ＭＳ 明朝" w:hAnsi="Times New Roman" w:cs="Times New Roman"/>
          <w:color w:val="000000" w:themeColor="text1"/>
          <w:szCs w:val="21"/>
        </w:rPr>
        <w:t>回目</w:t>
      </w:r>
      <w:ins w:id="4304" w:author="松山 ファミリー" w:date="2023-02-08T02:15:00Z">
        <w:r w:rsidR="005E1EDB">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ins>
      <w:bookmarkEnd w:id="4303"/>
    </w:p>
    <w:p w14:paraId="05565FD1" w14:textId="32E989EB" w:rsidR="00323AB6" w:rsidRPr="0048090B" w:rsidRDefault="00147A68" w:rsidP="00707DC2">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0" behindDoc="0" locked="0" layoutInCell="1" allowOverlap="1" wp14:anchorId="12BA8DB5" wp14:editId="30B86368">
                <wp:simplePos x="0" y="0"/>
                <wp:positionH relativeFrom="column">
                  <wp:posOffset>123833</wp:posOffset>
                </wp:positionH>
                <wp:positionV relativeFrom="paragraph">
                  <wp:posOffset>3352021</wp:posOffset>
                </wp:positionV>
                <wp:extent cx="2338086" cy="291570"/>
                <wp:effectExtent l="0" t="0" r="0" b="635"/>
                <wp:wrapNone/>
                <wp:docPr id="118" name="テキスト ボックス 11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8DB5" id="テキスト ボックス 118" o:spid="_x0000_s1037" type="#_x0000_t202" style="position:absolute;left:0;text-align:left;margin-left:9.75pt;margin-top:263.95pt;width:184.1pt;height:22.9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u+LMQ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" fillcolor="white [3201]" stroked="f" strokeweight=".5pt">
                <v:textbo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v:textbox>
              </v:shape>
            </w:pict>
          </mc:Fallback>
        </mc:AlternateContent>
      </w:r>
      <w:r w:rsidR="00212C77" w:rsidRPr="0048090B">
        <w:rPr>
          <w:rFonts w:ascii="Times New Roman" w:eastAsia="ＭＳ 明朝" w:hAnsi="Times New Roman" w:cs="Times New Roman"/>
          <w:noProof/>
          <w:szCs w:val="21"/>
        </w:rPr>
        <w:drawing>
          <wp:inline distT="0" distB="0" distL="0" distR="0" wp14:anchorId="116BBC80" wp14:editId="34D2927C">
            <wp:extent cx="5400040" cy="3521710"/>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B98FC8" w14:textId="2A36CD91" w:rsidR="00A37AB3" w:rsidRPr="0048090B" w:rsidRDefault="00323AB6" w:rsidP="00E51C7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1" behindDoc="0" locked="0" layoutInCell="1" allowOverlap="1" wp14:anchorId="4887F5A7" wp14:editId="31DBB069">
                <wp:simplePos x="0" y="0"/>
                <wp:positionH relativeFrom="column">
                  <wp:posOffset>53975</wp:posOffset>
                </wp:positionH>
                <wp:positionV relativeFrom="paragraph">
                  <wp:posOffset>2624431</wp:posOffset>
                </wp:positionV>
                <wp:extent cx="3923818" cy="291570"/>
                <wp:effectExtent l="0" t="0" r="635" b="635"/>
                <wp:wrapNone/>
                <wp:docPr id="119" name="テキスト ボックス 11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7F5A7" id="テキスト ボックス 119" o:spid="_x0000_s1038" type="#_x0000_t202" style="position:absolute;left:0;text-align:left;margin-left:4.25pt;margin-top:206.65pt;width:308.95pt;height:22.9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" fillcolor="white [3201]" stroked="f" strokeweight=".5pt">
                <v:textbo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v:textbox>
              </v:shape>
            </w:pict>
          </mc:Fallback>
        </mc:AlternateContent>
      </w:r>
      <w:r w:rsidR="005F224D" w:rsidRPr="0048090B">
        <w:rPr>
          <w:rFonts w:ascii="Times New Roman" w:eastAsia="ＭＳ 明朝" w:hAnsi="Times New Roman" w:cs="Times New Roman"/>
          <w:noProof/>
          <w:szCs w:val="21"/>
        </w:rPr>
        <w:drawing>
          <wp:inline distT="0" distB="0" distL="0" distR="0" wp14:anchorId="290A9D5E" wp14:editId="4853956D">
            <wp:extent cx="3949996" cy="2581154"/>
            <wp:effectExtent l="0" t="0" r="0"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27089" cy="2631531"/>
                    </a:xfrm>
                    <a:prstGeom prst="rect">
                      <a:avLst/>
                    </a:prstGeom>
                  </pic:spPr>
                </pic:pic>
              </a:graphicData>
            </a:graphic>
          </wp:inline>
        </w:drawing>
      </w:r>
    </w:p>
    <w:p w14:paraId="0FFF3CC3" w14:textId="2824A67A" w:rsidR="00A37AB3" w:rsidRPr="0048090B" w:rsidRDefault="00A37AB3" w:rsidP="00FD0085">
      <w:pPr>
        <w:widowControl/>
        <w:jc w:val="left"/>
        <w:rPr>
          <w:rFonts w:ascii="Times New Roman" w:eastAsia="ＭＳ 明朝" w:hAnsi="Times New Roman" w:cs="Times New Roman"/>
          <w:color w:val="000000" w:themeColor="text1"/>
          <w:szCs w:val="21"/>
        </w:rPr>
      </w:pPr>
    </w:p>
    <w:p w14:paraId="36E4D078" w14:textId="1A5743E8" w:rsidR="00323AB6" w:rsidRPr="0048090B" w:rsidRDefault="00CA1F1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00851E7F" w:rsidRPr="0048090B">
        <w:rPr>
          <w:rFonts w:ascii="Times New Roman" w:eastAsia="ＭＳ 明朝" w:hAnsi="Times New Roman" w:cs="Times New Roman"/>
          <w:color w:val="000000" w:themeColor="text1"/>
          <w:szCs w:val="21"/>
        </w:rPr>
        <w:t>グルコース滴下</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回程度は濃度に応じて電流量が</w:t>
      </w:r>
      <w:r w:rsidR="00530A04" w:rsidRPr="0048090B">
        <w:rPr>
          <w:rFonts w:ascii="Times New Roman" w:eastAsia="ＭＳ 明朝" w:hAnsi="Times New Roman" w:cs="Times New Roman"/>
          <w:color w:val="000000" w:themeColor="text1"/>
          <w:szCs w:val="21"/>
        </w:rPr>
        <w:t>比例して流れていることが確認できた。</w:t>
      </w:r>
      <w:r w:rsidR="00D81CBA" w:rsidRPr="0048090B">
        <w:rPr>
          <w:rFonts w:ascii="Times New Roman" w:eastAsia="ＭＳ 明朝" w:hAnsi="Times New Roman" w:cs="Times New Roman"/>
          <w:color w:val="000000" w:themeColor="text1"/>
          <w:szCs w:val="21"/>
        </w:rPr>
        <w:t>しかし、</w:t>
      </w:r>
      <w:r w:rsidR="00172AF4" w:rsidRPr="0048090B">
        <w:rPr>
          <w:rFonts w:ascii="Times New Roman" w:eastAsia="ＭＳ 明朝" w:hAnsi="Times New Roman" w:cs="Times New Roman"/>
          <w:color w:val="000000" w:themeColor="text1"/>
          <w:szCs w:val="21"/>
        </w:rPr>
        <w:t>滴下</w:t>
      </w:r>
      <w:r w:rsidR="00D81CBA" w:rsidRPr="0048090B">
        <w:rPr>
          <w:rFonts w:ascii="Times New Roman" w:eastAsia="ＭＳ 明朝" w:hAnsi="Times New Roman" w:cs="Times New Roman"/>
          <w:color w:val="000000" w:themeColor="text1"/>
          <w:szCs w:val="21"/>
        </w:rPr>
        <w:t>4</w:t>
      </w:r>
      <w:r w:rsidR="00D81CBA" w:rsidRPr="0048090B">
        <w:rPr>
          <w:rFonts w:ascii="Times New Roman" w:eastAsia="ＭＳ 明朝" w:hAnsi="Times New Roman" w:cs="Times New Roman"/>
          <w:color w:val="000000" w:themeColor="text1"/>
          <w:szCs w:val="21"/>
        </w:rPr>
        <w:t>回目移行からは</w:t>
      </w:r>
      <w:r w:rsidR="00387BFB" w:rsidRPr="0048090B">
        <w:rPr>
          <w:rFonts w:ascii="Times New Roman" w:eastAsia="ＭＳ 明朝" w:hAnsi="Times New Roman" w:cs="Times New Roman"/>
          <w:color w:val="000000" w:themeColor="text1"/>
          <w:szCs w:val="21"/>
        </w:rPr>
        <w:t>ゆっくりと</w:t>
      </w:r>
      <w:r w:rsidR="007041D9" w:rsidRPr="0048090B">
        <w:rPr>
          <w:rFonts w:ascii="Times New Roman" w:eastAsia="ＭＳ 明朝" w:hAnsi="Times New Roman" w:cs="Times New Roman"/>
          <w:color w:val="000000" w:themeColor="text1"/>
          <w:szCs w:val="21"/>
        </w:rPr>
        <w:t>電流量が低下してい</w:t>
      </w:r>
      <w:r w:rsidR="00BB3EA7" w:rsidRPr="0048090B">
        <w:rPr>
          <w:rFonts w:ascii="Times New Roman" w:eastAsia="ＭＳ 明朝" w:hAnsi="Times New Roman" w:cs="Times New Roman"/>
          <w:color w:val="000000" w:themeColor="text1"/>
          <w:szCs w:val="21"/>
        </w:rPr>
        <w:t>た</w:t>
      </w:r>
    </w:p>
    <w:p w14:paraId="4553E723" w14:textId="39B95AA6" w:rsidR="00F02A6A"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D883899" w14:textId="7797ACE3" w:rsidR="00323AB6" w:rsidRPr="0048090B" w:rsidRDefault="003F699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05" w:name="_Toc126715616"/>
      <w:r w:rsidRPr="0048090B">
        <w:rPr>
          <w:rFonts w:ascii="Times New Roman" w:eastAsia="ＭＳ 明朝" w:hAnsi="Times New Roman" w:cs="Times New Roman"/>
          <w:color w:val="000000" w:themeColor="text1"/>
          <w:szCs w:val="21"/>
        </w:rPr>
        <w:lastRenderedPageBreak/>
        <w:t>220415C</w:t>
      </w:r>
      <w:r w:rsidR="00964971"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w:t>
      </w:r>
      <w:r w:rsidR="00A1777E" w:rsidRPr="0048090B">
        <w:rPr>
          <w:rFonts w:ascii="Times New Roman" w:eastAsia="ＭＳ 明朝" w:hAnsi="Times New Roman" w:cs="Times New Roman"/>
          <w:color w:val="000000" w:themeColor="text1"/>
          <w:szCs w:val="21"/>
        </w:rPr>
        <w:t>2</w:t>
      </w:r>
      <w:ins w:id="4306" w:author="松山 ファミリー" w:date="2023-02-08T02:15:00Z">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ins>
      <w:bookmarkEnd w:id="4305"/>
    </w:p>
    <w:p w14:paraId="0E2E3000" w14:textId="165D29E9" w:rsidR="00215E60" w:rsidRPr="0048090B" w:rsidRDefault="00C71A3C"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2" behindDoc="0" locked="0" layoutInCell="1" allowOverlap="1" wp14:anchorId="7E126A4F" wp14:editId="0738546F">
                <wp:simplePos x="0" y="0"/>
                <wp:positionH relativeFrom="column">
                  <wp:posOffset>-164248</wp:posOffset>
                </wp:positionH>
                <wp:positionV relativeFrom="paragraph">
                  <wp:posOffset>3341651</wp:posOffset>
                </wp:positionV>
                <wp:extent cx="2338086" cy="291570"/>
                <wp:effectExtent l="0" t="0" r="0" b="635"/>
                <wp:wrapNone/>
                <wp:docPr id="236" name="テキスト ボックス 236"/>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26A4F" id="テキスト ボックス 236" o:spid="_x0000_s1039" type="#_x0000_t202" style="position:absolute;left:0;text-align:left;margin-left:-12.95pt;margin-top:263.1pt;width:184.1pt;height:22.9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" fillcolor="white [3201]" stroked="f" strokeweight=".5pt">
                <v:textbo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v:textbox>
              </v:shape>
            </w:pict>
          </mc:Fallback>
        </mc:AlternateContent>
      </w:r>
      <w:r w:rsidR="00A106D6" w:rsidRPr="0048090B">
        <w:rPr>
          <w:rFonts w:ascii="Times New Roman" w:eastAsia="ＭＳ 明朝" w:hAnsi="Times New Roman" w:cs="Times New Roman"/>
          <w:noProof/>
          <w:szCs w:val="21"/>
        </w:rPr>
        <w:drawing>
          <wp:inline distT="0" distB="0" distL="0" distR="0" wp14:anchorId="68592119" wp14:editId="59146F01">
            <wp:extent cx="5400040" cy="352171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EC9198D" w14:textId="33A29C71" w:rsidR="00C4012C" w:rsidRPr="0048090B" w:rsidRDefault="00297678"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3" behindDoc="0" locked="0" layoutInCell="1" allowOverlap="1" wp14:anchorId="74EA2C1D" wp14:editId="67720EDF">
                <wp:simplePos x="0" y="0"/>
                <wp:positionH relativeFrom="column">
                  <wp:posOffset>0</wp:posOffset>
                </wp:positionH>
                <wp:positionV relativeFrom="paragraph">
                  <wp:posOffset>3150267</wp:posOffset>
                </wp:positionV>
                <wp:extent cx="3923818" cy="291570"/>
                <wp:effectExtent l="0" t="0" r="635" b="635"/>
                <wp:wrapNone/>
                <wp:docPr id="237" name="テキスト ボックス 237"/>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A2C1D" id="テキスト ボックス 237" o:spid="_x0000_s1040" type="#_x0000_t202" style="position:absolute;left:0;text-align:left;margin-left:0;margin-top:248.05pt;width:308.95pt;height:22.9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qiOMg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" fillcolor="white [3201]" stroked="f" strokeweight=".5pt">
                <v:textbo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v:textbox>
              </v:shape>
            </w:pict>
          </mc:Fallback>
        </mc:AlternateContent>
      </w:r>
      <w:r w:rsidR="00CD13B1" w:rsidRPr="0048090B">
        <w:rPr>
          <w:rFonts w:ascii="Times New Roman" w:eastAsia="ＭＳ 明朝" w:hAnsi="Times New Roman" w:cs="Times New Roman"/>
          <w:noProof/>
          <w:szCs w:val="21"/>
        </w:rPr>
        <w:drawing>
          <wp:inline distT="0" distB="0" distL="0" distR="0" wp14:anchorId="7BE9F957" wp14:editId="52283E36">
            <wp:extent cx="4780344" cy="3123750"/>
            <wp:effectExtent l="0" t="0" r="0" b="635"/>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05363" cy="3140099"/>
                    </a:xfrm>
                    <a:prstGeom prst="rect">
                      <a:avLst/>
                    </a:prstGeom>
                  </pic:spPr>
                </pic:pic>
              </a:graphicData>
            </a:graphic>
          </wp:inline>
        </w:drawing>
      </w:r>
    </w:p>
    <w:p w14:paraId="1DC84CBF" w14:textId="77AC9A26" w:rsidR="00297678" w:rsidRPr="0048090B" w:rsidRDefault="00297678" w:rsidP="00FD0085">
      <w:pPr>
        <w:widowControl/>
        <w:jc w:val="left"/>
        <w:rPr>
          <w:rFonts w:ascii="Times New Roman" w:eastAsia="ＭＳ 明朝" w:hAnsi="Times New Roman" w:cs="Times New Roman"/>
          <w:color w:val="000000" w:themeColor="text1"/>
          <w:szCs w:val="21"/>
        </w:rPr>
      </w:pPr>
    </w:p>
    <w:p w14:paraId="5C5DF85D" w14:textId="353A6F30" w:rsidR="00215E60" w:rsidRPr="0048090B" w:rsidRDefault="00A1777E"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w:t>
      </w:r>
      <w:r w:rsidR="00616B68" w:rsidRPr="0048090B">
        <w:rPr>
          <w:rFonts w:ascii="Times New Roman" w:eastAsia="ＭＳ 明朝" w:hAnsi="Times New Roman" w:cs="Times New Roman"/>
          <w:color w:val="000000" w:themeColor="text1"/>
          <w:szCs w:val="21"/>
        </w:rPr>
        <w:t>以降から、グルコースを滴下後に電流量が低下している。</w:t>
      </w:r>
    </w:p>
    <w:p w14:paraId="295DB664" w14:textId="1432FB52" w:rsidR="007E019B" w:rsidRPr="0048090B" w:rsidRDefault="00D54EFC" w:rsidP="005C211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しかし、同じグルコース量を滴下したが、</w:t>
      </w:r>
      <w:r w:rsidR="008F3F21" w:rsidRPr="0048090B">
        <w:rPr>
          <w:rFonts w:ascii="Times New Roman" w:eastAsia="ＭＳ 明朝" w:hAnsi="Times New Roman" w:cs="Times New Roman"/>
          <w:color w:val="000000" w:themeColor="text1"/>
          <w:szCs w:val="21"/>
        </w:rPr>
        <w:t>電流の上がり幅が均一ではないことがわかった。</w:t>
      </w:r>
      <w:r w:rsidR="00BB3EA7" w:rsidRPr="0048090B">
        <w:rPr>
          <w:rFonts w:ascii="Times New Roman" w:eastAsia="ＭＳ 明朝" w:hAnsi="Times New Roman" w:cs="Times New Roman"/>
          <w:color w:val="000000" w:themeColor="text1"/>
          <w:szCs w:val="21"/>
        </w:rPr>
        <w:t>220415Cast_1</w:t>
      </w:r>
      <w:r w:rsidR="00BB3EA7" w:rsidRPr="0048090B">
        <w:rPr>
          <w:rFonts w:ascii="Times New Roman" w:eastAsia="ＭＳ 明朝" w:hAnsi="Times New Roman" w:cs="Times New Roman"/>
          <w:color w:val="000000" w:themeColor="text1"/>
          <w:szCs w:val="21"/>
        </w:rPr>
        <w:t>からも</w:t>
      </w:r>
      <w:r w:rsidR="00430678" w:rsidRPr="0048090B">
        <w:rPr>
          <w:rFonts w:ascii="Times New Roman" w:eastAsia="ＭＳ 明朝" w:hAnsi="Times New Roman" w:cs="Times New Roman"/>
          <w:color w:val="000000" w:themeColor="text1"/>
          <w:szCs w:val="21"/>
        </w:rPr>
        <w:t>4</w:t>
      </w:r>
      <w:r w:rsidR="00430678" w:rsidRPr="0048090B">
        <w:rPr>
          <w:rFonts w:ascii="Times New Roman" w:eastAsia="ＭＳ 明朝" w:hAnsi="Times New Roman" w:cs="Times New Roman"/>
          <w:color w:val="000000" w:themeColor="text1"/>
          <w:szCs w:val="21"/>
        </w:rPr>
        <w:t>回目以降の測定が</w:t>
      </w:r>
      <w:r w:rsidR="00BE3638" w:rsidRPr="0048090B">
        <w:rPr>
          <w:rFonts w:ascii="Times New Roman" w:eastAsia="ＭＳ 明朝" w:hAnsi="Times New Roman" w:cs="Times New Roman"/>
          <w:color w:val="000000" w:themeColor="text1"/>
          <w:szCs w:val="21"/>
        </w:rPr>
        <w:t>比例していない</w:t>
      </w:r>
      <w:r w:rsidR="00040B30" w:rsidRPr="0048090B">
        <w:rPr>
          <w:rFonts w:ascii="Times New Roman" w:eastAsia="ＭＳ 明朝" w:hAnsi="Times New Roman" w:cs="Times New Roman"/>
          <w:color w:val="000000" w:themeColor="text1"/>
          <w:szCs w:val="21"/>
        </w:rPr>
        <w:t>ため、キャストでは電極表面のナノシートの保持が難しいことが考えられる。</w:t>
      </w:r>
    </w:p>
    <w:p w14:paraId="0B2AE363" w14:textId="624989B7" w:rsidR="007E019B" w:rsidRPr="0048090B" w:rsidRDefault="007E019B" w:rsidP="007E019B">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07" w:name="_Toc126715617"/>
      <w:r w:rsidRPr="0048090B">
        <w:rPr>
          <w:rFonts w:ascii="Times New Roman" w:eastAsia="ＭＳ 明朝" w:hAnsi="Times New Roman" w:cs="Times New Roman"/>
          <w:color w:val="000000" w:themeColor="text1"/>
          <w:szCs w:val="21"/>
        </w:rPr>
        <w:lastRenderedPageBreak/>
        <w:t>220415CP_cell0.02g</w:t>
      </w:r>
      <w:ins w:id="4308" w:author="松山 ファミリー" w:date="2023-02-08T02:15:00Z">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ins>
      <w:bookmarkEnd w:id="4307"/>
    </w:p>
    <w:p w14:paraId="07620444" w14:textId="6EFE8121" w:rsidR="007E019B" w:rsidRPr="0048090B" w:rsidRDefault="00CA0570" w:rsidP="007E019B">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4" behindDoc="0" locked="0" layoutInCell="1" allowOverlap="1" wp14:anchorId="29C7207A" wp14:editId="10159CD3">
                <wp:simplePos x="0" y="0"/>
                <wp:positionH relativeFrom="column">
                  <wp:posOffset>-3175</wp:posOffset>
                </wp:positionH>
                <wp:positionV relativeFrom="paragraph">
                  <wp:posOffset>3314700</wp:posOffset>
                </wp:positionV>
                <wp:extent cx="2338086" cy="291570"/>
                <wp:effectExtent l="0" t="0" r="0" b="635"/>
                <wp:wrapNone/>
                <wp:docPr id="238" name="テキスト ボックス 23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7207A" id="テキスト ボックス 238" o:spid="_x0000_s1041" type="#_x0000_t202" style="position:absolute;left:0;text-align:left;margin-left:-.25pt;margin-top:261pt;width:184.1pt;height:22.9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zNoMg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" fillcolor="white [3201]" stroked="f" strokeweight=".5pt">
                <v:textbo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v:textbox>
              </v:shape>
            </w:pict>
          </mc:Fallback>
        </mc:AlternateContent>
      </w:r>
      <w:r w:rsidR="007E019B" w:rsidRPr="0048090B">
        <w:rPr>
          <w:rFonts w:ascii="Times New Roman" w:eastAsia="ＭＳ 明朝" w:hAnsi="Times New Roman" w:cs="Times New Roman"/>
          <w:noProof/>
          <w:szCs w:val="21"/>
        </w:rPr>
        <w:drawing>
          <wp:inline distT="0" distB="0" distL="0" distR="0" wp14:anchorId="15998DB8" wp14:editId="3EDE950D">
            <wp:extent cx="5400040" cy="352171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64A5A20" w14:textId="477AE2E9" w:rsidR="007E019B" w:rsidRPr="0048090B" w:rsidRDefault="00CA0570"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5" behindDoc="0" locked="0" layoutInCell="1" allowOverlap="1" wp14:anchorId="2378109E" wp14:editId="1B02410E">
                <wp:simplePos x="0" y="0"/>
                <wp:positionH relativeFrom="column">
                  <wp:posOffset>0</wp:posOffset>
                </wp:positionH>
                <wp:positionV relativeFrom="paragraph">
                  <wp:posOffset>2900069</wp:posOffset>
                </wp:positionV>
                <wp:extent cx="3923818" cy="291570"/>
                <wp:effectExtent l="0" t="0" r="635" b="635"/>
                <wp:wrapNone/>
                <wp:docPr id="239" name="テキスト ボックス 23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8109E" id="テキスト ボックス 239" o:spid="_x0000_s1042" type="#_x0000_t202" style="position:absolute;left:0;text-align:left;margin-left:0;margin-top:228.35pt;width:308.95pt;height:22.9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" fillcolor="white [3201]" stroked="f" strokeweight=".5pt">
                <v:textbo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v:textbox>
              </v:shape>
            </w:pict>
          </mc:Fallback>
        </mc:AlternateContent>
      </w:r>
      <w:r w:rsidR="007E019B" w:rsidRPr="0048090B">
        <w:rPr>
          <w:rFonts w:ascii="Times New Roman" w:eastAsia="ＭＳ 明朝" w:hAnsi="Times New Roman" w:cs="Times New Roman"/>
          <w:noProof/>
          <w:szCs w:val="21"/>
        </w:rPr>
        <w:drawing>
          <wp:inline distT="0" distB="0" distL="0" distR="0" wp14:anchorId="7C08D8F4" wp14:editId="7A78028C">
            <wp:extent cx="4319270" cy="2822575"/>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19270" cy="2822575"/>
                    </a:xfrm>
                    <a:prstGeom prst="rect">
                      <a:avLst/>
                    </a:prstGeom>
                  </pic:spPr>
                </pic:pic>
              </a:graphicData>
            </a:graphic>
          </wp:inline>
        </w:drawing>
      </w:r>
    </w:p>
    <w:p w14:paraId="4CB5EED2" w14:textId="0D13B106" w:rsidR="00CA0570" w:rsidRPr="0048090B" w:rsidRDefault="00CA0570" w:rsidP="00040B30">
      <w:pPr>
        <w:widowControl/>
        <w:jc w:val="left"/>
        <w:rPr>
          <w:rFonts w:ascii="Times New Roman" w:eastAsia="ＭＳ 明朝" w:hAnsi="Times New Roman" w:cs="Times New Roman"/>
          <w:color w:val="000000" w:themeColor="text1"/>
          <w:szCs w:val="21"/>
        </w:rPr>
      </w:pPr>
    </w:p>
    <w:p w14:paraId="5CC68026" w14:textId="59632CAE" w:rsidR="007E019B" w:rsidRPr="0048090B" w:rsidRDefault="007E019B" w:rsidP="00040B3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水酸化ナトリウム溶液に</w:t>
      </w:r>
      <w:r w:rsidR="00040B30" w:rsidRPr="0048090B">
        <w:rPr>
          <w:rFonts w:ascii="Times New Roman" w:eastAsia="ＭＳ 明朝" w:hAnsi="Times New Roman" w:cs="Times New Roman"/>
          <w:color w:val="000000" w:themeColor="text1"/>
          <w:szCs w:val="21"/>
        </w:rPr>
        <w:t>電極を入れた</w:t>
      </w:r>
      <w:r w:rsidRPr="0048090B">
        <w:rPr>
          <w:rFonts w:ascii="Times New Roman" w:eastAsia="ＭＳ 明朝" w:hAnsi="Times New Roman" w:cs="Times New Roman"/>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sidRPr="0048090B">
        <w:rPr>
          <w:rFonts w:ascii="Times New Roman" w:eastAsia="ＭＳ 明朝" w:hAnsi="Times New Roman" w:cs="Times New Roman"/>
          <w:color w:val="000000" w:themeColor="text1"/>
          <w:szCs w:val="21"/>
        </w:rPr>
        <w:t>。</w:t>
      </w:r>
    </w:p>
    <w:p w14:paraId="5F93B1F1" w14:textId="6906A314" w:rsidR="00D043CC" w:rsidRPr="0048090B" w:rsidRDefault="00AA03C4" w:rsidP="007E019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506EE68B" w14:textId="5EB26744" w:rsidR="002D1192" w:rsidRPr="0048090B" w:rsidRDefault="008F3F2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09" w:name="_Toc126715618"/>
      <w:r w:rsidRPr="0048090B">
        <w:rPr>
          <w:rFonts w:ascii="Times New Roman" w:eastAsia="ＭＳ 明朝" w:hAnsi="Times New Roman" w:cs="Times New Roman"/>
          <w:color w:val="000000" w:themeColor="text1"/>
          <w:szCs w:val="21"/>
        </w:rPr>
        <w:lastRenderedPageBreak/>
        <w:t>220</w:t>
      </w:r>
      <w:r w:rsidR="00F87589" w:rsidRPr="0048090B">
        <w:rPr>
          <w:rFonts w:ascii="Times New Roman" w:eastAsia="ＭＳ 明朝" w:hAnsi="Times New Roman" w:cs="Times New Roman"/>
          <w:color w:val="000000" w:themeColor="text1"/>
          <w:szCs w:val="21"/>
        </w:rPr>
        <w:t>415CP_cell0.2g_1</w:t>
      </w:r>
      <w:r w:rsidR="00F87589" w:rsidRPr="0048090B">
        <w:rPr>
          <w:rFonts w:ascii="Times New Roman" w:eastAsia="ＭＳ 明朝" w:hAnsi="Times New Roman" w:cs="Times New Roman"/>
          <w:color w:val="000000" w:themeColor="text1"/>
          <w:szCs w:val="21"/>
        </w:rPr>
        <w:t>回目</w:t>
      </w:r>
      <w:ins w:id="4310" w:author="松山 ファミリー" w:date="2023-02-08T02:15:00Z">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ins>
      <w:bookmarkEnd w:id="4309"/>
    </w:p>
    <w:p w14:paraId="41BE7EA0" w14:textId="2BD485E9" w:rsidR="002D1192" w:rsidRPr="0048090B" w:rsidRDefault="007F2AFF"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6" behindDoc="0" locked="0" layoutInCell="1" allowOverlap="1" wp14:anchorId="13220288" wp14:editId="50744EF7">
                <wp:simplePos x="0" y="0"/>
                <wp:positionH relativeFrom="column">
                  <wp:posOffset>-3690</wp:posOffset>
                </wp:positionH>
                <wp:positionV relativeFrom="paragraph">
                  <wp:posOffset>3314419</wp:posOffset>
                </wp:positionV>
                <wp:extent cx="2569579" cy="291570"/>
                <wp:effectExtent l="0" t="0" r="0" b="635"/>
                <wp:wrapNone/>
                <wp:docPr id="240" name="テキスト ボックス 240"/>
                <wp:cNvGraphicFramePr/>
                <a:graphic xmlns:a="http://schemas.openxmlformats.org/drawingml/2006/main">
                  <a:graphicData uri="http://schemas.microsoft.com/office/word/2010/wordprocessingShape">
                    <wps:wsp>
                      <wps:cNvSpPr txBox="1"/>
                      <wps:spPr>
                        <a:xfrm>
                          <a:off x="0" y="0"/>
                          <a:ext cx="2569579" cy="291570"/>
                        </a:xfrm>
                        <a:prstGeom prst="rect">
                          <a:avLst/>
                        </a:prstGeom>
                        <a:solidFill>
                          <a:schemeClr val="lt1"/>
                        </a:solidFill>
                        <a:ln w="6350">
                          <a:noFill/>
                        </a:ln>
                      </wps:spPr>
                      <wps:txb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20288" id="テキスト ボックス 240" o:spid="_x0000_s1043" type="#_x0000_t202" style="position:absolute;left:0;text-align:left;margin-left:-.3pt;margin-top:261pt;width:202.35pt;height:22.9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" fillcolor="white [3201]" stroked="f" strokeweight=".5pt">
                <v:textbo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2D2977" w:rsidRPr="0048090B">
        <w:rPr>
          <w:rFonts w:ascii="Times New Roman" w:eastAsia="ＭＳ 明朝" w:hAnsi="Times New Roman" w:cs="Times New Roman"/>
          <w:noProof/>
          <w:szCs w:val="21"/>
        </w:rPr>
        <w:drawing>
          <wp:inline distT="0" distB="0" distL="0" distR="0" wp14:anchorId="00668E65" wp14:editId="4D3AB3FF">
            <wp:extent cx="5400040" cy="3521710"/>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B59754C" w14:textId="2A4BCBEA" w:rsidR="002D1192" w:rsidRPr="0048090B" w:rsidRDefault="007F2AFF"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7" behindDoc="0" locked="0" layoutInCell="1" allowOverlap="1" wp14:anchorId="38DA90AC" wp14:editId="20D3F5E4">
                <wp:simplePos x="0" y="0"/>
                <wp:positionH relativeFrom="column">
                  <wp:posOffset>-107347</wp:posOffset>
                </wp:positionH>
                <wp:positionV relativeFrom="paragraph">
                  <wp:posOffset>3128645</wp:posOffset>
                </wp:positionV>
                <wp:extent cx="3923818" cy="291570"/>
                <wp:effectExtent l="0" t="0" r="635" b="635"/>
                <wp:wrapNone/>
                <wp:docPr id="241" name="テキスト ボックス 241"/>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A90AC" id="テキスト ボックス 241" o:spid="_x0000_s1044" type="#_x0000_t202" style="position:absolute;left:0;text-align:left;margin-left:-8.45pt;margin-top:246.35pt;width:308.95pt;height:22.9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" fillcolor="white [3201]" stroked="f" strokeweight=".5pt">
                <v:textbo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v:textbox>
              </v:shape>
            </w:pict>
          </mc:Fallback>
        </mc:AlternateContent>
      </w:r>
      <w:r w:rsidR="002D2977" w:rsidRPr="0048090B">
        <w:rPr>
          <w:rFonts w:ascii="Times New Roman" w:eastAsia="ＭＳ 明朝" w:hAnsi="Times New Roman" w:cs="Times New Roman"/>
          <w:noProof/>
          <w:szCs w:val="21"/>
        </w:rPr>
        <w:drawing>
          <wp:inline distT="0" distB="0" distL="0" distR="0" wp14:anchorId="21C9BEA5" wp14:editId="1C0EAEC3">
            <wp:extent cx="4872941" cy="3184258"/>
            <wp:effectExtent l="0" t="0" r="444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97797" cy="3200500"/>
                    </a:xfrm>
                    <a:prstGeom prst="rect">
                      <a:avLst/>
                    </a:prstGeom>
                  </pic:spPr>
                </pic:pic>
              </a:graphicData>
            </a:graphic>
          </wp:inline>
        </w:drawing>
      </w:r>
    </w:p>
    <w:p w14:paraId="39FC6A87" w14:textId="77777777" w:rsidR="007F2AFF" w:rsidRPr="0048090B" w:rsidRDefault="007F2AFF" w:rsidP="008036F0">
      <w:pPr>
        <w:rPr>
          <w:rFonts w:ascii="Times New Roman" w:eastAsia="ＭＳ 明朝" w:hAnsi="Times New Roman" w:cs="Times New Roman"/>
          <w:color w:val="000000" w:themeColor="text1"/>
          <w:szCs w:val="21"/>
        </w:rPr>
      </w:pPr>
    </w:p>
    <w:p w14:paraId="398D80BD" w14:textId="0E2EF1BC" w:rsidR="00F93F9C" w:rsidRPr="0048090B" w:rsidRDefault="00D477A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初回</w:t>
      </w:r>
      <w:r w:rsidR="00582268" w:rsidRPr="0048090B">
        <w:rPr>
          <w:rFonts w:ascii="Times New Roman" w:eastAsia="ＭＳ 明朝" w:hAnsi="Times New Roman" w:cs="Times New Roman"/>
          <w:color w:val="000000" w:themeColor="text1"/>
          <w:szCs w:val="21"/>
        </w:rPr>
        <w:t>以降の</w:t>
      </w:r>
      <w:r w:rsidRPr="0048090B">
        <w:rPr>
          <w:rFonts w:ascii="Times New Roman" w:eastAsia="ＭＳ 明朝" w:hAnsi="Times New Roman" w:cs="Times New Roman"/>
          <w:color w:val="000000" w:themeColor="text1"/>
          <w:szCs w:val="21"/>
        </w:rPr>
        <w:t>グルコース</w:t>
      </w:r>
      <w:r w:rsidR="00582268" w:rsidRPr="0048090B">
        <w:rPr>
          <w:rFonts w:ascii="Times New Roman" w:eastAsia="ＭＳ 明朝" w:hAnsi="Times New Roman" w:cs="Times New Roman"/>
          <w:color w:val="000000" w:themeColor="text1"/>
          <w:szCs w:val="21"/>
        </w:rPr>
        <w:t>による電流</w:t>
      </w:r>
      <w:r w:rsidR="00DF7818" w:rsidRPr="0048090B">
        <w:rPr>
          <w:rFonts w:ascii="Times New Roman" w:eastAsia="ＭＳ 明朝" w:hAnsi="Times New Roman" w:cs="Times New Roman"/>
          <w:color w:val="000000" w:themeColor="text1"/>
          <w:szCs w:val="21"/>
        </w:rPr>
        <w:t>密度が低下している。</w:t>
      </w:r>
      <w:r w:rsidR="00686D46" w:rsidRPr="0048090B">
        <w:rPr>
          <w:rFonts w:ascii="Times New Roman" w:eastAsia="ＭＳ 明朝" w:hAnsi="Times New Roman" w:cs="Times New Roman"/>
          <w:color w:val="000000" w:themeColor="text1"/>
          <w:szCs w:val="21"/>
        </w:rPr>
        <w:t>また、</w:t>
      </w:r>
      <w:r w:rsidR="0047551A" w:rsidRPr="0048090B">
        <w:rPr>
          <w:rFonts w:ascii="Times New Roman" w:eastAsia="ＭＳ 明朝" w:hAnsi="Times New Roman" w:cs="Times New Roman"/>
          <w:color w:val="000000" w:themeColor="text1"/>
          <w:szCs w:val="21"/>
        </w:rPr>
        <w:t>グルコース滴下後に電流密度も</w:t>
      </w:r>
      <w:r w:rsidR="00AF7A37" w:rsidRPr="0048090B">
        <w:rPr>
          <w:rFonts w:ascii="Times New Roman" w:eastAsia="ＭＳ 明朝" w:hAnsi="Times New Roman" w:cs="Times New Roman"/>
          <w:color w:val="000000" w:themeColor="text1"/>
          <w:szCs w:val="21"/>
        </w:rPr>
        <w:t>低下しているため、</w:t>
      </w:r>
      <w:r w:rsidR="00971D2C" w:rsidRPr="0048090B">
        <w:rPr>
          <w:rFonts w:ascii="Times New Roman" w:eastAsia="ＭＳ 明朝" w:hAnsi="Times New Roman" w:cs="Times New Roman"/>
          <w:color w:val="000000" w:themeColor="text1"/>
          <w:szCs w:val="21"/>
        </w:rPr>
        <w:t>電極表面にグルコースから酸化したグルコノラクトンが</w:t>
      </w:r>
      <w:r w:rsidR="00D61EFF" w:rsidRPr="0048090B">
        <w:rPr>
          <w:rFonts w:ascii="Times New Roman" w:eastAsia="ＭＳ 明朝" w:hAnsi="Times New Roman" w:cs="Times New Roman"/>
          <w:color w:val="000000" w:themeColor="text1"/>
          <w:szCs w:val="21"/>
        </w:rPr>
        <w:t>多く存在している可能性を考えた。</w:t>
      </w:r>
    </w:p>
    <w:p w14:paraId="63DF3D82" w14:textId="77777777" w:rsidR="007F2AFF" w:rsidRPr="0048090B" w:rsidRDefault="007F2AFF" w:rsidP="008036F0">
      <w:pPr>
        <w:rPr>
          <w:rFonts w:ascii="Times New Roman" w:eastAsia="ＭＳ 明朝" w:hAnsi="Times New Roman" w:cs="Times New Roman"/>
          <w:color w:val="000000" w:themeColor="text1"/>
          <w:szCs w:val="21"/>
        </w:rPr>
      </w:pPr>
    </w:p>
    <w:p w14:paraId="37BDDC67" w14:textId="0A3E6C3D" w:rsidR="00EF26C5" w:rsidRPr="0048090B" w:rsidRDefault="00716B57"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11" w:name="_Toc126715619"/>
      <w:r w:rsidRPr="0048090B">
        <w:rPr>
          <w:rFonts w:ascii="Times New Roman" w:eastAsia="ＭＳ 明朝" w:hAnsi="Times New Roman" w:cs="Times New Roman"/>
          <w:color w:val="000000" w:themeColor="text1"/>
          <w:szCs w:val="21"/>
        </w:rPr>
        <w:lastRenderedPageBreak/>
        <w:t>220415CP_cell0.2g_2</w:t>
      </w:r>
      <w:r w:rsidRPr="0048090B">
        <w:rPr>
          <w:rFonts w:ascii="Times New Roman" w:eastAsia="ＭＳ 明朝" w:hAnsi="Times New Roman" w:cs="Times New Roman"/>
          <w:color w:val="000000" w:themeColor="text1"/>
          <w:szCs w:val="21"/>
        </w:rPr>
        <w:t>回目</w:t>
      </w:r>
      <w:ins w:id="4312" w:author="松山 ファミリー" w:date="2023-02-08T02:16:00Z">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ins>
      <w:bookmarkEnd w:id="4311"/>
    </w:p>
    <w:p w14:paraId="1442C704" w14:textId="4E5EBF49" w:rsidR="002D1192" w:rsidRPr="0048090B" w:rsidRDefault="00F0597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8" behindDoc="0" locked="0" layoutInCell="1" allowOverlap="1" wp14:anchorId="4EF31448" wp14:editId="7BF22BC7">
                <wp:simplePos x="0" y="0"/>
                <wp:positionH relativeFrom="column">
                  <wp:posOffset>-3690</wp:posOffset>
                </wp:positionH>
                <wp:positionV relativeFrom="paragraph">
                  <wp:posOffset>3325993</wp:posOffset>
                </wp:positionV>
                <wp:extent cx="2558005" cy="291570"/>
                <wp:effectExtent l="0" t="0" r="0" b="635"/>
                <wp:wrapNone/>
                <wp:docPr id="242" name="テキスト ボックス 242"/>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1448" id="テキスト ボックス 242" o:spid="_x0000_s1045" type="#_x0000_t202" style="position:absolute;left:0;text-align:left;margin-left:-.3pt;margin-top:261.9pt;width:201.4pt;height:22.9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" fillcolor="white [3201]" stroked="f" strokeweight=".5pt">
                <v:textbo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EF26C5" w:rsidRPr="0048090B">
        <w:rPr>
          <w:rFonts w:ascii="Times New Roman" w:eastAsia="ＭＳ 明朝" w:hAnsi="Times New Roman" w:cs="Times New Roman"/>
          <w:noProof/>
          <w:szCs w:val="21"/>
        </w:rPr>
        <w:drawing>
          <wp:inline distT="0" distB="0" distL="0" distR="0" wp14:anchorId="706FCF3D" wp14:editId="7B87BE97">
            <wp:extent cx="5400040" cy="3521710"/>
            <wp:effectExtent l="0" t="0" r="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45706B77" w14:textId="30B1136B" w:rsidR="00BF19DC" w:rsidRPr="0048090B" w:rsidRDefault="002D2977"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5459B16" wp14:editId="3FA36CA1">
            <wp:extent cx="5400040" cy="3528695"/>
            <wp:effectExtent l="0" t="0" r="0" b="1905"/>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3007EE3" w14:textId="27338863" w:rsidR="00BF19DC" w:rsidRPr="0048090B" w:rsidRDefault="005D2EF4"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回目での反応と</w:t>
      </w:r>
      <w:r w:rsidR="005D5F7F" w:rsidRPr="0048090B">
        <w:rPr>
          <w:rFonts w:ascii="Times New Roman" w:eastAsia="ＭＳ 明朝" w:hAnsi="Times New Roman" w:cs="Times New Roman"/>
          <w:color w:val="000000" w:themeColor="text1"/>
          <w:szCs w:val="21"/>
        </w:rPr>
        <w:t>比べて、</w:t>
      </w:r>
      <w:r w:rsidR="008968AE" w:rsidRPr="0048090B">
        <w:rPr>
          <w:rFonts w:ascii="Times New Roman" w:eastAsia="ＭＳ 明朝" w:hAnsi="Times New Roman" w:cs="Times New Roman"/>
          <w:color w:val="000000" w:themeColor="text1"/>
          <w:szCs w:val="21"/>
        </w:rPr>
        <w:t>グルコース滴下</w:t>
      </w:r>
      <w:r w:rsidR="005D5F7F" w:rsidRPr="0048090B">
        <w:rPr>
          <w:rFonts w:ascii="Times New Roman" w:eastAsia="ＭＳ 明朝" w:hAnsi="Times New Roman" w:cs="Times New Roman"/>
          <w:color w:val="000000" w:themeColor="text1"/>
          <w:szCs w:val="21"/>
        </w:rPr>
        <w:t>1</w:t>
      </w:r>
      <w:r w:rsidR="005D5F7F" w:rsidRPr="0048090B">
        <w:rPr>
          <w:rFonts w:ascii="Times New Roman" w:eastAsia="ＭＳ 明朝" w:hAnsi="Times New Roman" w:cs="Times New Roman"/>
          <w:color w:val="000000" w:themeColor="text1"/>
          <w:szCs w:val="21"/>
        </w:rPr>
        <w:t>回目</w:t>
      </w:r>
      <w:r w:rsidR="008F0048" w:rsidRPr="0048090B">
        <w:rPr>
          <w:rFonts w:ascii="Times New Roman" w:eastAsia="ＭＳ 明朝" w:hAnsi="Times New Roman" w:cs="Times New Roman"/>
          <w:color w:val="000000" w:themeColor="text1"/>
          <w:szCs w:val="21"/>
        </w:rPr>
        <w:t>と</w:t>
      </w:r>
      <w:r w:rsidR="008F0048" w:rsidRPr="0048090B">
        <w:rPr>
          <w:rFonts w:ascii="Times New Roman" w:eastAsia="ＭＳ 明朝" w:hAnsi="Times New Roman" w:cs="Times New Roman"/>
          <w:color w:val="000000" w:themeColor="text1"/>
          <w:szCs w:val="21"/>
        </w:rPr>
        <w:t>2</w:t>
      </w:r>
      <w:r w:rsidR="008F0048" w:rsidRPr="0048090B">
        <w:rPr>
          <w:rFonts w:ascii="Times New Roman" w:eastAsia="ＭＳ 明朝" w:hAnsi="Times New Roman" w:cs="Times New Roman"/>
          <w:color w:val="000000" w:themeColor="text1"/>
          <w:szCs w:val="21"/>
        </w:rPr>
        <w:t>回目</w:t>
      </w:r>
      <w:r w:rsidR="005D5F7F" w:rsidRPr="0048090B">
        <w:rPr>
          <w:rFonts w:ascii="Times New Roman" w:eastAsia="ＭＳ 明朝" w:hAnsi="Times New Roman" w:cs="Times New Roman"/>
          <w:color w:val="000000" w:themeColor="text1"/>
          <w:szCs w:val="21"/>
        </w:rPr>
        <w:t>の</w:t>
      </w:r>
      <w:r w:rsidR="003F01AD" w:rsidRPr="0048090B">
        <w:rPr>
          <w:rFonts w:ascii="Times New Roman" w:eastAsia="ＭＳ 明朝" w:hAnsi="Times New Roman" w:cs="Times New Roman"/>
          <w:color w:val="000000" w:themeColor="text1"/>
          <w:szCs w:val="21"/>
        </w:rPr>
        <w:t>電流密度の</w:t>
      </w:r>
      <w:r w:rsidR="00392BB7" w:rsidRPr="0048090B">
        <w:rPr>
          <w:rFonts w:ascii="Times New Roman" w:eastAsia="ＭＳ 明朝" w:hAnsi="Times New Roman" w:cs="Times New Roman"/>
          <w:color w:val="000000" w:themeColor="text1"/>
          <w:szCs w:val="21"/>
        </w:rPr>
        <w:t>増加</w:t>
      </w:r>
      <w:r w:rsidR="00614D90" w:rsidRPr="0048090B">
        <w:rPr>
          <w:rFonts w:ascii="Times New Roman" w:eastAsia="ＭＳ 明朝" w:hAnsi="Times New Roman" w:cs="Times New Roman"/>
          <w:color w:val="000000" w:themeColor="text1"/>
          <w:szCs w:val="21"/>
        </w:rPr>
        <w:t>の</w:t>
      </w:r>
      <w:r w:rsidR="008F0048" w:rsidRPr="0048090B">
        <w:rPr>
          <w:rFonts w:ascii="Times New Roman" w:eastAsia="ＭＳ 明朝" w:hAnsi="Times New Roman" w:cs="Times New Roman"/>
          <w:color w:val="000000" w:themeColor="text1"/>
          <w:szCs w:val="21"/>
        </w:rPr>
        <w:t>差が大きくなっている</w:t>
      </w:r>
      <w:r w:rsidR="00614D90" w:rsidRPr="0048090B">
        <w:rPr>
          <w:rFonts w:ascii="Times New Roman" w:eastAsia="ＭＳ 明朝" w:hAnsi="Times New Roman" w:cs="Times New Roman"/>
          <w:color w:val="000000" w:themeColor="text1"/>
          <w:szCs w:val="21"/>
        </w:rPr>
        <w:t>。</w:t>
      </w:r>
      <w:r w:rsidR="00B96F90" w:rsidRPr="0048090B">
        <w:rPr>
          <w:rFonts w:ascii="Times New Roman" w:eastAsia="ＭＳ 明朝" w:hAnsi="Times New Roman" w:cs="Times New Roman"/>
          <w:color w:val="000000" w:themeColor="text1"/>
          <w:szCs w:val="21"/>
        </w:rPr>
        <w:t>しかし、滴下後の</w:t>
      </w:r>
      <w:r w:rsidR="00E448DC" w:rsidRPr="0048090B">
        <w:rPr>
          <w:rFonts w:ascii="Times New Roman" w:eastAsia="ＭＳ 明朝" w:hAnsi="Times New Roman" w:cs="Times New Roman"/>
          <w:color w:val="000000" w:themeColor="text1"/>
          <w:szCs w:val="21"/>
        </w:rPr>
        <w:t>電流密度低下が見られなくなった。</w:t>
      </w:r>
    </w:p>
    <w:p w14:paraId="1182FE4A" w14:textId="77777777" w:rsidR="00BF19DC" w:rsidRPr="0048090B" w:rsidRDefault="00BF19DC" w:rsidP="00E7530F">
      <w:pPr>
        <w:widowControl/>
        <w:jc w:val="left"/>
        <w:outlineLvl w:val="2"/>
        <w:rPr>
          <w:rFonts w:ascii="Times New Roman" w:eastAsia="ＭＳ 明朝" w:hAnsi="Times New Roman" w:cs="Times New Roman"/>
          <w:color w:val="000000" w:themeColor="text1"/>
          <w:szCs w:val="21"/>
        </w:rPr>
      </w:pPr>
    </w:p>
    <w:p w14:paraId="6E37EFA3" w14:textId="109F89C3" w:rsidR="00BF19DC" w:rsidRPr="0048090B" w:rsidRDefault="00BF19DC"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13" w:name="_Toc126715620"/>
      <w:r w:rsidRPr="0048090B">
        <w:rPr>
          <w:rFonts w:ascii="Times New Roman" w:eastAsia="ＭＳ 明朝" w:hAnsi="Times New Roman" w:cs="Times New Roman"/>
          <w:color w:val="000000" w:themeColor="text1"/>
          <w:szCs w:val="21"/>
        </w:rPr>
        <w:lastRenderedPageBreak/>
        <w:t>220415CP_cell0.2g_3</w:t>
      </w:r>
      <w:r w:rsidRPr="0048090B">
        <w:rPr>
          <w:rFonts w:ascii="Times New Roman" w:eastAsia="ＭＳ 明朝" w:hAnsi="Times New Roman" w:cs="Times New Roman"/>
          <w:color w:val="000000" w:themeColor="text1"/>
          <w:szCs w:val="21"/>
        </w:rPr>
        <w:t>回目</w:t>
      </w:r>
      <w:ins w:id="4314" w:author="松山 ファミリー" w:date="2023-02-08T02:16:00Z">
        <w:r w:rsidR="003177E1">
          <w:rPr>
            <w:rFonts w:ascii="Times New Roman" w:eastAsia="ＭＳ 明朝" w:hAnsi="Times New Roman" w:cs="Times New Roman" w:hint="eastAsia"/>
            <w:color w:val="000000" w:themeColor="text1"/>
            <w:szCs w:val="21"/>
          </w:rPr>
          <w:t xml:space="preserve"> </w:t>
        </w:r>
        <w:r w:rsidR="003177E1">
          <w:rPr>
            <w:rFonts w:ascii="Times New Roman" w:eastAsia="ＭＳ 明朝" w:hAnsi="Times New Roman" w:cs="Times New Roman"/>
            <w:color w:val="000000" w:themeColor="text1"/>
            <w:szCs w:val="21"/>
          </w:rPr>
          <w:t>CA</w:t>
        </w:r>
        <w:r w:rsidR="003177E1">
          <w:rPr>
            <w:rFonts w:ascii="Times New Roman" w:eastAsia="ＭＳ 明朝" w:hAnsi="Times New Roman" w:cs="Times New Roman" w:hint="eastAsia"/>
            <w:color w:val="000000" w:themeColor="text1"/>
            <w:szCs w:val="21"/>
          </w:rPr>
          <w:t>結果</w:t>
        </w:r>
      </w:ins>
      <w:bookmarkEnd w:id="4313"/>
    </w:p>
    <w:p w14:paraId="3FC8D0C1" w14:textId="672C2A5D" w:rsidR="00FB31FE" w:rsidRPr="0048090B" w:rsidRDefault="00F0597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9" behindDoc="0" locked="0" layoutInCell="1" allowOverlap="1" wp14:anchorId="24620FE6" wp14:editId="28B5FDDC">
                <wp:simplePos x="0" y="0"/>
                <wp:positionH relativeFrom="column">
                  <wp:posOffset>-3544</wp:posOffset>
                </wp:positionH>
                <wp:positionV relativeFrom="paragraph">
                  <wp:posOffset>3360420</wp:posOffset>
                </wp:positionV>
                <wp:extent cx="2558005" cy="291570"/>
                <wp:effectExtent l="0" t="0" r="0" b="635"/>
                <wp:wrapNone/>
                <wp:docPr id="243" name="テキスト ボックス 243"/>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20FE6" id="テキスト ボックス 243" o:spid="_x0000_s1046" type="#_x0000_t202" style="position:absolute;left:0;text-align:left;margin-left:-.3pt;margin-top:264.6pt;width:201.4pt;height:22.9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" fillcolor="white [3201]" stroked="f" strokeweight=".5pt">
                <v:textbo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v:textbox>
              </v:shape>
            </w:pict>
          </mc:Fallback>
        </mc:AlternateContent>
      </w:r>
      <w:r w:rsidR="00C20E6A" w:rsidRPr="0048090B">
        <w:rPr>
          <w:rFonts w:ascii="Times New Roman" w:eastAsia="ＭＳ 明朝" w:hAnsi="Times New Roman" w:cs="Times New Roman"/>
          <w:noProof/>
          <w:szCs w:val="21"/>
        </w:rPr>
        <w:drawing>
          <wp:inline distT="0" distB="0" distL="0" distR="0" wp14:anchorId="37FA3228" wp14:editId="23DE921D">
            <wp:extent cx="5400040" cy="3528695"/>
            <wp:effectExtent l="0" t="0" r="0" b="1905"/>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r w:rsidR="00064AD4" w:rsidRPr="0048090B">
        <w:rPr>
          <w:rFonts w:ascii="Times New Roman" w:eastAsia="ＭＳ 明朝" w:hAnsi="Times New Roman" w:cs="Times New Roman"/>
          <w:noProof/>
          <w:szCs w:val="21"/>
        </w:rPr>
        <w:drawing>
          <wp:inline distT="0" distB="0" distL="0" distR="0" wp14:anchorId="3443DDED" wp14:editId="4E88BAF7">
            <wp:extent cx="4606724" cy="3010297"/>
            <wp:effectExtent l="0" t="0" r="381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84562" cy="3061161"/>
                    </a:xfrm>
                    <a:prstGeom prst="rect">
                      <a:avLst/>
                    </a:prstGeom>
                  </pic:spPr>
                </pic:pic>
              </a:graphicData>
            </a:graphic>
          </wp:inline>
        </w:drawing>
      </w:r>
    </w:p>
    <w:p w14:paraId="4C49980F" w14:textId="2C96692D" w:rsidR="000F13B6" w:rsidRPr="0048090B" w:rsidRDefault="00F343F9"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回目や</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回目での反応と比べて、グルコース滴下</w:t>
      </w:r>
      <w:r w:rsidRPr="0048090B">
        <w:rPr>
          <w:rFonts w:ascii="Times New Roman" w:eastAsia="ＭＳ 明朝" w:hAnsi="Times New Roman" w:cs="Times New Roman"/>
          <w:color w:val="000000" w:themeColor="text1"/>
          <w:szCs w:val="21"/>
        </w:rPr>
        <w:t>1</w:t>
      </w:r>
      <w:r w:rsidRPr="0048090B">
        <w:rPr>
          <w:rFonts w:ascii="Times New Roman" w:eastAsia="ＭＳ 明朝" w:hAnsi="Times New Roman" w:cs="Times New Roman"/>
          <w:color w:val="000000" w:themeColor="text1"/>
          <w:szCs w:val="21"/>
        </w:rPr>
        <w:t>回目と</w:t>
      </w: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回目の電流密度の増加の差が大きくなっている。</w:t>
      </w:r>
      <w:r w:rsidR="00F46559" w:rsidRPr="0048090B">
        <w:rPr>
          <w:rFonts w:ascii="Times New Roman" w:eastAsia="ＭＳ 明朝" w:hAnsi="Times New Roman" w:cs="Times New Roman"/>
          <w:color w:val="000000" w:themeColor="text1"/>
          <w:szCs w:val="21"/>
        </w:rPr>
        <w:t>電極</w:t>
      </w:r>
      <w:r w:rsidR="007D0EF3" w:rsidRPr="0048090B">
        <w:rPr>
          <w:rFonts w:ascii="Times New Roman" w:eastAsia="ＭＳ 明朝" w:hAnsi="Times New Roman" w:cs="Times New Roman"/>
          <w:color w:val="000000" w:themeColor="text1"/>
          <w:szCs w:val="21"/>
        </w:rPr>
        <w:t>洗浄時に</w:t>
      </w:r>
      <w:r w:rsidR="00F46559" w:rsidRPr="0048090B">
        <w:rPr>
          <w:rFonts w:ascii="Times New Roman" w:eastAsia="ＭＳ 明朝" w:hAnsi="Times New Roman" w:cs="Times New Roman"/>
          <w:color w:val="000000" w:themeColor="text1"/>
          <w:szCs w:val="21"/>
        </w:rPr>
        <w:t>ミリ</w:t>
      </w:r>
      <w:r w:rsidR="00F46559" w:rsidRPr="0048090B">
        <w:rPr>
          <w:rFonts w:ascii="Times New Roman" w:eastAsia="ＭＳ 明朝" w:hAnsi="Times New Roman" w:cs="Times New Roman"/>
          <w:color w:val="000000" w:themeColor="text1"/>
          <w:szCs w:val="21"/>
        </w:rPr>
        <w:t>Q</w:t>
      </w:r>
      <w:r w:rsidR="00F46559" w:rsidRPr="0048090B">
        <w:rPr>
          <w:rFonts w:ascii="Times New Roman" w:eastAsia="ＭＳ 明朝" w:hAnsi="Times New Roman" w:cs="Times New Roman"/>
          <w:color w:val="000000" w:themeColor="text1"/>
          <w:szCs w:val="21"/>
        </w:rPr>
        <w:t>水で電極表面</w:t>
      </w:r>
      <w:r w:rsidR="008170D6" w:rsidRPr="0048090B">
        <w:rPr>
          <w:rFonts w:ascii="Times New Roman" w:eastAsia="ＭＳ 明朝" w:hAnsi="Times New Roman" w:cs="Times New Roman"/>
          <w:color w:val="000000" w:themeColor="text1"/>
          <w:szCs w:val="21"/>
        </w:rPr>
        <w:t>の</w:t>
      </w:r>
      <w:r w:rsidR="003548CD" w:rsidRPr="0048090B">
        <w:rPr>
          <w:rFonts w:ascii="Times New Roman" w:eastAsia="ＭＳ 明朝" w:hAnsi="Times New Roman" w:cs="Times New Roman"/>
          <w:color w:val="000000" w:themeColor="text1"/>
          <w:szCs w:val="21"/>
        </w:rPr>
        <w:t>グルコノラクトン等が</w:t>
      </w:r>
      <w:r w:rsidR="007D0EF3" w:rsidRPr="0048090B">
        <w:rPr>
          <w:rFonts w:ascii="Times New Roman" w:eastAsia="ＭＳ 明朝" w:hAnsi="Times New Roman" w:cs="Times New Roman"/>
          <w:color w:val="000000" w:themeColor="text1"/>
          <w:szCs w:val="21"/>
        </w:rPr>
        <w:t>消え</w:t>
      </w:r>
      <w:r w:rsidR="009B2609" w:rsidRPr="0048090B">
        <w:rPr>
          <w:rFonts w:ascii="Times New Roman" w:eastAsia="ＭＳ 明朝" w:hAnsi="Times New Roman" w:cs="Times New Roman"/>
          <w:color w:val="000000" w:themeColor="text1"/>
          <w:szCs w:val="21"/>
        </w:rPr>
        <w:t>たため</w:t>
      </w:r>
      <w:r w:rsidR="000E1302" w:rsidRPr="0048090B">
        <w:rPr>
          <w:rFonts w:ascii="Times New Roman" w:eastAsia="ＭＳ 明朝" w:hAnsi="Times New Roman" w:cs="Times New Roman"/>
          <w:color w:val="000000" w:themeColor="text1"/>
          <w:szCs w:val="21"/>
        </w:rPr>
        <w:t>と考える。</w:t>
      </w:r>
      <w:r w:rsidR="00D97BB0" w:rsidRPr="0048090B">
        <w:rPr>
          <w:rFonts w:ascii="Times New Roman" w:eastAsia="ＭＳ 明朝" w:hAnsi="Times New Roman" w:cs="Times New Roman"/>
          <w:color w:val="000000" w:themeColor="text1"/>
          <w:szCs w:val="21"/>
        </w:rPr>
        <w:t>滴下</w:t>
      </w:r>
      <w:r w:rsidR="00D97BB0" w:rsidRPr="0048090B">
        <w:rPr>
          <w:rFonts w:ascii="Times New Roman" w:eastAsia="ＭＳ 明朝" w:hAnsi="Times New Roman" w:cs="Times New Roman"/>
          <w:color w:val="000000" w:themeColor="text1"/>
          <w:szCs w:val="21"/>
        </w:rPr>
        <w:t>1</w:t>
      </w:r>
      <w:r w:rsidR="00D97BB0" w:rsidRPr="0048090B">
        <w:rPr>
          <w:rFonts w:ascii="Times New Roman" w:eastAsia="ＭＳ 明朝" w:hAnsi="Times New Roman" w:cs="Times New Roman"/>
          <w:color w:val="000000" w:themeColor="text1"/>
          <w:szCs w:val="21"/>
        </w:rPr>
        <w:t>回目はグルコースに対して反応したが、</w:t>
      </w:r>
      <w:r w:rsidR="000E1302" w:rsidRPr="0048090B">
        <w:rPr>
          <w:rFonts w:ascii="Times New Roman" w:eastAsia="ＭＳ 明朝" w:hAnsi="Times New Roman" w:cs="Times New Roman"/>
          <w:color w:val="000000" w:themeColor="text1"/>
          <w:szCs w:val="21"/>
        </w:rPr>
        <w:t>酸化したグルコノラクトンガ電極表面に付着するため、電流密度が低下した可能性がある。</w:t>
      </w:r>
      <w:r w:rsidR="00E7530F" w:rsidRPr="0048090B">
        <w:rPr>
          <w:rFonts w:ascii="Times New Roman" w:eastAsia="ＭＳ 明朝" w:hAnsi="Times New Roman" w:cs="Times New Roman"/>
          <w:color w:val="000000" w:themeColor="text1"/>
          <w:szCs w:val="21"/>
        </w:rPr>
        <w:br w:type="page"/>
      </w:r>
    </w:p>
    <w:p w14:paraId="4B6E7DFE" w14:textId="38499D36" w:rsidR="00064AD4" w:rsidRPr="0048090B" w:rsidRDefault="00FB790B"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15" w:name="_Toc126715621"/>
      <w:r w:rsidRPr="0048090B">
        <w:rPr>
          <w:rFonts w:ascii="Times New Roman" w:eastAsia="ＭＳ 明朝" w:hAnsi="Times New Roman" w:cs="Times New Roman"/>
          <w:color w:val="000000" w:themeColor="text1"/>
          <w:szCs w:val="21"/>
        </w:rPr>
        <w:lastRenderedPageBreak/>
        <w:t>220906CP_cell0.02g</w:t>
      </w:r>
      <w:ins w:id="4316" w:author="松山 ファミリー" w:date="2023-02-08T02:16:00Z">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ins>
      <w:bookmarkEnd w:id="4315"/>
    </w:p>
    <w:p w14:paraId="74E4457F" w14:textId="53D084DC" w:rsidR="00FB790B" w:rsidRPr="0048090B" w:rsidRDefault="00DE5095"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0" behindDoc="0" locked="0" layoutInCell="1" allowOverlap="1" wp14:anchorId="1543A474" wp14:editId="45C1C623">
                <wp:simplePos x="0" y="0"/>
                <wp:positionH relativeFrom="column">
                  <wp:posOffset>-3175</wp:posOffset>
                </wp:positionH>
                <wp:positionV relativeFrom="paragraph">
                  <wp:posOffset>3407478</wp:posOffset>
                </wp:positionV>
                <wp:extent cx="2558005" cy="291570"/>
                <wp:effectExtent l="0" t="0" r="0" b="635"/>
                <wp:wrapNone/>
                <wp:docPr id="244" name="テキスト ボックス 244"/>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3A474" id="テキスト ボックス 244" o:spid="_x0000_s1047" type="#_x0000_t202" style="position:absolute;left:0;text-align:left;margin-left:-.25pt;margin-top:268.3pt;width:201.4pt;height:22.9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" fillcolor="white [3201]" stroked="f" strokeweight=".5pt">
                <v:textbo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v:textbox>
              </v:shape>
            </w:pict>
          </mc:Fallback>
        </mc:AlternateContent>
      </w:r>
      <w:r w:rsidR="00F0717B" w:rsidRPr="0048090B">
        <w:rPr>
          <w:rFonts w:ascii="Times New Roman" w:eastAsia="ＭＳ 明朝" w:hAnsi="Times New Roman" w:cs="Times New Roman"/>
          <w:noProof/>
          <w:szCs w:val="21"/>
        </w:rPr>
        <w:drawing>
          <wp:inline distT="0" distB="0" distL="0" distR="0" wp14:anchorId="0E0459FA" wp14:editId="4A8D9711">
            <wp:extent cx="5400040" cy="3521710"/>
            <wp:effectExtent l="0" t="0" r="0" b="0"/>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BA516A2" w14:textId="1A8D708B" w:rsidR="007A460B" w:rsidRPr="0048090B" w:rsidRDefault="00DE5095"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F235678" wp14:editId="7FDFB321">
            <wp:extent cx="4435848" cy="2898842"/>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49180" cy="2907555"/>
                    </a:xfrm>
                    <a:prstGeom prst="rect">
                      <a:avLst/>
                    </a:prstGeom>
                  </pic:spPr>
                </pic:pic>
              </a:graphicData>
            </a:graphic>
          </wp:inline>
        </w:drawing>
      </w:r>
    </w:p>
    <w:p w14:paraId="34A04683" w14:textId="77777777" w:rsidR="00DE5095" w:rsidRPr="0048090B" w:rsidRDefault="00DE5095" w:rsidP="008036F0">
      <w:pPr>
        <w:rPr>
          <w:rFonts w:ascii="Times New Roman" w:eastAsia="ＭＳ 明朝" w:hAnsi="Times New Roman" w:cs="Times New Roman"/>
          <w:color w:val="000000" w:themeColor="text1"/>
          <w:szCs w:val="21"/>
        </w:rPr>
      </w:pPr>
    </w:p>
    <w:p w14:paraId="631A88DA" w14:textId="3DCEDF08" w:rsidR="00650004" w:rsidRPr="0048090B" w:rsidRDefault="003B6B6E" w:rsidP="008036F0">
      <w:pPr>
        <w:rPr>
          <w:rFonts w:ascii="Times New Roman" w:eastAsia="ＭＳ 明朝" w:hAnsi="Times New Roman" w:cs="Times New Roman"/>
          <w:color w:val="000000" w:themeColor="text1"/>
          <w:szCs w:val="21"/>
        </w:rPr>
      </w:pPr>
      <w:bookmarkStart w:id="4317" w:name="OLE_LINK1"/>
      <w:r w:rsidRPr="0048090B">
        <w:rPr>
          <w:rFonts w:ascii="Times New Roman" w:eastAsia="ＭＳ 明朝" w:hAnsi="Times New Roman" w:cs="Times New Roman"/>
          <w:color w:val="000000" w:themeColor="text1"/>
          <w:szCs w:val="21"/>
        </w:rPr>
        <w:t>水酸化ナトリウム溶液に電極を入れた段階で、電極に詰めたナノシートが溶液内に落ちていくのが確認できた。しかし、</w:t>
      </w:r>
      <w:r w:rsidR="00570E6A" w:rsidRPr="0048090B">
        <w:rPr>
          <w:rFonts w:ascii="Times New Roman" w:eastAsia="ＭＳ 明朝" w:hAnsi="Times New Roman" w:cs="Times New Roman"/>
          <w:color w:val="000000" w:themeColor="text1"/>
          <w:szCs w:val="21"/>
        </w:rPr>
        <w:t>安定するまで待ち測定を行うと</w:t>
      </w:r>
      <w:r w:rsidR="00FA4CBD" w:rsidRPr="0048090B">
        <w:rPr>
          <w:rFonts w:ascii="Times New Roman" w:eastAsia="ＭＳ 明朝" w:hAnsi="Times New Roman" w:cs="Times New Roman"/>
          <w:color w:val="000000" w:themeColor="text1"/>
          <w:szCs w:val="21"/>
        </w:rPr>
        <w:t>グルコース濃度</w:t>
      </w:r>
      <w:r w:rsidR="00FA4CBD" w:rsidRPr="0048090B">
        <w:rPr>
          <w:rFonts w:ascii="Times New Roman" w:eastAsia="ＭＳ 明朝" w:hAnsi="Times New Roman" w:cs="Times New Roman"/>
          <w:color w:val="000000" w:themeColor="text1"/>
          <w:szCs w:val="21"/>
        </w:rPr>
        <w:t xml:space="preserve"> 4 mM</w:t>
      </w:r>
      <w:r w:rsidR="00FA4CBD" w:rsidRPr="0048090B">
        <w:rPr>
          <w:rFonts w:ascii="Times New Roman" w:eastAsia="ＭＳ 明朝" w:hAnsi="Times New Roman" w:cs="Times New Roman"/>
          <w:color w:val="000000" w:themeColor="text1"/>
          <w:szCs w:val="21"/>
        </w:rPr>
        <w:t>程度までは比例して測定できていた。</w:t>
      </w:r>
    </w:p>
    <w:p w14:paraId="163C250D" w14:textId="5D612B4C" w:rsidR="00650004" w:rsidRPr="0048090B" w:rsidRDefault="00650004" w:rsidP="003B6B6E">
      <w:pPr>
        <w:widowControl/>
        <w:ind w:left="-199"/>
        <w:jc w:val="left"/>
        <w:outlineLvl w:val="2"/>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30B4E264" w14:textId="2964E190" w:rsidR="00BF19DC" w:rsidRPr="0048090B" w:rsidRDefault="0065000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18" w:name="_Toc126715622"/>
      <w:r w:rsidRPr="0048090B">
        <w:rPr>
          <w:rFonts w:ascii="Times New Roman" w:eastAsia="ＭＳ 明朝" w:hAnsi="Times New Roman" w:cs="Times New Roman"/>
          <w:color w:val="000000" w:themeColor="text1"/>
          <w:szCs w:val="21"/>
        </w:rPr>
        <w:lastRenderedPageBreak/>
        <w:t>220906CP_cell0.2g_1</w:t>
      </w:r>
      <w:bookmarkEnd w:id="4317"/>
      <w:ins w:id="4319" w:author="松山 ファミリー" w:date="2023-02-08T02:16:00Z">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ins>
      <w:bookmarkEnd w:id="4318"/>
    </w:p>
    <w:p w14:paraId="56DB2D32" w14:textId="77777777" w:rsidR="009903D0" w:rsidRPr="0048090B" w:rsidRDefault="00A805F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1" behindDoc="0" locked="0" layoutInCell="1" allowOverlap="1" wp14:anchorId="5B1BA6D4" wp14:editId="56293608">
                <wp:simplePos x="0" y="0"/>
                <wp:positionH relativeFrom="column">
                  <wp:posOffset>-118922</wp:posOffset>
                </wp:positionH>
                <wp:positionV relativeFrom="paragraph">
                  <wp:posOffset>3404436</wp:posOffset>
                </wp:positionV>
                <wp:extent cx="2558005" cy="291570"/>
                <wp:effectExtent l="0" t="0" r="0" b="635"/>
                <wp:wrapNone/>
                <wp:docPr id="245" name="テキスト ボックス 245"/>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BA6D4" id="テキスト ボックス 245" o:spid="_x0000_s1048" type="#_x0000_t202" style="position:absolute;left:0;text-align:left;margin-left:-9.35pt;margin-top:268.05pt;width:201.4pt;height:22.9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" fillcolor="white [3201]" stroked="f" strokeweight=".5pt">
                <v:textbo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v:textbox>
              </v:shape>
            </w:pict>
          </mc:Fallback>
        </mc:AlternateContent>
      </w:r>
      <w:r w:rsidR="009E1D20" w:rsidRPr="0048090B">
        <w:rPr>
          <w:rFonts w:ascii="Times New Roman" w:eastAsia="ＭＳ 明朝" w:hAnsi="Times New Roman" w:cs="Times New Roman"/>
          <w:noProof/>
          <w:szCs w:val="21"/>
        </w:rPr>
        <w:drawing>
          <wp:inline distT="0" distB="0" distL="0" distR="0" wp14:anchorId="6D41416F" wp14:editId="585EC622">
            <wp:extent cx="5400040" cy="35217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E93EA84" w14:textId="6A0EDA57" w:rsidR="009903D0" w:rsidRPr="0048090B" w:rsidRDefault="009903D0"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2162B89" wp14:editId="0DECACBA">
            <wp:extent cx="5400040" cy="3528695"/>
            <wp:effectExtent l="0" t="0" r="0" b="190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BE41890" w14:textId="0C6D0B54" w:rsidR="00BD1B60" w:rsidRPr="0048090B" w:rsidRDefault="00B301D5"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メリハリのある</w:t>
      </w:r>
      <w:r w:rsidR="0046280F" w:rsidRPr="0048090B">
        <w:rPr>
          <w:rFonts w:ascii="Times New Roman" w:eastAsia="ＭＳ 明朝" w:hAnsi="Times New Roman" w:cs="Times New Roman"/>
          <w:color w:val="000000" w:themeColor="text1"/>
          <w:szCs w:val="21"/>
        </w:rPr>
        <w:t>データではなく、なだらかな放物線のグラフとなった。</w:t>
      </w:r>
      <w:r w:rsidR="00FB0AE0" w:rsidRPr="0048090B">
        <w:rPr>
          <w:rFonts w:ascii="Times New Roman" w:eastAsia="ＭＳ 明朝" w:hAnsi="Times New Roman" w:cs="Times New Roman"/>
          <w:color w:val="000000" w:themeColor="text1"/>
          <w:szCs w:val="21"/>
        </w:rPr>
        <w:t>グルコース濃度</w:t>
      </w:r>
      <w:r w:rsidR="00FB0AE0" w:rsidRPr="0048090B">
        <w:rPr>
          <w:rFonts w:ascii="Times New Roman" w:eastAsia="ＭＳ 明朝" w:hAnsi="Times New Roman" w:cs="Times New Roman"/>
          <w:color w:val="000000" w:themeColor="text1"/>
          <w:szCs w:val="21"/>
        </w:rPr>
        <w:t xml:space="preserve"> 2.5 mM</w:t>
      </w:r>
      <w:r w:rsidR="00FB0AE0" w:rsidRPr="0048090B">
        <w:rPr>
          <w:rFonts w:ascii="Times New Roman" w:eastAsia="ＭＳ 明朝" w:hAnsi="Times New Roman" w:cs="Times New Roman"/>
          <w:color w:val="000000" w:themeColor="text1"/>
          <w:szCs w:val="21"/>
        </w:rPr>
        <w:t>程度までは比例してグルコースの測定ができている。</w:t>
      </w:r>
      <w:r w:rsidR="00350368" w:rsidRPr="0048090B">
        <w:rPr>
          <w:rFonts w:ascii="Times New Roman" w:eastAsia="ＭＳ 明朝" w:hAnsi="Times New Roman" w:cs="Times New Roman"/>
          <w:color w:val="000000" w:themeColor="text1"/>
          <w:szCs w:val="21"/>
        </w:rPr>
        <w:t>しかし、滴下後電流密度が安定するまでもっと待っても良かったと考えている。</w:t>
      </w:r>
    </w:p>
    <w:p w14:paraId="61264FD7" w14:textId="728FB7AB" w:rsidR="003D7B8F" w:rsidRPr="0048090B" w:rsidRDefault="00453AB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20" w:name="_Toc126715623"/>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ell0.2g_2_2</w:t>
      </w:r>
      <w:r w:rsidRPr="0048090B">
        <w:rPr>
          <w:rFonts w:ascii="Times New Roman" w:eastAsia="ＭＳ 明朝" w:hAnsi="Times New Roman" w:cs="Times New Roman"/>
          <w:color w:val="000000" w:themeColor="text1"/>
          <w:szCs w:val="21"/>
        </w:rPr>
        <w:t>回目</w:t>
      </w:r>
      <w:ins w:id="4321" w:author="松山 ファミリー" w:date="2023-02-08T02:16:00Z">
        <w:r w:rsidR="003177E1">
          <w:rPr>
            <w:rFonts w:ascii="Times New Roman" w:eastAsia="ＭＳ 明朝" w:hAnsi="Times New Roman" w:cs="Times New Roman" w:hint="eastAsia"/>
            <w:color w:val="000000" w:themeColor="text1"/>
            <w:szCs w:val="21"/>
          </w:rPr>
          <w:t xml:space="preserve"> </w:t>
        </w:r>
        <w:r w:rsidR="003177E1">
          <w:rPr>
            <w:rFonts w:ascii="Times New Roman" w:eastAsia="ＭＳ 明朝" w:hAnsi="Times New Roman" w:cs="Times New Roman"/>
            <w:color w:val="000000" w:themeColor="text1"/>
            <w:szCs w:val="21"/>
          </w:rPr>
          <w:t>CA</w:t>
        </w:r>
        <w:r w:rsidR="003177E1">
          <w:rPr>
            <w:rFonts w:ascii="Times New Roman" w:eastAsia="ＭＳ 明朝" w:hAnsi="Times New Roman" w:cs="Times New Roman" w:hint="eastAsia"/>
            <w:color w:val="000000" w:themeColor="text1"/>
            <w:szCs w:val="21"/>
          </w:rPr>
          <w:t>結果</w:t>
        </w:r>
      </w:ins>
      <w:bookmarkEnd w:id="4320"/>
    </w:p>
    <w:p w14:paraId="301AB46F" w14:textId="1D6412A6" w:rsidR="003D7B8F" w:rsidRPr="0048090B" w:rsidRDefault="00336FFE"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2" behindDoc="0" locked="0" layoutInCell="1" allowOverlap="1" wp14:anchorId="232C2FFD" wp14:editId="5E5327C5">
                <wp:simplePos x="0" y="0"/>
                <wp:positionH relativeFrom="column">
                  <wp:posOffset>-84712</wp:posOffset>
                </wp:positionH>
                <wp:positionV relativeFrom="paragraph">
                  <wp:posOffset>3337568</wp:posOffset>
                </wp:positionV>
                <wp:extent cx="2708476" cy="291570"/>
                <wp:effectExtent l="0" t="0" r="0" b="635"/>
                <wp:wrapNone/>
                <wp:docPr id="246" name="テキスト ボックス 246"/>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C2FFD" id="テキスト ボックス 246" o:spid="_x0000_s1049" type="#_x0000_t202" style="position:absolute;left:0;text-align:left;margin-left:-6.65pt;margin-top:262.8pt;width:213.25pt;height:22.9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" fillcolor="white [3201]" stroked="f" strokeweight=".5pt">
                <v:textbo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3D7B8F" w:rsidRPr="0048090B">
        <w:rPr>
          <w:rFonts w:ascii="Times New Roman" w:eastAsia="ＭＳ 明朝" w:hAnsi="Times New Roman" w:cs="Times New Roman"/>
          <w:noProof/>
          <w:szCs w:val="21"/>
        </w:rPr>
        <w:drawing>
          <wp:inline distT="0" distB="0" distL="0" distR="0" wp14:anchorId="534CB443" wp14:editId="42A51CE6">
            <wp:extent cx="5400040" cy="3521710"/>
            <wp:effectExtent l="0" t="0" r="0" b="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16DA63C" w14:textId="0B88D9F3" w:rsidR="00177A5E" w:rsidRPr="0048090B" w:rsidRDefault="00811A3C"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9AAE179" wp14:editId="6FD8F4D8">
            <wp:extent cx="5400040" cy="3528695"/>
            <wp:effectExtent l="0" t="0" r="0" b="1905"/>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ED23033" w14:textId="515D2435" w:rsidR="00177A5E" w:rsidRPr="0048090B" w:rsidRDefault="00277B92"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なだらかな放物線のグラフとなった</w:t>
      </w:r>
      <w:r w:rsidR="00EF19FE" w:rsidRPr="0048090B">
        <w:rPr>
          <w:rFonts w:ascii="Times New Roman" w:eastAsia="ＭＳ 明朝" w:hAnsi="Times New Roman" w:cs="Times New Roman"/>
          <w:color w:val="000000" w:themeColor="text1"/>
          <w:szCs w:val="21"/>
        </w:rPr>
        <w:t>が、線形範囲は</w:t>
      </w:r>
      <w:r w:rsidR="008670AE" w:rsidRPr="0048090B">
        <w:rPr>
          <w:rFonts w:ascii="Times New Roman" w:eastAsia="ＭＳ 明朝" w:hAnsi="Times New Roman" w:cs="Times New Roman"/>
          <w:color w:val="000000" w:themeColor="text1"/>
          <w:szCs w:val="21"/>
        </w:rPr>
        <w:t>0.</w:t>
      </w:r>
      <w:r w:rsidR="00E5585E" w:rsidRPr="0048090B">
        <w:rPr>
          <w:rFonts w:ascii="Times New Roman" w:eastAsia="ＭＳ 明朝" w:hAnsi="Times New Roman" w:cs="Times New Roman"/>
          <w:color w:val="000000" w:themeColor="text1"/>
          <w:szCs w:val="21"/>
        </w:rPr>
        <w:t>08-8.04 mM</w:t>
      </w:r>
      <w:r w:rsidR="00E5585E" w:rsidRPr="0048090B">
        <w:rPr>
          <w:rFonts w:ascii="Times New Roman" w:eastAsia="ＭＳ 明朝" w:hAnsi="Times New Roman" w:cs="Times New Roman"/>
          <w:color w:val="000000" w:themeColor="text1"/>
          <w:szCs w:val="21"/>
        </w:rPr>
        <w:t>とこれまでに測定した電極</w:t>
      </w:r>
      <w:r w:rsidR="00B06A8A" w:rsidRPr="0048090B">
        <w:rPr>
          <w:rFonts w:ascii="Times New Roman" w:eastAsia="ＭＳ 明朝" w:hAnsi="Times New Roman" w:cs="Times New Roman"/>
          <w:color w:val="000000" w:themeColor="text1"/>
          <w:szCs w:val="21"/>
        </w:rPr>
        <w:t>内で広い範囲を測定することができていた。</w:t>
      </w:r>
      <w:r w:rsidR="00B06A8A" w:rsidRPr="0048090B">
        <w:rPr>
          <w:rFonts w:ascii="Times New Roman" w:eastAsia="ＭＳ 明朝" w:hAnsi="Times New Roman" w:cs="Times New Roman"/>
          <w:color w:val="000000" w:themeColor="text1"/>
          <w:szCs w:val="21"/>
        </w:rPr>
        <w:t>CV</w:t>
      </w:r>
      <w:r w:rsidR="00B06A8A" w:rsidRPr="0048090B">
        <w:rPr>
          <w:rFonts w:ascii="Times New Roman" w:eastAsia="ＭＳ 明朝" w:hAnsi="Times New Roman" w:cs="Times New Roman"/>
          <w:color w:val="000000" w:themeColor="text1"/>
          <w:szCs w:val="21"/>
        </w:rPr>
        <w:t>測定後の</w:t>
      </w:r>
      <w:r w:rsidR="00B06A8A" w:rsidRPr="0048090B">
        <w:rPr>
          <w:rFonts w:ascii="Times New Roman" w:eastAsia="ＭＳ 明朝" w:hAnsi="Times New Roman" w:cs="Times New Roman"/>
          <w:color w:val="000000" w:themeColor="text1"/>
          <w:szCs w:val="21"/>
        </w:rPr>
        <w:t>CA</w:t>
      </w:r>
      <w:r w:rsidR="00B06A8A" w:rsidRPr="0048090B">
        <w:rPr>
          <w:rFonts w:ascii="Times New Roman" w:eastAsia="ＭＳ 明朝" w:hAnsi="Times New Roman" w:cs="Times New Roman"/>
          <w:color w:val="000000" w:themeColor="text1"/>
          <w:szCs w:val="21"/>
        </w:rPr>
        <w:t>測定ということもあり、電極が</w:t>
      </w:r>
      <w:r w:rsidR="00AB385C" w:rsidRPr="0048090B">
        <w:rPr>
          <w:rFonts w:ascii="Times New Roman" w:eastAsia="ＭＳ 明朝" w:hAnsi="Times New Roman" w:cs="Times New Roman"/>
          <w:color w:val="000000" w:themeColor="text1"/>
          <w:szCs w:val="21"/>
        </w:rPr>
        <w:t>水酸化ナトリウム水溶液に馴染んでいないことが原因と考えた。</w:t>
      </w:r>
    </w:p>
    <w:p w14:paraId="29BFAB02" w14:textId="5C21D1B0" w:rsidR="00516A64" w:rsidRPr="0048090B" w:rsidRDefault="00391336"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lastRenderedPageBreak/>
        <mc:AlternateContent>
          <mc:Choice Requires="wps">
            <w:drawing>
              <wp:anchor distT="0" distB="0" distL="114300" distR="114300" simplePos="0" relativeHeight="251658273" behindDoc="0" locked="0" layoutInCell="1" allowOverlap="1" wp14:anchorId="07B1EED4" wp14:editId="352F3044">
                <wp:simplePos x="0" y="0"/>
                <wp:positionH relativeFrom="column">
                  <wp:posOffset>88289</wp:posOffset>
                </wp:positionH>
                <wp:positionV relativeFrom="paragraph">
                  <wp:posOffset>3555019</wp:posOffset>
                </wp:positionV>
                <wp:extent cx="2708476" cy="291570"/>
                <wp:effectExtent l="0" t="0" r="0" b="635"/>
                <wp:wrapNone/>
                <wp:docPr id="247" name="テキスト ボックス 247"/>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EED4" id="テキスト ボックス 247" o:spid="_x0000_s1050" type="#_x0000_t202" style="position:absolute;left:0;text-align:left;margin-left:6.95pt;margin-top:279.9pt;width:213.25pt;height:22.9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IH9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" fillcolor="white [3201]" stroked="f" strokeweight=".5pt">
                <v:textbo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v:textbox>
              </v:shape>
            </w:pict>
          </mc:Fallback>
        </mc:AlternateContent>
      </w:r>
      <w:r w:rsidR="00516A64"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00516A64" w:rsidRPr="0048090B">
        <w:rPr>
          <w:rFonts w:ascii="Times New Roman" w:eastAsia="ＭＳ 明朝" w:hAnsi="Times New Roman" w:cs="Times New Roman"/>
          <w:color w:val="000000" w:themeColor="text1"/>
          <w:szCs w:val="21"/>
        </w:rPr>
        <w:t>ell0.2g_3</w:t>
      </w:r>
      <w:ins w:id="4322" w:author="松山 ファミリー" w:date="2023-02-08T02:17:00Z">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ins>
      <w:r w:rsidR="00666FF7" w:rsidRPr="0048090B">
        <w:rPr>
          <w:rFonts w:ascii="Times New Roman" w:eastAsia="ＭＳ 明朝" w:hAnsi="Times New Roman" w:cs="Times New Roman"/>
          <w:noProof/>
          <w:szCs w:val="21"/>
        </w:rPr>
        <w:drawing>
          <wp:inline distT="0" distB="0" distL="0" distR="0" wp14:anchorId="71943ECE" wp14:editId="4AF968CC">
            <wp:extent cx="5400040" cy="3521710"/>
            <wp:effectExtent l="0" t="0" r="0" b="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70004A1" w14:textId="5E2AF301" w:rsidR="00067C18" w:rsidRPr="0048090B" w:rsidRDefault="00067C18" w:rsidP="00067C18">
      <w:pPr>
        <w:widowControl/>
        <w:ind w:left="-199"/>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0B945EE" wp14:editId="141DC872">
            <wp:extent cx="5400040" cy="3528695"/>
            <wp:effectExtent l="0" t="0" r="0" b="190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7B7C507" w14:textId="273AA1DC" w:rsidR="00516A64" w:rsidRPr="0048090B" w:rsidRDefault="006E53CA"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1000-1450 s</w:t>
      </w:r>
      <w:r w:rsidRPr="0048090B">
        <w:rPr>
          <w:rFonts w:ascii="Times New Roman" w:eastAsia="ＭＳ 明朝" w:hAnsi="Times New Roman" w:cs="Times New Roman"/>
          <w:color w:val="000000" w:themeColor="text1"/>
          <w:szCs w:val="21"/>
        </w:rPr>
        <w:t>の間は滴下</w:t>
      </w:r>
      <w:r w:rsidR="00F56867" w:rsidRPr="0048090B">
        <w:rPr>
          <w:rFonts w:ascii="Times New Roman" w:eastAsia="ＭＳ 明朝" w:hAnsi="Times New Roman" w:cs="Times New Roman"/>
          <w:color w:val="000000" w:themeColor="text1"/>
          <w:szCs w:val="21"/>
        </w:rPr>
        <w:t>を止めていた期間であったが、ナノシートが剥がれ落ちたのか</w:t>
      </w:r>
      <w:r w:rsidR="00A54F64" w:rsidRPr="0048090B">
        <w:rPr>
          <w:rFonts w:ascii="Times New Roman" w:eastAsia="ＭＳ 明朝" w:hAnsi="Times New Roman" w:cs="Times New Roman"/>
          <w:color w:val="000000" w:themeColor="text1"/>
          <w:szCs w:val="21"/>
        </w:rPr>
        <w:t>急激な電流密度の低下が見られた。その後、</w:t>
      </w:r>
      <w:r w:rsidR="001640EF" w:rsidRPr="0048090B">
        <w:rPr>
          <w:rFonts w:ascii="Times New Roman" w:eastAsia="ＭＳ 明朝" w:hAnsi="Times New Roman" w:cs="Times New Roman"/>
          <w:color w:val="000000" w:themeColor="text1"/>
          <w:szCs w:val="21"/>
        </w:rPr>
        <w:t>滴下を開始したが、</w:t>
      </w:r>
      <w:r w:rsidR="001640EF" w:rsidRPr="0048090B">
        <w:rPr>
          <w:rFonts w:ascii="Times New Roman" w:eastAsia="ＭＳ 明朝" w:hAnsi="Times New Roman" w:cs="Times New Roman"/>
          <w:color w:val="000000" w:themeColor="text1"/>
          <w:szCs w:val="21"/>
        </w:rPr>
        <w:t>0.25 mA/cm</w:t>
      </w:r>
      <w:r w:rsidR="001640EF" w:rsidRPr="0048090B">
        <w:rPr>
          <w:rFonts w:ascii="Times New Roman" w:eastAsia="ＭＳ 明朝" w:hAnsi="Times New Roman" w:cs="Times New Roman"/>
          <w:color w:val="000000" w:themeColor="text1"/>
          <w:szCs w:val="21"/>
          <w:vertAlign w:val="superscript"/>
        </w:rPr>
        <w:t>2</w:t>
      </w:r>
      <w:r w:rsidR="001640EF" w:rsidRPr="0048090B">
        <w:rPr>
          <w:rFonts w:ascii="Times New Roman" w:eastAsia="ＭＳ 明朝" w:hAnsi="Times New Roman" w:cs="Times New Roman"/>
          <w:color w:val="000000" w:themeColor="text1"/>
          <w:szCs w:val="21"/>
        </w:rPr>
        <w:t>で電流密度が飽和したことがわかる。</w:t>
      </w:r>
      <w:r w:rsidR="009670EE" w:rsidRPr="0048090B">
        <w:rPr>
          <w:rFonts w:ascii="Times New Roman" w:eastAsia="ＭＳ 明朝" w:hAnsi="Times New Roman" w:cs="Times New Roman"/>
          <w:color w:val="000000" w:themeColor="text1"/>
          <w:szCs w:val="21"/>
        </w:rPr>
        <w:t>電極にナノシートを詰め込み不足が考えられる。</w:t>
      </w:r>
    </w:p>
    <w:p w14:paraId="7234C868" w14:textId="7903139D" w:rsidR="00BF19DC" w:rsidRPr="0048090B" w:rsidRDefault="000B198C"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lastRenderedPageBreak/>
        <mc:AlternateContent>
          <mc:Choice Requires="wps">
            <w:drawing>
              <wp:anchor distT="0" distB="0" distL="114300" distR="114300" simplePos="0" relativeHeight="251658274" behindDoc="0" locked="0" layoutInCell="1" allowOverlap="1" wp14:anchorId="5834458F" wp14:editId="29EBDB9D">
                <wp:simplePos x="0" y="0"/>
                <wp:positionH relativeFrom="column">
                  <wp:posOffset>111439</wp:posOffset>
                </wp:positionH>
                <wp:positionV relativeFrom="paragraph">
                  <wp:posOffset>3555019</wp:posOffset>
                </wp:positionV>
                <wp:extent cx="2708476" cy="291570"/>
                <wp:effectExtent l="0" t="0" r="0" b="635"/>
                <wp:wrapNone/>
                <wp:docPr id="248" name="テキスト ボックス 248"/>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458F" id="テキスト ボックス 248" o:spid="_x0000_s1051" type="#_x0000_t202" style="position:absolute;left:0;text-align:left;margin-left:8.75pt;margin-top:279.9pt;width:213.25pt;height:22.9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s4o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" fillcolor="white [3201]" stroked="f" strokeweight=".5pt">
                <v:textbo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v:textbox>
              </v:shape>
            </w:pict>
          </mc:Fallback>
        </mc:AlternateContent>
      </w:r>
      <w:r w:rsidR="00184738"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00184738" w:rsidRPr="0048090B">
        <w:rPr>
          <w:rFonts w:ascii="Times New Roman" w:eastAsia="ＭＳ 明朝" w:hAnsi="Times New Roman" w:cs="Times New Roman"/>
          <w:color w:val="000000" w:themeColor="text1"/>
          <w:szCs w:val="21"/>
        </w:rPr>
        <w:t>ell0.2g_4</w:t>
      </w:r>
      <w:ins w:id="4323" w:author="松山 ファミリー" w:date="2023-02-08T02:17:00Z">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ins>
      <w:r w:rsidR="00811A3C" w:rsidRPr="0048090B">
        <w:rPr>
          <w:rFonts w:ascii="Times New Roman" w:eastAsia="ＭＳ 明朝" w:hAnsi="Times New Roman" w:cs="Times New Roman"/>
          <w:noProof/>
          <w:szCs w:val="21"/>
        </w:rPr>
        <w:drawing>
          <wp:inline distT="0" distB="0" distL="0" distR="0" wp14:anchorId="7DF78F01" wp14:editId="35F2F21E">
            <wp:extent cx="5400040" cy="3521710"/>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6A29F2E" w14:textId="3F0A534B" w:rsidR="008B5F04" w:rsidRPr="0048090B" w:rsidRDefault="008B5F04" w:rsidP="008B5F04">
      <w:pPr>
        <w:widowControl/>
        <w:ind w:left="-199"/>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anchor distT="0" distB="0" distL="114300" distR="114300" simplePos="0" relativeHeight="251658278" behindDoc="0" locked="0" layoutInCell="1" allowOverlap="1" wp14:anchorId="0A2A2BF5" wp14:editId="0EE502F7">
            <wp:simplePos x="0" y="0"/>
            <wp:positionH relativeFrom="column">
              <wp:posOffset>0</wp:posOffset>
            </wp:positionH>
            <wp:positionV relativeFrom="paragraph">
              <wp:posOffset>233045</wp:posOffset>
            </wp:positionV>
            <wp:extent cx="5400040" cy="3528695"/>
            <wp:effectExtent l="0" t="0" r="0" b="1905"/>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528695"/>
                    </a:xfrm>
                    <a:prstGeom prst="rect">
                      <a:avLst/>
                    </a:prstGeom>
                  </pic:spPr>
                </pic:pic>
              </a:graphicData>
            </a:graphic>
          </wp:anchor>
        </w:drawing>
      </w:r>
    </w:p>
    <w:p w14:paraId="2B70FBB9" w14:textId="5B2D8791" w:rsidR="003C780C" w:rsidRPr="0048090B" w:rsidDel="003177E1" w:rsidRDefault="005841E9" w:rsidP="008036F0">
      <w:pPr>
        <w:pStyle w:val="a4"/>
        <w:widowControl/>
        <w:ind w:leftChars="0" w:left="368"/>
        <w:jc w:val="left"/>
        <w:rPr>
          <w:del w:id="4324" w:author="松山 ファミリー" w:date="2023-02-08T02:17: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 mA/cm</w:t>
      </w:r>
      <w:r w:rsidRPr="0048090B">
        <w:rPr>
          <w:rFonts w:ascii="Times New Roman" w:eastAsia="ＭＳ 明朝" w:hAnsi="Times New Roman" w:cs="Times New Roman"/>
          <w:color w:val="000000" w:themeColor="text1"/>
          <w:szCs w:val="21"/>
          <w:vertAlign w:val="superscript"/>
        </w:rPr>
        <w:t>2</w:t>
      </w:r>
      <w:r w:rsidRPr="0048090B">
        <w:rPr>
          <w:rFonts w:ascii="Times New Roman" w:eastAsia="ＭＳ 明朝" w:hAnsi="Times New Roman" w:cs="Times New Roman"/>
          <w:color w:val="000000" w:themeColor="text1"/>
          <w:szCs w:val="21"/>
        </w:rPr>
        <w:t>あたりで</w:t>
      </w:r>
      <w:r w:rsidR="00311016" w:rsidRPr="0048090B">
        <w:rPr>
          <w:rFonts w:ascii="Times New Roman" w:eastAsia="ＭＳ 明朝" w:hAnsi="Times New Roman" w:cs="Times New Roman"/>
          <w:color w:val="000000" w:themeColor="text1"/>
          <w:szCs w:val="21"/>
        </w:rPr>
        <w:t>電流密度が飽和した。</w:t>
      </w:r>
      <w:r w:rsidR="00C51265" w:rsidRPr="0048090B">
        <w:rPr>
          <w:rFonts w:ascii="Times New Roman" w:eastAsia="ＭＳ 明朝" w:hAnsi="Times New Roman" w:cs="Times New Roman"/>
          <w:color w:val="000000" w:themeColor="text1"/>
          <w:szCs w:val="21"/>
        </w:rPr>
        <w:t>220906CP_cell0.2g_2_2</w:t>
      </w:r>
      <w:r w:rsidR="00C51265" w:rsidRPr="0048090B">
        <w:rPr>
          <w:rFonts w:ascii="Times New Roman" w:eastAsia="ＭＳ 明朝" w:hAnsi="Times New Roman" w:cs="Times New Roman"/>
          <w:color w:val="000000" w:themeColor="text1"/>
          <w:szCs w:val="21"/>
        </w:rPr>
        <w:t>回目</w:t>
      </w:r>
      <w:r w:rsidR="007D2FC8" w:rsidRPr="0048090B">
        <w:rPr>
          <w:rFonts w:ascii="Times New Roman" w:eastAsia="ＭＳ 明朝" w:hAnsi="Times New Roman" w:cs="Times New Roman"/>
          <w:color w:val="000000" w:themeColor="text1"/>
          <w:szCs w:val="21"/>
        </w:rPr>
        <w:t>の時は</w:t>
      </w:r>
      <w:r w:rsidR="007D2FC8" w:rsidRPr="0048090B">
        <w:rPr>
          <w:rFonts w:ascii="Times New Roman" w:eastAsia="ＭＳ 明朝" w:hAnsi="Times New Roman" w:cs="Times New Roman"/>
          <w:color w:val="000000" w:themeColor="text1"/>
          <w:szCs w:val="21"/>
        </w:rPr>
        <w:t>15 mA/cm</w:t>
      </w:r>
      <w:r w:rsidR="007D2FC8" w:rsidRPr="0048090B">
        <w:rPr>
          <w:rFonts w:ascii="Times New Roman" w:eastAsia="ＭＳ 明朝" w:hAnsi="Times New Roman" w:cs="Times New Roman"/>
          <w:color w:val="000000" w:themeColor="text1"/>
          <w:szCs w:val="21"/>
          <w:vertAlign w:val="superscript"/>
        </w:rPr>
        <w:t>2</w:t>
      </w:r>
      <w:r w:rsidR="007D2FC8" w:rsidRPr="0048090B">
        <w:rPr>
          <w:rFonts w:ascii="Times New Roman" w:eastAsia="ＭＳ 明朝" w:hAnsi="Times New Roman" w:cs="Times New Roman"/>
          <w:color w:val="000000" w:themeColor="text1"/>
          <w:szCs w:val="21"/>
        </w:rPr>
        <w:t>であったことを考えると、水酸化ナトリウム水溶液に馴染んだ</w:t>
      </w:r>
      <w:r w:rsidR="009C159B" w:rsidRPr="0048090B">
        <w:rPr>
          <w:rFonts w:ascii="Times New Roman" w:eastAsia="ＭＳ 明朝" w:hAnsi="Times New Roman" w:cs="Times New Roman"/>
          <w:color w:val="000000" w:themeColor="text1"/>
          <w:szCs w:val="21"/>
        </w:rPr>
        <w:t>ことによる精度向上が考えられる。</w:t>
      </w:r>
    </w:p>
    <w:p w14:paraId="50BBA7E9" w14:textId="77777777" w:rsidR="00E72BE4" w:rsidRPr="0048090B" w:rsidDel="003177E1" w:rsidRDefault="00E72BE4" w:rsidP="003C780C">
      <w:pPr>
        <w:pStyle w:val="a4"/>
        <w:widowControl/>
        <w:ind w:leftChars="0" w:left="368"/>
        <w:jc w:val="left"/>
        <w:outlineLvl w:val="2"/>
        <w:rPr>
          <w:del w:id="4325" w:author="松山 ファミリー" w:date="2023-02-08T02:17:00Z"/>
          <w:rFonts w:ascii="Times New Roman" w:eastAsia="ＭＳ 明朝" w:hAnsi="Times New Roman" w:cs="Times New Roman" w:hint="eastAsia"/>
          <w:color w:val="000000" w:themeColor="text1"/>
          <w:szCs w:val="21"/>
        </w:rPr>
      </w:pPr>
    </w:p>
    <w:p w14:paraId="124AED5C" w14:textId="77777777" w:rsidR="00E72BE4" w:rsidRPr="0048090B" w:rsidRDefault="00E72BE4" w:rsidP="003177E1">
      <w:pPr>
        <w:pStyle w:val="a4"/>
        <w:widowControl/>
        <w:ind w:leftChars="0" w:left="368"/>
        <w:jc w:val="left"/>
        <w:rPr>
          <w:rFonts w:hint="eastAsia"/>
        </w:rPr>
        <w:pPrChange w:id="4326" w:author="松山 ファミリー" w:date="2023-02-08T02:17:00Z">
          <w:pPr>
            <w:widowControl/>
            <w:jc w:val="left"/>
            <w:outlineLvl w:val="2"/>
          </w:pPr>
        </w:pPrChange>
      </w:pPr>
    </w:p>
    <w:p w14:paraId="1AA10757" w14:textId="0BA31CB8" w:rsidR="00A2604E"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27" w:name="_Toc126715624"/>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ell0.8g</w:t>
      </w:r>
      <w:ins w:id="4328" w:author="松山 ファミリー" w:date="2023-02-08T02:17:00Z">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ins>
      <w:bookmarkEnd w:id="4327"/>
    </w:p>
    <w:p w14:paraId="428B1702" w14:textId="4BC00BEF" w:rsidR="00E72BE4" w:rsidRPr="0048090B" w:rsidRDefault="00162099" w:rsidP="006D09F6">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5" behindDoc="0" locked="0" layoutInCell="1" allowOverlap="1" wp14:anchorId="6186DF12" wp14:editId="0D7BB5E2">
                <wp:simplePos x="0" y="0"/>
                <wp:positionH relativeFrom="column">
                  <wp:posOffset>-95250</wp:posOffset>
                </wp:positionH>
                <wp:positionV relativeFrom="paragraph">
                  <wp:posOffset>3366859</wp:posOffset>
                </wp:positionV>
                <wp:extent cx="2708476" cy="291570"/>
                <wp:effectExtent l="0" t="0" r="0" b="635"/>
                <wp:wrapNone/>
                <wp:docPr id="249" name="テキスト ボックス 249"/>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6DF12" id="テキスト ボックス 249" o:spid="_x0000_s1052" type="#_x0000_t202" style="position:absolute;left:0;text-align:left;margin-left:-7.5pt;margin-top:265.1pt;width:213.25pt;height:22.9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m+M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" fillcolor="white [3201]" stroked="f" strokeweight=".5pt">
                <v:textbo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v:textbox>
              </v:shape>
            </w:pict>
          </mc:Fallback>
        </mc:AlternateContent>
      </w:r>
      <w:r w:rsidR="00E72BE4" w:rsidRPr="0048090B">
        <w:rPr>
          <w:rFonts w:ascii="Times New Roman" w:eastAsia="ＭＳ 明朝" w:hAnsi="Times New Roman" w:cs="Times New Roman"/>
          <w:noProof/>
          <w:szCs w:val="21"/>
        </w:rPr>
        <w:drawing>
          <wp:inline distT="0" distB="0" distL="0" distR="0" wp14:anchorId="70EA6F9A" wp14:editId="1A83DB27">
            <wp:extent cx="5400040" cy="3521710"/>
            <wp:effectExtent l="0" t="0" r="0" b="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8B5C940" w14:textId="45A4F9DD" w:rsidR="00B10297" w:rsidRPr="0048090B" w:rsidRDefault="00B10297" w:rsidP="006D09F6">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5126568" wp14:editId="415A9983">
            <wp:extent cx="5400040" cy="3528695"/>
            <wp:effectExtent l="0" t="0" r="0" b="190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9847682" w14:textId="3CC8402A" w:rsidR="00A96E79" w:rsidRPr="0048090B" w:rsidRDefault="004800EE"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セルロースを</w:t>
      </w:r>
      <w:r w:rsidR="006F2E40" w:rsidRPr="0048090B">
        <w:rPr>
          <w:rFonts w:ascii="Times New Roman" w:eastAsia="ＭＳ 明朝" w:hAnsi="Times New Roman" w:cs="Times New Roman"/>
          <w:color w:val="000000" w:themeColor="text1"/>
          <w:szCs w:val="21"/>
        </w:rPr>
        <w:t>過剰に入れてみると、</w:t>
      </w:r>
      <w:r w:rsidR="009473AE" w:rsidRPr="0048090B">
        <w:rPr>
          <w:rFonts w:ascii="Times New Roman" w:eastAsia="ＭＳ 明朝" w:hAnsi="Times New Roman" w:cs="Times New Roman"/>
          <w:color w:val="000000" w:themeColor="text1"/>
          <w:szCs w:val="21"/>
        </w:rPr>
        <w:t>0.2 g</w:t>
      </w:r>
      <w:r w:rsidR="009473AE" w:rsidRPr="0048090B">
        <w:rPr>
          <w:rFonts w:ascii="Times New Roman" w:eastAsia="ＭＳ 明朝" w:hAnsi="Times New Roman" w:cs="Times New Roman"/>
          <w:color w:val="000000" w:themeColor="text1"/>
          <w:szCs w:val="21"/>
        </w:rPr>
        <w:t>での場合と比べて</w:t>
      </w:r>
      <w:r w:rsidR="006F2E40" w:rsidRPr="0048090B">
        <w:rPr>
          <w:rFonts w:ascii="Times New Roman" w:eastAsia="ＭＳ 明朝" w:hAnsi="Times New Roman" w:cs="Times New Roman"/>
          <w:color w:val="000000" w:themeColor="text1"/>
          <w:szCs w:val="21"/>
        </w:rPr>
        <w:t>電流密度の低下が見られた</w:t>
      </w:r>
      <w:r w:rsidR="00961F63" w:rsidRPr="0048090B">
        <w:rPr>
          <w:rFonts w:ascii="Times New Roman" w:eastAsia="ＭＳ 明朝" w:hAnsi="Times New Roman" w:cs="Times New Roman"/>
          <w:color w:val="000000" w:themeColor="text1"/>
          <w:szCs w:val="21"/>
        </w:rPr>
        <w:t>。</w:t>
      </w:r>
    </w:p>
    <w:p w14:paraId="6975A000" w14:textId="28E6C72B" w:rsidR="00A2604E" w:rsidRPr="0048090B" w:rsidRDefault="00A2604E" w:rsidP="00A2604E">
      <w:pPr>
        <w:widowControl/>
        <w:ind w:left="-199"/>
        <w:jc w:val="left"/>
        <w:outlineLvl w:val="2"/>
        <w:rPr>
          <w:rFonts w:ascii="Times New Roman" w:eastAsia="ＭＳ 明朝" w:hAnsi="Times New Roman" w:cs="Times New Roman"/>
          <w:color w:val="000000" w:themeColor="text1"/>
          <w:szCs w:val="21"/>
        </w:rPr>
      </w:pPr>
    </w:p>
    <w:p w14:paraId="616D9AE1" w14:textId="77777777" w:rsidR="00A2604E" w:rsidRPr="0048090B" w:rsidRDefault="00A2604E" w:rsidP="00A2604E">
      <w:pPr>
        <w:widowControl/>
        <w:ind w:left="-199"/>
        <w:jc w:val="left"/>
        <w:outlineLvl w:val="2"/>
        <w:rPr>
          <w:rFonts w:ascii="Times New Roman" w:eastAsia="ＭＳ 明朝" w:hAnsi="Times New Roman" w:cs="Times New Roman"/>
          <w:color w:val="000000" w:themeColor="text1"/>
          <w:szCs w:val="21"/>
        </w:rPr>
      </w:pPr>
    </w:p>
    <w:p w14:paraId="00F855FC" w14:textId="0403D220" w:rsidR="00BF19DC" w:rsidRPr="0048090B" w:rsidRDefault="00FE3483" w:rsidP="00F87523">
      <w:pPr>
        <w:pStyle w:val="a4"/>
        <w:widowControl/>
        <w:numPr>
          <w:ilvl w:val="2"/>
          <w:numId w:val="62"/>
        </w:numPr>
        <w:ind w:leftChars="0"/>
        <w:jc w:val="left"/>
        <w:outlineLvl w:val="2"/>
        <w:rPr>
          <w:rFonts w:ascii="Times New Roman" w:eastAsia="ＭＳ 明朝" w:hAnsi="Times New Roman" w:cs="Times New Roman" w:hint="eastAsia"/>
          <w:color w:val="000000" w:themeColor="text1"/>
          <w:szCs w:val="21"/>
        </w:rPr>
      </w:pPr>
      <w:bookmarkStart w:id="4329" w:name="_Toc126715625"/>
      <w:r w:rsidRPr="0048090B">
        <w:rPr>
          <w:rFonts w:ascii="Times New Roman" w:eastAsia="ＭＳ 明朝" w:hAnsi="Times New Roman" w:cs="Times New Roman"/>
          <w:color w:val="000000" w:themeColor="text1"/>
          <w:szCs w:val="21"/>
        </w:rPr>
        <w:lastRenderedPageBreak/>
        <w:t>220906CP_naf5μL_2</w:t>
      </w:r>
      <w:ins w:id="4330" w:author="松山 ファミリー" w:date="2023-02-08T02:17:00Z">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ins>
      <w:bookmarkEnd w:id="4329"/>
    </w:p>
    <w:p w14:paraId="0F11E229" w14:textId="52728DB0" w:rsidR="00BF19DC" w:rsidRPr="0048090B" w:rsidRDefault="00960646" w:rsidP="0095791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6" behindDoc="0" locked="0" layoutInCell="1" allowOverlap="1" wp14:anchorId="0FB289C8" wp14:editId="5F9BDC3A">
                <wp:simplePos x="0" y="0"/>
                <wp:positionH relativeFrom="column">
                  <wp:posOffset>-188370</wp:posOffset>
                </wp:positionH>
                <wp:positionV relativeFrom="paragraph">
                  <wp:posOffset>3297555</wp:posOffset>
                </wp:positionV>
                <wp:extent cx="2708476" cy="291570"/>
                <wp:effectExtent l="0" t="0" r="0" b="635"/>
                <wp:wrapNone/>
                <wp:docPr id="250" name="テキスト ボックス 250"/>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89C8" id="テキスト ボックス 250" o:spid="_x0000_s1053" type="#_x0000_t202" style="position:absolute;left:0;text-align:left;margin-left:-14.85pt;margin-top:259.65pt;width:213.25pt;height:22.9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BZMQ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" fillcolor="white [3201]" stroked="f" strokeweight=".5pt">
                <v:textbo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v:textbox>
              </v:shape>
            </w:pict>
          </mc:Fallback>
        </mc:AlternateContent>
      </w:r>
      <w:r w:rsidR="00F10D7B" w:rsidRPr="0048090B">
        <w:rPr>
          <w:rFonts w:ascii="Times New Roman" w:eastAsia="ＭＳ 明朝" w:hAnsi="Times New Roman" w:cs="Times New Roman"/>
          <w:noProof/>
          <w:szCs w:val="21"/>
        </w:rPr>
        <w:drawing>
          <wp:inline distT="0" distB="0" distL="0" distR="0" wp14:anchorId="56E6781F" wp14:editId="720F2222">
            <wp:extent cx="5400040" cy="3521710"/>
            <wp:effectExtent l="0" t="0" r="0" b="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7BA8F41" w14:textId="77777777" w:rsidR="00A2604E" w:rsidRPr="0048090B" w:rsidRDefault="00A2604E" w:rsidP="008036F0">
      <w:pPr>
        <w:pStyle w:val="a4"/>
        <w:rPr>
          <w:rFonts w:ascii="Times New Roman" w:eastAsia="ＭＳ 明朝" w:hAnsi="Times New Roman" w:cs="Times New Roman"/>
          <w:color w:val="000000" w:themeColor="text1"/>
          <w:szCs w:val="21"/>
        </w:rPr>
      </w:pPr>
    </w:p>
    <w:p w14:paraId="77915AED" w14:textId="2AC553AE" w:rsidR="00A2604E" w:rsidRPr="0048090B" w:rsidRDefault="00F10D7B"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印加電圧を</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の初期電位と勘違いし</w:t>
      </w:r>
      <w:r w:rsidRPr="0048090B">
        <w:rPr>
          <w:rFonts w:ascii="Times New Roman" w:eastAsia="ＭＳ 明朝" w:hAnsi="Times New Roman" w:cs="Times New Roman"/>
          <w:color w:val="000000" w:themeColor="text1"/>
          <w:szCs w:val="21"/>
        </w:rPr>
        <w:t>0 V</w:t>
      </w:r>
      <w:r w:rsidRPr="0048090B">
        <w:rPr>
          <w:rFonts w:ascii="Times New Roman" w:eastAsia="ＭＳ 明朝" w:hAnsi="Times New Roman" w:cs="Times New Roman"/>
          <w:color w:val="000000" w:themeColor="text1"/>
          <w:szCs w:val="21"/>
        </w:rPr>
        <w:t>と設定してしまった為、無効なデータとなった</w:t>
      </w:r>
      <w:r w:rsidR="003E2F41" w:rsidRPr="0048090B">
        <w:rPr>
          <w:rFonts w:ascii="Times New Roman" w:eastAsia="ＭＳ 明朝" w:hAnsi="Times New Roman" w:cs="Times New Roman"/>
          <w:color w:val="000000" w:themeColor="text1"/>
          <w:szCs w:val="21"/>
        </w:rPr>
        <w:t>。</w:t>
      </w:r>
    </w:p>
    <w:p w14:paraId="04D6A5D3"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6FA72407"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6C3226BA"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B12F320"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FEACDBF"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41A1A0BA"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3DA3F6FE"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063662C4"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BA73236"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43E38FD4"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18B394A1"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7D685FB"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1101EDEF"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4BCEC1FC"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A9B1C91" w14:textId="77777777" w:rsidR="00A2604E" w:rsidRPr="0048090B" w:rsidRDefault="00A2604E" w:rsidP="00A96E79">
      <w:pPr>
        <w:rPr>
          <w:rFonts w:ascii="Times New Roman" w:eastAsia="ＭＳ 明朝" w:hAnsi="Times New Roman" w:cs="Times New Roman"/>
          <w:color w:val="000000" w:themeColor="text1"/>
          <w:szCs w:val="21"/>
        </w:rPr>
      </w:pPr>
    </w:p>
    <w:p w14:paraId="2525CDBB" w14:textId="265ABA5A" w:rsidR="00A2604E" w:rsidRPr="0048090B" w:rsidRDefault="000254DF" w:rsidP="00707DC2">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lastRenderedPageBreak/>
        <mc:AlternateContent>
          <mc:Choice Requires="wps">
            <w:drawing>
              <wp:anchor distT="0" distB="0" distL="114300" distR="114300" simplePos="0" relativeHeight="251658277" behindDoc="0" locked="0" layoutInCell="1" allowOverlap="1" wp14:anchorId="442676CE" wp14:editId="764E72DD">
                <wp:simplePos x="0" y="0"/>
                <wp:positionH relativeFrom="column">
                  <wp:posOffset>146163</wp:posOffset>
                </wp:positionH>
                <wp:positionV relativeFrom="paragraph">
                  <wp:posOffset>3644611</wp:posOffset>
                </wp:positionV>
                <wp:extent cx="2708476" cy="291570"/>
                <wp:effectExtent l="0" t="0" r="0" b="635"/>
                <wp:wrapNone/>
                <wp:docPr id="251" name="テキスト ボックス 251"/>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76CE" id="テキスト ボックス 251" o:spid="_x0000_s1054" type="#_x0000_t202" style="position:absolute;left:0;text-align:left;margin-left:11.5pt;margin-top:287pt;width:213.25pt;height:22.9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" fillcolor="white [3201]" stroked="f" strokeweight=".5pt">
                <v:textbo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v:textbox>
              </v:shape>
            </w:pict>
          </mc:Fallback>
        </mc:AlternateContent>
      </w:r>
      <w:r w:rsidR="00FE3483" w:rsidRPr="0048090B">
        <w:rPr>
          <w:rFonts w:ascii="Times New Roman" w:eastAsia="ＭＳ 明朝" w:hAnsi="Times New Roman" w:cs="Times New Roman"/>
          <w:color w:val="000000" w:themeColor="text1"/>
          <w:szCs w:val="21"/>
        </w:rPr>
        <w:t>220906CP_naf5μL_3</w:t>
      </w:r>
      <w:ins w:id="4331" w:author="松山 ファミリー" w:date="2023-02-08T02:18:00Z">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ins>
      <w:r w:rsidR="002A063A" w:rsidRPr="0048090B">
        <w:rPr>
          <w:rFonts w:ascii="Times New Roman" w:eastAsia="ＭＳ 明朝" w:hAnsi="Times New Roman" w:cs="Times New Roman" w:hint="eastAsia"/>
          <w:noProof/>
          <w:szCs w:val="21"/>
        </w:rPr>
        <w:drawing>
          <wp:inline distT="0" distB="0" distL="0" distR="0" wp14:anchorId="60F1F666" wp14:editId="507AC24E">
            <wp:extent cx="5400040" cy="3521710"/>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CE3765B" w14:textId="632B9D44" w:rsidR="00F220FA" w:rsidRPr="0048090B" w:rsidRDefault="00F220FA"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B3D37F6" wp14:editId="44C85F1B">
            <wp:extent cx="5400040" cy="3528695"/>
            <wp:effectExtent l="0" t="0" r="0" b="190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2A7CA6D" w14:textId="779792B1" w:rsidR="00A2604E" w:rsidRPr="0048090B" w:rsidRDefault="00A96E79"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最初の異常な</w:t>
      </w:r>
      <w:r w:rsidR="006D7945" w:rsidRPr="0048090B">
        <w:rPr>
          <w:rFonts w:ascii="Times New Roman" w:eastAsia="ＭＳ 明朝" w:hAnsi="Times New Roman" w:cs="Times New Roman"/>
          <w:color w:val="000000" w:themeColor="text1"/>
          <w:szCs w:val="21"/>
        </w:rPr>
        <w:t>電流密度の低下は、</w:t>
      </w:r>
      <w:r w:rsidR="00A365C2" w:rsidRPr="0048090B">
        <w:rPr>
          <w:rFonts w:ascii="Times New Roman" w:eastAsia="ＭＳ 明朝" w:hAnsi="Times New Roman" w:cs="Times New Roman"/>
          <w:color w:val="000000" w:themeColor="text1"/>
          <w:szCs w:val="21"/>
        </w:rPr>
        <w:t>電極表面が</w:t>
      </w:r>
      <w:r w:rsidR="006D7945" w:rsidRPr="0048090B">
        <w:rPr>
          <w:rFonts w:ascii="Times New Roman" w:eastAsia="ＭＳ 明朝" w:hAnsi="Times New Roman" w:cs="Times New Roman"/>
          <w:color w:val="000000" w:themeColor="text1"/>
          <w:szCs w:val="21"/>
        </w:rPr>
        <w:t>安定するまで待ちきれて</w:t>
      </w:r>
      <w:r w:rsidR="00A365C2" w:rsidRPr="0048090B">
        <w:rPr>
          <w:rFonts w:ascii="Times New Roman" w:eastAsia="ＭＳ 明朝" w:hAnsi="Times New Roman" w:cs="Times New Roman"/>
          <w:color w:val="000000" w:themeColor="text1"/>
          <w:szCs w:val="21"/>
        </w:rPr>
        <w:t>いなかったためである。</w:t>
      </w:r>
      <w:r w:rsidR="00257C75" w:rsidRPr="0048090B">
        <w:rPr>
          <w:rFonts w:ascii="Times New Roman" w:eastAsia="ＭＳ 明朝" w:hAnsi="Times New Roman" w:cs="Times New Roman"/>
          <w:color w:val="000000" w:themeColor="text1"/>
          <w:szCs w:val="21"/>
        </w:rPr>
        <w:t>また、</w:t>
      </w:r>
      <w:r w:rsidR="0099039B" w:rsidRPr="0048090B">
        <w:rPr>
          <w:rFonts w:ascii="Times New Roman" w:eastAsia="ＭＳ 明朝" w:hAnsi="Times New Roman" w:cs="Times New Roman"/>
          <w:color w:val="000000" w:themeColor="text1"/>
          <w:szCs w:val="21"/>
        </w:rPr>
        <w:t>220906CP_cell0.2g_2_2</w:t>
      </w:r>
      <w:r w:rsidR="0099039B" w:rsidRPr="0048090B">
        <w:rPr>
          <w:rFonts w:ascii="Times New Roman" w:eastAsia="ＭＳ 明朝" w:hAnsi="Times New Roman" w:cs="Times New Roman"/>
          <w:color w:val="000000" w:themeColor="text1"/>
          <w:szCs w:val="21"/>
        </w:rPr>
        <w:t>回目と同程度の性能を保持していることがわかったが、電流密度が飽和するまで滴下し続け</w:t>
      </w:r>
      <w:r w:rsidR="005B2DE6" w:rsidRPr="0048090B">
        <w:rPr>
          <w:rFonts w:ascii="Times New Roman" w:eastAsia="ＭＳ 明朝" w:hAnsi="Times New Roman" w:cs="Times New Roman"/>
          <w:color w:val="000000" w:themeColor="text1"/>
          <w:szCs w:val="21"/>
        </w:rPr>
        <w:t>るべきだった。</w:t>
      </w:r>
    </w:p>
    <w:p w14:paraId="7473175B" w14:textId="26B57387" w:rsidR="00FE3483" w:rsidRPr="0048090B" w:rsidRDefault="00FE3483" w:rsidP="00F87523">
      <w:pPr>
        <w:pStyle w:val="a4"/>
        <w:widowControl/>
        <w:numPr>
          <w:ilvl w:val="2"/>
          <w:numId w:val="62"/>
        </w:numPr>
        <w:ind w:leftChars="0"/>
        <w:jc w:val="left"/>
        <w:outlineLvl w:val="2"/>
        <w:rPr>
          <w:rFonts w:ascii="Times New Roman" w:eastAsia="ＭＳ 明朝" w:hAnsi="Times New Roman" w:cs="Times New Roman" w:hint="eastAsia"/>
          <w:color w:val="000000" w:themeColor="text1"/>
          <w:szCs w:val="21"/>
        </w:rPr>
      </w:pPr>
      <w:bookmarkStart w:id="4332" w:name="_Toc126715626"/>
      <w:r w:rsidRPr="0048090B">
        <w:rPr>
          <w:rFonts w:ascii="Times New Roman" w:eastAsia="ＭＳ 明朝" w:hAnsi="Times New Roman" w:cs="Times New Roman"/>
          <w:color w:val="000000" w:themeColor="text1"/>
          <w:szCs w:val="21"/>
        </w:rPr>
        <w:lastRenderedPageBreak/>
        <w:t>220906CP_naf10μL_1</w:t>
      </w:r>
      <w:ins w:id="4333" w:author="松山 ファミリー" w:date="2023-02-08T02:18:00Z">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ins>
      <w:bookmarkEnd w:id="4332"/>
    </w:p>
    <w:p w14:paraId="33919F89" w14:textId="62270E21" w:rsidR="0023293B" w:rsidRPr="0048090B" w:rsidRDefault="007C6120"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195F9B" wp14:editId="2C083C93">
            <wp:extent cx="5400040" cy="3521710"/>
            <wp:effectExtent l="0" t="0" r="0" b="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Pr="0048090B">
        <w:rPr>
          <w:rFonts w:ascii="Times New Roman" w:eastAsia="ＭＳ 明朝" w:hAnsi="Times New Roman" w:cs="Times New Roman"/>
          <w:noProof/>
          <w:szCs w:val="21"/>
        </w:rPr>
        <w:drawing>
          <wp:inline distT="0" distB="0" distL="0" distR="0" wp14:anchorId="309F49F0" wp14:editId="2915AD00">
            <wp:extent cx="5400040" cy="3528695"/>
            <wp:effectExtent l="0" t="0" r="0" b="1905"/>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A271493" w14:textId="45D573F4" w:rsidR="0023293B" w:rsidRPr="0048090B" w:rsidRDefault="00E24635"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220906CP_naf5μL_3</w:t>
      </w:r>
      <w:r w:rsidRPr="0048090B">
        <w:rPr>
          <w:rFonts w:ascii="Times New Roman" w:eastAsia="ＭＳ 明朝" w:hAnsi="Times New Roman" w:cs="Times New Roman"/>
          <w:color w:val="000000" w:themeColor="text1"/>
          <w:szCs w:val="21"/>
        </w:rPr>
        <w:t>に比べて、</w:t>
      </w:r>
      <w:r w:rsidR="00AE52DE" w:rsidRPr="0048090B">
        <w:rPr>
          <w:rFonts w:ascii="Times New Roman" w:eastAsia="ＭＳ 明朝" w:hAnsi="Times New Roman" w:cs="Times New Roman"/>
          <w:color w:val="000000" w:themeColor="text1"/>
          <w:szCs w:val="21"/>
        </w:rPr>
        <w:t>グルコース</w:t>
      </w:r>
      <w:r w:rsidR="00B92E5D" w:rsidRPr="0048090B">
        <w:rPr>
          <w:rFonts w:ascii="Times New Roman" w:eastAsia="ＭＳ 明朝" w:hAnsi="Times New Roman" w:cs="Times New Roman"/>
          <w:color w:val="000000" w:themeColor="text1"/>
          <w:szCs w:val="21"/>
        </w:rPr>
        <w:t>による電流密度の傾きが大きくなった。</w:t>
      </w:r>
    </w:p>
    <w:p w14:paraId="5BBB5C57" w14:textId="77777777" w:rsidR="0023293B" w:rsidRPr="0048090B" w:rsidRDefault="0023293B" w:rsidP="00A952F7">
      <w:pPr>
        <w:rPr>
          <w:rFonts w:ascii="Times New Roman" w:eastAsia="ＭＳ 明朝" w:hAnsi="Times New Roman" w:cs="Times New Roman"/>
          <w:color w:val="000000" w:themeColor="text1"/>
          <w:szCs w:val="21"/>
        </w:rPr>
      </w:pPr>
    </w:p>
    <w:p w14:paraId="1D2C89E4" w14:textId="77777777" w:rsidR="00A952F7" w:rsidRPr="0048090B" w:rsidRDefault="00A952F7" w:rsidP="00D75562">
      <w:pPr>
        <w:rPr>
          <w:rFonts w:ascii="Times New Roman" w:eastAsia="ＭＳ 明朝" w:hAnsi="Times New Roman" w:cs="Times New Roman"/>
          <w:color w:val="000000" w:themeColor="text1"/>
          <w:szCs w:val="21"/>
        </w:rPr>
      </w:pPr>
    </w:p>
    <w:p w14:paraId="3E81A964" w14:textId="6BA9F6A8" w:rsidR="00FE3483"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34" w:name="_Toc126715627"/>
      <w:r w:rsidRPr="0048090B">
        <w:rPr>
          <w:rFonts w:ascii="Times New Roman" w:eastAsia="ＭＳ 明朝" w:hAnsi="Times New Roman" w:cs="Times New Roman"/>
          <w:color w:val="000000" w:themeColor="text1"/>
          <w:szCs w:val="21"/>
        </w:rPr>
        <w:lastRenderedPageBreak/>
        <w:t>220906CP_naf10μL_2_1</w:t>
      </w:r>
      <w:r w:rsidRPr="0048090B">
        <w:rPr>
          <w:rFonts w:ascii="Times New Roman" w:eastAsia="ＭＳ 明朝" w:hAnsi="Times New Roman" w:cs="Times New Roman"/>
          <w:color w:val="000000" w:themeColor="text1"/>
          <w:szCs w:val="21"/>
        </w:rPr>
        <w:t>回目</w:t>
      </w:r>
      <w:ins w:id="4335" w:author="松山 ファミリー" w:date="2023-02-08T02:18:00Z">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ins>
      <w:bookmarkEnd w:id="4334"/>
    </w:p>
    <w:p w14:paraId="6BA42B69" w14:textId="18B554AD" w:rsidR="00C82014" w:rsidRPr="0048090B" w:rsidRDefault="006F5557"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C914383" wp14:editId="4F1D204A">
            <wp:extent cx="5400040" cy="352171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494FDB7" w14:textId="3FC24D5C" w:rsidR="005E7994" w:rsidRPr="0048090B" w:rsidRDefault="005E7994"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C1E9E10" wp14:editId="43D6688A">
            <wp:extent cx="5400040" cy="3528695"/>
            <wp:effectExtent l="0" t="0" r="0" b="190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15A0239" w14:textId="1689275E" w:rsidR="00C82014" w:rsidRPr="0048090B" w:rsidRDefault="00866B9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ナフィオンを使用した他の電極でも同じように、グルコース濃度が約</w:t>
      </w:r>
      <w:r w:rsidRPr="0048090B">
        <w:rPr>
          <w:rFonts w:ascii="Times New Roman" w:eastAsia="ＭＳ 明朝" w:hAnsi="Times New Roman" w:cs="Times New Roman"/>
          <w:color w:val="000000" w:themeColor="text1"/>
          <w:szCs w:val="21"/>
        </w:rPr>
        <w:t>5 C/mM</w:t>
      </w:r>
      <w:r w:rsidR="00235CEF" w:rsidRPr="0048090B">
        <w:rPr>
          <w:rFonts w:ascii="Times New Roman" w:eastAsia="ＭＳ 明朝" w:hAnsi="Times New Roman" w:cs="Times New Roman"/>
          <w:color w:val="000000" w:themeColor="text1"/>
          <w:szCs w:val="21"/>
        </w:rPr>
        <w:t>から線形範囲から外れていることがわかる。</w:t>
      </w:r>
    </w:p>
    <w:p w14:paraId="184CE2AC" w14:textId="0C5041D2" w:rsidR="000150FF" w:rsidRPr="0048090B" w:rsidRDefault="000150FF" w:rsidP="000150FF">
      <w:pPr>
        <w:rPr>
          <w:rFonts w:ascii="Times New Roman" w:eastAsia="ＭＳ 明朝" w:hAnsi="Times New Roman" w:cs="Times New Roman"/>
          <w:color w:val="000000" w:themeColor="text1"/>
          <w:szCs w:val="21"/>
        </w:rPr>
      </w:pPr>
    </w:p>
    <w:p w14:paraId="2D9AC1B7" w14:textId="253456B4" w:rsidR="00DB1E7E" w:rsidRPr="0048090B" w:rsidRDefault="005222A9" w:rsidP="006D62C4">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36" w:name="_Toc126715628"/>
      <w:r w:rsidRPr="0048090B">
        <w:rPr>
          <w:rFonts w:ascii="Times New Roman" w:eastAsia="ＭＳ 明朝" w:hAnsi="Times New Roman" w:cs="Times New Roman"/>
          <w:color w:val="000000" w:themeColor="text1"/>
          <w:szCs w:val="21"/>
        </w:rPr>
        <w:lastRenderedPageBreak/>
        <w:t>220906CP_naf10μL_2_2</w:t>
      </w:r>
      <w:r w:rsidRPr="0048090B">
        <w:rPr>
          <w:rFonts w:ascii="Times New Roman" w:eastAsia="ＭＳ 明朝" w:hAnsi="Times New Roman" w:cs="Times New Roman"/>
          <w:color w:val="000000" w:themeColor="text1"/>
          <w:szCs w:val="21"/>
        </w:rPr>
        <w:t>回目</w:t>
      </w:r>
      <w:ins w:id="4337" w:author="松山 ファミリー" w:date="2023-02-08T02:18:00Z">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ins>
      <w:bookmarkEnd w:id="4336"/>
    </w:p>
    <w:p w14:paraId="33AF0131" w14:textId="79C868D8" w:rsidR="00DB1E7E" w:rsidRPr="0048090B" w:rsidRDefault="006A029E"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AED713B" wp14:editId="277AE673">
            <wp:extent cx="5400040" cy="352171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DA5116B" w14:textId="7E18D883" w:rsidR="004C017E" w:rsidRPr="0048090B" w:rsidRDefault="004C017E"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A370F01" wp14:editId="16D1130B">
            <wp:extent cx="5400040" cy="3528695"/>
            <wp:effectExtent l="0" t="0" r="0" b="190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76FD25B9" w14:textId="4A640E70" w:rsidR="00DB1E7E" w:rsidRPr="0048090B" w:rsidRDefault="002976E5"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回目の測定からか、</w:t>
      </w:r>
      <w:r w:rsidR="00F61F62" w:rsidRPr="0048090B">
        <w:rPr>
          <w:rFonts w:ascii="Times New Roman" w:eastAsia="ＭＳ 明朝" w:hAnsi="Times New Roman" w:cs="Times New Roman"/>
          <w:color w:val="000000" w:themeColor="text1"/>
          <w:szCs w:val="21"/>
        </w:rPr>
        <w:t>電流密度の異常な起伏が見られた。</w:t>
      </w:r>
    </w:p>
    <w:p w14:paraId="6EA7C460" w14:textId="77777777" w:rsidR="00DB1E7E" w:rsidRPr="0048090B" w:rsidRDefault="00DB1E7E" w:rsidP="000150FF">
      <w:pPr>
        <w:rPr>
          <w:rFonts w:ascii="Times New Roman" w:eastAsia="ＭＳ 明朝" w:hAnsi="Times New Roman" w:cs="Times New Roman"/>
          <w:color w:val="000000" w:themeColor="text1"/>
          <w:szCs w:val="21"/>
        </w:rPr>
      </w:pPr>
    </w:p>
    <w:p w14:paraId="1E76B6FA" w14:textId="352599B3" w:rsidR="00933DDF" w:rsidRPr="0048090B" w:rsidRDefault="000150F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6FA034B" w14:textId="2F78859F"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38" w:name="_Toc126715629"/>
      <w:r w:rsidRPr="0048090B">
        <w:rPr>
          <w:rFonts w:ascii="Times New Roman" w:eastAsia="ＭＳ 明朝" w:hAnsi="Times New Roman" w:cs="Times New Roman"/>
          <w:color w:val="000000" w:themeColor="text1"/>
          <w:szCs w:val="21"/>
        </w:rPr>
        <w:lastRenderedPageBreak/>
        <w:t>220906CP_naf10μL_2_3</w:t>
      </w:r>
      <w:r w:rsidRPr="0048090B">
        <w:rPr>
          <w:rFonts w:ascii="Times New Roman" w:eastAsia="ＭＳ 明朝" w:hAnsi="Times New Roman" w:cs="Times New Roman"/>
          <w:color w:val="000000" w:themeColor="text1"/>
          <w:szCs w:val="21"/>
        </w:rPr>
        <w:t>回目</w:t>
      </w:r>
      <w:ins w:id="4339" w:author="松山 ファミリー" w:date="2023-02-08T02:18:00Z">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ins>
      <w:bookmarkEnd w:id="4338"/>
    </w:p>
    <w:p w14:paraId="44558636" w14:textId="480ACD5B" w:rsidR="00A0339E" w:rsidRPr="0048090B" w:rsidRDefault="002C4C58"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CFBD770" wp14:editId="42B1BBA3">
            <wp:extent cx="5400040" cy="3521710"/>
            <wp:effectExtent l="0" t="0" r="0" b="0"/>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AEC9FD" w14:textId="37D851E7" w:rsidR="00ED3343" w:rsidRPr="0048090B" w:rsidRDefault="00F17D48"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4DBE51D" wp14:editId="383F7155">
            <wp:extent cx="4764795" cy="3113590"/>
            <wp:effectExtent l="0" t="0" r="0" b="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889129" cy="3194837"/>
                    </a:xfrm>
                    <a:prstGeom prst="rect">
                      <a:avLst/>
                    </a:prstGeom>
                  </pic:spPr>
                </pic:pic>
              </a:graphicData>
            </a:graphic>
          </wp:inline>
        </w:drawing>
      </w:r>
    </w:p>
    <w:p w14:paraId="04C3CCAA" w14:textId="6DA920DB" w:rsidR="00ED3343" w:rsidRPr="0048090B" w:rsidRDefault="00ED3343"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同じ電極の測定</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回目にもかかわらず、</w:t>
      </w:r>
      <w:r w:rsidRPr="0048090B">
        <w:rPr>
          <w:rFonts w:ascii="Times New Roman" w:eastAsia="ＭＳ 明朝" w:hAnsi="Times New Roman" w:cs="Times New Roman"/>
          <w:color w:val="000000" w:themeColor="text1"/>
          <w:szCs w:val="21"/>
        </w:rPr>
        <w:t>220906CP_naf10μLL_2_2</w:t>
      </w:r>
      <w:r w:rsidRPr="0048090B">
        <w:rPr>
          <w:rFonts w:ascii="Times New Roman" w:eastAsia="ＭＳ 明朝" w:hAnsi="Times New Roman" w:cs="Times New Roman"/>
          <w:color w:val="000000" w:themeColor="text1"/>
          <w:szCs w:val="21"/>
        </w:rPr>
        <w:t>回目ほどの電流密度の起伏が見られなかった。</w:t>
      </w:r>
      <w:r w:rsidR="007438FA" w:rsidRPr="0048090B">
        <w:rPr>
          <w:rFonts w:ascii="Times New Roman" w:eastAsia="ＭＳ 明朝" w:hAnsi="Times New Roman" w:cs="Times New Roman"/>
          <w:color w:val="000000" w:themeColor="text1"/>
          <w:szCs w:val="21"/>
        </w:rPr>
        <w:t>また、</w:t>
      </w:r>
      <w:r w:rsidR="007438FA" w:rsidRPr="0048090B">
        <w:rPr>
          <w:rFonts w:ascii="Times New Roman" w:eastAsia="ＭＳ 明朝" w:hAnsi="Times New Roman" w:cs="Times New Roman"/>
          <w:color w:val="000000" w:themeColor="text1"/>
          <w:szCs w:val="21"/>
        </w:rPr>
        <w:t>220906CP_naf10μLL_2_1</w:t>
      </w:r>
      <w:r w:rsidR="007438FA" w:rsidRPr="0048090B">
        <w:rPr>
          <w:rFonts w:ascii="Times New Roman" w:eastAsia="ＭＳ 明朝" w:hAnsi="Times New Roman" w:cs="Times New Roman"/>
          <w:color w:val="000000" w:themeColor="text1"/>
          <w:szCs w:val="21"/>
        </w:rPr>
        <w:t>回目や</w:t>
      </w:r>
      <w:r w:rsidR="007438FA" w:rsidRPr="0048090B">
        <w:rPr>
          <w:rFonts w:ascii="Times New Roman" w:eastAsia="ＭＳ 明朝" w:hAnsi="Times New Roman" w:cs="Times New Roman"/>
          <w:color w:val="000000" w:themeColor="text1"/>
          <w:szCs w:val="21"/>
        </w:rPr>
        <w:t>220906CP_naf10μLL_2_2</w:t>
      </w:r>
      <w:r w:rsidR="007438FA" w:rsidRPr="0048090B">
        <w:rPr>
          <w:rFonts w:ascii="Times New Roman" w:eastAsia="ＭＳ 明朝" w:hAnsi="Times New Roman" w:cs="Times New Roman"/>
          <w:color w:val="000000" w:themeColor="text1"/>
          <w:szCs w:val="21"/>
        </w:rPr>
        <w:t>回目よりはグルコース濃度における電流密度の傾きは</w:t>
      </w:r>
      <w:r w:rsidR="00091742" w:rsidRPr="0048090B">
        <w:rPr>
          <w:rFonts w:ascii="Times New Roman" w:eastAsia="ＭＳ 明朝" w:hAnsi="Times New Roman" w:cs="Times New Roman"/>
          <w:color w:val="000000" w:themeColor="text1"/>
          <w:szCs w:val="21"/>
        </w:rPr>
        <w:t>小さいが線形範囲が大きくなっていることがわかった。</w:t>
      </w:r>
    </w:p>
    <w:p w14:paraId="4573DA20" w14:textId="668F3F57" w:rsidR="00A0339E" w:rsidRPr="0048090B" w:rsidRDefault="000150FF"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F754F88" w14:textId="616DAE6F"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40" w:name="_Toc126715630"/>
      <w:r w:rsidRPr="0048090B">
        <w:rPr>
          <w:rFonts w:ascii="Times New Roman" w:eastAsia="ＭＳ 明朝" w:hAnsi="Times New Roman" w:cs="Times New Roman"/>
          <w:color w:val="000000" w:themeColor="text1"/>
          <w:szCs w:val="21"/>
        </w:rPr>
        <w:lastRenderedPageBreak/>
        <w:t>220906CP_naf15μL</w:t>
      </w:r>
      <w:ins w:id="4341" w:author="松山 ファミリー" w:date="2023-02-08T02:19:00Z">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ins>
      <w:bookmarkEnd w:id="4340"/>
    </w:p>
    <w:p w14:paraId="25FDF7B0" w14:textId="7E091885" w:rsidR="0082724C" w:rsidRPr="0048090B" w:rsidRDefault="002B548F" w:rsidP="006D62C4">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50DFCF" wp14:editId="2E528F0B">
            <wp:extent cx="5400040" cy="3521710"/>
            <wp:effectExtent l="0" t="0" r="0" b="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97B909" w14:textId="357C1F5C" w:rsidR="0082724C" w:rsidRPr="0048090B" w:rsidRDefault="00F205C3" w:rsidP="002B548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5CBCE82" wp14:editId="7B560B61">
            <wp:extent cx="5400040" cy="3528695"/>
            <wp:effectExtent l="0" t="0" r="0" b="190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4D333694" w14:textId="63A58937" w:rsidR="004E192C" w:rsidRPr="0048090B" w:rsidRDefault="00E539E5" w:rsidP="001976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電流密度が飽和するまで滴下し続けるべきだった。</w:t>
      </w:r>
    </w:p>
    <w:p w14:paraId="7BD3C5B8" w14:textId="77777777" w:rsidR="00482009" w:rsidRPr="0048090B" w:rsidRDefault="00482009" w:rsidP="00197665">
      <w:pPr>
        <w:rPr>
          <w:rFonts w:ascii="Times New Roman" w:eastAsia="ＭＳ 明朝" w:hAnsi="Times New Roman" w:cs="Times New Roman"/>
          <w:color w:val="000000" w:themeColor="text1"/>
          <w:szCs w:val="21"/>
        </w:rPr>
      </w:pPr>
    </w:p>
    <w:p w14:paraId="0963688F" w14:textId="77777777" w:rsidR="00482009" w:rsidRPr="0048090B" w:rsidRDefault="00482009" w:rsidP="00197665">
      <w:pPr>
        <w:rPr>
          <w:rFonts w:ascii="Times New Roman" w:eastAsia="ＭＳ 明朝" w:hAnsi="Times New Roman" w:cs="Times New Roman"/>
          <w:color w:val="000000" w:themeColor="text1"/>
          <w:szCs w:val="21"/>
        </w:rPr>
      </w:pPr>
    </w:p>
    <w:p w14:paraId="6CF59C09" w14:textId="77777777" w:rsidR="00482009" w:rsidRPr="0048090B" w:rsidRDefault="00482009" w:rsidP="00197665">
      <w:pPr>
        <w:rPr>
          <w:rFonts w:ascii="Times New Roman" w:eastAsia="ＭＳ 明朝" w:hAnsi="Times New Roman" w:cs="Times New Roman"/>
          <w:color w:val="000000" w:themeColor="text1"/>
          <w:szCs w:val="21"/>
        </w:rPr>
      </w:pPr>
    </w:p>
    <w:p w14:paraId="76C4D8C2" w14:textId="66F31CE7"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42" w:name="_Toc126715631"/>
      <w:r w:rsidRPr="0048090B">
        <w:rPr>
          <w:rFonts w:ascii="Times New Roman" w:eastAsia="ＭＳ 明朝" w:hAnsi="Times New Roman" w:cs="Times New Roman"/>
          <w:color w:val="000000" w:themeColor="text1"/>
          <w:szCs w:val="21"/>
        </w:rPr>
        <w:t>220906CP_naf20μL</w:t>
      </w:r>
      <w:ins w:id="4343" w:author="松山 ファミリー" w:date="2023-02-08T02:19:00Z">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ins>
      <w:bookmarkEnd w:id="4342"/>
    </w:p>
    <w:p w14:paraId="1E638523" w14:textId="6079AEB0" w:rsidR="00FE3483" w:rsidRPr="0048090B" w:rsidRDefault="00DF49C7" w:rsidP="00FE348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3C1A970" wp14:editId="6298BED9">
            <wp:extent cx="5400040" cy="3521710"/>
            <wp:effectExtent l="0" t="0" r="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1A4017" w14:textId="372F7B17" w:rsidR="005D434A" w:rsidRPr="0048090B" w:rsidRDefault="004E19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C579F6" wp14:editId="268C8EE0">
            <wp:extent cx="5400040" cy="3528695"/>
            <wp:effectExtent l="0" t="0" r="0" b="1905"/>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1AED54B" w14:textId="4A061426" w:rsidR="002F31A2" w:rsidRPr="0048090B" w:rsidRDefault="00D83AF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正常に測定できているとは言えない</w:t>
      </w:r>
      <w:r w:rsidR="00DF1756" w:rsidRPr="0048090B">
        <w:rPr>
          <w:rFonts w:ascii="Times New Roman" w:eastAsia="ＭＳ 明朝" w:hAnsi="Times New Roman" w:cs="Times New Roman"/>
          <w:color w:val="000000" w:themeColor="text1"/>
          <w:szCs w:val="21"/>
        </w:rPr>
        <w:t>電極</w:t>
      </w:r>
      <w:r w:rsidRPr="0048090B">
        <w:rPr>
          <w:rFonts w:ascii="Times New Roman" w:eastAsia="ＭＳ 明朝" w:hAnsi="Times New Roman" w:cs="Times New Roman"/>
          <w:color w:val="000000" w:themeColor="text1"/>
          <w:szCs w:val="21"/>
        </w:rPr>
        <w:t>であった。</w:t>
      </w:r>
    </w:p>
    <w:p w14:paraId="1F087043" w14:textId="604C6A3D" w:rsidR="00D83AFB" w:rsidRPr="0048090B" w:rsidRDefault="002F31A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3ADD73B" w14:textId="26697F19" w:rsidR="005A2076" w:rsidRPr="0048090B" w:rsidRDefault="002C5F0F"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上記の結果</w:t>
      </w:r>
      <w:r w:rsidR="005A2076" w:rsidRPr="0048090B">
        <w:rPr>
          <w:rFonts w:ascii="Times New Roman" w:eastAsia="ＭＳ 明朝" w:hAnsi="Times New Roman" w:cs="Times New Roman"/>
          <w:color w:val="000000" w:themeColor="text1"/>
          <w:szCs w:val="21"/>
        </w:rPr>
        <w:t>について</w:t>
      </w:r>
      <w:r w:rsidR="00446430" w:rsidRPr="0048090B">
        <w:rPr>
          <w:rFonts w:ascii="Times New Roman" w:eastAsia="ＭＳ 明朝" w:hAnsi="Times New Roman" w:cs="Times New Roman"/>
          <w:color w:val="000000" w:themeColor="text1"/>
          <w:szCs w:val="21"/>
        </w:rPr>
        <w:t>、</w:t>
      </w:r>
      <w:r w:rsidR="005A2076" w:rsidRPr="0048090B">
        <w:rPr>
          <w:rFonts w:ascii="Times New Roman" w:eastAsia="ＭＳ 明朝" w:hAnsi="Times New Roman" w:cs="Times New Roman"/>
          <w:color w:val="000000" w:themeColor="text1"/>
          <w:szCs w:val="21"/>
        </w:rPr>
        <w:t>いくつか</w:t>
      </w:r>
      <w:r w:rsidR="00446430" w:rsidRPr="0048090B">
        <w:rPr>
          <w:rFonts w:ascii="Times New Roman" w:eastAsia="ＭＳ 明朝" w:hAnsi="Times New Roman" w:cs="Times New Roman"/>
          <w:color w:val="000000" w:themeColor="text1"/>
          <w:szCs w:val="21"/>
        </w:rPr>
        <w:t>データの比較を行なった。</w:t>
      </w:r>
    </w:p>
    <w:p w14:paraId="03524557" w14:textId="77777777" w:rsidR="00A25D36" w:rsidRPr="0048090B" w:rsidRDefault="00A25D36" w:rsidP="00E82328">
      <w:pPr>
        <w:widowControl/>
        <w:jc w:val="left"/>
        <w:rPr>
          <w:rFonts w:ascii="Times New Roman" w:eastAsia="ＭＳ 明朝" w:hAnsi="Times New Roman" w:cs="Times New Roman"/>
          <w:color w:val="000000" w:themeColor="text1"/>
          <w:szCs w:val="21"/>
        </w:rPr>
      </w:pPr>
    </w:p>
    <w:p w14:paraId="5FDB0AE0" w14:textId="23DD762D" w:rsidR="00446430" w:rsidRPr="0048090B" w:rsidRDefault="00415F86"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20B55D2" wp14:editId="15BCEA78">
            <wp:extent cx="5400040" cy="3906520"/>
            <wp:effectExtent l="0" t="0" r="0" b="5080"/>
            <wp:docPr id="22" name="図 22"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 散布図&#10;&#10;自動的に生成された説明"/>
                    <pic:cNvPicPr/>
                  </pic:nvPicPr>
                  <pic:blipFill>
                    <a:blip r:embed="rId73"/>
                    <a:stretch>
                      <a:fillRect/>
                    </a:stretch>
                  </pic:blipFill>
                  <pic:spPr>
                    <a:xfrm>
                      <a:off x="0" y="0"/>
                      <a:ext cx="5400040" cy="3906520"/>
                    </a:xfrm>
                    <a:prstGeom prst="rect">
                      <a:avLst/>
                    </a:prstGeom>
                  </pic:spPr>
                </pic:pic>
              </a:graphicData>
            </a:graphic>
          </wp:inline>
        </w:drawing>
      </w:r>
    </w:p>
    <w:p w14:paraId="4EB222D5" w14:textId="431E77E0" w:rsidR="00446430" w:rsidRPr="0048090B" w:rsidRDefault="00492DF7"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Fig</w:t>
      </w:r>
    </w:p>
    <w:p w14:paraId="59919287" w14:textId="77777777" w:rsidR="00492DF7" w:rsidRPr="0048090B" w:rsidRDefault="00492DF7" w:rsidP="00E82328">
      <w:pPr>
        <w:widowControl/>
        <w:jc w:val="left"/>
        <w:rPr>
          <w:rFonts w:ascii="Times New Roman" w:eastAsia="ＭＳ 明朝" w:hAnsi="Times New Roman" w:cs="Times New Roman"/>
          <w:color w:val="000000" w:themeColor="text1"/>
          <w:szCs w:val="21"/>
        </w:rPr>
      </w:pPr>
    </w:p>
    <w:p w14:paraId="2DE3C0B6" w14:textId="77777777" w:rsidR="00A25D36" w:rsidRPr="0048090B" w:rsidRDefault="00E85AC5"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バインダーとしてセルロースナノファイバーを用いた</w:t>
      </w:r>
      <w:r w:rsidR="00C25AF3" w:rsidRPr="0048090B">
        <w:rPr>
          <w:rFonts w:ascii="Times New Roman" w:eastAsia="ＭＳ 明朝" w:hAnsi="Times New Roman" w:cs="Times New Roman"/>
          <w:szCs w:val="21"/>
        </w:rPr>
        <w:t>220906CP_cell0.2g_1</w:t>
      </w:r>
      <w:r w:rsidR="00C25AF3" w:rsidRPr="0048090B">
        <w:rPr>
          <w:rFonts w:ascii="Times New Roman" w:eastAsia="ＭＳ 明朝" w:hAnsi="Times New Roman" w:cs="Times New Roman"/>
          <w:szCs w:val="21"/>
        </w:rPr>
        <w:t>と</w:t>
      </w:r>
      <w:r w:rsidR="00C25AF3" w:rsidRPr="0048090B">
        <w:rPr>
          <w:rFonts w:ascii="Times New Roman" w:eastAsia="ＭＳ 明朝" w:hAnsi="Times New Roman" w:cs="Times New Roman"/>
          <w:szCs w:val="21"/>
        </w:rPr>
        <w:t>220906CP_cell0.2g_</w:t>
      </w:r>
      <w:r w:rsidR="00C54296"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電極では電流密度が</w:t>
      </w:r>
      <w:r w:rsidR="00C57E7A" w:rsidRPr="0048090B">
        <w:rPr>
          <w:rFonts w:ascii="Times New Roman" w:eastAsia="ＭＳ 明朝" w:hAnsi="Times New Roman" w:cs="Times New Roman"/>
          <w:szCs w:val="21"/>
        </w:rPr>
        <w:t>10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程度で飽和したが、</w:t>
      </w:r>
      <w:r w:rsidR="00556449" w:rsidRPr="0048090B">
        <w:rPr>
          <w:rFonts w:ascii="Times New Roman" w:eastAsia="ＭＳ 明朝" w:hAnsi="Times New Roman" w:cs="Times New Roman"/>
          <w:szCs w:val="21"/>
        </w:rPr>
        <w:t>220</w:t>
      </w:r>
      <w:r w:rsidR="00A25D36" w:rsidRPr="0048090B">
        <w:rPr>
          <w:rFonts w:ascii="Times New Roman" w:eastAsia="ＭＳ 明朝" w:hAnsi="Times New Roman" w:cs="Times New Roman"/>
          <w:szCs w:val="21"/>
        </w:rPr>
        <w:t>415</w:t>
      </w:r>
      <w:r w:rsidR="00556449" w:rsidRPr="0048090B">
        <w:rPr>
          <w:rFonts w:ascii="Times New Roman" w:eastAsia="ＭＳ 明朝" w:hAnsi="Times New Roman" w:cs="Times New Roman"/>
          <w:szCs w:val="21"/>
        </w:rPr>
        <w:t>CP_cell0.2g_1</w:t>
      </w:r>
      <w:r w:rsidR="00A25D36" w:rsidRPr="0048090B">
        <w:rPr>
          <w:rFonts w:ascii="Times New Roman" w:eastAsia="ＭＳ 明朝" w:hAnsi="Times New Roman" w:cs="Times New Roman"/>
          <w:szCs w:val="21"/>
        </w:rPr>
        <w:t>回目と</w:t>
      </w:r>
      <w:r w:rsidR="00A25D36" w:rsidRPr="0048090B">
        <w:rPr>
          <w:rFonts w:ascii="Times New Roman" w:eastAsia="ＭＳ 明朝" w:hAnsi="Times New Roman" w:cs="Times New Roman"/>
          <w:szCs w:val="21"/>
        </w:rPr>
        <w:t>220906CP_cell0.2g_</w:t>
      </w:r>
      <w:r w:rsidR="00A25D36" w:rsidRPr="0048090B">
        <w:rPr>
          <w:rFonts w:ascii="Times New Roman" w:eastAsia="ＭＳ 明朝" w:hAnsi="Times New Roman" w:cs="Times New Roman"/>
          <w:szCs w:val="21"/>
        </w:rPr>
        <w:t>3</w:t>
      </w:r>
      <w:r w:rsidR="00C57E7A" w:rsidRPr="0048090B">
        <w:rPr>
          <w:rFonts w:ascii="Times New Roman" w:eastAsia="ＭＳ 明朝" w:hAnsi="Times New Roman" w:cs="Times New Roman"/>
          <w:szCs w:val="21"/>
        </w:rPr>
        <w:t>電極では電極は</w:t>
      </w:r>
      <w:r w:rsidR="00C57E7A" w:rsidRPr="0048090B">
        <w:rPr>
          <w:rFonts w:ascii="Times New Roman" w:eastAsia="ＭＳ 明朝" w:hAnsi="Times New Roman" w:cs="Times New Roman"/>
          <w:szCs w:val="21"/>
        </w:rPr>
        <w:t>0.5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程度を示すなど、再現性に乏しかった。</w:t>
      </w:r>
    </w:p>
    <w:p w14:paraId="2A9394D0" w14:textId="7C3E5765" w:rsidR="00EF1BA5" w:rsidRPr="0048090B" w:rsidRDefault="00A747CE"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これは、セルロースナノファイバーに含まれる水分が、</w:t>
      </w:r>
      <w:r w:rsidR="00152ACF" w:rsidRPr="0048090B">
        <w:rPr>
          <w:rFonts w:ascii="Times New Roman" w:eastAsia="ＭＳ 明朝" w:hAnsi="Times New Roman" w:cs="Times New Roman"/>
          <w:szCs w:val="21"/>
        </w:rPr>
        <w:t>電極作製後に</w:t>
      </w:r>
      <w:r w:rsidR="00C76692" w:rsidRPr="0048090B">
        <w:rPr>
          <w:rFonts w:ascii="Times New Roman" w:eastAsia="ＭＳ 明朝" w:hAnsi="Times New Roman" w:cs="Times New Roman"/>
          <w:szCs w:val="21"/>
        </w:rPr>
        <w:t>蒸発し</w:t>
      </w:r>
      <w:r w:rsidR="001C757F" w:rsidRPr="0048090B">
        <w:rPr>
          <w:rFonts w:ascii="Times New Roman" w:eastAsia="ＭＳ 明朝" w:hAnsi="Times New Roman" w:cs="Times New Roman"/>
          <w:szCs w:val="21"/>
        </w:rPr>
        <w:t>空気の隙間ができること</w:t>
      </w:r>
      <w:r w:rsidR="00B112CE" w:rsidRPr="0048090B">
        <w:rPr>
          <w:rFonts w:ascii="Times New Roman" w:eastAsia="ＭＳ 明朝" w:hAnsi="Times New Roman" w:cs="Times New Roman"/>
          <w:szCs w:val="21"/>
        </w:rPr>
        <w:t>による、電流密度の低下が考えられる。</w:t>
      </w:r>
    </w:p>
    <w:p w14:paraId="3B30AD56" w14:textId="5986FC72" w:rsidR="00A25D36" w:rsidRPr="0048090B" w:rsidRDefault="009345E4"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5CE37539" w14:textId="281FBA4E" w:rsidR="00715DF1" w:rsidRPr="0048090B" w:rsidRDefault="004D500F"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w:lastRenderedPageBreak/>
        <w:drawing>
          <wp:inline distT="0" distB="0" distL="0" distR="0" wp14:anchorId="643B137B" wp14:editId="021AA5D3">
            <wp:extent cx="5400040" cy="3906520"/>
            <wp:effectExtent l="0" t="0" r="0" b="5080"/>
            <wp:docPr id="23" name="図 23"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散布図&#10;&#10;自動的に生成された説明"/>
                    <pic:cNvPicPr/>
                  </pic:nvPicPr>
                  <pic:blipFill>
                    <a:blip r:embed="rId74"/>
                    <a:stretch>
                      <a:fillRect/>
                    </a:stretch>
                  </pic:blipFill>
                  <pic:spPr>
                    <a:xfrm>
                      <a:off x="0" y="0"/>
                      <a:ext cx="5400040" cy="3906520"/>
                    </a:xfrm>
                    <a:prstGeom prst="rect">
                      <a:avLst/>
                    </a:prstGeom>
                  </pic:spPr>
                </pic:pic>
              </a:graphicData>
            </a:graphic>
          </wp:inline>
        </w:drawing>
      </w:r>
    </w:p>
    <w:p w14:paraId="2EDF6410" w14:textId="135C3843" w:rsidR="002D7975" w:rsidRPr="0048090B" w:rsidRDefault="00E03EBA"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Fig</w:t>
      </w:r>
    </w:p>
    <w:p w14:paraId="0715986F" w14:textId="77777777" w:rsidR="002D7975" w:rsidRPr="0048090B" w:rsidRDefault="002D7975" w:rsidP="00E82328">
      <w:pPr>
        <w:widowControl/>
        <w:jc w:val="left"/>
        <w:rPr>
          <w:rFonts w:ascii="Times New Roman" w:eastAsia="ＭＳ 明朝" w:hAnsi="Times New Roman" w:cs="Times New Roman"/>
          <w:szCs w:val="21"/>
        </w:rPr>
      </w:pPr>
    </w:p>
    <w:p w14:paraId="5077B112" w14:textId="6921D4A3" w:rsidR="007F27F0" w:rsidRPr="0048090B" w:rsidRDefault="00C57E7A"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ナフィオン溶液を用いた電極は</w:t>
      </w:r>
      <w:r w:rsidR="00EA609F" w:rsidRPr="0048090B">
        <w:rPr>
          <w:rFonts w:ascii="Times New Roman" w:eastAsia="ＭＳ 明朝" w:hAnsi="Times New Roman" w:cs="Times New Roman"/>
          <w:szCs w:val="21"/>
        </w:rPr>
        <w:t>セルロースナノファイバーを用いた電極</w:t>
      </w:r>
      <w:r w:rsidRPr="0048090B">
        <w:rPr>
          <w:rFonts w:ascii="Times New Roman" w:eastAsia="ＭＳ 明朝" w:hAnsi="Times New Roman" w:cs="Times New Roman"/>
          <w:szCs w:val="21"/>
        </w:rPr>
        <w:t>より濃度に対する電流増加量</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感度</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が大きく、電流密度が低い電極は無かったため、ナフィオンの方がセルロースナノファイバーより適していた。特にナフィオン溶液</w:t>
      </w:r>
      <w:r w:rsidRPr="0048090B">
        <w:rPr>
          <w:rFonts w:ascii="Times New Roman" w:eastAsia="ＭＳ 明朝" w:hAnsi="Times New Roman" w:cs="Times New Roman"/>
          <w:szCs w:val="21"/>
        </w:rPr>
        <w:t>10 μL</w:t>
      </w:r>
      <w:r w:rsidRPr="0048090B">
        <w:rPr>
          <w:rFonts w:ascii="Times New Roman" w:eastAsia="ＭＳ 明朝" w:hAnsi="Times New Roman" w:cs="Times New Roman"/>
          <w:szCs w:val="21"/>
        </w:rPr>
        <w:t>を用いた電極の感度が高く、</w:t>
      </w:r>
      <w:r w:rsidRPr="0048090B">
        <w:rPr>
          <w:rFonts w:ascii="Times New Roman" w:eastAsia="ＭＳ 明朝" w:hAnsi="Times New Roman" w:cs="Times New Roman"/>
          <w:szCs w:val="21"/>
        </w:rPr>
        <w:t>CP 8</w:t>
      </w:r>
      <w:r w:rsidRPr="0048090B">
        <w:rPr>
          <w:rFonts w:ascii="Times New Roman" w:eastAsia="ＭＳ 明朝" w:hAnsi="Times New Roman" w:cs="Times New Roman"/>
          <w:szCs w:val="21"/>
        </w:rPr>
        <w:t>では直線性の高い</w:t>
      </w:r>
      <w:r w:rsidRPr="0048090B">
        <w:rPr>
          <w:rFonts w:ascii="Times New Roman" w:eastAsia="ＭＳ 明朝" w:hAnsi="Times New Roman" w:cs="Times New Roman"/>
          <w:szCs w:val="21"/>
        </w:rPr>
        <w:t>0~6.72 mM</w:t>
      </w:r>
      <w:r w:rsidRPr="0048090B">
        <w:rPr>
          <w:rFonts w:ascii="Times New Roman" w:eastAsia="ＭＳ 明朝" w:hAnsi="Times New Roman" w:cs="Times New Roman"/>
          <w:szCs w:val="21"/>
        </w:rPr>
        <w:t>の範囲で</w:t>
      </w:r>
      <w:r w:rsidRPr="0048090B">
        <w:rPr>
          <w:rFonts w:ascii="Times New Roman" w:eastAsia="ＭＳ 明朝" w:hAnsi="Times New Roman" w:cs="Times New Roman"/>
          <w:szCs w:val="21"/>
        </w:rPr>
        <w:t>2.82 mA cm</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 xml:space="preserve"> mM</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であった。</w:t>
      </w:r>
    </w:p>
    <w:p w14:paraId="30C51D34" w14:textId="5A277C30" w:rsidR="007F27F0" w:rsidRPr="0048090B" w:rsidRDefault="007F27F0"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04D40411" w14:textId="16485335" w:rsidR="0013223D" w:rsidRPr="0048090B" w:rsidRDefault="0013223D" w:rsidP="0013223D">
      <w:pPr>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CP 8</w:t>
      </w:r>
      <w:r w:rsidRPr="0048090B">
        <w:rPr>
          <w:rFonts w:ascii="Times New Roman" w:eastAsia="ＭＳ 明朝" w:hAnsi="Times New Roman" w:cs="Times New Roman"/>
          <w:szCs w:val="21"/>
        </w:rPr>
        <w:t>電極で</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回目の測定後、新しく電解液を入れ替えて複数回測定した。そのグルコース濃度に対する電流量を</w:t>
      </w:r>
      <w:r w:rsidRPr="0048090B">
        <w:rPr>
          <w:rFonts w:ascii="Times New Roman" w:eastAsia="ＭＳ 明朝" w:hAnsi="Times New Roman" w:cs="Times New Roman"/>
          <w:szCs w:val="21"/>
        </w:rPr>
        <w:t>Fig. 2</w:t>
      </w:r>
      <w:r w:rsidRPr="0048090B">
        <w:rPr>
          <w:rFonts w:ascii="Times New Roman" w:eastAsia="ＭＳ 明朝" w:hAnsi="Times New Roman" w:cs="Times New Roman"/>
          <w:szCs w:val="21"/>
        </w:rPr>
        <w:t>に示した。</w:t>
      </w:r>
    </w:p>
    <w:p w14:paraId="37D42045" w14:textId="49D01ECC" w:rsidR="007F27F0" w:rsidRPr="0048090B" w:rsidRDefault="00845C30"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w:drawing>
          <wp:inline distT="0" distB="0" distL="0" distR="0" wp14:anchorId="503A4942" wp14:editId="3A112B38">
            <wp:extent cx="5400040" cy="3209290"/>
            <wp:effectExtent l="0" t="0" r="0" b="3810"/>
            <wp:docPr id="25" name="図 2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散布図&#10;&#10;自動的に生成された説明"/>
                    <pic:cNvPicPr/>
                  </pic:nvPicPr>
                  <pic:blipFill>
                    <a:blip r:embed="rId75"/>
                    <a:stretch>
                      <a:fillRect/>
                    </a:stretch>
                  </pic:blipFill>
                  <pic:spPr>
                    <a:xfrm>
                      <a:off x="0" y="0"/>
                      <a:ext cx="5400040" cy="3209290"/>
                    </a:xfrm>
                    <a:prstGeom prst="rect">
                      <a:avLst/>
                    </a:prstGeom>
                  </pic:spPr>
                </pic:pic>
              </a:graphicData>
            </a:graphic>
          </wp:inline>
        </w:drawing>
      </w:r>
    </w:p>
    <w:p w14:paraId="3DF9B367" w14:textId="734A2571" w:rsidR="00072ABA" w:rsidRPr="0048090B" w:rsidRDefault="00072ABA"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Fig</w:t>
      </w:r>
    </w:p>
    <w:p w14:paraId="44ECC44B" w14:textId="77777777" w:rsidR="00072ABA" w:rsidRPr="0048090B" w:rsidRDefault="00072ABA" w:rsidP="00E82328">
      <w:pPr>
        <w:widowControl/>
        <w:jc w:val="left"/>
        <w:rPr>
          <w:rFonts w:ascii="Times New Roman" w:eastAsia="ＭＳ 明朝" w:hAnsi="Times New Roman" w:cs="Times New Roman"/>
          <w:szCs w:val="21"/>
        </w:rPr>
      </w:pPr>
    </w:p>
    <w:p w14:paraId="6AA4598D" w14:textId="6FACE0B5" w:rsidR="00EA11DA" w:rsidRPr="0048090B" w:rsidRDefault="005D39D5"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測定回数</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回目が</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回目に比べて感度がわずかに高かったが、</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回目の感度は低下した。</w:t>
      </w:r>
    </w:p>
    <w:p w14:paraId="4254FB85" w14:textId="77777777" w:rsidR="005D434A" w:rsidRPr="0048090B" w:rsidRDefault="005D434A" w:rsidP="00FD0085">
      <w:pPr>
        <w:widowControl/>
        <w:jc w:val="left"/>
        <w:rPr>
          <w:rFonts w:ascii="Times New Roman" w:eastAsia="ＭＳ 明朝" w:hAnsi="Times New Roman" w:cs="Times New Roman"/>
          <w:color w:val="000000" w:themeColor="text1"/>
          <w:szCs w:val="21"/>
        </w:rPr>
      </w:pPr>
    </w:p>
    <w:p w14:paraId="57E16657" w14:textId="2037B3F1" w:rsidR="0054767E" w:rsidRPr="0048090B" w:rsidRDefault="0054767E" w:rsidP="0054767E">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4344" w:name="_Toc126715632"/>
      <w:r w:rsidRPr="0048090B">
        <w:rPr>
          <w:rFonts w:ascii="Times New Roman" w:eastAsia="ＭＳ 明朝" w:hAnsi="Times New Roman" w:cs="Times New Roman"/>
          <w:color w:val="000000" w:themeColor="text1"/>
          <w:szCs w:val="21"/>
        </w:rPr>
        <w:t>結言</w:t>
      </w:r>
      <w:bookmarkEnd w:id="4344"/>
    </w:p>
    <w:p w14:paraId="6CAE5289" w14:textId="77777777" w:rsidR="000E49A6"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今回の実験で過去の実験操作を模倣し、グルコースを直接酸化させ、電流応答をみることができた。作製した電極の安定性を目指すために２つの方法を試した。</w:t>
      </w:r>
    </w:p>
    <w:p w14:paraId="76A14395" w14:textId="77777777" w:rsidR="000E49A6"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１つ目として</w:t>
      </w:r>
      <w:r w:rsidRPr="0048090B">
        <w:rPr>
          <w:rFonts w:ascii="Times New Roman" w:eastAsia="ＭＳ 明朝" w:hAnsi="Times New Roman" w:cs="Times New Roman"/>
          <w:szCs w:val="21"/>
        </w:rPr>
        <w:t>o-</w:t>
      </w:r>
      <w:r w:rsidRPr="0048090B">
        <w:rPr>
          <w:rFonts w:ascii="Times New Roman" w:eastAsia="ＭＳ 明朝" w:hAnsi="Times New Roman" w:cs="Times New Roman"/>
          <w:szCs w:val="21"/>
        </w:rPr>
        <w:t>フェニレンジアミンを銅水酸化物ナノシート、カーボンペースト文献（石原さん）に混合し電解重合させたものは銅水酸化物ナノシートとの比率や、電解重合させる際のペーストの固定方法が難しくうまく応答を確認することができなかった。</w:t>
      </w:r>
    </w:p>
    <w:p w14:paraId="09888E77" w14:textId="23AAA809" w:rsidR="0054767E"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つ目として銅水酸化物ナノシートを電極に塗布したもの文献（鈴鹿さん）にナフィオン、ポリウレタン溶液を上から塗布した。ナフィオンは膜が厚かったためか電流応答がとれなかったがポリウレタン溶液は窒素を噴射し、膜を薄くすることで、応答電流が</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分の</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程度に減少したものの、直線性は銅水酸化物ナノシートを塗布したものよりも安定しており、複数回の使用で大きな電流量の差はなかった。電流量の減少を防ぎ、複数回でも安定した応答が得られる電極の作製が課題である。</w:t>
      </w:r>
    </w:p>
    <w:p w14:paraId="0E2A0F55" w14:textId="77777777" w:rsidR="005D39D5" w:rsidRPr="0048090B" w:rsidRDefault="005D39D5" w:rsidP="0054767E">
      <w:pPr>
        <w:widowControl/>
        <w:jc w:val="left"/>
        <w:rPr>
          <w:rFonts w:ascii="Times New Roman" w:eastAsia="ＭＳ 明朝" w:hAnsi="Times New Roman" w:cs="Times New Roman"/>
          <w:color w:val="000000" w:themeColor="text1"/>
          <w:szCs w:val="21"/>
        </w:rPr>
      </w:pPr>
    </w:p>
    <w:p w14:paraId="28962454" w14:textId="623EAB59" w:rsidR="0054767E" w:rsidRPr="0048090B" w:rsidRDefault="0054767E"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4345" w:name="_Toc126715633"/>
      <w:r w:rsidRPr="0048090B">
        <w:rPr>
          <w:rFonts w:ascii="Times New Roman" w:eastAsia="ＭＳ 明朝" w:hAnsi="Times New Roman" w:cs="Times New Roman"/>
          <w:color w:val="000000" w:themeColor="text1"/>
          <w:szCs w:val="21"/>
        </w:rPr>
        <w:t>謝辞</w:t>
      </w:r>
      <w:bookmarkEnd w:id="4345"/>
    </w:p>
    <w:p w14:paraId="0AB003DB" w14:textId="45797A22" w:rsidR="0016626F" w:rsidRPr="0048090B" w:rsidRDefault="001048BC"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本研究においてご指導していただいた倉科</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昌先生、安澤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幹人先生に深く御礼申し上げます。また、</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測定においてご協力して</w:t>
      </w:r>
      <w:r w:rsidR="00D54D69" w:rsidRPr="0048090B">
        <w:rPr>
          <w:rFonts w:ascii="Times New Roman" w:eastAsia="ＭＳ 明朝" w:hAnsi="Times New Roman" w:cs="Times New Roman"/>
          <w:color w:val="000000" w:themeColor="text1"/>
          <w:szCs w:val="21"/>
        </w:rPr>
        <w:t>頂いた村井</w:t>
      </w:r>
      <w:r w:rsidR="00D54D69" w:rsidRPr="0048090B">
        <w:rPr>
          <w:rFonts w:ascii="Times New Roman" w:eastAsia="ＭＳ 明朝" w:hAnsi="Times New Roman" w:cs="Times New Roman"/>
          <w:color w:val="000000" w:themeColor="text1"/>
          <w:szCs w:val="21"/>
        </w:rPr>
        <w:t xml:space="preserve"> </w:t>
      </w:r>
      <w:r w:rsidR="00D54D69" w:rsidRPr="0048090B">
        <w:rPr>
          <w:rFonts w:ascii="Times New Roman" w:eastAsia="ＭＳ 明朝" w:hAnsi="Times New Roman" w:cs="Times New Roman"/>
          <w:color w:val="000000" w:themeColor="text1"/>
          <w:szCs w:val="21"/>
        </w:rPr>
        <w:t>啓一郎先生に深く感謝いたします</w:t>
      </w:r>
      <w:r w:rsidR="0016626F" w:rsidRPr="0048090B">
        <w:rPr>
          <w:rFonts w:ascii="Times New Roman" w:eastAsia="ＭＳ 明朝" w:hAnsi="Times New Roman" w:cs="Times New Roman"/>
          <w:color w:val="000000" w:themeColor="text1"/>
          <w:szCs w:val="21"/>
        </w:rPr>
        <w:t>。</w:t>
      </w:r>
    </w:p>
    <w:p w14:paraId="574F0FED" w14:textId="77777777" w:rsidR="004135E0" w:rsidRPr="0048090B" w:rsidRDefault="004135E0" w:rsidP="00660169">
      <w:pPr>
        <w:widowControl/>
        <w:jc w:val="left"/>
        <w:rPr>
          <w:rFonts w:ascii="Times New Roman" w:eastAsia="ＭＳ 明朝" w:hAnsi="Times New Roman" w:cs="Times New Roman"/>
          <w:color w:val="000000" w:themeColor="text1"/>
          <w:szCs w:val="21"/>
        </w:rPr>
      </w:pPr>
    </w:p>
    <w:p w14:paraId="528D769C" w14:textId="3F345452" w:rsidR="0016626F" w:rsidRPr="0048090B" w:rsidRDefault="0016626F"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D3 </w:t>
      </w:r>
      <w:r w:rsidRPr="0048090B">
        <w:rPr>
          <w:rFonts w:ascii="Times New Roman" w:eastAsia="ＭＳ 明朝" w:hAnsi="Times New Roman" w:cs="Times New Roman"/>
          <w:color w:val="000000" w:themeColor="text1"/>
          <w:szCs w:val="21"/>
        </w:rPr>
        <w:t>趙</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雨</w:t>
      </w:r>
      <w:r w:rsidR="00B90754" w:rsidRPr="0048090B">
        <w:rPr>
          <w:rFonts w:ascii="Times New Roman" w:eastAsia="ＭＳ 明朝" w:hAnsi="Times New Roman" w:cs="Times New Roman"/>
          <w:color w:val="000000" w:themeColor="text1"/>
          <w:szCs w:val="21"/>
        </w:rPr>
        <w:t>濛様</w:t>
      </w:r>
    </w:p>
    <w:p w14:paraId="19316417" w14:textId="08D1D426" w:rsidR="00B90754" w:rsidRPr="0048090B" w:rsidRDefault="00B90754"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M2 </w:t>
      </w:r>
      <w:r w:rsidR="004E2A29" w:rsidRPr="0048090B">
        <w:rPr>
          <w:rFonts w:ascii="Times New Roman" w:eastAsia="ＭＳ 明朝" w:hAnsi="Times New Roman" w:cs="Times New Roman"/>
          <w:color w:val="000000" w:themeColor="text1"/>
          <w:szCs w:val="21"/>
        </w:rPr>
        <w:t>坪平</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遥河様、</w:t>
      </w:r>
      <w:r w:rsidRPr="0048090B">
        <w:rPr>
          <w:rFonts w:ascii="Times New Roman" w:eastAsia="ＭＳ 明朝" w:hAnsi="Times New Roman" w:cs="Times New Roman"/>
          <w:color w:val="000000" w:themeColor="text1"/>
          <w:szCs w:val="21"/>
        </w:rPr>
        <w:t>寺内</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健様、京川</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翔哉様</w:t>
      </w:r>
      <w:r w:rsidR="00070E9D" w:rsidRPr="0048090B">
        <w:rPr>
          <w:rFonts w:ascii="Times New Roman" w:eastAsia="ＭＳ 明朝" w:hAnsi="Times New Roman" w:cs="Times New Roman"/>
          <w:color w:val="000000" w:themeColor="text1"/>
          <w:szCs w:val="21"/>
        </w:rPr>
        <w:t>、橋本</w:t>
      </w:r>
      <w:r w:rsidR="00070E9D" w:rsidRPr="0048090B">
        <w:rPr>
          <w:rFonts w:ascii="Times New Roman" w:eastAsia="ＭＳ 明朝" w:hAnsi="Times New Roman" w:cs="Times New Roman"/>
          <w:color w:val="000000" w:themeColor="text1"/>
          <w:szCs w:val="21"/>
        </w:rPr>
        <w:t xml:space="preserve"> </w:t>
      </w:r>
      <w:r w:rsidR="00070E9D" w:rsidRPr="0048090B">
        <w:rPr>
          <w:rFonts w:ascii="Times New Roman" w:eastAsia="ＭＳ 明朝" w:hAnsi="Times New Roman" w:cs="Times New Roman"/>
          <w:color w:val="000000" w:themeColor="text1"/>
          <w:szCs w:val="21"/>
        </w:rPr>
        <w:t>一輝様、</w:t>
      </w:r>
      <w:r w:rsidR="00AD47A3" w:rsidRPr="0048090B">
        <w:rPr>
          <w:rFonts w:ascii="Times New Roman" w:eastAsia="ＭＳ 明朝" w:hAnsi="Times New Roman" w:cs="Times New Roman"/>
          <w:color w:val="000000" w:themeColor="text1"/>
          <w:szCs w:val="21"/>
        </w:rPr>
        <w:t>久保</w:t>
      </w:r>
      <w:r w:rsidR="00AD47A3" w:rsidRPr="0048090B">
        <w:rPr>
          <w:rFonts w:ascii="Times New Roman" w:eastAsia="ＭＳ 明朝" w:hAnsi="Times New Roman" w:cs="Times New Roman"/>
          <w:color w:val="000000" w:themeColor="text1"/>
          <w:szCs w:val="21"/>
        </w:rPr>
        <w:t xml:space="preserve"> </w:t>
      </w:r>
      <w:r w:rsidR="00AD47A3" w:rsidRPr="0048090B">
        <w:rPr>
          <w:rFonts w:ascii="Times New Roman" w:eastAsia="ＭＳ 明朝" w:hAnsi="Times New Roman" w:cs="Times New Roman"/>
          <w:color w:val="000000" w:themeColor="text1"/>
          <w:szCs w:val="21"/>
        </w:rPr>
        <w:t>智輝様</w:t>
      </w:r>
    </w:p>
    <w:p w14:paraId="7DD729D3" w14:textId="027D6C53" w:rsidR="00AD47A3" w:rsidRPr="0048090B" w:rsidRDefault="00AD47A3"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M1 </w:t>
      </w:r>
      <w:r w:rsidRPr="0048090B">
        <w:rPr>
          <w:rFonts w:ascii="Times New Roman" w:eastAsia="ＭＳ 明朝" w:hAnsi="Times New Roman" w:cs="Times New Roman"/>
          <w:color w:val="000000" w:themeColor="text1"/>
          <w:szCs w:val="21"/>
        </w:rPr>
        <w:t>中野</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輝一様、佐藤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優介様</w:t>
      </w:r>
    </w:p>
    <w:p w14:paraId="4D36119D" w14:textId="3E346301" w:rsidR="00AD47A3" w:rsidRPr="0048090B" w:rsidRDefault="00AD47A3"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B4 </w:t>
      </w:r>
      <w:r w:rsidR="004E2A29" w:rsidRPr="0048090B">
        <w:rPr>
          <w:rFonts w:ascii="Times New Roman" w:eastAsia="ＭＳ 明朝" w:hAnsi="Times New Roman" w:cs="Times New Roman"/>
          <w:color w:val="000000" w:themeColor="text1"/>
          <w:szCs w:val="21"/>
        </w:rPr>
        <w:t>西村</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海人様、</w:t>
      </w:r>
      <w:r w:rsidRPr="0048090B">
        <w:rPr>
          <w:rFonts w:ascii="Times New Roman" w:eastAsia="ＭＳ 明朝" w:hAnsi="Times New Roman" w:cs="Times New Roman"/>
          <w:color w:val="000000" w:themeColor="text1"/>
          <w:szCs w:val="21"/>
        </w:rPr>
        <w:t>島原</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一翠様、</w:t>
      </w:r>
      <w:r w:rsidR="00EC044B" w:rsidRPr="0048090B">
        <w:rPr>
          <w:rFonts w:ascii="Times New Roman" w:eastAsia="ＭＳ 明朝" w:hAnsi="Times New Roman" w:cs="Times New Roman"/>
          <w:color w:val="000000" w:themeColor="text1"/>
          <w:szCs w:val="21"/>
        </w:rPr>
        <w:t>桃本</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和佳様、宇垣</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修作様、</w:t>
      </w:r>
      <w:r w:rsidR="006B3C64" w:rsidRPr="0048090B">
        <w:rPr>
          <w:rFonts w:ascii="Times New Roman" w:eastAsia="ＭＳ 明朝" w:hAnsi="Times New Roman" w:cs="Times New Roman"/>
          <w:color w:val="000000" w:themeColor="text1"/>
          <w:szCs w:val="21"/>
        </w:rPr>
        <w:t>釣上</w:t>
      </w:r>
      <w:r w:rsidR="006B3C64" w:rsidRPr="0048090B">
        <w:rPr>
          <w:rFonts w:ascii="Times New Roman" w:eastAsia="ＭＳ 明朝" w:hAnsi="Times New Roman" w:cs="Times New Roman"/>
          <w:color w:val="000000" w:themeColor="text1"/>
          <w:szCs w:val="21"/>
        </w:rPr>
        <w:t xml:space="preserve"> </w:t>
      </w:r>
      <w:r w:rsidR="006B3C64" w:rsidRPr="0048090B">
        <w:rPr>
          <w:rFonts w:ascii="Times New Roman" w:eastAsia="ＭＳ 明朝" w:hAnsi="Times New Roman" w:cs="Times New Roman"/>
          <w:color w:val="000000" w:themeColor="text1"/>
          <w:szCs w:val="21"/>
        </w:rPr>
        <w:t>真輝様</w:t>
      </w:r>
    </w:p>
    <w:p w14:paraId="25C5925F" w14:textId="77777777" w:rsidR="00660169" w:rsidRPr="0048090B" w:rsidRDefault="00660169" w:rsidP="00660169">
      <w:pPr>
        <w:widowControl/>
        <w:jc w:val="left"/>
        <w:rPr>
          <w:rFonts w:ascii="Times New Roman" w:eastAsia="ＭＳ 明朝" w:hAnsi="Times New Roman" w:cs="Times New Roman"/>
          <w:color w:val="000000" w:themeColor="text1"/>
          <w:szCs w:val="21"/>
        </w:rPr>
      </w:pPr>
    </w:p>
    <w:p w14:paraId="0DC71517" w14:textId="0A46CCF8" w:rsidR="00660169" w:rsidRPr="0048090B" w:rsidRDefault="00660169"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4346" w:name="_Toc126715634"/>
      <w:r w:rsidRPr="0048090B">
        <w:rPr>
          <w:rFonts w:ascii="Times New Roman" w:eastAsia="ＭＳ 明朝" w:hAnsi="Times New Roman" w:cs="Times New Roman"/>
          <w:color w:val="000000" w:themeColor="text1"/>
          <w:szCs w:val="21"/>
        </w:rPr>
        <w:t>参考文献</w:t>
      </w:r>
      <w:bookmarkEnd w:id="4346"/>
    </w:p>
    <w:p w14:paraId="1CAA8BDC" w14:textId="2E169E82" w:rsidR="00DC521C" w:rsidRPr="0048090B" w:rsidRDefault="00DC521C" w:rsidP="0040120B">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 xml:space="preserve">[1] </w:t>
      </w:r>
      <w:r w:rsidR="002F4E7D" w:rsidRPr="0048090B">
        <w:rPr>
          <w:rFonts w:ascii="Times New Roman" w:eastAsia="ＭＳ 明朝" w:hAnsi="Times New Roman" w:cs="Times New Roman"/>
          <w:color w:val="000000" w:themeColor="text1"/>
          <w:szCs w:val="21"/>
        </w:rPr>
        <w:t xml:space="preserve">Feng Gao et al. , </w:t>
      </w:r>
      <w:r w:rsidR="00347B79" w:rsidRPr="0048090B">
        <w:rPr>
          <w:rFonts w:ascii="Times New Roman" w:eastAsia="ＭＳ 明朝" w:hAnsi="Times New Roman" w:cs="Times New Roman"/>
          <w:i/>
          <w:iCs/>
          <w:color w:val="000000" w:themeColor="text1"/>
          <w:szCs w:val="21"/>
        </w:rPr>
        <w:t>ACS Appl. Nano Mater</w:t>
      </w:r>
      <w:r w:rsidR="00347B79" w:rsidRPr="0048090B">
        <w:rPr>
          <w:rFonts w:ascii="Times New Roman" w:eastAsia="ＭＳ 明朝" w:hAnsi="Times New Roman" w:cs="Times New Roman"/>
          <w:color w:val="000000" w:themeColor="text1"/>
          <w:szCs w:val="21"/>
        </w:rPr>
        <w:t xml:space="preserve">. </w:t>
      </w:r>
      <w:r w:rsidR="00347B79" w:rsidRPr="0048090B">
        <w:rPr>
          <w:rFonts w:ascii="Times New Roman" w:eastAsia="ＭＳ 明朝" w:hAnsi="Times New Roman" w:cs="Times New Roman"/>
          <w:b/>
          <w:bCs/>
          <w:color w:val="000000" w:themeColor="text1"/>
          <w:szCs w:val="21"/>
        </w:rPr>
        <w:t>2021</w:t>
      </w:r>
      <w:r w:rsidR="00347B79" w:rsidRPr="0048090B">
        <w:rPr>
          <w:rFonts w:ascii="Times New Roman" w:eastAsia="ＭＳ 明朝" w:hAnsi="Times New Roman" w:cs="Times New Roman"/>
          <w:color w:val="000000" w:themeColor="text1"/>
          <w:szCs w:val="21"/>
        </w:rPr>
        <w:t>, 4, 8520−8529</w:t>
      </w:r>
    </w:p>
    <w:p w14:paraId="52B9BFE6" w14:textId="6A07F4F9" w:rsidR="005D434A" w:rsidRPr="0048090B" w:rsidRDefault="008F122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w:t>
      </w:r>
      <w:r w:rsidR="00C94C5F" w:rsidRPr="0048090B">
        <w:rPr>
          <w:rFonts w:ascii="Times New Roman" w:eastAsia="ＭＳ 明朝" w:hAnsi="Times New Roman" w:cs="Times New Roman"/>
          <w:szCs w:val="21"/>
        </w:rPr>
        <w:t xml:space="preserve"> </w:t>
      </w:r>
      <w:r w:rsidR="009E01AC" w:rsidRPr="0048090B">
        <w:rPr>
          <w:rFonts w:ascii="Times New Roman" w:eastAsia="ＭＳ 明朝" w:hAnsi="Times New Roman" w:cs="Times New Roman"/>
          <w:color w:val="000000" w:themeColor="text1"/>
          <w:szCs w:val="21"/>
        </w:rPr>
        <w:t>Etab M</w:t>
      </w:r>
      <w:r w:rsidR="00BD4B0C" w:rsidRPr="0048090B">
        <w:rPr>
          <w:rFonts w:ascii="Times New Roman" w:eastAsia="ＭＳ 明朝" w:hAnsi="Times New Roman" w:cs="Times New Roman"/>
          <w:color w:val="000000" w:themeColor="text1"/>
          <w:szCs w:val="21"/>
        </w:rPr>
        <w:t xml:space="preserve"> et al</w:t>
      </w:r>
      <w:r w:rsidR="00C76E40" w:rsidRPr="0048090B">
        <w:rPr>
          <w:rFonts w:ascii="Times New Roman" w:eastAsia="ＭＳ 明朝" w:hAnsi="Times New Roman" w:cs="Times New Roman"/>
          <w:color w:val="000000" w:themeColor="text1"/>
          <w:szCs w:val="21"/>
        </w:rPr>
        <w:t>.</w:t>
      </w:r>
      <w:r w:rsidR="00BD4B0C" w:rsidRPr="0048090B">
        <w:rPr>
          <w:rFonts w:ascii="Times New Roman" w:eastAsia="ＭＳ 明朝" w:hAnsi="Times New Roman" w:cs="Times New Roman"/>
          <w:color w:val="000000" w:themeColor="text1"/>
          <w:szCs w:val="21"/>
        </w:rPr>
        <w:t xml:space="preserve"> ,</w:t>
      </w:r>
      <w:r w:rsidR="00C76E40" w:rsidRPr="0048090B">
        <w:rPr>
          <w:rFonts w:ascii="Times New Roman" w:eastAsia="ＭＳ 明朝" w:hAnsi="Times New Roman" w:cs="Times New Roman"/>
          <w:i/>
          <w:iCs/>
          <w:caps/>
          <w:color w:val="000000" w:themeColor="text1"/>
          <w:kern w:val="24"/>
          <w:szCs w:val="21"/>
        </w:rPr>
        <w:t xml:space="preserve"> </w:t>
      </w:r>
      <w:r w:rsidR="00C76E40" w:rsidRPr="0048090B">
        <w:rPr>
          <w:rFonts w:ascii="Times New Roman" w:eastAsia="ＭＳ 明朝" w:hAnsi="Times New Roman" w:cs="Times New Roman"/>
          <w:i/>
          <w:iCs/>
          <w:color w:val="000000" w:themeColor="text1"/>
          <w:szCs w:val="21"/>
        </w:rPr>
        <w:t xml:space="preserve">Arabian Journal of Chemistry </w:t>
      </w:r>
      <w:r w:rsidR="00C76E40" w:rsidRPr="0048090B">
        <w:rPr>
          <w:rFonts w:ascii="Times New Roman" w:eastAsia="ＭＳ 明朝" w:hAnsi="Times New Roman" w:cs="Times New Roman"/>
          <w:color w:val="000000" w:themeColor="text1"/>
          <w:szCs w:val="21"/>
        </w:rPr>
        <w:t>(</w:t>
      </w:r>
      <w:r w:rsidR="00C76E40" w:rsidRPr="0048090B">
        <w:rPr>
          <w:rFonts w:ascii="Times New Roman" w:eastAsia="ＭＳ 明朝" w:hAnsi="Times New Roman" w:cs="Times New Roman"/>
          <w:b/>
          <w:bCs/>
          <w:color w:val="000000" w:themeColor="text1"/>
          <w:szCs w:val="21"/>
        </w:rPr>
        <w:t>2022</w:t>
      </w:r>
      <w:r w:rsidR="00C76E40" w:rsidRPr="0048090B">
        <w:rPr>
          <w:rFonts w:ascii="Times New Roman" w:eastAsia="ＭＳ 明朝" w:hAnsi="Times New Roman" w:cs="Times New Roman"/>
          <w:color w:val="000000" w:themeColor="text1"/>
          <w:szCs w:val="21"/>
        </w:rPr>
        <w:t>) 15, 103467</w:t>
      </w:r>
    </w:p>
    <w:p w14:paraId="59071BF6" w14:textId="638A488D" w:rsidR="006F7A52" w:rsidRPr="0048090B" w:rsidRDefault="008F122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w:t>
      </w:r>
      <w:r w:rsidR="00720E28" w:rsidRPr="0048090B">
        <w:rPr>
          <w:rFonts w:ascii="Times New Roman" w:eastAsia="ＭＳ 明朝" w:hAnsi="Times New Roman" w:cs="Times New Roman"/>
          <w:szCs w:val="21"/>
        </w:rPr>
        <w:t xml:space="preserve"> </w:t>
      </w:r>
      <w:r w:rsidR="00720E28" w:rsidRPr="0048090B">
        <w:rPr>
          <w:rFonts w:ascii="Times New Roman" w:eastAsia="ＭＳ 明朝" w:hAnsi="Times New Roman" w:cs="Times New Roman"/>
          <w:color w:val="000000" w:themeColor="text1"/>
          <w:szCs w:val="21"/>
        </w:rPr>
        <w:t>武田裕次</w:t>
      </w:r>
      <w:r w:rsidR="002F755E" w:rsidRPr="0048090B">
        <w:rPr>
          <w:rFonts w:ascii="Times New Roman" w:eastAsia="ＭＳ 明朝" w:hAnsi="Times New Roman" w:cs="Times New Roman"/>
          <w:color w:val="000000" w:themeColor="text1"/>
          <w:szCs w:val="21"/>
        </w:rPr>
        <w:t>、徳島大学修士論文、</w:t>
      </w:r>
      <w:r w:rsidR="001B46CE" w:rsidRPr="0048090B">
        <w:rPr>
          <w:rFonts w:ascii="Times New Roman" w:eastAsia="ＭＳ 明朝" w:hAnsi="Times New Roman" w:cs="Times New Roman"/>
          <w:b/>
          <w:bCs/>
          <w:color w:val="000000" w:themeColor="text1"/>
          <w:szCs w:val="21"/>
        </w:rPr>
        <w:t>2011</w:t>
      </w:r>
    </w:p>
    <w:sectPr w:rsidR="006F7A52" w:rsidRPr="0048090B" w:rsidSect="001D55E1">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75" w:author="松山 ファミリー" w:date="2023-01-29T11:52:00Z" w:initials="松山　晃大">
    <w:p w14:paraId="0FE87954" w14:textId="77777777" w:rsidR="004E4AFC" w:rsidRDefault="009008A5" w:rsidP="00BD12C1">
      <w:pPr>
        <w:jc w:val="left"/>
      </w:pPr>
      <w:r>
        <w:rPr>
          <w:rStyle w:val="ad"/>
        </w:rPr>
        <w:annotationRef/>
      </w:r>
      <w:r w:rsidR="004E4AFC">
        <w:t>値がExcelと異なる90.67 %</w:t>
      </w:r>
    </w:p>
  </w:comment>
  <w:comment w:id="917" w:author="松山 ファミリー" w:date="2023-01-29T17:35:00Z" w:initials="松山　晃大">
    <w:p w14:paraId="36EE4BDE" w14:textId="5C00F229" w:rsidR="00170266" w:rsidRDefault="00170266" w:rsidP="00BD12C1">
      <w:pPr>
        <w:jc w:val="left"/>
      </w:pPr>
      <w:r>
        <w:rPr>
          <w:rStyle w:val="ad"/>
        </w:rPr>
        <w:annotationRef/>
      </w:r>
      <w:r>
        <w:t>未確認</w:t>
      </w:r>
    </w:p>
  </w:comment>
  <w:comment w:id="939" w:author="松山 ファミリー" w:date="2023-02-02T00:29:00Z" w:initials="松山">
    <w:p w14:paraId="52C1004C" w14:textId="77777777" w:rsidR="00962037" w:rsidRDefault="000B485A" w:rsidP="00BD12C1">
      <w:pPr>
        <w:jc w:val="left"/>
      </w:pPr>
      <w:r>
        <w:rPr>
          <w:rStyle w:val="ad"/>
        </w:rPr>
        <w:annotationRef/>
      </w:r>
      <w:r w:rsidR="00962037">
        <w:t>未確認</w:t>
      </w:r>
    </w:p>
  </w:comment>
  <w:comment w:id="955" w:author="松山 ファミリー" w:date="2023-01-29T17:21:00Z" w:initials="松山　晃大">
    <w:p w14:paraId="51355400" w14:textId="77777777" w:rsidR="00962037" w:rsidRDefault="000B485A" w:rsidP="00BD12C1">
      <w:pPr>
        <w:jc w:val="left"/>
      </w:pPr>
      <w:r>
        <w:rPr>
          <w:rStyle w:val="ad"/>
        </w:rPr>
        <w:annotationRef/>
      </w:r>
      <w:r w:rsidR="00962037">
        <w:t>未確認</w:t>
      </w:r>
    </w:p>
  </w:comment>
  <w:comment w:id="1857" w:author="松山 ファミリー" w:date="2023-01-30T17:49:00Z" w:initials="松山">
    <w:p w14:paraId="21D994C2" w14:textId="77777777" w:rsidR="00F67D61" w:rsidRDefault="00F67D61" w:rsidP="00F67D61">
      <w:pPr>
        <w:jc w:val="left"/>
      </w:pPr>
      <w:r>
        <w:rPr>
          <w:rStyle w:val="ad"/>
        </w:rPr>
        <w:annotationRef/>
      </w:r>
      <w:r>
        <w:t>未確認</w:t>
      </w:r>
    </w:p>
  </w:comment>
  <w:comment w:id="3907" w:author="松山 ファミリー" w:date="2023-01-30T21:58:00Z" w:initials="松山">
    <w:p w14:paraId="31B7AF8E" w14:textId="77777777" w:rsidR="00F67D61" w:rsidRDefault="00F67D61" w:rsidP="00F67D61">
      <w:pPr>
        <w:jc w:val="left"/>
      </w:pPr>
      <w:r>
        <w:rPr>
          <w:rStyle w:val="ad"/>
        </w:rPr>
        <w:annotationRef/>
      </w:r>
      <w:r>
        <w:rPr>
          <w:color w:val="000000"/>
        </w:rPr>
        <w:t>未確認</w:t>
      </w:r>
    </w:p>
  </w:comment>
  <w:comment w:id="4146" w:author="松山 ファミリー" w:date="2023-01-30T17:24:00Z" w:initials="松山">
    <w:p w14:paraId="28CC9683" w14:textId="77777777" w:rsidR="00872752" w:rsidRDefault="00737AE0" w:rsidP="00BD12C1">
      <w:pPr>
        <w:jc w:val="left"/>
      </w:pPr>
      <w:r>
        <w:rPr>
          <w:rStyle w:val="ad"/>
        </w:rPr>
        <w:annotationRef/>
      </w:r>
      <w:r w:rsidR="00872752">
        <w:t>OK</w:t>
      </w:r>
    </w:p>
  </w:comment>
  <w:comment w:id="4148" w:author="松山 ファミリー" w:date="2023-01-30T17:48:00Z" w:initials="松山">
    <w:p w14:paraId="34FB7D9D" w14:textId="77777777" w:rsidR="008765B6" w:rsidRDefault="008765B6" w:rsidP="00BD12C1">
      <w:pPr>
        <w:jc w:val="left"/>
      </w:pPr>
      <w:r>
        <w:rPr>
          <w:rStyle w:val="ad"/>
        </w:rPr>
        <w:annotationRef/>
      </w:r>
      <w:r>
        <w:rPr>
          <w:color w:val="000000"/>
        </w:rPr>
        <w:t>OK</w:t>
      </w:r>
    </w:p>
  </w:comment>
  <w:comment w:id="4150" w:author="松山 ファミリー" w:date="2023-01-30T17:48:00Z" w:initials="松山">
    <w:p w14:paraId="60C4F20F" w14:textId="77777777" w:rsidR="008765B6" w:rsidRDefault="008765B6" w:rsidP="00BD12C1">
      <w:pPr>
        <w:jc w:val="left"/>
      </w:pPr>
      <w:r>
        <w:rPr>
          <w:rStyle w:val="ad"/>
        </w:rPr>
        <w:annotationRef/>
      </w:r>
      <w:r>
        <w:rPr>
          <w:color w:val="000000"/>
        </w:rPr>
        <w:t>OK</w:t>
      </w:r>
    </w:p>
  </w:comment>
  <w:comment w:id="4152" w:author="松山 ファミリー" w:date="2023-01-30T17:49:00Z" w:initials="松山">
    <w:p w14:paraId="1AEA0BA6" w14:textId="77777777" w:rsidR="00313543" w:rsidRDefault="00313543" w:rsidP="00BD12C1">
      <w:pPr>
        <w:jc w:val="left"/>
      </w:pPr>
      <w:r>
        <w:rPr>
          <w:rStyle w:val="ad"/>
        </w:rPr>
        <w:annotationRef/>
      </w:r>
      <w:r>
        <w:rPr>
          <w:color w:val="000000"/>
        </w:rPr>
        <w:t>OK</w:t>
      </w:r>
    </w:p>
  </w:comment>
  <w:comment w:id="4154" w:author="松山 ファミリー" w:date="2023-01-30T17:49:00Z" w:initials="松山">
    <w:p w14:paraId="7A0524F7" w14:textId="77777777" w:rsidR="006B6288" w:rsidRDefault="006B6288" w:rsidP="006B6288">
      <w:pPr>
        <w:jc w:val="left"/>
      </w:pPr>
      <w:r>
        <w:rPr>
          <w:rStyle w:val="ad"/>
        </w:rPr>
        <w:annotationRef/>
      </w:r>
      <w:r>
        <w:rPr>
          <w:color w:val="000000"/>
        </w:rPr>
        <w:t>OK</w:t>
      </w:r>
    </w:p>
  </w:comment>
  <w:comment w:id="4156" w:author="松山 ファミリー" w:date="2023-01-30T17:49:00Z" w:initials="松山">
    <w:p w14:paraId="60449253" w14:textId="77777777" w:rsidR="002502CC" w:rsidRDefault="002502CC" w:rsidP="002502CC">
      <w:pPr>
        <w:jc w:val="left"/>
      </w:pPr>
      <w:r>
        <w:rPr>
          <w:rStyle w:val="ad"/>
        </w:rPr>
        <w:annotationRef/>
      </w:r>
      <w:r>
        <w:rPr>
          <w:color w:val="000000"/>
        </w:rPr>
        <w:t>OK</w:t>
      </w:r>
    </w:p>
  </w:comment>
  <w:comment w:id="4159" w:author="松山 ファミリー" w:date="2023-01-30T18:01:00Z" w:initials="松山">
    <w:p w14:paraId="652BCA42" w14:textId="77777777" w:rsidR="009A6FF2" w:rsidRDefault="009A6FF2" w:rsidP="00BD12C1">
      <w:pPr>
        <w:jc w:val="left"/>
      </w:pPr>
      <w:r>
        <w:rPr>
          <w:rStyle w:val="ad"/>
        </w:rPr>
        <w:annotationRef/>
      </w:r>
      <w:r>
        <w:rPr>
          <w:color w:val="000000"/>
        </w:rPr>
        <w:t>OK</w:t>
      </w:r>
    </w:p>
  </w:comment>
  <w:comment w:id="4161" w:author="松山 ファミリー" w:date="2023-01-30T17:06:00Z" w:initials="松山">
    <w:p w14:paraId="7BC9070E" w14:textId="77777777" w:rsidR="0087346F" w:rsidRDefault="0087346F" w:rsidP="0087346F">
      <w:pPr>
        <w:jc w:val="left"/>
      </w:pPr>
      <w:r>
        <w:rPr>
          <w:rStyle w:val="ad"/>
        </w:rPr>
        <w:annotationRef/>
      </w:r>
      <w:r>
        <w:rPr>
          <w:color w:val="000000"/>
        </w:rPr>
        <w:t>OK</w:t>
      </w:r>
    </w:p>
  </w:comment>
  <w:comment w:id="4164" w:author="松山 ファミリー" w:date="2023-01-30T18:49:00Z" w:initials="松山">
    <w:p w14:paraId="5F1F763D" w14:textId="77777777" w:rsidR="00423754" w:rsidRDefault="00423754" w:rsidP="00BD12C1">
      <w:pPr>
        <w:jc w:val="left"/>
      </w:pPr>
      <w:r>
        <w:rPr>
          <w:rStyle w:val="ad"/>
        </w:rPr>
        <w:annotationRef/>
      </w:r>
      <w:r>
        <w:rPr>
          <w:color w:val="000000"/>
        </w:rPr>
        <w:t>OK</w:t>
      </w:r>
    </w:p>
  </w:comment>
  <w:comment w:id="4165" w:author="松山 ファミリー" w:date="2023-01-30T17:09:00Z" w:initials="松山">
    <w:p w14:paraId="54D57E2F" w14:textId="08E870A1" w:rsidR="007461CB" w:rsidRDefault="007461CB" w:rsidP="007461CB">
      <w:pPr>
        <w:jc w:val="left"/>
      </w:pPr>
      <w:r>
        <w:rPr>
          <w:rStyle w:val="ad"/>
        </w:rPr>
        <w:annotationRef/>
      </w:r>
      <w:r>
        <w:rPr>
          <w:color w:val="000000"/>
        </w:rPr>
        <w:t>OK</w:t>
      </w:r>
    </w:p>
  </w:comment>
  <w:comment w:id="4167" w:author="松山 ファミリー" w:date="2023-01-30T19:23:00Z" w:initials="松山">
    <w:p w14:paraId="6E59F02F" w14:textId="77777777" w:rsidR="00AB6914" w:rsidRDefault="00AB6914" w:rsidP="00BD12C1">
      <w:pPr>
        <w:jc w:val="left"/>
      </w:pPr>
      <w:r>
        <w:rPr>
          <w:rStyle w:val="ad"/>
        </w:rPr>
        <w:annotationRef/>
      </w:r>
      <w:r>
        <w:rPr>
          <w:color w:val="000000"/>
        </w:rPr>
        <w:t>OK</w:t>
      </w:r>
    </w:p>
  </w:comment>
  <w:comment w:id="4168" w:author="松山 ファミリー" w:date="2023-01-30T19:04:00Z" w:initials="松山">
    <w:p w14:paraId="7CBBD895" w14:textId="5274ADFF" w:rsidR="00B44565" w:rsidRDefault="00B44565" w:rsidP="00BD12C1">
      <w:pPr>
        <w:jc w:val="left"/>
      </w:pPr>
      <w:r>
        <w:rPr>
          <w:rStyle w:val="ad"/>
        </w:rPr>
        <w:annotationRef/>
      </w:r>
      <w:r>
        <w:rPr>
          <w:color w:val="000000"/>
        </w:rPr>
        <w:t>OK</w:t>
      </w:r>
    </w:p>
  </w:comment>
  <w:comment w:id="4170" w:author="松山 ファミリー" w:date="2023-01-30T19:25:00Z" w:initials="松山">
    <w:p w14:paraId="5DBB0D40" w14:textId="77777777" w:rsidR="004C302E" w:rsidRDefault="004C302E" w:rsidP="00BD12C1">
      <w:pPr>
        <w:jc w:val="left"/>
      </w:pPr>
      <w:r>
        <w:rPr>
          <w:rStyle w:val="ad"/>
        </w:rPr>
        <w:annotationRef/>
      </w:r>
      <w:r>
        <w:rPr>
          <w:color w:val="000000"/>
        </w:rPr>
        <w:t>OK</w:t>
      </w:r>
    </w:p>
  </w:comment>
  <w:comment w:id="4171" w:author="松山 ファミリー" w:date="2023-01-30T19:04:00Z" w:initials="松山">
    <w:p w14:paraId="45CE75C8" w14:textId="35890083" w:rsidR="00B44565" w:rsidRDefault="00B44565" w:rsidP="00BD12C1">
      <w:pPr>
        <w:jc w:val="left"/>
      </w:pPr>
      <w:r>
        <w:rPr>
          <w:rStyle w:val="ad"/>
        </w:rPr>
        <w:annotationRef/>
      </w:r>
      <w:r>
        <w:rPr>
          <w:color w:val="000000"/>
        </w:rPr>
        <w:t>OK</w:t>
      </w:r>
    </w:p>
  </w:comment>
  <w:comment w:id="4173" w:author="松山 ファミリー" w:date="2023-01-30T19:26:00Z" w:initials="松山">
    <w:p w14:paraId="3CF4CF26" w14:textId="77777777" w:rsidR="004C302E" w:rsidRDefault="004C302E" w:rsidP="00BD12C1">
      <w:pPr>
        <w:jc w:val="left"/>
      </w:pPr>
      <w:r>
        <w:rPr>
          <w:rStyle w:val="ad"/>
        </w:rPr>
        <w:annotationRef/>
      </w:r>
      <w:r>
        <w:rPr>
          <w:color w:val="000000"/>
        </w:rPr>
        <w:t>OK</w:t>
      </w:r>
    </w:p>
  </w:comment>
  <w:comment w:id="4174" w:author="松山 ファミリー" w:date="2023-01-30T19:04:00Z" w:initials="松山">
    <w:p w14:paraId="4A3CD39E" w14:textId="02E4D780" w:rsidR="00B44565" w:rsidRDefault="00B44565" w:rsidP="00BD12C1">
      <w:pPr>
        <w:jc w:val="left"/>
      </w:pPr>
      <w:r>
        <w:rPr>
          <w:rStyle w:val="ad"/>
        </w:rPr>
        <w:annotationRef/>
      </w:r>
      <w:r>
        <w:rPr>
          <w:color w:val="000000"/>
        </w:rPr>
        <w:t>OK</w:t>
      </w:r>
    </w:p>
  </w:comment>
  <w:comment w:id="4176" w:author="松山 ファミリー" w:date="2023-01-30T19:26:00Z" w:initials="松山">
    <w:p w14:paraId="0CF16E91" w14:textId="77777777" w:rsidR="004C302E" w:rsidRDefault="004C302E" w:rsidP="00BD12C1">
      <w:pPr>
        <w:jc w:val="left"/>
      </w:pPr>
      <w:r>
        <w:rPr>
          <w:rStyle w:val="ad"/>
        </w:rPr>
        <w:annotationRef/>
      </w:r>
      <w:r>
        <w:rPr>
          <w:color w:val="000000"/>
        </w:rPr>
        <w:t>OK</w:t>
      </w:r>
    </w:p>
  </w:comment>
  <w:comment w:id="4177" w:author="松山 ファミリー" w:date="2023-01-30T19:04:00Z" w:initials="松山">
    <w:p w14:paraId="631FFD5C" w14:textId="1395AB42" w:rsidR="00B44565" w:rsidRDefault="00B44565" w:rsidP="00BD12C1">
      <w:pPr>
        <w:jc w:val="left"/>
      </w:pPr>
      <w:r>
        <w:rPr>
          <w:rStyle w:val="ad"/>
        </w:rPr>
        <w:annotationRef/>
      </w:r>
      <w:r>
        <w:rPr>
          <w:color w:val="000000"/>
        </w:rPr>
        <w:t>OK</w:t>
      </w:r>
    </w:p>
  </w:comment>
  <w:comment w:id="4179" w:author="松山 ファミリー" w:date="2023-01-30T19:26:00Z" w:initials="松山">
    <w:p w14:paraId="4603171E" w14:textId="77777777" w:rsidR="004C302E" w:rsidRDefault="004C302E" w:rsidP="00BD12C1">
      <w:pPr>
        <w:jc w:val="left"/>
      </w:pPr>
      <w:r>
        <w:rPr>
          <w:rStyle w:val="ad"/>
        </w:rPr>
        <w:annotationRef/>
      </w:r>
      <w:r>
        <w:rPr>
          <w:color w:val="000000"/>
        </w:rPr>
        <w:t>OK</w:t>
      </w:r>
    </w:p>
  </w:comment>
  <w:comment w:id="4180" w:author="松山 ファミリー" w:date="2023-01-30T19:20:00Z" w:initials="松山">
    <w:p w14:paraId="0CF2A3CE" w14:textId="5500A4B9" w:rsidR="00327D25" w:rsidRDefault="00327D25" w:rsidP="00BD12C1">
      <w:pPr>
        <w:jc w:val="left"/>
      </w:pPr>
      <w:r>
        <w:rPr>
          <w:rStyle w:val="ad"/>
        </w:rPr>
        <w:annotationRef/>
      </w:r>
      <w:r>
        <w:rPr>
          <w:color w:val="000000"/>
        </w:rPr>
        <w:t>OK</w:t>
      </w:r>
    </w:p>
  </w:comment>
  <w:comment w:id="4182" w:author="松山 ファミリー" w:date="2023-01-30T19:27:00Z" w:initials="松山">
    <w:p w14:paraId="749026CF" w14:textId="77777777" w:rsidR="00286E7A" w:rsidRDefault="00286E7A" w:rsidP="00BD12C1">
      <w:pPr>
        <w:jc w:val="left"/>
      </w:pPr>
      <w:r>
        <w:rPr>
          <w:rStyle w:val="ad"/>
        </w:rPr>
        <w:annotationRef/>
      </w:r>
      <w:r>
        <w:rPr>
          <w:color w:val="000000"/>
        </w:rPr>
        <w:t>OK</w:t>
      </w:r>
    </w:p>
  </w:comment>
  <w:comment w:id="4183" w:author="松山 ファミリー" w:date="2023-01-30T19:21:00Z" w:initials="松山">
    <w:p w14:paraId="2E8ADC9C" w14:textId="71106A6B" w:rsidR="003C5FD8" w:rsidRDefault="003C5FD8" w:rsidP="00BD12C1">
      <w:pPr>
        <w:jc w:val="left"/>
      </w:pPr>
      <w:r>
        <w:rPr>
          <w:rStyle w:val="ad"/>
        </w:rPr>
        <w:annotationRef/>
      </w:r>
      <w:r>
        <w:rPr>
          <w:color w:val="000000"/>
        </w:rPr>
        <w:t>OK</w:t>
      </w:r>
    </w:p>
  </w:comment>
  <w:comment w:id="4185" w:author="松山 ファミリー" w:date="2023-01-30T19:28:00Z" w:initials="松山">
    <w:p w14:paraId="4436BFF9" w14:textId="77777777" w:rsidR="00552F2B" w:rsidRDefault="00552F2B" w:rsidP="00BD12C1">
      <w:pPr>
        <w:jc w:val="left"/>
      </w:pPr>
      <w:r>
        <w:rPr>
          <w:rStyle w:val="ad"/>
        </w:rPr>
        <w:annotationRef/>
      </w:r>
      <w:r>
        <w:rPr>
          <w:color w:val="000000"/>
        </w:rPr>
        <w:t>OK</w:t>
      </w:r>
    </w:p>
  </w:comment>
  <w:comment w:id="4186" w:author="松山 ファミリー" w:date="2023-01-30T19:22:00Z" w:initials="松山">
    <w:p w14:paraId="3F00CB7A" w14:textId="522E6344" w:rsidR="00444E1E" w:rsidRDefault="00444E1E" w:rsidP="00BD12C1">
      <w:pPr>
        <w:jc w:val="left"/>
      </w:pPr>
      <w:r>
        <w:rPr>
          <w:rStyle w:val="ad"/>
        </w:rPr>
        <w:annotationRef/>
      </w:r>
      <w:r>
        <w:rPr>
          <w:color w:val="000000"/>
        </w:rPr>
        <w:t>OK</w:t>
      </w:r>
    </w:p>
  </w:comment>
  <w:comment w:id="4190" w:author="松山 ファミリー" w:date="2023-02-02T19:59:00Z" w:initials="松山　晃大">
    <w:p w14:paraId="00AC542E" w14:textId="77777777" w:rsidR="008D3C0D" w:rsidRDefault="008D3C0D" w:rsidP="00B02BB3">
      <w:pPr>
        <w:jc w:val="left"/>
      </w:pPr>
      <w:r>
        <w:rPr>
          <w:rStyle w:val="ad"/>
        </w:rPr>
        <w:annotationRef/>
      </w:r>
      <w:r>
        <w:t>引用必須</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87954" w15:done="0"/>
  <w15:commentEx w15:paraId="36EE4BDE" w15:done="0"/>
  <w15:commentEx w15:paraId="52C1004C" w15:done="0"/>
  <w15:commentEx w15:paraId="51355400" w15:done="0"/>
  <w15:commentEx w15:paraId="21D994C2" w15:done="0"/>
  <w15:commentEx w15:paraId="31B7AF8E" w15:done="0"/>
  <w15:commentEx w15:paraId="28CC9683" w15:done="0"/>
  <w15:commentEx w15:paraId="34FB7D9D" w15:done="0"/>
  <w15:commentEx w15:paraId="60C4F20F" w15:done="0"/>
  <w15:commentEx w15:paraId="1AEA0BA6" w15:done="0"/>
  <w15:commentEx w15:paraId="7A0524F7" w15:done="0"/>
  <w15:commentEx w15:paraId="60449253" w15:done="0"/>
  <w15:commentEx w15:paraId="652BCA42" w15:done="0"/>
  <w15:commentEx w15:paraId="7BC9070E" w15:done="0"/>
  <w15:commentEx w15:paraId="5F1F763D" w15:done="0"/>
  <w15:commentEx w15:paraId="54D57E2F" w15:done="0"/>
  <w15:commentEx w15:paraId="6E59F02F" w15:done="0"/>
  <w15:commentEx w15:paraId="7CBBD895" w15:done="0"/>
  <w15:commentEx w15:paraId="5DBB0D40" w15:done="0"/>
  <w15:commentEx w15:paraId="45CE75C8" w15:done="0"/>
  <w15:commentEx w15:paraId="3CF4CF26" w15:done="0"/>
  <w15:commentEx w15:paraId="4A3CD39E" w15:done="0"/>
  <w15:commentEx w15:paraId="0CF16E91" w15:done="0"/>
  <w15:commentEx w15:paraId="631FFD5C" w15:done="0"/>
  <w15:commentEx w15:paraId="4603171E" w15:done="0"/>
  <w15:commentEx w15:paraId="0CF2A3CE" w15:done="0"/>
  <w15:commentEx w15:paraId="749026CF" w15:done="0"/>
  <w15:commentEx w15:paraId="2E8ADC9C" w15:done="0"/>
  <w15:commentEx w15:paraId="4436BFF9" w15:done="0"/>
  <w15:commentEx w15:paraId="3F00CB7A" w15:done="0"/>
  <w15:commentEx w15:paraId="00AC54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0DC97" w16cex:dateUtc="2023-01-29T02:52:00Z"/>
  <w16cex:commentExtensible w16cex:durableId="27812CCA" w16cex:dateUtc="2023-01-29T08:35:00Z"/>
  <w16cex:commentExtensible w16cex:durableId="27858584" w16cex:dateUtc="2023-02-01T15:29:00Z"/>
  <w16cex:commentExtensible w16cex:durableId="27858583" w16cex:dateUtc="2023-01-29T08:21:00Z"/>
  <w16cex:commentExtensible w16cex:durableId="27829DD8" w16cex:dateUtc="2023-01-30T08:49:00Z"/>
  <w16cex:commentExtensible w16cex:durableId="2782BBE9" w16cex:dateUtc="2023-01-30T12:58:00Z"/>
  <w16cex:commentExtensible w16cex:durableId="27827BE2" w16cex:dateUtc="2023-01-30T08:24:00Z"/>
  <w16cex:commentExtensible w16cex:durableId="2782817B" w16cex:dateUtc="2023-01-30T08:48:00Z"/>
  <w16cex:commentExtensible w16cex:durableId="27828184" w16cex:dateUtc="2023-01-30T08:48:00Z"/>
  <w16cex:commentExtensible w16cex:durableId="27828191" w16cex:dateUtc="2023-01-30T08:49:00Z"/>
  <w16cex:commentExtensible w16cex:durableId="278281AC" w16cex:dateUtc="2023-01-30T08:49:00Z"/>
  <w16cex:commentExtensible w16cex:durableId="278281DA" w16cex:dateUtc="2023-01-30T08:49:00Z"/>
  <w16cex:commentExtensible w16cex:durableId="2782847A" w16cex:dateUtc="2023-01-30T09:01:00Z"/>
  <w16cex:commentExtensible w16cex:durableId="27869C90" w16cex:dateUtc="2023-01-30T08:06:00Z"/>
  <w16cex:commentExtensible w16cex:durableId="27828FA6" w16cex:dateUtc="2023-01-30T09:49:00Z"/>
  <w16cex:commentExtensible w16cex:durableId="27828F75" w16cex:dateUtc="2023-01-30T08:09:00Z"/>
  <w16cex:commentExtensible w16cex:durableId="278297CE" w16cex:dateUtc="2023-01-30T10:23:00Z"/>
  <w16cex:commentExtensible w16cex:durableId="2782932F" w16cex:dateUtc="2023-01-30T10:04:00Z"/>
  <w16cex:commentExtensible w16cex:durableId="27829836" w16cex:dateUtc="2023-01-30T10:25:00Z"/>
  <w16cex:commentExtensible w16cex:durableId="27829338" w16cex:dateUtc="2023-01-30T10:04:00Z"/>
  <w16cex:commentExtensible w16cex:durableId="2782984A" w16cex:dateUtc="2023-01-30T10:26:00Z"/>
  <w16cex:commentExtensible w16cex:durableId="27829341" w16cex:dateUtc="2023-01-30T10:04:00Z"/>
  <w16cex:commentExtensible w16cex:durableId="27829855" w16cex:dateUtc="2023-01-30T10:26:00Z"/>
  <w16cex:commentExtensible w16cex:durableId="2782934A" w16cex:dateUtc="2023-01-30T10:04:00Z"/>
  <w16cex:commentExtensible w16cex:durableId="27829861" w16cex:dateUtc="2023-01-30T10:26:00Z"/>
  <w16cex:commentExtensible w16cex:durableId="278296ED" w16cex:dateUtc="2023-01-30T10:20:00Z"/>
  <w16cex:commentExtensible w16cex:durableId="278298AC" w16cex:dateUtc="2023-01-30T10:27:00Z"/>
  <w16cex:commentExtensible w16cex:durableId="27829723" w16cex:dateUtc="2023-01-30T10:21:00Z"/>
  <w16cex:commentExtensible w16cex:durableId="278298DE" w16cex:dateUtc="2023-01-30T10:28:00Z"/>
  <w16cex:commentExtensible w16cex:durableId="27829760" w16cex:dateUtc="2023-01-30T10:22:00Z"/>
  <w16cex:commentExtensible w16cex:durableId="27869512" w16cex:dateUtc="2023-02-02T1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87954" w16cid:durableId="2780DC97"/>
  <w16cid:commentId w16cid:paraId="36EE4BDE" w16cid:durableId="27812CCA"/>
  <w16cid:commentId w16cid:paraId="52C1004C" w16cid:durableId="27858584"/>
  <w16cid:commentId w16cid:paraId="51355400" w16cid:durableId="27858583"/>
  <w16cid:commentId w16cid:paraId="21D994C2" w16cid:durableId="27829DD8"/>
  <w16cid:commentId w16cid:paraId="31B7AF8E" w16cid:durableId="2782BBE9"/>
  <w16cid:commentId w16cid:paraId="28CC9683" w16cid:durableId="27827BE2"/>
  <w16cid:commentId w16cid:paraId="34FB7D9D" w16cid:durableId="2782817B"/>
  <w16cid:commentId w16cid:paraId="60C4F20F" w16cid:durableId="27828184"/>
  <w16cid:commentId w16cid:paraId="1AEA0BA6" w16cid:durableId="27828191"/>
  <w16cid:commentId w16cid:paraId="7A0524F7" w16cid:durableId="278281AC"/>
  <w16cid:commentId w16cid:paraId="60449253" w16cid:durableId="278281DA"/>
  <w16cid:commentId w16cid:paraId="652BCA42" w16cid:durableId="2782847A"/>
  <w16cid:commentId w16cid:paraId="7BC9070E" w16cid:durableId="27869C90"/>
  <w16cid:commentId w16cid:paraId="5F1F763D" w16cid:durableId="27828FA6"/>
  <w16cid:commentId w16cid:paraId="54D57E2F" w16cid:durableId="27828F75"/>
  <w16cid:commentId w16cid:paraId="6E59F02F" w16cid:durableId="278297CE"/>
  <w16cid:commentId w16cid:paraId="7CBBD895" w16cid:durableId="2782932F"/>
  <w16cid:commentId w16cid:paraId="5DBB0D40" w16cid:durableId="27829836"/>
  <w16cid:commentId w16cid:paraId="45CE75C8" w16cid:durableId="27829338"/>
  <w16cid:commentId w16cid:paraId="3CF4CF26" w16cid:durableId="2782984A"/>
  <w16cid:commentId w16cid:paraId="4A3CD39E" w16cid:durableId="27829341"/>
  <w16cid:commentId w16cid:paraId="0CF16E91" w16cid:durableId="27829855"/>
  <w16cid:commentId w16cid:paraId="631FFD5C" w16cid:durableId="2782934A"/>
  <w16cid:commentId w16cid:paraId="4603171E" w16cid:durableId="27829861"/>
  <w16cid:commentId w16cid:paraId="0CF2A3CE" w16cid:durableId="278296ED"/>
  <w16cid:commentId w16cid:paraId="749026CF" w16cid:durableId="278298AC"/>
  <w16cid:commentId w16cid:paraId="2E8ADC9C" w16cid:durableId="27829723"/>
  <w16cid:commentId w16cid:paraId="4436BFF9" w16cid:durableId="278298DE"/>
  <w16cid:commentId w16cid:paraId="3F00CB7A" w16cid:durableId="27829760"/>
  <w16cid:commentId w16cid:paraId="00AC542E" w16cid:durableId="278695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48B5C" w14:textId="77777777" w:rsidR="0046463A" w:rsidRDefault="0046463A" w:rsidP="00576156">
      <w:r>
        <w:separator/>
      </w:r>
    </w:p>
  </w:endnote>
  <w:endnote w:type="continuationSeparator" w:id="0">
    <w:p w14:paraId="30E48937" w14:textId="77777777" w:rsidR="0046463A" w:rsidRDefault="0046463A" w:rsidP="00576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26777389"/>
      <w:docPartObj>
        <w:docPartGallery w:val="Page Numbers (Bottom of Page)"/>
        <w:docPartUnique/>
      </w:docPartObj>
    </w:sdtPr>
    <w:sdtContent>
      <w:p w14:paraId="28833118" w14:textId="5C53BB24"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sidR="0048090B">
          <w:rPr>
            <w:rStyle w:val="af6"/>
          </w:rPr>
          <w:fldChar w:fldCharType="separate"/>
        </w:r>
        <w:r w:rsidR="0048090B">
          <w:rPr>
            <w:rStyle w:val="af6"/>
            <w:noProof/>
          </w:rPr>
          <w:t>0</w:t>
        </w:r>
        <w:r>
          <w:rPr>
            <w:rStyle w:val="af6"/>
          </w:rPr>
          <w:fldChar w:fldCharType="end"/>
        </w:r>
      </w:p>
    </w:sdtContent>
  </w:sdt>
  <w:p w14:paraId="3F57DB41" w14:textId="77777777" w:rsidR="00576156" w:rsidRDefault="00576156">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81746647"/>
      <w:docPartObj>
        <w:docPartGallery w:val="Page Numbers (Bottom of Page)"/>
        <w:docPartUnique/>
      </w:docPartObj>
    </w:sdtPr>
    <w:sdtContent>
      <w:p w14:paraId="16420C14" w14:textId="1D47B329"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5FA69F81" w14:textId="77777777" w:rsidR="00576156" w:rsidRDefault="0057615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32309" w14:textId="77777777" w:rsidR="0046463A" w:rsidRDefault="0046463A" w:rsidP="00576156">
      <w:r>
        <w:separator/>
      </w:r>
    </w:p>
  </w:footnote>
  <w:footnote w:type="continuationSeparator" w:id="0">
    <w:p w14:paraId="719A0900" w14:textId="77777777" w:rsidR="0046463A" w:rsidRDefault="0046463A" w:rsidP="005761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4DA"/>
    <w:multiLevelType w:val="hybridMultilevel"/>
    <w:tmpl w:val="8494C534"/>
    <w:lvl w:ilvl="0" w:tplc="D240857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9" w15:restartNumberingAfterBreak="0">
    <w:nsid w:val="2CE64167"/>
    <w:multiLevelType w:val="multilevel"/>
    <w:tmpl w:val="04090023"/>
    <w:lvl w:ilvl="0">
      <w:start w:val="1"/>
      <w:numFmt w:val="decimalFullWidth"/>
      <w:pStyle w:val="1"/>
      <w:lvlText w:val="%1"/>
      <w:lvlJc w:val="left"/>
      <w:pPr>
        <w:ind w:left="425" w:hanging="425"/>
      </w:pPr>
    </w:lvl>
    <w:lvl w:ilvl="1">
      <w:start w:val="1"/>
      <w:numFmt w:val="aiueoFullWidth"/>
      <w:pStyle w:val="2"/>
      <w:lvlText w:val="(%2)"/>
      <w:lvlJc w:val="left"/>
      <w:pPr>
        <w:ind w:left="851" w:hanging="426"/>
      </w:pPr>
    </w:lvl>
    <w:lvl w:ilvl="2">
      <w:start w:val="1"/>
      <w:numFmt w:val="decimalEnclosedCircle"/>
      <w:pStyle w:val="3"/>
      <w:lvlText w:val="%3"/>
      <w:lvlJc w:val="left"/>
      <w:pPr>
        <w:ind w:left="1276" w:hanging="425"/>
      </w:pPr>
    </w:lvl>
    <w:lvl w:ilvl="3">
      <w:start w:val="1"/>
      <w:numFmt w:val="irohaFullWidth"/>
      <w:pStyle w:val="4"/>
      <w:lvlText w:val="(%4)"/>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20" w15:restartNumberingAfterBreak="0">
    <w:nsid w:val="3015626E"/>
    <w:multiLevelType w:val="multilevel"/>
    <w:tmpl w:val="7108E1DE"/>
    <w:styleLink w:val="10"/>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1"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33F75085"/>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4" w15:restartNumberingAfterBreak="0">
    <w:nsid w:val="370B6C28"/>
    <w:multiLevelType w:val="multilevel"/>
    <w:tmpl w:val="0409001F"/>
    <w:numStyleLink w:val="111111"/>
  </w:abstractNum>
  <w:abstractNum w:abstractNumId="25" w15:restartNumberingAfterBreak="0">
    <w:nsid w:val="37DF3256"/>
    <w:multiLevelType w:val="multilevel"/>
    <w:tmpl w:val="229E52A6"/>
    <w:styleLink w:val="11"/>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7"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8" w15:restartNumberingAfterBreak="0">
    <w:nsid w:val="399433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5"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6"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7"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3"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9"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5F83675E"/>
    <w:multiLevelType w:val="hybridMultilevel"/>
    <w:tmpl w:val="25CC82BA"/>
    <w:lvl w:ilvl="0" w:tplc="CCE03B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3"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634A5E51"/>
    <w:multiLevelType w:val="hybridMultilevel"/>
    <w:tmpl w:val="025CBF4C"/>
    <w:styleLink w:val="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66191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3"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5"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6"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7"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5"/>
  </w:num>
  <w:num w:numId="2" w16cid:durableId="1569266219">
    <w:abstractNumId w:val="20"/>
  </w:num>
  <w:num w:numId="3" w16cid:durableId="1226523977">
    <w:abstractNumId w:val="37"/>
  </w:num>
  <w:num w:numId="4" w16cid:durableId="1645890940">
    <w:abstractNumId w:val="38"/>
  </w:num>
  <w:num w:numId="5" w16cid:durableId="1800683321">
    <w:abstractNumId w:val="19"/>
  </w:num>
  <w:num w:numId="6" w16cid:durableId="1070736851">
    <w:abstractNumId w:val="36"/>
  </w:num>
  <w:num w:numId="7" w16cid:durableId="1811626936">
    <w:abstractNumId w:val="6"/>
  </w:num>
  <w:num w:numId="8" w16cid:durableId="519395444">
    <w:abstractNumId w:val="64"/>
  </w:num>
  <w:num w:numId="9" w16cid:durableId="801727530">
    <w:abstractNumId w:val="8"/>
  </w:num>
  <w:num w:numId="10" w16cid:durableId="130173410">
    <w:abstractNumId w:val="15"/>
  </w:num>
  <w:num w:numId="11" w16cid:durableId="193154180">
    <w:abstractNumId w:val="40"/>
  </w:num>
  <w:num w:numId="12" w16cid:durableId="229003330">
    <w:abstractNumId w:val="26"/>
  </w:num>
  <w:num w:numId="13" w16cid:durableId="1566263516">
    <w:abstractNumId w:val="43"/>
  </w:num>
  <w:num w:numId="14" w16cid:durableId="707795979">
    <w:abstractNumId w:val="39"/>
  </w:num>
  <w:num w:numId="15" w16cid:durableId="1194729923">
    <w:abstractNumId w:val="47"/>
  </w:num>
  <w:num w:numId="16" w16cid:durableId="1331102978">
    <w:abstractNumId w:val="2"/>
  </w:num>
  <w:num w:numId="17" w16cid:durableId="686441044">
    <w:abstractNumId w:val="29"/>
  </w:num>
  <w:num w:numId="18" w16cid:durableId="661734305">
    <w:abstractNumId w:val="67"/>
  </w:num>
  <w:num w:numId="19" w16cid:durableId="361444703">
    <w:abstractNumId w:val="1"/>
  </w:num>
  <w:num w:numId="20" w16cid:durableId="1166820306">
    <w:abstractNumId w:val="51"/>
  </w:num>
  <w:num w:numId="21" w16cid:durableId="1784300502">
    <w:abstractNumId w:val="50"/>
  </w:num>
  <w:num w:numId="22" w16cid:durableId="1053383960">
    <w:abstractNumId w:val="48"/>
  </w:num>
  <w:num w:numId="23" w16cid:durableId="1547788826">
    <w:abstractNumId w:val="62"/>
  </w:num>
  <w:num w:numId="24" w16cid:durableId="1620720149">
    <w:abstractNumId w:val="22"/>
  </w:num>
  <w:num w:numId="25" w16cid:durableId="1262641860">
    <w:abstractNumId w:val="65"/>
  </w:num>
  <w:num w:numId="26" w16cid:durableId="637304824">
    <w:abstractNumId w:val="18"/>
  </w:num>
  <w:num w:numId="27" w16cid:durableId="1762724916">
    <w:abstractNumId w:val="5"/>
  </w:num>
  <w:num w:numId="28" w16cid:durableId="1080180047">
    <w:abstractNumId w:val="21"/>
  </w:num>
  <w:num w:numId="29" w16cid:durableId="2080251941">
    <w:abstractNumId w:val="14"/>
  </w:num>
  <w:num w:numId="30" w16cid:durableId="2122217708">
    <w:abstractNumId w:val="32"/>
  </w:num>
  <w:num w:numId="31" w16cid:durableId="855198126">
    <w:abstractNumId w:val="35"/>
  </w:num>
  <w:num w:numId="32" w16cid:durableId="2074347501">
    <w:abstractNumId w:val="12"/>
  </w:num>
  <w:num w:numId="33" w16cid:durableId="1162425567">
    <w:abstractNumId w:val="53"/>
  </w:num>
  <w:num w:numId="34" w16cid:durableId="2113042445">
    <w:abstractNumId w:val="56"/>
  </w:num>
  <w:num w:numId="35" w16cid:durableId="649990584">
    <w:abstractNumId w:val="16"/>
  </w:num>
  <w:num w:numId="36" w16cid:durableId="1001813819">
    <w:abstractNumId w:val="3"/>
  </w:num>
  <w:num w:numId="37" w16cid:durableId="126164567">
    <w:abstractNumId w:val="30"/>
  </w:num>
  <w:num w:numId="38" w16cid:durableId="1107115335">
    <w:abstractNumId w:val="61"/>
  </w:num>
  <w:num w:numId="39" w16cid:durableId="860045783">
    <w:abstractNumId w:val="17"/>
  </w:num>
  <w:num w:numId="40" w16cid:durableId="1396007377">
    <w:abstractNumId w:val="60"/>
  </w:num>
  <w:num w:numId="41" w16cid:durableId="1680540216">
    <w:abstractNumId w:val="27"/>
  </w:num>
  <w:num w:numId="42" w16cid:durableId="469984366">
    <w:abstractNumId w:val="33"/>
  </w:num>
  <w:num w:numId="43" w16cid:durableId="1716468401">
    <w:abstractNumId w:val="59"/>
  </w:num>
  <w:num w:numId="44" w16cid:durableId="260115921">
    <w:abstractNumId w:val="66"/>
  </w:num>
  <w:num w:numId="45" w16cid:durableId="452796236">
    <w:abstractNumId w:val="7"/>
  </w:num>
  <w:num w:numId="46" w16cid:durableId="32267308">
    <w:abstractNumId w:val="63"/>
  </w:num>
  <w:num w:numId="47" w16cid:durableId="315497234">
    <w:abstractNumId w:val="46"/>
  </w:num>
  <w:num w:numId="48" w16cid:durableId="241070306">
    <w:abstractNumId w:val="49"/>
  </w:num>
  <w:num w:numId="49" w16cid:durableId="317658528">
    <w:abstractNumId w:val="13"/>
  </w:num>
  <w:num w:numId="50" w16cid:durableId="528421155">
    <w:abstractNumId w:val="41"/>
  </w:num>
  <w:num w:numId="51" w16cid:durableId="1080903848">
    <w:abstractNumId w:val="9"/>
  </w:num>
  <w:num w:numId="52" w16cid:durableId="363989026">
    <w:abstractNumId w:val="44"/>
  </w:num>
  <w:num w:numId="53" w16cid:durableId="1509903858">
    <w:abstractNumId w:val="11"/>
  </w:num>
  <w:num w:numId="54" w16cid:durableId="1882815428">
    <w:abstractNumId w:val="4"/>
  </w:num>
  <w:num w:numId="55" w16cid:durableId="1489130218">
    <w:abstractNumId w:val="10"/>
  </w:num>
  <w:num w:numId="56" w16cid:durableId="1097553056">
    <w:abstractNumId w:val="42"/>
  </w:num>
  <w:num w:numId="57" w16cid:durableId="1956673803">
    <w:abstractNumId w:val="34"/>
  </w:num>
  <w:num w:numId="58" w16cid:durableId="785732053">
    <w:abstractNumId w:val="58"/>
  </w:num>
  <w:num w:numId="59" w16cid:durableId="573903880">
    <w:abstractNumId w:val="31"/>
  </w:num>
  <w:num w:numId="60" w16cid:durableId="1217737274">
    <w:abstractNumId w:val="25"/>
  </w:num>
  <w:num w:numId="61" w16cid:durableId="730226094">
    <w:abstractNumId w:val="24"/>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648749018">
    <w:abstractNumId w:val="24"/>
    <w:lvlOverride w:ilvl="0">
      <w:lvl w:ilvl="0">
        <w:start w:val="1"/>
        <w:numFmt w:val="decimal"/>
        <w:lvlText w:val="%1."/>
        <w:lvlJc w:val="left"/>
        <w:pPr>
          <w:ind w:left="425" w:hanging="425"/>
        </w:pPr>
      </w:lvl>
    </w:lvlOverride>
    <w:lvlOverride w:ilvl="1">
      <w:lvl w:ilvl="1">
        <w:start w:val="1"/>
        <w:numFmt w:val="decimal"/>
        <w:lvlText w:val="%1.%2."/>
        <w:lvlJc w:val="left"/>
        <w:pPr>
          <w:ind w:left="567" w:hanging="567"/>
        </w:pPr>
      </w:lvl>
    </w:lvlOverride>
    <w:lvlOverride w:ilvl="2">
      <w:lvl w:ilvl="2">
        <w:start w:val="1"/>
        <w:numFmt w:val="decimal"/>
        <w:lvlText w:val="%1.%2.%3."/>
        <w:lvlJc w:val="left"/>
        <w:pPr>
          <w:ind w:left="709" w:hanging="709"/>
        </w:pPr>
      </w:lvl>
    </w:lvlOverride>
    <w:lvlOverride w:ilvl="3">
      <w:lvl w:ilvl="3">
        <w:start w:val="1"/>
        <w:numFmt w:val="decimal"/>
        <w:lvlText w:val="%1.%2.%3.%4."/>
        <w:lvlJc w:val="left"/>
        <w:pPr>
          <w:ind w:left="851" w:hanging="851"/>
        </w:p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63" w16cid:durableId="332227564">
    <w:abstractNumId w:val="54"/>
  </w:num>
  <w:num w:numId="64" w16cid:durableId="2121097751">
    <w:abstractNumId w:val="57"/>
  </w:num>
  <w:num w:numId="65" w16cid:durableId="1039356093">
    <w:abstractNumId w:val="23"/>
  </w:num>
  <w:num w:numId="66" w16cid:durableId="59716276">
    <w:abstractNumId w:val="55"/>
  </w:num>
  <w:num w:numId="67" w16cid:durableId="211498887">
    <w:abstractNumId w:val="0"/>
  </w:num>
  <w:num w:numId="68" w16cid:durableId="1816726280">
    <w:abstractNumId w:val="52"/>
  </w:num>
  <w:num w:numId="69" w16cid:durableId="614944364">
    <w:abstractNumId w:val="28"/>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松山 ファミリー">
    <w15:presenceInfo w15:providerId="Windows Live" w15:userId="9fadbf8cd42e59b5"/>
  </w15:person>
  <w15:person w15:author="松山　晃大">
    <w15:presenceInfo w15:providerId="AD" w15:userId="S::c611821006@tokushima-u.ac.jp::f4c8841a-46d8-480e-bb58-889abca47a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bordersDoNotSurroundHeader/>
  <w:bordersDoNotSurroundFooter/>
  <w:activeWritingStyle w:appName="MSWord" w:lang="en-US" w:vendorID="64" w:dllVersion="0" w:nlCheck="1" w:checkStyle="0"/>
  <w:activeWritingStyle w:appName="MSWord" w:lang="ja-JP" w:vendorID="64" w:dllVersion="0" w:nlCheck="1" w:checkStyle="1"/>
  <w:trackRevisions/>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EB1"/>
    <w:rsid w:val="00001089"/>
    <w:rsid w:val="00002FC4"/>
    <w:rsid w:val="00004087"/>
    <w:rsid w:val="000056FC"/>
    <w:rsid w:val="00005FB3"/>
    <w:rsid w:val="00006349"/>
    <w:rsid w:val="000065E9"/>
    <w:rsid w:val="00006D9A"/>
    <w:rsid w:val="000073FB"/>
    <w:rsid w:val="0001037F"/>
    <w:rsid w:val="00012ACB"/>
    <w:rsid w:val="000150FF"/>
    <w:rsid w:val="00015FB0"/>
    <w:rsid w:val="000167B0"/>
    <w:rsid w:val="000231E7"/>
    <w:rsid w:val="000251BA"/>
    <w:rsid w:val="000254DF"/>
    <w:rsid w:val="000273D8"/>
    <w:rsid w:val="00027655"/>
    <w:rsid w:val="00033617"/>
    <w:rsid w:val="000339E3"/>
    <w:rsid w:val="00033EC1"/>
    <w:rsid w:val="00034839"/>
    <w:rsid w:val="00036FA0"/>
    <w:rsid w:val="0003740D"/>
    <w:rsid w:val="00040B30"/>
    <w:rsid w:val="00041396"/>
    <w:rsid w:val="000422B1"/>
    <w:rsid w:val="000422B8"/>
    <w:rsid w:val="00042B03"/>
    <w:rsid w:val="00042D2E"/>
    <w:rsid w:val="00043BA4"/>
    <w:rsid w:val="00044E15"/>
    <w:rsid w:val="0004599A"/>
    <w:rsid w:val="0004644C"/>
    <w:rsid w:val="000477EE"/>
    <w:rsid w:val="00050BE7"/>
    <w:rsid w:val="00050E52"/>
    <w:rsid w:val="00053D86"/>
    <w:rsid w:val="000540CD"/>
    <w:rsid w:val="0005687E"/>
    <w:rsid w:val="00057351"/>
    <w:rsid w:val="00060A21"/>
    <w:rsid w:val="00060AE0"/>
    <w:rsid w:val="000636BD"/>
    <w:rsid w:val="00063A0E"/>
    <w:rsid w:val="000648C1"/>
    <w:rsid w:val="00064AD4"/>
    <w:rsid w:val="00065447"/>
    <w:rsid w:val="000673A8"/>
    <w:rsid w:val="000675EB"/>
    <w:rsid w:val="00067C18"/>
    <w:rsid w:val="00070374"/>
    <w:rsid w:val="00070E9D"/>
    <w:rsid w:val="00070F54"/>
    <w:rsid w:val="00071619"/>
    <w:rsid w:val="000717FF"/>
    <w:rsid w:val="00072238"/>
    <w:rsid w:val="00072ABA"/>
    <w:rsid w:val="000738CB"/>
    <w:rsid w:val="0007487F"/>
    <w:rsid w:val="00075D40"/>
    <w:rsid w:val="00077AA5"/>
    <w:rsid w:val="00085B9D"/>
    <w:rsid w:val="00086CED"/>
    <w:rsid w:val="00086FC2"/>
    <w:rsid w:val="00091742"/>
    <w:rsid w:val="000938C1"/>
    <w:rsid w:val="000942C4"/>
    <w:rsid w:val="00094FD3"/>
    <w:rsid w:val="00095F32"/>
    <w:rsid w:val="00097691"/>
    <w:rsid w:val="00097F14"/>
    <w:rsid w:val="000A37BA"/>
    <w:rsid w:val="000A3C92"/>
    <w:rsid w:val="000A6B2C"/>
    <w:rsid w:val="000A6E93"/>
    <w:rsid w:val="000B198C"/>
    <w:rsid w:val="000B253C"/>
    <w:rsid w:val="000B2802"/>
    <w:rsid w:val="000B2CA6"/>
    <w:rsid w:val="000B485A"/>
    <w:rsid w:val="000B5817"/>
    <w:rsid w:val="000B7079"/>
    <w:rsid w:val="000C07A1"/>
    <w:rsid w:val="000C25A1"/>
    <w:rsid w:val="000C2AE4"/>
    <w:rsid w:val="000C5B1D"/>
    <w:rsid w:val="000C674F"/>
    <w:rsid w:val="000C6A78"/>
    <w:rsid w:val="000C73E8"/>
    <w:rsid w:val="000D0149"/>
    <w:rsid w:val="000D0CB8"/>
    <w:rsid w:val="000D2A9C"/>
    <w:rsid w:val="000D386B"/>
    <w:rsid w:val="000D4041"/>
    <w:rsid w:val="000D4118"/>
    <w:rsid w:val="000D431F"/>
    <w:rsid w:val="000D588B"/>
    <w:rsid w:val="000E1302"/>
    <w:rsid w:val="000E1CAC"/>
    <w:rsid w:val="000E1F2C"/>
    <w:rsid w:val="000E233B"/>
    <w:rsid w:val="000E397F"/>
    <w:rsid w:val="000E48F0"/>
    <w:rsid w:val="000E49A6"/>
    <w:rsid w:val="000E4D16"/>
    <w:rsid w:val="000E4D18"/>
    <w:rsid w:val="000E681F"/>
    <w:rsid w:val="000E700F"/>
    <w:rsid w:val="000E7DE4"/>
    <w:rsid w:val="000F0BF1"/>
    <w:rsid w:val="000F0DB8"/>
    <w:rsid w:val="000F0DD3"/>
    <w:rsid w:val="000F13B6"/>
    <w:rsid w:val="000F22AC"/>
    <w:rsid w:val="000F3E1A"/>
    <w:rsid w:val="000F6D91"/>
    <w:rsid w:val="000F7EEE"/>
    <w:rsid w:val="001008C8"/>
    <w:rsid w:val="00101424"/>
    <w:rsid w:val="001043F7"/>
    <w:rsid w:val="00104482"/>
    <w:rsid w:val="001048BC"/>
    <w:rsid w:val="001103E4"/>
    <w:rsid w:val="001117E0"/>
    <w:rsid w:val="00111A8C"/>
    <w:rsid w:val="001121D6"/>
    <w:rsid w:val="00116A02"/>
    <w:rsid w:val="00116B7C"/>
    <w:rsid w:val="0012044A"/>
    <w:rsid w:val="00121B53"/>
    <w:rsid w:val="00122631"/>
    <w:rsid w:val="00122F8E"/>
    <w:rsid w:val="0012425E"/>
    <w:rsid w:val="00124261"/>
    <w:rsid w:val="00126418"/>
    <w:rsid w:val="0012784F"/>
    <w:rsid w:val="00127C0C"/>
    <w:rsid w:val="00130D57"/>
    <w:rsid w:val="00131881"/>
    <w:rsid w:val="0013192F"/>
    <w:rsid w:val="00131970"/>
    <w:rsid w:val="0013223D"/>
    <w:rsid w:val="001326C7"/>
    <w:rsid w:val="00132AE0"/>
    <w:rsid w:val="001342DC"/>
    <w:rsid w:val="001353E4"/>
    <w:rsid w:val="00137957"/>
    <w:rsid w:val="00140445"/>
    <w:rsid w:val="00141298"/>
    <w:rsid w:val="00141374"/>
    <w:rsid w:val="00141EF6"/>
    <w:rsid w:val="0014323D"/>
    <w:rsid w:val="00144715"/>
    <w:rsid w:val="0014494F"/>
    <w:rsid w:val="00145087"/>
    <w:rsid w:val="0014533A"/>
    <w:rsid w:val="001456F9"/>
    <w:rsid w:val="00147A68"/>
    <w:rsid w:val="00152375"/>
    <w:rsid w:val="00152577"/>
    <w:rsid w:val="00152ACF"/>
    <w:rsid w:val="00153219"/>
    <w:rsid w:val="00153791"/>
    <w:rsid w:val="0015391C"/>
    <w:rsid w:val="0015645D"/>
    <w:rsid w:val="0015693A"/>
    <w:rsid w:val="00161007"/>
    <w:rsid w:val="0016137E"/>
    <w:rsid w:val="00162099"/>
    <w:rsid w:val="00162711"/>
    <w:rsid w:val="00162BF8"/>
    <w:rsid w:val="001640EF"/>
    <w:rsid w:val="001646E5"/>
    <w:rsid w:val="00164A8A"/>
    <w:rsid w:val="0016514D"/>
    <w:rsid w:val="001658C9"/>
    <w:rsid w:val="00166186"/>
    <w:rsid w:val="0016626F"/>
    <w:rsid w:val="00167134"/>
    <w:rsid w:val="0016728F"/>
    <w:rsid w:val="00170266"/>
    <w:rsid w:val="00170B33"/>
    <w:rsid w:val="00172AF4"/>
    <w:rsid w:val="00173C2E"/>
    <w:rsid w:val="0017605F"/>
    <w:rsid w:val="001779E4"/>
    <w:rsid w:val="00177A5E"/>
    <w:rsid w:val="00177DC2"/>
    <w:rsid w:val="0018005A"/>
    <w:rsid w:val="001809C8"/>
    <w:rsid w:val="00180D99"/>
    <w:rsid w:val="00181770"/>
    <w:rsid w:val="001818BE"/>
    <w:rsid w:val="00181D8F"/>
    <w:rsid w:val="00182945"/>
    <w:rsid w:val="00182A5F"/>
    <w:rsid w:val="00183EED"/>
    <w:rsid w:val="00184738"/>
    <w:rsid w:val="0018602E"/>
    <w:rsid w:val="00186980"/>
    <w:rsid w:val="001919AF"/>
    <w:rsid w:val="001924EC"/>
    <w:rsid w:val="00193013"/>
    <w:rsid w:val="0019573C"/>
    <w:rsid w:val="00196DFA"/>
    <w:rsid w:val="00197493"/>
    <w:rsid w:val="00197665"/>
    <w:rsid w:val="001A3ABB"/>
    <w:rsid w:val="001A42F9"/>
    <w:rsid w:val="001A4A74"/>
    <w:rsid w:val="001A4EE8"/>
    <w:rsid w:val="001A5003"/>
    <w:rsid w:val="001A7226"/>
    <w:rsid w:val="001A7A51"/>
    <w:rsid w:val="001B25AE"/>
    <w:rsid w:val="001B46CE"/>
    <w:rsid w:val="001B7016"/>
    <w:rsid w:val="001B73DD"/>
    <w:rsid w:val="001B7B42"/>
    <w:rsid w:val="001C06B1"/>
    <w:rsid w:val="001C3889"/>
    <w:rsid w:val="001C3BEC"/>
    <w:rsid w:val="001C546B"/>
    <w:rsid w:val="001C5804"/>
    <w:rsid w:val="001C5C18"/>
    <w:rsid w:val="001C5C21"/>
    <w:rsid w:val="001C5E2B"/>
    <w:rsid w:val="001C6195"/>
    <w:rsid w:val="001C641F"/>
    <w:rsid w:val="001C757F"/>
    <w:rsid w:val="001C7F62"/>
    <w:rsid w:val="001D1880"/>
    <w:rsid w:val="001D1AF9"/>
    <w:rsid w:val="001D3B1F"/>
    <w:rsid w:val="001D55E1"/>
    <w:rsid w:val="001D7A5B"/>
    <w:rsid w:val="001E02FF"/>
    <w:rsid w:val="001E0482"/>
    <w:rsid w:val="001E0855"/>
    <w:rsid w:val="001E0A1A"/>
    <w:rsid w:val="001E127F"/>
    <w:rsid w:val="001E3759"/>
    <w:rsid w:val="001E68F3"/>
    <w:rsid w:val="001E6B8E"/>
    <w:rsid w:val="001F0DDC"/>
    <w:rsid w:val="001F1613"/>
    <w:rsid w:val="001F18FE"/>
    <w:rsid w:val="001F1FD1"/>
    <w:rsid w:val="001F2234"/>
    <w:rsid w:val="001F3EDD"/>
    <w:rsid w:val="001F49EC"/>
    <w:rsid w:val="001F5EFC"/>
    <w:rsid w:val="001F690E"/>
    <w:rsid w:val="002013C3"/>
    <w:rsid w:val="00201E9D"/>
    <w:rsid w:val="00202D67"/>
    <w:rsid w:val="00203C40"/>
    <w:rsid w:val="00203D4D"/>
    <w:rsid w:val="00204268"/>
    <w:rsid w:val="00204D21"/>
    <w:rsid w:val="00205714"/>
    <w:rsid w:val="00205A36"/>
    <w:rsid w:val="00205B08"/>
    <w:rsid w:val="00205C29"/>
    <w:rsid w:val="00206D0B"/>
    <w:rsid w:val="00211E5A"/>
    <w:rsid w:val="00212C77"/>
    <w:rsid w:val="00213586"/>
    <w:rsid w:val="00213BFC"/>
    <w:rsid w:val="00213F9F"/>
    <w:rsid w:val="0021415B"/>
    <w:rsid w:val="00214D33"/>
    <w:rsid w:val="00215E60"/>
    <w:rsid w:val="00216ED0"/>
    <w:rsid w:val="002173C3"/>
    <w:rsid w:val="002208D1"/>
    <w:rsid w:val="0022208C"/>
    <w:rsid w:val="00223354"/>
    <w:rsid w:val="00224A75"/>
    <w:rsid w:val="00224C0C"/>
    <w:rsid w:val="00225B3F"/>
    <w:rsid w:val="002265F9"/>
    <w:rsid w:val="002278DC"/>
    <w:rsid w:val="00227D08"/>
    <w:rsid w:val="00227D3B"/>
    <w:rsid w:val="00230515"/>
    <w:rsid w:val="00230890"/>
    <w:rsid w:val="00230ED8"/>
    <w:rsid w:val="0023293B"/>
    <w:rsid w:val="00235691"/>
    <w:rsid w:val="00235CEF"/>
    <w:rsid w:val="00235EE3"/>
    <w:rsid w:val="002367CF"/>
    <w:rsid w:val="002370D0"/>
    <w:rsid w:val="00240648"/>
    <w:rsid w:val="00240A1B"/>
    <w:rsid w:val="0024423D"/>
    <w:rsid w:val="002502CC"/>
    <w:rsid w:val="00250BA8"/>
    <w:rsid w:val="00250CAE"/>
    <w:rsid w:val="00251459"/>
    <w:rsid w:val="002516F5"/>
    <w:rsid w:val="00251B39"/>
    <w:rsid w:val="00251C41"/>
    <w:rsid w:val="0025228F"/>
    <w:rsid w:val="0025394B"/>
    <w:rsid w:val="00253C75"/>
    <w:rsid w:val="002553D1"/>
    <w:rsid w:val="002555E7"/>
    <w:rsid w:val="00255AF2"/>
    <w:rsid w:val="00257C75"/>
    <w:rsid w:val="00260230"/>
    <w:rsid w:val="00260CC9"/>
    <w:rsid w:val="00261898"/>
    <w:rsid w:val="0026209C"/>
    <w:rsid w:val="00262914"/>
    <w:rsid w:val="00262F2A"/>
    <w:rsid w:val="0026379D"/>
    <w:rsid w:val="00264158"/>
    <w:rsid w:val="0026561F"/>
    <w:rsid w:val="002657DF"/>
    <w:rsid w:val="002662D1"/>
    <w:rsid w:val="00266ADC"/>
    <w:rsid w:val="00266F47"/>
    <w:rsid w:val="00266FFE"/>
    <w:rsid w:val="00273E33"/>
    <w:rsid w:val="0027503A"/>
    <w:rsid w:val="0027768B"/>
    <w:rsid w:val="00277B92"/>
    <w:rsid w:val="002801C9"/>
    <w:rsid w:val="00281406"/>
    <w:rsid w:val="00281AE0"/>
    <w:rsid w:val="00283735"/>
    <w:rsid w:val="00284EE2"/>
    <w:rsid w:val="00286E7A"/>
    <w:rsid w:val="00290B44"/>
    <w:rsid w:val="00291FD6"/>
    <w:rsid w:val="00292391"/>
    <w:rsid w:val="00292792"/>
    <w:rsid w:val="00292E95"/>
    <w:rsid w:val="00293340"/>
    <w:rsid w:val="00293E7E"/>
    <w:rsid w:val="002946CF"/>
    <w:rsid w:val="002947D9"/>
    <w:rsid w:val="00295585"/>
    <w:rsid w:val="00297678"/>
    <w:rsid w:val="0029768C"/>
    <w:rsid w:val="002976E5"/>
    <w:rsid w:val="002A0167"/>
    <w:rsid w:val="002A063A"/>
    <w:rsid w:val="002A3CE8"/>
    <w:rsid w:val="002A4848"/>
    <w:rsid w:val="002A69D9"/>
    <w:rsid w:val="002B0510"/>
    <w:rsid w:val="002B0AB0"/>
    <w:rsid w:val="002B2A85"/>
    <w:rsid w:val="002B2D5A"/>
    <w:rsid w:val="002B36B2"/>
    <w:rsid w:val="002B4513"/>
    <w:rsid w:val="002B4637"/>
    <w:rsid w:val="002B471B"/>
    <w:rsid w:val="002B4DD6"/>
    <w:rsid w:val="002B548F"/>
    <w:rsid w:val="002B5B49"/>
    <w:rsid w:val="002B5F10"/>
    <w:rsid w:val="002B7348"/>
    <w:rsid w:val="002C10FB"/>
    <w:rsid w:val="002C1BD8"/>
    <w:rsid w:val="002C216C"/>
    <w:rsid w:val="002C24CC"/>
    <w:rsid w:val="002C2E09"/>
    <w:rsid w:val="002C334E"/>
    <w:rsid w:val="002C4C09"/>
    <w:rsid w:val="002C4C58"/>
    <w:rsid w:val="002C5137"/>
    <w:rsid w:val="002C5428"/>
    <w:rsid w:val="002C5F0F"/>
    <w:rsid w:val="002C6292"/>
    <w:rsid w:val="002D1192"/>
    <w:rsid w:val="002D2977"/>
    <w:rsid w:val="002D2A62"/>
    <w:rsid w:val="002D3DA6"/>
    <w:rsid w:val="002D4E6B"/>
    <w:rsid w:val="002D50B3"/>
    <w:rsid w:val="002D59DD"/>
    <w:rsid w:val="002D5DF1"/>
    <w:rsid w:val="002D6A45"/>
    <w:rsid w:val="002D7059"/>
    <w:rsid w:val="002D7975"/>
    <w:rsid w:val="002E0122"/>
    <w:rsid w:val="002E035D"/>
    <w:rsid w:val="002E2657"/>
    <w:rsid w:val="002E4048"/>
    <w:rsid w:val="002E45CE"/>
    <w:rsid w:val="002E4BD5"/>
    <w:rsid w:val="002E53D3"/>
    <w:rsid w:val="002E5AC4"/>
    <w:rsid w:val="002E7B8D"/>
    <w:rsid w:val="002E7CCC"/>
    <w:rsid w:val="002F18C5"/>
    <w:rsid w:val="002F31A2"/>
    <w:rsid w:val="002F4E7D"/>
    <w:rsid w:val="002F5466"/>
    <w:rsid w:val="002F5BB7"/>
    <w:rsid w:val="002F6575"/>
    <w:rsid w:val="002F6C53"/>
    <w:rsid w:val="002F723D"/>
    <w:rsid w:val="002F755E"/>
    <w:rsid w:val="0030034F"/>
    <w:rsid w:val="003024E9"/>
    <w:rsid w:val="003057BE"/>
    <w:rsid w:val="003074B0"/>
    <w:rsid w:val="00307D88"/>
    <w:rsid w:val="00310533"/>
    <w:rsid w:val="00310D32"/>
    <w:rsid w:val="00311016"/>
    <w:rsid w:val="00311132"/>
    <w:rsid w:val="00313543"/>
    <w:rsid w:val="003146E5"/>
    <w:rsid w:val="00314A71"/>
    <w:rsid w:val="00315AA6"/>
    <w:rsid w:val="00316E6B"/>
    <w:rsid w:val="003177E1"/>
    <w:rsid w:val="003232B1"/>
    <w:rsid w:val="00323320"/>
    <w:rsid w:val="00323AB6"/>
    <w:rsid w:val="00323D59"/>
    <w:rsid w:val="00325BB1"/>
    <w:rsid w:val="00325F48"/>
    <w:rsid w:val="0032608A"/>
    <w:rsid w:val="00326C49"/>
    <w:rsid w:val="0032740B"/>
    <w:rsid w:val="00327D25"/>
    <w:rsid w:val="003306C6"/>
    <w:rsid w:val="00331933"/>
    <w:rsid w:val="00331D84"/>
    <w:rsid w:val="00333F0E"/>
    <w:rsid w:val="00335228"/>
    <w:rsid w:val="00335C62"/>
    <w:rsid w:val="00335D75"/>
    <w:rsid w:val="00335F8D"/>
    <w:rsid w:val="00336496"/>
    <w:rsid w:val="00336FFE"/>
    <w:rsid w:val="0033727A"/>
    <w:rsid w:val="00341D77"/>
    <w:rsid w:val="00342E1C"/>
    <w:rsid w:val="00343A1C"/>
    <w:rsid w:val="00343D32"/>
    <w:rsid w:val="003447C2"/>
    <w:rsid w:val="0034506B"/>
    <w:rsid w:val="00347B79"/>
    <w:rsid w:val="00350368"/>
    <w:rsid w:val="00351DEB"/>
    <w:rsid w:val="003548CD"/>
    <w:rsid w:val="00355FA5"/>
    <w:rsid w:val="00356F4A"/>
    <w:rsid w:val="00356FDE"/>
    <w:rsid w:val="0036034B"/>
    <w:rsid w:val="003609EA"/>
    <w:rsid w:val="00362A26"/>
    <w:rsid w:val="00365E9D"/>
    <w:rsid w:val="0037133C"/>
    <w:rsid w:val="003717A3"/>
    <w:rsid w:val="003721D6"/>
    <w:rsid w:val="00372822"/>
    <w:rsid w:val="00374D52"/>
    <w:rsid w:val="0037575E"/>
    <w:rsid w:val="00375E61"/>
    <w:rsid w:val="00376751"/>
    <w:rsid w:val="00377544"/>
    <w:rsid w:val="0038069B"/>
    <w:rsid w:val="003810AF"/>
    <w:rsid w:val="003823E5"/>
    <w:rsid w:val="003826A7"/>
    <w:rsid w:val="00382F05"/>
    <w:rsid w:val="00386BB3"/>
    <w:rsid w:val="003874CB"/>
    <w:rsid w:val="00387BFB"/>
    <w:rsid w:val="00390BE4"/>
    <w:rsid w:val="00390F3D"/>
    <w:rsid w:val="00391336"/>
    <w:rsid w:val="00392BB7"/>
    <w:rsid w:val="00393998"/>
    <w:rsid w:val="00393AC7"/>
    <w:rsid w:val="00394328"/>
    <w:rsid w:val="00396E54"/>
    <w:rsid w:val="00397EA1"/>
    <w:rsid w:val="003A085D"/>
    <w:rsid w:val="003A188C"/>
    <w:rsid w:val="003A1B73"/>
    <w:rsid w:val="003A3FAF"/>
    <w:rsid w:val="003A4A78"/>
    <w:rsid w:val="003A4F2B"/>
    <w:rsid w:val="003A5394"/>
    <w:rsid w:val="003A5CB8"/>
    <w:rsid w:val="003A6BC2"/>
    <w:rsid w:val="003B21C4"/>
    <w:rsid w:val="003B3445"/>
    <w:rsid w:val="003B350D"/>
    <w:rsid w:val="003B3CCB"/>
    <w:rsid w:val="003B43D4"/>
    <w:rsid w:val="003B6B6E"/>
    <w:rsid w:val="003B6B72"/>
    <w:rsid w:val="003B6BBE"/>
    <w:rsid w:val="003B70C7"/>
    <w:rsid w:val="003C0431"/>
    <w:rsid w:val="003C0C75"/>
    <w:rsid w:val="003C224E"/>
    <w:rsid w:val="003C417A"/>
    <w:rsid w:val="003C5DD7"/>
    <w:rsid w:val="003C5EAB"/>
    <w:rsid w:val="003C5FD8"/>
    <w:rsid w:val="003C6A73"/>
    <w:rsid w:val="003C780C"/>
    <w:rsid w:val="003C7B99"/>
    <w:rsid w:val="003C7D69"/>
    <w:rsid w:val="003D25F4"/>
    <w:rsid w:val="003D4726"/>
    <w:rsid w:val="003D5180"/>
    <w:rsid w:val="003D61A6"/>
    <w:rsid w:val="003D7B8F"/>
    <w:rsid w:val="003E0504"/>
    <w:rsid w:val="003E1C24"/>
    <w:rsid w:val="003E1DA0"/>
    <w:rsid w:val="003E2F41"/>
    <w:rsid w:val="003E3ED5"/>
    <w:rsid w:val="003E44D7"/>
    <w:rsid w:val="003E4D64"/>
    <w:rsid w:val="003E5910"/>
    <w:rsid w:val="003E611C"/>
    <w:rsid w:val="003F01AD"/>
    <w:rsid w:val="003F082B"/>
    <w:rsid w:val="003F08CA"/>
    <w:rsid w:val="003F0943"/>
    <w:rsid w:val="003F1FF6"/>
    <w:rsid w:val="003F5788"/>
    <w:rsid w:val="003F5C71"/>
    <w:rsid w:val="003F6017"/>
    <w:rsid w:val="003F61B8"/>
    <w:rsid w:val="003F699D"/>
    <w:rsid w:val="003F71A6"/>
    <w:rsid w:val="003F73D8"/>
    <w:rsid w:val="004009AC"/>
    <w:rsid w:val="00400A97"/>
    <w:rsid w:val="0040120B"/>
    <w:rsid w:val="0040182B"/>
    <w:rsid w:val="00402BF3"/>
    <w:rsid w:val="00402C23"/>
    <w:rsid w:val="00402DB6"/>
    <w:rsid w:val="004036AF"/>
    <w:rsid w:val="00403E4F"/>
    <w:rsid w:val="0040454D"/>
    <w:rsid w:val="00405111"/>
    <w:rsid w:val="00405596"/>
    <w:rsid w:val="00407078"/>
    <w:rsid w:val="00407A3A"/>
    <w:rsid w:val="00407EF6"/>
    <w:rsid w:val="00410F8C"/>
    <w:rsid w:val="004121C0"/>
    <w:rsid w:val="004125A1"/>
    <w:rsid w:val="00413166"/>
    <w:rsid w:val="00413221"/>
    <w:rsid w:val="004135E0"/>
    <w:rsid w:val="00413ACF"/>
    <w:rsid w:val="00414913"/>
    <w:rsid w:val="00414C29"/>
    <w:rsid w:val="00414DB7"/>
    <w:rsid w:val="00415890"/>
    <w:rsid w:val="00415A64"/>
    <w:rsid w:val="00415F86"/>
    <w:rsid w:val="00416C90"/>
    <w:rsid w:val="00420680"/>
    <w:rsid w:val="0042163C"/>
    <w:rsid w:val="00421ADB"/>
    <w:rsid w:val="00421F2A"/>
    <w:rsid w:val="00422527"/>
    <w:rsid w:val="00423090"/>
    <w:rsid w:val="00423754"/>
    <w:rsid w:val="004240A0"/>
    <w:rsid w:val="00424857"/>
    <w:rsid w:val="00424A41"/>
    <w:rsid w:val="00426C7D"/>
    <w:rsid w:val="00430678"/>
    <w:rsid w:val="00431622"/>
    <w:rsid w:val="004318E2"/>
    <w:rsid w:val="00432F01"/>
    <w:rsid w:val="00432F8A"/>
    <w:rsid w:val="00436100"/>
    <w:rsid w:val="0044111D"/>
    <w:rsid w:val="004418C0"/>
    <w:rsid w:val="004424D7"/>
    <w:rsid w:val="0044264F"/>
    <w:rsid w:val="00444898"/>
    <w:rsid w:val="00444DA8"/>
    <w:rsid w:val="00444E1E"/>
    <w:rsid w:val="00445BF2"/>
    <w:rsid w:val="00446430"/>
    <w:rsid w:val="00447683"/>
    <w:rsid w:val="00447E27"/>
    <w:rsid w:val="00447EF3"/>
    <w:rsid w:val="004504AE"/>
    <w:rsid w:val="00450A09"/>
    <w:rsid w:val="00450AD2"/>
    <w:rsid w:val="00451183"/>
    <w:rsid w:val="004515CA"/>
    <w:rsid w:val="0045194C"/>
    <w:rsid w:val="00452247"/>
    <w:rsid w:val="00453279"/>
    <w:rsid w:val="00453ABD"/>
    <w:rsid w:val="004578F1"/>
    <w:rsid w:val="00460551"/>
    <w:rsid w:val="00460B10"/>
    <w:rsid w:val="00462258"/>
    <w:rsid w:val="0046270D"/>
    <w:rsid w:val="0046280F"/>
    <w:rsid w:val="00463BCA"/>
    <w:rsid w:val="0046463A"/>
    <w:rsid w:val="00464A18"/>
    <w:rsid w:val="004651B5"/>
    <w:rsid w:val="00465F2A"/>
    <w:rsid w:val="004702B9"/>
    <w:rsid w:val="0047057B"/>
    <w:rsid w:val="00471A93"/>
    <w:rsid w:val="004733AF"/>
    <w:rsid w:val="004739B3"/>
    <w:rsid w:val="004750BA"/>
    <w:rsid w:val="0047551A"/>
    <w:rsid w:val="00476B18"/>
    <w:rsid w:val="00477497"/>
    <w:rsid w:val="004777F2"/>
    <w:rsid w:val="004800EE"/>
    <w:rsid w:val="0048090B"/>
    <w:rsid w:val="00482009"/>
    <w:rsid w:val="004845DB"/>
    <w:rsid w:val="00485C38"/>
    <w:rsid w:val="004875E0"/>
    <w:rsid w:val="00491E89"/>
    <w:rsid w:val="0049235A"/>
    <w:rsid w:val="004928D3"/>
    <w:rsid w:val="00492DF7"/>
    <w:rsid w:val="004938EC"/>
    <w:rsid w:val="00494351"/>
    <w:rsid w:val="00494985"/>
    <w:rsid w:val="00496A87"/>
    <w:rsid w:val="004A0624"/>
    <w:rsid w:val="004A145F"/>
    <w:rsid w:val="004A1E7E"/>
    <w:rsid w:val="004A20C8"/>
    <w:rsid w:val="004A2F11"/>
    <w:rsid w:val="004A6BBA"/>
    <w:rsid w:val="004B06B9"/>
    <w:rsid w:val="004B23D1"/>
    <w:rsid w:val="004B3800"/>
    <w:rsid w:val="004B3E0A"/>
    <w:rsid w:val="004B5C9D"/>
    <w:rsid w:val="004B68E3"/>
    <w:rsid w:val="004B7492"/>
    <w:rsid w:val="004B75E4"/>
    <w:rsid w:val="004C017E"/>
    <w:rsid w:val="004C0BDF"/>
    <w:rsid w:val="004C0F72"/>
    <w:rsid w:val="004C302E"/>
    <w:rsid w:val="004C329B"/>
    <w:rsid w:val="004C470D"/>
    <w:rsid w:val="004C6A7A"/>
    <w:rsid w:val="004C6A85"/>
    <w:rsid w:val="004C723F"/>
    <w:rsid w:val="004C7FEA"/>
    <w:rsid w:val="004D1FB0"/>
    <w:rsid w:val="004D2456"/>
    <w:rsid w:val="004D251C"/>
    <w:rsid w:val="004D38BD"/>
    <w:rsid w:val="004D4C22"/>
    <w:rsid w:val="004D500F"/>
    <w:rsid w:val="004D5A74"/>
    <w:rsid w:val="004D61F2"/>
    <w:rsid w:val="004D7F4B"/>
    <w:rsid w:val="004E192C"/>
    <w:rsid w:val="004E1A11"/>
    <w:rsid w:val="004E1D32"/>
    <w:rsid w:val="004E2A29"/>
    <w:rsid w:val="004E3E0B"/>
    <w:rsid w:val="004E417D"/>
    <w:rsid w:val="004E4AFC"/>
    <w:rsid w:val="004E53CF"/>
    <w:rsid w:val="004E5D4B"/>
    <w:rsid w:val="004E64F7"/>
    <w:rsid w:val="004E6B44"/>
    <w:rsid w:val="004E6BEB"/>
    <w:rsid w:val="004E7D97"/>
    <w:rsid w:val="004F0272"/>
    <w:rsid w:val="004F272F"/>
    <w:rsid w:val="004F69A2"/>
    <w:rsid w:val="00500D5F"/>
    <w:rsid w:val="00500F3D"/>
    <w:rsid w:val="005015FA"/>
    <w:rsid w:val="00502B3E"/>
    <w:rsid w:val="0050355C"/>
    <w:rsid w:val="00503F96"/>
    <w:rsid w:val="0050416E"/>
    <w:rsid w:val="00504978"/>
    <w:rsid w:val="00505696"/>
    <w:rsid w:val="00505E7A"/>
    <w:rsid w:val="0050659F"/>
    <w:rsid w:val="005066C1"/>
    <w:rsid w:val="005109E7"/>
    <w:rsid w:val="005118ED"/>
    <w:rsid w:val="00512701"/>
    <w:rsid w:val="0051307F"/>
    <w:rsid w:val="00515D4A"/>
    <w:rsid w:val="005167C4"/>
    <w:rsid w:val="00516A64"/>
    <w:rsid w:val="00516B5B"/>
    <w:rsid w:val="005170DC"/>
    <w:rsid w:val="0052081A"/>
    <w:rsid w:val="0052178C"/>
    <w:rsid w:val="005222A9"/>
    <w:rsid w:val="005256FA"/>
    <w:rsid w:val="00525AAF"/>
    <w:rsid w:val="0052726D"/>
    <w:rsid w:val="00527BC9"/>
    <w:rsid w:val="00527FD4"/>
    <w:rsid w:val="00530794"/>
    <w:rsid w:val="00530A04"/>
    <w:rsid w:val="00530FAA"/>
    <w:rsid w:val="00532F67"/>
    <w:rsid w:val="00533C44"/>
    <w:rsid w:val="00535E1E"/>
    <w:rsid w:val="0053748C"/>
    <w:rsid w:val="00540A32"/>
    <w:rsid w:val="005420A9"/>
    <w:rsid w:val="005454CB"/>
    <w:rsid w:val="00545C4C"/>
    <w:rsid w:val="00546CEC"/>
    <w:rsid w:val="00547001"/>
    <w:rsid w:val="00547009"/>
    <w:rsid w:val="0054767E"/>
    <w:rsid w:val="0055063D"/>
    <w:rsid w:val="005512DE"/>
    <w:rsid w:val="005524A0"/>
    <w:rsid w:val="00552F2B"/>
    <w:rsid w:val="00553859"/>
    <w:rsid w:val="00556449"/>
    <w:rsid w:val="00557D08"/>
    <w:rsid w:val="00560D6F"/>
    <w:rsid w:val="00561158"/>
    <w:rsid w:val="00563F7B"/>
    <w:rsid w:val="00565FC2"/>
    <w:rsid w:val="00566E26"/>
    <w:rsid w:val="005673B5"/>
    <w:rsid w:val="005707D9"/>
    <w:rsid w:val="00570E6A"/>
    <w:rsid w:val="00573046"/>
    <w:rsid w:val="00575055"/>
    <w:rsid w:val="00576156"/>
    <w:rsid w:val="00581931"/>
    <w:rsid w:val="00582268"/>
    <w:rsid w:val="00583C8A"/>
    <w:rsid w:val="005841E9"/>
    <w:rsid w:val="005843DF"/>
    <w:rsid w:val="00586AD1"/>
    <w:rsid w:val="0058711E"/>
    <w:rsid w:val="00587590"/>
    <w:rsid w:val="005905F2"/>
    <w:rsid w:val="005916C7"/>
    <w:rsid w:val="0059240D"/>
    <w:rsid w:val="00593F77"/>
    <w:rsid w:val="00595BD6"/>
    <w:rsid w:val="005A08DD"/>
    <w:rsid w:val="005A11F0"/>
    <w:rsid w:val="005A2076"/>
    <w:rsid w:val="005A650F"/>
    <w:rsid w:val="005A7352"/>
    <w:rsid w:val="005A7901"/>
    <w:rsid w:val="005B03FD"/>
    <w:rsid w:val="005B0976"/>
    <w:rsid w:val="005B1684"/>
    <w:rsid w:val="005B29DE"/>
    <w:rsid w:val="005B2DE6"/>
    <w:rsid w:val="005B2E4C"/>
    <w:rsid w:val="005B718A"/>
    <w:rsid w:val="005B73DD"/>
    <w:rsid w:val="005B7EEE"/>
    <w:rsid w:val="005C2110"/>
    <w:rsid w:val="005C2256"/>
    <w:rsid w:val="005C2D7A"/>
    <w:rsid w:val="005C464F"/>
    <w:rsid w:val="005C64C0"/>
    <w:rsid w:val="005C67D9"/>
    <w:rsid w:val="005C7335"/>
    <w:rsid w:val="005C73A8"/>
    <w:rsid w:val="005D0C41"/>
    <w:rsid w:val="005D2EF4"/>
    <w:rsid w:val="005D2F87"/>
    <w:rsid w:val="005D39D5"/>
    <w:rsid w:val="005D3D41"/>
    <w:rsid w:val="005D434A"/>
    <w:rsid w:val="005D5E81"/>
    <w:rsid w:val="005D5F7F"/>
    <w:rsid w:val="005D62E1"/>
    <w:rsid w:val="005D6DE8"/>
    <w:rsid w:val="005E1EDB"/>
    <w:rsid w:val="005E28B1"/>
    <w:rsid w:val="005E2E97"/>
    <w:rsid w:val="005E41D9"/>
    <w:rsid w:val="005E7994"/>
    <w:rsid w:val="005F0598"/>
    <w:rsid w:val="005F131D"/>
    <w:rsid w:val="005F224D"/>
    <w:rsid w:val="005F497E"/>
    <w:rsid w:val="005F4B88"/>
    <w:rsid w:val="005F4E9B"/>
    <w:rsid w:val="005F4F2C"/>
    <w:rsid w:val="005F57F5"/>
    <w:rsid w:val="005F7F5B"/>
    <w:rsid w:val="00601AB2"/>
    <w:rsid w:val="006028AD"/>
    <w:rsid w:val="00602BFB"/>
    <w:rsid w:val="00603ACA"/>
    <w:rsid w:val="006065CA"/>
    <w:rsid w:val="006066AE"/>
    <w:rsid w:val="00606883"/>
    <w:rsid w:val="00607B7F"/>
    <w:rsid w:val="00607BEB"/>
    <w:rsid w:val="00612009"/>
    <w:rsid w:val="00613D1E"/>
    <w:rsid w:val="00614D90"/>
    <w:rsid w:val="00616B68"/>
    <w:rsid w:val="0061751B"/>
    <w:rsid w:val="00622815"/>
    <w:rsid w:val="00622A58"/>
    <w:rsid w:val="00626D58"/>
    <w:rsid w:val="006272B5"/>
    <w:rsid w:val="0063027E"/>
    <w:rsid w:val="00630C9A"/>
    <w:rsid w:val="00630E91"/>
    <w:rsid w:val="00631A41"/>
    <w:rsid w:val="006340B4"/>
    <w:rsid w:val="0063641D"/>
    <w:rsid w:val="006379CA"/>
    <w:rsid w:val="00637EA2"/>
    <w:rsid w:val="00640093"/>
    <w:rsid w:val="00640130"/>
    <w:rsid w:val="006439D1"/>
    <w:rsid w:val="00647C23"/>
    <w:rsid w:val="00650004"/>
    <w:rsid w:val="0065087C"/>
    <w:rsid w:val="00651682"/>
    <w:rsid w:val="00651F29"/>
    <w:rsid w:val="00654972"/>
    <w:rsid w:val="00654DAD"/>
    <w:rsid w:val="00655B96"/>
    <w:rsid w:val="00660169"/>
    <w:rsid w:val="00661D4C"/>
    <w:rsid w:val="0066262E"/>
    <w:rsid w:val="00662D39"/>
    <w:rsid w:val="00664E77"/>
    <w:rsid w:val="00666977"/>
    <w:rsid w:val="00666D27"/>
    <w:rsid w:val="00666FF7"/>
    <w:rsid w:val="0067081F"/>
    <w:rsid w:val="006710F9"/>
    <w:rsid w:val="006726AB"/>
    <w:rsid w:val="00672886"/>
    <w:rsid w:val="00672D67"/>
    <w:rsid w:val="006735D0"/>
    <w:rsid w:val="006743F8"/>
    <w:rsid w:val="00674844"/>
    <w:rsid w:val="00675CE6"/>
    <w:rsid w:val="006778A3"/>
    <w:rsid w:val="00677E38"/>
    <w:rsid w:val="00677F39"/>
    <w:rsid w:val="00681694"/>
    <w:rsid w:val="00683EE1"/>
    <w:rsid w:val="00684A5A"/>
    <w:rsid w:val="00686D46"/>
    <w:rsid w:val="00686F58"/>
    <w:rsid w:val="0069162C"/>
    <w:rsid w:val="00691A93"/>
    <w:rsid w:val="00692915"/>
    <w:rsid w:val="00692DB4"/>
    <w:rsid w:val="00692EC7"/>
    <w:rsid w:val="006959B5"/>
    <w:rsid w:val="006961D3"/>
    <w:rsid w:val="00696627"/>
    <w:rsid w:val="00696905"/>
    <w:rsid w:val="00696E85"/>
    <w:rsid w:val="006A029E"/>
    <w:rsid w:val="006A230B"/>
    <w:rsid w:val="006A311B"/>
    <w:rsid w:val="006A39B8"/>
    <w:rsid w:val="006A43D1"/>
    <w:rsid w:val="006A4FC3"/>
    <w:rsid w:val="006A5E76"/>
    <w:rsid w:val="006A6F22"/>
    <w:rsid w:val="006A74EF"/>
    <w:rsid w:val="006A785B"/>
    <w:rsid w:val="006B00D6"/>
    <w:rsid w:val="006B05B3"/>
    <w:rsid w:val="006B094F"/>
    <w:rsid w:val="006B151A"/>
    <w:rsid w:val="006B1824"/>
    <w:rsid w:val="006B3C64"/>
    <w:rsid w:val="006B4C73"/>
    <w:rsid w:val="006B4E26"/>
    <w:rsid w:val="006B570B"/>
    <w:rsid w:val="006B6272"/>
    <w:rsid w:val="006B6288"/>
    <w:rsid w:val="006B733E"/>
    <w:rsid w:val="006C207A"/>
    <w:rsid w:val="006C29E0"/>
    <w:rsid w:val="006C3109"/>
    <w:rsid w:val="006C3655"/>
    <w:rsid w:val="006C60A0"/>
    <w:rsid w:val="006C6A27"/>
    <w:rsid w:val="006C70D3"/>
    <w:rsid w:val="006D0985"/>
    <w:rsid w:val="006D09F6"/>
    <w:rsid w:val="006D0D29"/>
    <w:rsid w:val="006D0E6B"/>
    <w:rsid w:val="006D1BC1"/>
    <w:rsid w:val="006D27D4"/>
    <w:rsid w:val="006D43CC"/>
    <w:rsid w:val="006D482C"/>
    <w:rsid w:val="006D4D2B"/>
    <w:rsid w:val="006D5C9B"/>
    <w:rsid w:val="006D62C4"/>
    <w:rsid w:val="006D63BD"/>
    <w:rsid w:val="006D65E1"/>
    <w:rsid w:val="006D66BA"/>
    <w:rsid w:val="006D6BF1"/>
    <w:rsid w:val="006D7945"/>
    <w:rsid w:val="006E0910"/>
    <w:rsid w:val="006E12B8"/>
    <w:rsid w:val="006E3F61"/>
    <w:rsid w:val="006E53CA"/>
    <w:rsid w:val="006E7D13"/>
    <w:rsid w:val="006F0C2C"/>
    <w:rsid w:val="006F1597"/>
    <w:rsid w:val="006F15FF"/>
    <w:rsid w:val="006F2E40"/>
    <w:rsid w:val="006F3564"/>
    <w:rsid w:val="006F5392"/>
    <w:rsid w:val="006F53E8"/>
    <w:rsid w:val="006F5557"/>
    <w:rsid w:val="006F5570"/>
    <w:rsid w:val="006F5D4F"/>
    <w:rsid w:val="006F7A52"/>
    <w:rsid w:val="00700B7E"/>
    <w:rsid w:val="007017E2"/>
    <w:rsid w:val="00701A74"/>
    <w:rsid w:val="00701D70"/>
    <w:rsid w:val="007041D9"/>
    <w:rsid w:val="007051E6"/>
    <w:rsid w:val="00707DC2"/>
    <w:rsid w:val="007100B1"/>
    <w:rsid w:val="0071122E"/>
    <w:rsid w:val="00711307"/>
    <w:rsid w:val="007123FD"/>
    <w:rsid w:val="00714A56"/>
    <w:rsid w:val="00715A0B"/>
    <w:rsid w:val="00715AC9"/>
    <w:rsid w:val="00715DF1"/>
    <w:rsid w:val="00716B57"/>
    <w:rsid w:val="00716EAE"/>
    <w:rsid w:val="00717D16"/>
    <w:rsid w:val="00720E28"/>
    <w:rsid w:val="007218C4"/>
    <w:rsid w:val="007227DB"/>
    <w:rsid w:val="00722E4C"/>
    <w:rsid w:val="0072499C"/>
    <w:rsid w:val="0072595E"/>
    <w:rsid w:val="00730A4B"/>
    <w:rsid w:val="00731979"/>
    <w:rsid w:val="00735E45"/>
    <w:rsid w:val="00736E39"/>
    <w:rsid w:val="00737AE0"/>
    <w:rsid w:val="007412B9"/>
    <w:rsid w:val="0074213F"/>
    <w:rsid w:val="00743684"/>
    <w:rsid w:val="007438FA"/>
    <w:rsid w:val="00744E70"/>
    <w:rsid w:val="0074552F"/>
    <w:rsid w:val="00745A80"/>
    <w:rsid w:val="007461CB"/>
    <w:rsid w:val="0074630E"/>
    <w:rsid w:val="0074663A"/>
    <w:rsid w:val="00746C6F"/>
    <w:rsid w:val="007500CD"/>
    <w:rsid w:val="00750C32"/>
    <w:rsid w:val="007519C5"/>
    <w:rsid w:val="00751AA7"/>
    <w:rsid w:val="00751B8C"/>
    <w:rsid w:val="00751CF6"/>
    <w:rsid w:val="00754A5D"/>
    <w:rsid w:val="007560C2"/>
    <w:rsid w:val="00757650"/>
    <w:rsid w:val="00760222"/>
    <w:rsid w:val="007604BF"/>
    <w:rsid w:val="0076164B"/>
    <w:rsid w:val="00761F00"/>
    <w:rsid w:val="00765270"/>
    <w:rsid w:val="00766A82"/>
    <w:rsid w:val="00770C56"/>
    <w:rsid w:val="00772E81"/>
    <w:rsid w:val="0077324B"/>
    <w:rsid w:val="0077478A"/>
    <w:rsid w:val="00774A96"/>
    <w:rsid w:val="00775354"/>
    <w:rsid w:val="00775B71"/>
    <w:rsid w:val="00777E80"/>
    <w:rsid w:val="00780EA8"/>
    <w:rsid w:val="0078207F"/>
    <w:rsid w:val="00782B98"/>
    <w:rsid w:val="00783185"/>
    <w:rsid w:val="00783E18"/>
    <w:rsid w:val="00787185"/>
    <w:rsid w:val="007875EF"/>
    <w:rsid w:val="00790374"/>
    <w:rsid w:val="007929F7"/>
    <w:rsid w:val="00794328"/>
    <w:rsid w:val="00794D7E"/>
    <w:rsid w:val="007959B9"/>
    <w:rsid w:val="00795FC4"/>
    <w:rsid w:val="00796218"/>
    <w:rsid w:val="007967A9"/>
    <w:rsid w:val="00796F1C"/>
    <w:rsid w:val="007976BE"/>
    <w:rsid w:val="00797D23"/>
    <w:rsid w:val="007A002C"/>
    <w:rsid w:val="007A22B8"/>
    <w:rsid w:val="007A2516"/>
    <w:rsid w:val="007A2592"/>
    <w:rsid w:val="007A26BF"/>
    <w:rsid w:val="007A3A5F"/>
    <w:rsid w:val="007A4154"/>
    <w:rsid w:val="007A4485"/>
    <w:rsid w:val="007A460B"/>
    <w:rsid w:val="007A55A4"/>
    <w:rsid w:val="007B2AF4"/>
    <w:rsid w:val="007B48FA"/>
    <w:rsid w:val="007B51D6"/>
    <w:rsid w:val="007B6795"/>
    <w:rsid w:val="007C103B"/>
    <w:rsid w:val="007C18C1"/>
    <w:rsid w:val="007C3BD6"/>
    <w:rsid w:val="007C41A4"/>
    <w:rsid w:val="007C6120"/>
    <w:rsid w:val="007C661B"/>
    <w:rsid w:val="007C7DEC"/>
    <w:rsid w:val="007D0529"/>
    <w:rsid w:val="007D0EF3"/>
    <w:rsid w:val="007D28BE"/>
    <w:rsid w:val="007D2FC8"/>
    <w:rsid w:val="007D48A7"/>
    <w:rsid w:val="007D4D80"/>
    <w:rsid w:val="007D656F"/>
    <w:rsid w:val="007D7AEE"/>
    <w:rsid w:val="007E019B"/>
    <w:rsid w:val="007E0E64"/>
    <w:rsid w:val="007E3949"/>
    <w:rsid w:val="007E3AB9"/>
    <w:rsid w:val="007E3D14"/>
    <w:rsid w:val="007E79BB"/>
    <w:rsid w:val="007E7C6F"/>
    <w:rsid w:val="007F0B99"/>
    <w:rsid w:val="007F1937"/>
    <w:rsid w:val="007F232C"/>
    <w:rsid w:val="007F27F0"/>
    <w:rsid w:val="007F2AFF"/>
    <w:rsid w:val="007F2F5E"/>
    <w:rsid w:val="007F366D"/>
    <w:rsid w:val="007F4A17"/>
    <w:rsid w:val="007F5B00"/>
    <w:rsid w:val="007F5CB5"/>
    <w:rsid w:val="007F67E3"/>
    <w:rsid w:val="007F6ACB"/>
    <w:rsid w:val="007F6C7A"/>
    <w:rsid w:val="007F76E6"/>
    <w:rsid w:val="0080003D"/>
    <w:rsid w:val="00800111"/>
    <w:rsid w:val="00800364"/>
    <w:rsid w:val="0080053F"/>
    <w:rsid w:val="0080124D"/>
    <w:rsid w:val="00801A4C"/>
    <w:rsid w:val="00801E00"/>
    <w:rsid w:val="00802241"/>
    <w:rsid w:val="00802AB8"/>
    <w:rsid w:val="008036F0"/>
    <w:rsid w:val="00804256"/>
    <w:rsid w:val="00806FDB"/>
    <w:rsid w:val="00807988"/>
    <w:rsid w:val="00811A3C"/>
    <w:rsid w:val="00812542"/>
    <w:rsid w:val="008127ED"/>
    <w:rsid w:val="0081308D"/>
    <w:rsid w:val="00813E03"/>
    <w:rsid w:val="00814231"/>
    <w:rsid w:val="0081480C"/>
    <w:rsid w:val="008170D6"/>
    <w:rsid w:val="008176C5"/>
    <w:rsid w:val="008226D6"/>
    <w:rsid w:val="00822BB0"/>
    <w:rsid w:val="00823C64"/>
    <w:rsid w:val="0082724C"/>
    <w:rsid w:val="00827BB2"/>
    <w:rsid w:val="00830681"/>
    <w:rsid w:val="008335AB"/>
    <w:rsid w:val="00834AFB"/>
    <w:rsid w:val="00834BCE"/>
    <w:rsid w:val="008351E0"/>
    <w:rsid w:val="00835C18"/>
    <w:rsid w:val="0083723E"/>
    <w:rsid w:val="00840000"/>
    <w:rsid w:val="0084002D"/>
    <w:rsid w:val="008401F2"/>
    <w:rsid w:val="00840F66"/>
    <w:rsid w:val="008410CC"/>
    <w:rsid w:val="008421FC"/>
    <w:rsid w:val="0084294E"/>
    <w:rsid w:val="00843865"/>
    <w:rsid w:val="008456D0"/>
    <w:rsid w:val="00845C30"/>
    <w:rsid w:val="00846039"/>
    <w:rsid w:val="008475D6"/>
    <w:rsid w:val="00847B91"/>
    <w:rsid w:val="00850737"/>
    <w:rsid w:val="00851B9C"/>
    <w:rsid w:val="00851E7F"/>
    <w:rsid w:val="008523DC"/>
    <w:rsid w:val="00853E9B"/>
    <w:rsid w:val="00854F27"/>
    <w:rsid w:val="008551FB"/>
    <w:rsid w:val="00855798"/>
    <w:rsid w:val="00856033"/>
    <w:rsid w:val="008601D1"/>
    <w:rsid w:val="00862611"/>
    <w:rsid w:val="00863925"/>
    <w:rsid w:val="008641B0"/>
    <w:rsid w:val="00864E04"/>
    <w:rsid w:val="008657B2"/>
    <w:rsid w:val="0086609E"/>
    <w:rsid w:val="00866822"/>
    <w:rsid w:val="00866B9F"/>
    <w:rsid w:val="00866E97"/>
    <w:rsid w:val="008670AE"/>
    <w:rsid w:val="00870927"/>
    <w:rsid w:val="00871CDD"/>
    <w:rsid w:val="00872533"/>
    <w:rsid w:val="00872752"/>
    <w:rsid w:val="0087327E"/>
    <w:rsid w:val="00873441"/>
    <w:rsid w:val="0087346F"/>
    <w:rsid w:val="00874413"/>
    <w:rsid w:val="0087537C"/>
    <w:rsid w:val="008765B6"/>
    <w:rsid w:val="0087694C"/>
    <w:rsid w:val="00877416"/>
    <w:rsid w:val="00881E8E"/>
    <w:rsid w:val="0088364C"/>
    <w:rsid w:val="008863A5"/>
    <w:rsid w:val="00887A12"/>
    <w:rsid w:val="00887EF4"/>
    <w:rsid w:val="00890832"/>
    <w:rsid w:val="00891AD8"/>
    <w:rsid w:val="00892078"/>
    <w:rsid w:val="00894AA4"/>
    <w:rsid w:val="008968AE"/>
    <w:rsid w:val="008969F9"/>
    <w:rsid w:val="00896BDB"/>
    <w:rsid w:val="008971CD"/>
    <w:rsid w:val="0089741F"/>
    <w:rsid w:val="008A077A"/>
    <w:rsid w:val="008A2A45"/>
    <w:rsid w:val="008A3042"/>
    <w:rsid w:val="008A32AB"/>
    <w:rsid w:val="008A43AB"/>
    <w:rsid w:val="008A51D5"/>
    <w:rsid w:val="008A59DA"/>
    <w:rsid w:val="008B1C9D"/>
    <w:rsid w:val="008B213D"/>
    <w:rsid w:val="008B299B"/>
    <w:rsid w:val="008B3199"/>
    <w:rsid w:val="008B40E2"/>
    <w:rsid w:val="008B4988"/>
    <w:rsid w:val="008B57F2"/>
    <w:rsid w:val="008B5F04"/>
    <w:rsid w:val="008B6FF9"/>
    <w:rsid w:val="008C0403"/>
    <w:rsid w:val="008C0FC2"/>
    <w:rsid w:val="008C1029"/>
    <w:rsid w:val="008C2486"/>
    <w:rsid w:val="008C3E87"/>
    <w:rsid w:val="008C48AB"/>
    <w:rsid w:val="008C7A53"/>
    <w:rsid w:val="008D07CE"/>
    <w:rsid w:val="008D0B0F"/>
    <w:rsid w:val="008D0E3D"/>
    <w:rsid w:val="008D18FF"/>
    <w:rsid w:val="008D2B8C"/>
    <w:rsid w:val="008D300C"/>
    <w:rsid w:val="008D3C0D"/>
    <w:rsid w:val="008D544B"/>
    <w:rsid w:val="008E17DC"/>
    <w:rsid w:val="008E3B93"/>
    <w:rsid w:val="008E4DF3"/>
    <w:rsid w:val="008E5048"/>
    <w:rsid w:val="008E6E2E"/>
    <w:rsid w:val="008F0048"/>
    <w:rsid w:val="008F0DB1"/>
    <w:rsid w:val="008F0FAB"/>
    <w:rsid w:val="008F1227"/>
    <w:rsid w:val="008F136F"/>
    <w:rsid w:val="008F17B0"/>
    <w:rsid w:val="008F19C2"/>
    <w:rsid w:val="008F1C81"/>
    <w:rsid w:val="008F1F24"/>
    <w:rsid w:val="008F2F08"/>
    <w:rsid w:val="008F30A0"/>
    <w:rsid w:val="008F36CD"/>
    <w:rsid w:val="008F3C33"/>
    <w:rsid w:val="008F3F21"/>
    <w:rsid w:val="008F56A8"/>
    <w:rsid w:val="008F753C"/>
    <w:rsid w:val="009008A5"/>
    <w:rsid w:val="00900B79"/>
    <w:rsid w:val="00902B20"/>
    <w:rsid w:val="009040D7"/>
    <w:rsid w:val="00906024"/>
    <w:rsid w:val="00906B7A"/>
    <w:rsid w:val="009104EA"/>
    <w:rsid w:val="009107A3"/>
    <w:rsid w:val="009115AE"/>
    <w:rsid w:val="00911E48"/>
    <w:rsid w:val="00912C8C"/>
    <w:rsid w:val="00913700"/>
    <w:rsid w:val="009168EA"/>
    <w:rsid w:val="00922F79"/>
    <w:rsid w:val="009242D9"/>
    <w:rsid w:val="00924ABF"/>
    <w:rsid w:val="009252F7"/>
    <w:rsid w:val="00930A4D"/>
    <w:rsid w:val="00933DDF"/>
    <w:rsid w:val="00933F79"/>
    <w:rsid w:val="009345E4"/>
    <w:rsid w:val="009350E5"/>
    <w:rsid w:val="0093516E"/>
    <w:rsid w:val="00935720"/>
    <w:rsid w:val="0093720F"/>
    <w:rsid w:val="00940B2E"/>
    <w:rsid w:val="0094455C"/>
    <w:rsid w:val="0094569D"/>
    <w:rsid w:val="00945C9E"/>
    <w:rsid w:val="009473AE"/>
    <w:rsid w:val="00951E85"/>
    <w:rsid w:val="009520EE"/>
    <w:rsid w:val="009526D2"/>
    <w:rsid w:val="00952718"/>
    <w:rsid w:val="00952772"/>
    <w:rsid w:val="00952925"/>
    <w:rsid w:val="00953792"/>
    <w:rsid w:val="009548AA"/>
    <w:rsid w:val="00955253"/>
    <w:rsid w:val="009560B9"/>
    <w:rsid w:val="00956EB3"/>
    <w:rsid w:val="009573EA"/>
    <w:rsid w:val="00957915"/>
    <w:rsid w:val="00960646"/>
    <w:rsid w:val="00961F63"/>
    <w:rsid w:val="00962037"/>
    <w:rsid w:val="009625B5"/>
    <w:rsid w:val="00962610"/>
    <w:rsid w:val="00963BA1"/>
    <w:rsid w:val="00964971"/>
    <w:rsid w:val="00964C19"/>
    <w:rsid w:val="009662F6"/>
    <w:rsid w:val="009670EE"/>
    <w:rsid w:val="00971506"/>
    <w:rsid w:val="00971839"/>
    <w:rsid w:val="00971D2C"/>
    <w:rsid w:val="00972241"/>
    <w:rsid w:val="00972EDF"/>
    <w:rsid w:val="00973C5D"/>
    <w:rsid w:val="00973F2E"/>
    <w:rsid w:val="009757DF"/>
    <w:rsid w:val="00975E37"/>
    <w:rsid w:val="00976B0E"/>
    <w:rsid w:val="0098119B"/>
    <w:rsid w:val="00984C66"/>
    <w:rsid w:val="00985E48"/>
    <w:rsid w:val="009862A3"/>
    <w:rsid w:val="0099039B"/>
    <w:rsid w:val="009903D0"/>
    <w:rsid w:val="00990B19"/>
    <w:rsid w:val="00991A83"/>
    <w:rsid w:val="00992A7C"/>
    <w:rsid w:val="0099544B"/>
    <w:rsid w:val="00996B36"/>
    <w:rsid w:val="009A0130"/>
    <w:rsid w:val="009A1CB9"/>
    <w:rsid w:val="009A1EF4"/>
    <w:rsid w:val="009A5311"/>
    <w:rsid w:val="009A6FF2"/>
    <w:rsid w:val="009B0684"/>
    <w:rsid w:val="009B1B90"/>
    <w:rsid w:val="009B2609"/>
    <w:rsid w:val="009B6B65"/>
    <w:rsid w:val="009C159B"/>
    <w:rsid w:val="009C3F15"/>
    <w:rsid w:val="009C478D"/>
    <w:rsid w:val="009C5B47"/>
    <w:rsid w:val="009C70E2"/>
    <w:rsid w:val="009C7441"/>
    <w:rsid w:val="009D16E9"/>
    <w:rsid w:val="009D29BE"/>
    <w:rsid w:val="009D2AB4"/>
    <w:rsid w:val="009D2C25"/>
    <w:rsid w:val="009D3CF0"/>
    <w:rsid w:val="009D40EA"/>
    <w:rsid w:val="009E01AC"/>
    <w:rsid w:val="009E032B"/>
    <w:rsid w:val="009E17D5"/>
    <w:rsid w:val="009E1D20"/>
    <w:rsid w:val="009E248A"/>
    <w:rsid w:val="009E28E7"/>
    <w:rsid w:val="009E5A26"/>
    <w:rsid w:val="009E5AA9"/>
    <w:rsid w:val="009E7B4B"/>
    <w:rsid w:val="009E7FC1"/>
    <w:rsid w:val="009F035F"/>
    <w:rsid w:val="009F27AC"/>
    <w:rsid w:val="009F5587"/>
    <w:rsid w:val="009F5C9E"/>
    <w:rsid w:val="009F6C45"/>
    <w:rsid w:val="009F7D89"/>
    <w:rsid w:val="00A007A1"/>
    <w:rsid w:val="00A0209D"/>
    <w:rsid w:val="00A0339E"/>
    <w:rsid w:val="00A04A0C"/>
    <w:rsid w:val="00A05A56"/>
    <w:rsid w:val="00A079CC"/>
    <w:rsid w:val="00A106D6"/>
    <w:rsid w:val="00A11B4C"/>
    <w:rsid w:val="00A122B7"/>
    <w:rsid w:val="00A12A6A"/>
    <w:rsid w:val="00A12E22"/>
    <w:rsid w:val="00A13878"/>
    <w:rsid w:val="00A13990"/>
    <w:rsid w:val="00A14E84"/>
    <w:rsid w:val="00A15311"/>
    <w:rsid w:val="00A15CC1"/>
    <w:rsid w:val="00A1777E"/>
    <w:rsid w:val="00A213D7"/>
    <w:rsid w:val="00A2187A"/>
    <w:rsid w:val="00A22397"/>
    <w:rsid w:val="00A23582"/>
    <w:rsid w:val="00A23B49"/>
    <w:rsid w:val="00A25095"/>
    <w:rsid w:val="00A25108"/>
    <w:rsid w:val="00A251CF"/>
    <w:rsid w:val="00A25D36"/>
    <w:rsid w:val="00A2604E"/>
    <w:rsid w:val="00A2681C"/>
    <w:rsid w:val="00A26A4F"/>
    <w:rsid w:val="00A2793D"/>
    <w:rsid w:val="00A30C2B"/>
    <w:rsid w:val="00A30F7A"/>
    <w:rsid w:val="00A31229"/>
    <w:rsid w:val="00A350A8"/>
    <w:rsid w:val="00A365C2"/>
    <w:rsid w:val="00A37AB3"/>
    <w:rsid w:val="00A408E2"/>
    <w:rsid w:val="00A4145D"/>
    <w:rsid w:val="00A453AC"/>
    <w:rsid w:val="00A4788E"/>
    <w:rsid w:val="00A47934"/>
    <w:rsid w:val="00A51455"/>
    <w:rsid w:val="00A5213F"/>
    <w:rsid w:val="00A53248"/>
    <w:rsid w:val="00A5340C"/>
    <w:rsid w:val="00A54927"/>
    <w:rsid w:val="00A54F64"/>
    <w:rsid w:val="00A55522"/>
    <w:rsid w:val="00A55D5F"/>
    <w:rsid w:val="00A566C4"/>
    <w:rsid w:val="00A571B0"/>
    <w:rsid w:val="00A60B12"/>
    <w:rsid w:val="00A61DA1"/>
    <w:rsid w:val="00A6362B"/>
    <w:rsid w:val="00A67039"/>
    <w:rsid w:val="00A671B3"/>
    <w:rsid w:val="00A67E76"/>
    <w:rsid w:val="00A708E2"/>
    <w:rsid w:val="00A711F2"/>
    <w:rsid w:val="00A72E59"/>
    <w:rsid w:val="00A73796"/>
    <w:rsid w:val="00A747CE"/>
    <w:rsid w:val="00A760F5"/>
    <w:rsid w:val="00A7652C"/>
    <w:rsid w:val="00A770A2"/>
    <w:rsid w:val="00A80270"/>
    <w:rsid w:val="00A805F6"/>
    <w:rsid w:val="00A81B2C"/>
    <w:rsid w:val="00A82A4F"/>
    <w:rsid w:val="00A8360C"/>
    <w:rsid w:val="00A849A5"/>
    <w:rsid w:val="00A84A3F"/>
    <w:rsid w:val="00A84F81"/>
    <w:rsid w:val="00A85325"/>
    <w:rsid w:val="00A8783A"/>
    <w:rsid w:val="00A8785C"/>
    <w:rsid w:val="00A87A5F"/>
    <w:rsid w:val="00A906CA"/>
    <w:rsid w:val="00A907A0"/>
    <w:rsid w:val="00A92F41"/>
    <w:rsid w:val="00A93352"/>
    <w:rsid w:val="00A93C1D"/>
    <w:rsid w:val="00A94881"/>
    <w:rsid w:val="00A952F7"/>
    <w:rsid w:val="00A9677B"/>
    <w:rsid w:val="00A96E79"/>
    <w:rsid w:val="00AA03C4"/>
    <w:rsid w:val="00AA0892"/>
    <w:rsid w:val="00AA132B"/>
    <w:rsid w:val="00AA2709"/>
    <w:rsid w:val="00AA32BF"/>
    <w:rsid w:val="00AA389B"/>
    <w:rsid w:val="00AA39E4"/>
    <w:rsid w:val="00AA47FD"/>
    <w:rsid w:val="00AA4ADE"/>
    <w:rsid w:val="00AA7C3E"/>
    <w:rsid w:val="00AB0D23"/>
    <w:rsid w:val="00AB21D7"/>
    <w:rsid w:val="00AB28AB"/>
    <w:rsid w:val="00AB3372"/>
    <w:rsid w:val="00AB35F7"/>
    <w:rsid w:val="00AB385C"/>
    <w:rsid w:val="00AB52DB"/>
    <w:rsid w:val="00AB66DF"/>
    <w:rsid w:val="00AB6914"/>
    <w:rsid w:val="00AB6A9E"/>
    <w:rsid w:val="00AB75CC"/>
    <w:rsid w:val="00AC07B7"/>
    <w:rsid w:val="00AC0AB7"/>
    <w:rsid w:val="00AC0CAA"/>
    <w:rsid w:val="00AC0E8B"/>
    <w:rsid w:val="00AC1A5F"/>
    <w:rsid w:val="00AC2E51"/>
    <w:rsid w:val="00AC37D5"/>
    <w:rsid w:val="00AC7125"/>
    <w:rsid w:val="00AC78B1"/>
    <w:rsid w:val="00AD2B59"/>
    <w:rsid w:val="00AD38F2"/>
    <w:rsid w:val="00AD3BB6"/>
    <w:rsid w:val="00AD428E"/>
    <w:rsid w:val="00AD47A3"/>
    <w:rsid w:val="00AD5559"/>
    <w:rsid w:val="00AD62BB"/>
    <w:rsid w:val="00AD6CC0"/>
    <w:rsid w:val="00AE0A53"/>
    <w:rsid w:val="00AE0D90"/>
    <w:rsid w:val="00AE18D7"/>
    <w:rsid w:val="00AE2731"/>
    <w:rsid w:val="00AE2F55"/>
    <w:rsid w:val="00AE3326"/>
    <w:rsid w:val="00AE41E5"/>
    <w:rsid w:val="00AE4A69"/>
    <w:rsid w:val="00AE52DE"/>
    <w:rsid w:val="00AE608D"/>
    <w:rsid w:val="00AE7724"/>
    <w:rsid w:val="00AF0E00"/>
    <w:rsid w:val="00AF1288"/>
    <w:rsid w:val="00AF1ED8"/>
    <w:rsid w:val="00AF240E"/>
    <w:rsid w:val="00AF26CC"/>
    <w:rsid w:val="00AF29AD"/>
    <w:rsid w:val="00AF2FE2"/>
    <w:rsid w:val="00AF3F80"/>
    <w:rsid w:val="00AF4794"/>
    <w:rsid w:val="00AF51E9"/>
    <w:rsid w:val="00AF60CB"/>
    <w:rsid w:val="00AF685E"/>
    <w:rsid w:val="00AF7A37"/>
    <w:rsid w:val="00B02AFE"/>
    <w:rsid w:val="00B02BB3"/>
    <w:rsid w:val="00B02BB6"/>
    <w:rsid w:val="00B02D49"/>
    <w:rsid w:val="00B04612"/>
    <w:rsid w:val="00B06A8A"/>
    <w:rsid w:val="00B06AC6"/>
    <w:rsid w:val="00B10297"/>
    <w:rsid w:val="00B112CE"/>
    <w:rsid w:val="00B1193D"/>
    <w:rsid w:val="00B11D46"/>
    <w:rsid w:val="00B1328D"/>
    <w:rsid w:val="00B149CD"/>
    <w:rsid w:val="00B16FD5"/>
    <w:rsid w:val="00B2021A"/>
    <w:rsid w:val="00B202F0"/>
    <w:rsid w:val="00B20AB9"/>
    <w:rsid w:val="00B20D5A"/>
    <w:rsid w:val="00B22439"/>
    <w:rsid w:val="00B22709"/>
    <w:rsid w:val="00B22D73"/>
    <w:rsid w:val="00B24896"/>
    <w:rsid w:val="00B301D5"/>
    <w:rsid w:val="00B3033E"/>
    <w:rsid w:val="00B325AD"/>
    <w:rsid w:val="00B32935"/>
    <w:rsid w:val="00B32F49"/>
    <w:rsid w:val="00B32F9A"/>
    <w:rsid w:val="00B33B79"/>
    <w:rsid w:val="00B345F6"/>
    <w:rsid w:val="00B36964"/>
    <w:rsid w:val="00B37204"/>
    <w:rsid w:val="00B37919"/>
    <w:rsid w:val="00B40144"/>
    <w:rsid w:val="00B4274C"/>
    <w:rsid w:val="00B44565"/>
    <w:rsid w:val="00B4474A"/>
    <w:rsid w:val="00B47FB4"/>
    <w:rsid w:val="00B51013"/>
    <w:rsid w:val="00B521B9"/>
    <w:rsid w:val="00B529EF"/>
    <w:rsid w:val="00B53BDE"/>
    <w:rsid w:val="00B54022"/>
    <w:rsid w:val="00B5493A"/>
    <w:rsid w:val="00B567F0"/>
    <w:rsid w:val="00B569F9"/>
    <w:rsid w:val="00B5738A"/>
    <w:rsid w:val="00B57F84"/>
    <w:rsid w:val="00B60A43"/>
    <w:rsid w:val="00B60D4D"/>
    <w:rsid w:val="00B61180"/>
    <w:rsid w:val="00B6240F"/>
    <w:rsid w:val="00B65057"/>
    <w:rsid w:val="00B653A9"/>
    <w:rsid w:val="00B65EFB"/>
    <w:rsid w:val="00B71329"/>
    <w:rsid w:val="00B71C2C"/>
    <w:rsid w:val="00B72624"/>
    <w:rsid w:val="00B72DA6"/>
    <w:rsid w:val="00B737B4"/>
    <w:rsid w:val="00B73B44"/>
    <w:rsid w:val="00B75C92"/>
    <w:rsid w:val="00B76DC7"/>
    <w:rsid w:val="00B82661"/>
    <w:rsid w:val="00B826E2"/>
    <w:rsid w:val="00B8355A"/>
    <w:rsid w:val="00B839B4"/>
    <w:rsid w:val="00B83E34"/>
    <w:rsid w:val="00B84307"/>
    <w:rsid w:val="00B84EE4"/>
    <w:rsid w:val="00B85F7F"/>
    <w:rsid w:val="00B86577"/>
    <w:rsid w:val="00B866F1"/>
    <w:rsid w:val="00B8743B"/>
    <w:rsid w:val="00B87457"/>
    <w:rsid w:val="00B90754"/>
    <w:rsid w:val="00B90AD3"/>
    <w:rsid w:val="00B91017"/>
    <w:rsid w:val="00B911FE"/>
    <w:rsid w:val="00B91BCD"/>
    <w:rsid w:val="00B92E45"/>
    <w:rsid w:val="00B92E5D"/>
    <w:rsid w:val="00B93C23"/>
    <w:rsid w:val="00B93E4A"/>
    <w:rsid w:val="00B94C35"/>
    <w:rsid w:val="00B96F90"/>
    <w:rsid w:val="00B973FD"/>
    <w:rsid w:val="00B977A6"/>
    <w:rsid w:val="00BA0475"/>
    <w:rsid w:val="00BA0D4A"/>
    <w:rsid w:val="00BA31BE"/>
    <w:rsid w:val="00BA33E7"/>
    <w:rsid w:val="00BA5FC5"/>
    <w:rsid w:val="00BA6CF5"/>
    <w:rsid w:val="00BB0A42"/>
    <w:rsid w:val="00BB2384"/>
    <w:rsid w:val="00BB26AD"/>
    <w:rsid w:val="00BB3EA7"/>
    <w:rsid w:val="00BB4F41"/>
    <w:rsid w:val="00BB4F9F"/>
    <w:rsid w:val="00BB507D"/>
    <w:rsid w:val="00BB5374"/>
    <w:rsid w:val="00BC0E5B"/>
    <w:rsid w:val="00BC4EC9"/>
    <w:rsid w:val="00BC5F55"/>
    <w:rsid w:val="00BC5F68"/>
    <w:rsid w:val="00BD026A"/>
    <w:rsid w:val="00BD0466"/>
    <w:rsid w:val="00BD08CC"/>
    <w:rsid w:val="00BD1085"/>
    <w:rsid w:val="00BD12C1"/>
    <w:rsid w:val="00BD1B60"/>
    <w:rsid w:val="00BD2E59"/>
    <w:rsid w:val="00BD37E2"/>
    <w:rsid w:val="00BD4A04"/>
    <w:rsid w:val="00BD4B0C"/>
    <w:rsid w:val="00BD4CD2"/>
    <w:rsid w:val="00BE0541"/>
    <w:rsid w:val="00BE07D9"/>
    <w:rsid w:val="00BE138E"/>
    <w:rsid w:val="00BE2297"/>
    <w:rsid w:val="00BE3638"/>
    <w:rsid w:val="00BE5C0A"/>
    <w:rsid w:val="00BE6D75"/>
    <w:rsid w:val="00BF19DC"/>
    <w:rsid w:val="00BF2585"/>
    <w:rsid w:val="00BF39C7"/>
    <w:rsid w:val="00BF52D4"/>
    <w:rsid w:val="00BF630C"/>
    <w:rsid w:val="00C02492"/>
    <w:rsid w:val="00C0485A"/>
    <w:rsid w:val="00C060DC"/>
    <w:rsid w:val="00C06911"/>
    <w:rsid w:val="00C077AC"/>
    <w:rsid w:val="00C1042E"/>
    <w:rsid w:val="00C10D0D"/>
    <w:rsid w:val="00C11351"/>
    <w:rsid w:val="00C12116"/>
    <w:rsid w:val="00C121CA"/>
    <w:rsid w:val="00C12C6A"/>
    <w:rsid w:val="00C152B3"/>
    <w:rsid w:val="00C20E6A"/>
    <w:rsid w:val="00C2177C"/>
    <w:rsid w:val="00C21C9A"/>
    <w:rsid w:val="00C23508"/>
    <w:rsid w:val="00C25AF3"/>
    <w:rsid w:val="00C26CC6"/>
    <w:rsid w:val="00C3007F"/>
    <w:rsid w:val="00C30088"/>
    <w:rsid w:val="00C32CA4"/>
    <w:rsid w:val="00C35054"/>
    <w:rsid w:val="00C3652C"/>
    <w:rsid w:val="00C3676D"/>
    <w:rsid w:val="00C36AF5"/>
    <w:rsid w:val="00C4012C"/>
    <w:rsid w:val="00C407D2"/>
    <w:rsid w:val="00C41CF0"/>
    <w:rsid w:val="00C446D0"/>
    <w:rsid w:val="00C4508B"/>
    <w:rsid w:val="00C45149"/>
    <w:rsid w:val="00C453B5"/>
    <w:rsid w:val="00C45A82"/>
    <w:rsid w:val="00C45DEF"/>
    <w:rsid w:val="00C468E5"/>
    <w:rsid w:val="00C470BA"/>
    <w:rsid w:val="00C50201"/>
    <w:rsid w:val="00C51265"/>
    <w:rsid w:val="00C54296"/>
    <w:rsid w:val="00C54506"/>
    <w:rsid w:val="00C54D8F"/>
    <w:rsid w:val="00C55EC2"/>
    <w:rsid w:val="00C567A1"/>
    <w:rsid w:val="00C57A57"/>
    <w:rsid w:val="00C57E7A"/>
    <w:rsid w:val="00C60808"/>
    <w:rsid w:val="00C622C5"/>
    <w:rsid w:val="00C64CBC"/>
    <w:rsid w:val="00C702CA"/>
    <w:rsid w:val="00C71311"/>
    <w:rsid w:val="00C71A3C"/>
    <w:rsid w:val="00C72122"/>
    <w:rsid w:val="00C734F2"/>
    <w:rsid w:val="00C73ECD"/>
    <w:rsid w:val="00C74C09"/>
    <w:rsid w:val="00C75076"/>
    <w:rsid w:val="00C75C0D"/>
    <w:rsid w:val="00C7656A"/>
    <w:rsid w:val="00C76684"/>
    <w:rsid w:val="00C76692"/>
    <w:rsid w:val="00C76E40"/>
    <w:rsid w:val="00C8119E"/>
    <w:rsid w:val="00C82014"/>
    <w:rsid w:val="00C82266"/>
    <w:rsid w:val="00C84A08"/>
    <w:rsid w:val="00C85296"/>
    <w:rsid w:val="00C8628A"/>
    <w:rsid w:val="00C868C4"/>
    <w:rsid w:val="00C92D9C"/>
    <w:rsid w:val="00C94C5F"/>
    <w:rsid w:val="00C95CD9"/>
    <w:rsid w:val="00C96DBA"/>
    <w:rsid w:val="00CA0559"/>
    <w:rsid w:val="00CA0570"/>
    <w:rsid w:val="00CA1F17"/>
    <w:rsid w:val="00CA1F8B"/>
    <w:rsid w:val="00CA5132"/>
    <w:rsid w:val="00CA5B94"/>
    <w:rsid w:val="00CA79A9"/>
    <w:rsid w:val="00CA79D9"/>
    <w:rsid w:val="00CB0973"/>
    <w:rsid w:val="00CB0E7E"/>
    <w:rsid w:val="00CB2C3A"/>
    <w:rsid w:val="00CB35E1"/>
    <w:rsid w:val="00CB379C"/>
    <w:rsid w:val="00CB3FA9"/>
    <w:rsid w:val="00CB74B3"/>
    <w:rsid w:val="00CC01A4"/>
    <w:rsid w:val="00CC231F"/>
    <w:rsid w:val="00CC2335"/>
    <w:rsid w:val="00CC3070"/>
    <w:rsid w:val="00CC3702"/>
    <w:rsid w:val="00CC388E"/>
    <w:rsid w:val="00CC7170"/>
    <w:rsid w:val="00CC7C39"/>
    <w:rsid w:val="00CD13B1"/>
    <w:rsid w:val="00CD1540"/>
    <w:rsid w:val="00CD247F"/>
    <w:rsid w:val="00CD28A3"/>
    <w:rsid w:val="00CD6CB0"/>
    <w:rsid w:val="00CD7265"/>
    <w:rsid w:val="00CE15E8"/>
    <w:rsid w:val="00CE69F6"/>
    <w:rsid w:val="00CF07D4"/>
    <w:rsid w:val="00CF120D"/>
    <w:rsid w:val="00CF1B27"/>
    <w:rsid w:val="00CF28D4"/>
    <w:rsid w:val="00CF3C9A"/>
    <w:rsid w:val="00CF6739"/>
    <w:rsid w:val="00CF7F34"/>
    <w:rsid w:val="00D00C29"/>
    <w:rsid w:val="00D02DD3"/>
    <w:rsid w:val="00D043CC"/>
    <w:rsid w:val="00D04597"/>
    <w:rsid w:val="00D06451"/>
    <w:rsid w:val="00D068C0"/>
    <w:rsid w:val="00D10A8B"/>
    <w:rsid w:val="00D10C60"/>
    <w:rsid w:val="00D126E8"/>
    <w:rsid w:val="00D12FF2"/>
    <w:rsid w:val="00D133AA"/>
    <w:rsid w:val="00D15882"/>
    <w:rsid w:val="00D15C34"/>
    <w:rsid w:val="00D16DFD"/>
    <w:rsid w:val="00D173F9"/>
    <w:rsid w:val="00D17699"/>
    <w:rsid w:val="00D1791C"/>
    <w:rsid w:val="00D179A8"/>
    <w:rsid w:val="00D20CCE"/>
    <w:rsid w:val="00D23049"/>
    <w:rsid w:val="00D23CF8"/>
    <w:rsid w:val="00D259ED"/>
    <w:rsid w:val="00D25F23"/>
    <w:rsid w:val="00D27F6A"/>
    <w:rsid w:val="00D3026F"/>
    <w:rsid w:val="00D31E37"/>
    <w:rsid w:val="00D320D7"/>
    <w:rsid w:val="00D3299D"/>
    <w:rsid w:val="00D32B47"/>
    <w:rsid w:val="00D33BB0"/>
    <w:rsid w:val="00D377D9"/>
    <w:rsid w:val="00D408BC"/>
    <w:rsid w:val="00D41744"/>
    <w:rsid w:val="00D41BB7"/>
    <w:rsid w:val="00D42193"/>
    <w:rsid w:val="00D42E24"/>
    <w:rsid w:val="00D437A3"/>
    <w:rsid w:val="00D45EE4"/>
    <w:rsid w:val="00D477A6"/>
    <w:rsid w:val="00D50603"/>
    <w:rsid w:val="00D50CA9"/>
    <w:rsid w:val="00D50DAB"/>
    <w:rsid w:val="00D515E2"/>
    <w:rsid w:val="00D51A42"/>
    <w:rsid w:val="00D5227F"/>
    <w:rsid w:val="00D5478A"/>
    <w:rsid w:val="00D549A1"/>
    <w:rsid w:val="00D54D69"/>
    <w:rsid w:val="00D54EFC"/>
    <w:rsid w:val="00D54FFE"/>
    <w:rsid w:val="00D55C31"/>
    <w:rsid w:val="00D570D0"/>
    <w:rsid w:val="00D571B2"/>
    <w:rsid w:val="00D6149A"/>
    <w:rsid w:val="00D61EFF"/>
    <w:rsid w:val="00D624B6"/>
    <w:rsid w:val="00D62ACA"/>
    <w:rsid w:val="00D63439"/>
    <w:rsid w:val="00D63E06"/>
    <w:rsid w:val="00D6461F"/>
    <w:rsid w:val="00D679C0"/>
    <w:rsid w:val="00D67BEF"/>
    <w:rsid w:val="00D705A5"/>
    <w:rsid w:val="00D7279A"/>
    <w:rsid w:val="00D73E42"/>
    <w:rsid w:val="00D744EA"/>
    <w:rsid w:val="00D75562"/>
    <w:rsid w:val="00D759A4"/>
    <w:rsid w:val="00D778E6"/>
    <w:rsid w:val="00D80DE2"/>
    <w:rsid w:val="00D80EFF"/>
    <w:rsid w:val="00D81CBA"/>
    <w:rsid w:val="00D8274A"/>
    <w:rsid w:val="00D828A5"/>
    <w:rsid w:val="00D832B6"/>
    <w:rsid w:val="00D834CB"/>
    <w:rsid w:val="00D83AC5"/>
    <w:rsid w:val="00D83AFB"/>
    <w:rsid w:val="00D83C22"/>
    <w:rsid w:val="00D84E3F"/>
    <w:rsid w:val="00D85A39"/>
    <w:rsid w:val="00D8602F"/>
    <w:rsid w:val="00D87295"/>
    <w:rsid w:val="00D905A8"/>
    <w:rsid w:val="00D91AEB"/>
    <w:rsid w:val="00D923E9"/>
    <w:rsid w:val="00D92872"/>
    <w:rsid w:val="00D92A45"/>
    <w:rsid w:val="00D945B3"/>
    <w:rsid w:val="00D94627"/>
    <w:rsid w:val="00D94EE1"/>
    <w:rsid w:val="00D96A0E"/>
    <w:rsid w:val="00D971D7"/>
    <w:rsid w:val="00D97BB0"/>
    <w:rsid w:val="00DA13D4"/>
    <w:rsid w:val="00DA2D5C"/>
    <w:rsid w:val="00DA58F4"/>
    <w:rsid w:val="00DA5A23"/>
    <w:rsid w:val="00DA5F32"/>
    <w:rsid w:val="00DB0D45"/>
    <w:rsid w:val="00DB18C8"/>
    <w:rsid w:val="00DB1AA6"/>
    <w:rsid w:val="00DB1E7E"/>
    <w:rsid w:val="00DB1F00"/>
    <w:rsid w:val="00DB2770"/>
    <w:rsid w:val="00DB34DB"/>
    <w:rsid w:val="00DB45DD"/>
    <w:rsid w:val="00DB4975"/>
    <w:rsid w:val="00DB517B"/>
    <w:rsid w:val="00DB5576"/>
    <w:rsid w:val="00DB59F3"/>
    <w:rsid w:val="00DB7453"/>
    <w:rsid w:val="00DB7E6E"/>
    <w:rsid w:val="00DC025D"/>
    <w:rsid w:val="00DC0A89"/>
    <w:rsid w:val="00DC1DA3"/>
    <w:rsid w:val="00DC521C"/>
    <w:rsid w:val="00DC5690"/>
    <w:rsid w:val="00DC6754"/>
    <w:rsid w:val="00DC6DAE"/>
    <w:rsid w:val="00DC6F18"/>
    <w:rsid w:val="00DD1665"/>
    <w:rsid w:val="00DD320D"/>
    <w:rsid w:val="00DD4288"/>
    <w:rsid w:val="00DD51F6"/>
    <w:rsid w:val="00DD54F0"/>
    <w:rsid w:val="00DD7375"/>
    <w:rsid w:val="00DD76BA"/>
    <w:rsid w:val="00DD79E3"/>
    <w:rsid w:val="00DE0187"/>
    <w:rsid w:val="00DE0804"/>
    <w:rsid w:val="00DE0A8B"/>
    <w:rsid w:val="00DE3603"/>
    <w:rsid w:val="00DE3F9C"/>
    <w:rsid w:val="00DE4EB4"/>
    <w:rsid w:val="00DE5095"/>
    <w:rsid w:val="00DE57EF"/>
    <w:rsid w:val="00DE5EC8"/>
    <w:rsid w:val="00DE5F35"/>
    <w:rsid w:val="00DF0304"/>
    <w:rsid w:val="00DF056A"/>
    <w:rsid w:val="00DF06DB"/>
    <w:rsid w:val="00DF0715"/>
    <w:rsid w:val="00DF0726"/>
    <w:rsid w:val="00DF1756"/>
    <w:rsid w:val="00DF2EC5"/>
    <w:rsid w:val="00DF364D"/>
    <w:rsid w:val="00DF49C7"/>
    <w:rsid w:val="00DF6AC8"/>
    <w:rsid w:val="00DF768A"/>
    <w:rsid w:val="00DF7731"/>
    <w:rsid w:val="00DF7818"/>
    <w:rsid w:val="00DF798A"/>
    <w:rsid w:val="00E01EE9"/>
    <w:rsid w:val="00E02280"/>
    <w:rsid w:val="00E024F1"/>
    <w:rsid w:val="00E02C5C"/>
    <w:rsid w:val="00E02CC6"/>
    <w:rsid w:val="00E0334B"/>
    <w:rsid w:val="00E03EBA"/>
    <w:rsid w:val="00E046A1"/>
    <w:rsid w:val="00E06D6B"/>
    <w:rsid w:val="00E1364C"/>
    <w:rsid w:val="00E149B7"/>
    <w:rsid w:val="00E14ADF"/>
    <w:rsid w:val="00E14B94"/>
    <w:rsid w:val="00E15103"/>
    <w:rsid w:val="00E15603"/>
    <w:rsid w:val="00E169DC"/>
    <w:rsid w:val="00E170A8"/>
    <w:rsid w:val="00E20B58"/>
    <w:rsid w:val="00E20BB0"/>
    <w:rsid w:val="00E215F0"/>
    <w:rsid w:val="00E21CAF"/>
    <w:rsid w:val="00E23C3E"/>
    <w:rsid w:val="00E244D2"/>
    <w:rsid w:val="00E24635"/>
    <w:rsid w:val="00E248FE"/>
    <w:rsid w:val="00E25A9C"/>
    <w:rsid w:val="00E26F8C"/>
    <w:rsid w:val="00E30123"/>
    <w:rsid w:val="00E3067F"/>
    <w:rsid w:val="00E307EB"/>
    <w:rsid w:val="00E30879"/>
    <w:rsid w:val="00E3286B"/>
    <w:rsid w:val="00E33A26"/>
    <w:rsid w:val="00E3436A"/>
    <w:rsid w:val="00E36B87"/>
    <w:rsid w:val="00E37D3A"/>
    <w:rsid w:val="00E4100D"/>
    <w:rsid w:val="00E448DC"/>
    <w:rsid w:val="00E4604D"/>
    <w:rsid w:val="00E4609D"/>
    <w:rsid w:val="00E4779D"/>
    <w:rsid w:val="00E5006E"/>
    <w:rsid w:val="00E51C71"/>
    <w:rsid w:val="00E533D6"/>
    <w:rsid w:val="00E539E5"/>
    <w:rsid w:val="00E54A83"/>
    <w:rsid w:val="00E54D1B"/>
    <w:rsid w:val="00E55416"/>
    <w:rsid w:val="00E554E8"/>
    <w:rsid w:val="00E5585E"/>
    <w:rsid w:val="00E55C1B"/>
    <w:rsid w:val="00E56449"/>
    <w:rsid w:val="00E56A85"/>
    <w:rsid w:val="00E60917"/>
    <w:rsid w:val="00E6093F"/>
    <w:rsid w:val="00E60E2F"/>
    <w:rsid w:val="00E6127F"/>
    <w:rsid w:val="00E61BEC"/>
    <w:rsid w:val="00E62D9B"/>
    <w:rsid w:val="00E65A36"/>
    <w:rsid w:val="00E6603E"/>
    <w:rsid w:val="00E66160"/>
    <w:rsid w:val="00E66B3F"/>
    <w:rsid w:val="00E66FE0"/>
    <w:rsid w:val="00E67184"/>
    <w:rsid w:val="00E67E81"/>
    <w:rsid w:val="00E704D4"/>
    <w:rsid w:val="00E712D9"/>
    <w:rsid w:val="00E72193"/>
    <w:rsid w:val="00E72BE4"/>
    <w:rsid w:val="00E738A3"/>
    <w:rsid w:val="00E74B2F"/>
    <w:rsid w:val="00E74BEA"/>
    <w:rsid w:val="00E7530F"/>
    <w:rsid w:val="00E768D2"/>
    <w:rsid w:val="00E76AA1"/>
    <w:rsid w:val="00E80ABA"/>
    <w:rsid w:val="00E81805"/>
    <w:rsid w:val="00E81D3C"/>
    <w:rsid w:val="00E82328"/>
    <w:rsid w:val="00E82CA9"/>
    <w:rsid w:val="00E8597E"/>
    <w:rsid w:val="00E85AC5"/>
    <w:rsid w:val="00E86710"/>
    <w:rsid w:val="00E87075"/>
    <w:rsid w:val="00E910EC"/>
    <w:rsid w:val="00E92FC2"/>
    <w:rsid w:val="00E932ED"/>
    <w:rsid w:val="00E9365B"/>
    <w:rsid w:val="00E937E9"/>
    <w:rsid w:val="00E964BE"/>
    <w:rsid w:val="00E9688C"/>
    <w:rsid w:val="00EA04CC"/>
    <w:rsid w:val="00EA11DA"/>
    <w:rsid w:val="00EA1BCA"/>
    <w:rsid w:val="00EA2571"/>
    <w:rsid w:val="00EA3773"/>
    <w:rsid w:val="00EA609F"/>
    <w:rsid w:val="00EB0B86"/>
    <w:rsid w:val="00EB17F1"/>
    <w:rsid w:val="00EB22E6"/>
    <w:rsid w:val="00EB46F9"/>
    <w:rsid w:val="00EB543F"/>
    <w:rsid w:val="00EB62E0"/>
    <w:rsid w:val="00EB6770"/>
    <w:rsid w:val="00EB682F"/>
    <w:rsid w:val="00EB7602"/>
    <w:rsid w:val="00EC02DB"/>
    <w:rsid w:val="00EC044B"/>
    <w:rsid w:val="00EC21D2"/>
    <w:rsid w:val="00EC488C"/>
    <w:rsid w:val="00EC501D"/>
    <w:rsid w:val="00EC5050"/>
    <w:rsid w:val="00EC5D58"/>
    <w:rsid w:val="00EC5FA8"/>
    <w:rsid w:val="00ED0005"/>
    <w:rsid w:val="00ED0F0F"/>
    <w:rsid w:val="00ED1BE5"/>
    <w:rsid w:val="00ED1F36"/>
    <w:rsid w:val="00ED200B"/>
    <w:rsid w:val="00ED3343"/>
    <w:rsid w:val="00ED4E2B"/>
    <w:rsid w:val="00ED5853"/>
    <w:rsid w:val="00ED6230"/>
    <w:rsid w:val="00ED7735"/>
    <w:rsid w:val="00EE099F"/>
    <w:rsid w:val="00EE0FDD"/>
    <w:rsid w:val="00EE16C9"/>
    <w:rsid w:val="00EE389C"/>
    <w:rsid w:val="00EE38EF"/>
    <w:rsid w:val="00EE420A"/>
    <w:rsid w:val="00EE4AF4"/>
    <w:rsid w:val="00EE52E6"/>
    <w:rsid w:val="00EE730A"/>
    <w:rsid w:val="00EE7DF5"/>
    <w:rsid w:val="00EF0142"/>
    <w:rsid w:val="00EF1149"/>
    <w:rsid w:val="00EF1581"/>
    <w:rsid w:val="00EF170D"/>
    <w:rsid w:val="00EF19FE"/>
    <w:rsid w:val="00EF1BA5"/>
    <w:rsid w:val="00EF225D"/>
    <w:rsid w:val="00EF26C5"/>
    <w:rsid w:val="00EF27B4"/>
    <w:rsid w:val="00EF42D5"/>
    <w:rsid w:val="00EF58E8"/>
    <w:rsid w:val="00EF5F64"/>
    <w:rsid w:val="00EF769D"/>
    <w:rsid w:val="00F00643"/>
    <w:rsid w:val="00F0093D"/>
    <w:rsid w:val="00F00CEC"/>
    <w:rsid w:val="00F015D3"/>
    <w:rsid w:val="00F02A6A"/>
    <w:rsid w:val="00F04783"/>
    <w:rsid w:val="00F0528B"/>
    <w:rsid w:val="00F058DD"/>
    <w:rsid w:val="00F05976"/>
    <w:rsid w:val="00F059D2"/>
    <w:rsid w:val="00F0717B"/>
    <w:rsid w:val="00F10D7B"/>
    <w:rsid w:val="00F12B1D"/>
    <w:rsid w:val="00F13A05"/>
    <w:rsid w:val="00F14BCC"/>
    <w:rsid w:val="00F14FFE"/>
    <w:rsid w:val="00F153FA"/>
    <w:rsid w:val="00F1545C"/>
    <w:rsid w:val="00F16CAC"/>
    <w:rsid w:val="00F16E73"/>
    <w:rsid w:val="00F17D48"/>
    <w:rsid w:val="00F200FE"/>
    <w:rsid w:val="00F205C3"/>
    <w:rsid w:val="00F20E4B"/>
    <w:rsid w:val="00F20EFF"/>
    <w:rsid w:val="00F21F4E"/>
    <w:rsid w:val="00F220D0"/>
    <w:rsid w:val="00F220FA"/>
    <w:rsid w:val="00F2379F"/>
    <w:rsid w:val="00F23AB5"/>
    <w:rsid w:val="00F23F77"/>
    <w:rsid w:val="00F24C67"/>
    <w:rsid w:val="00F301FE"/>
    <w:rsid w:val="00F30817"/>
    <w:rsid w:val="00F30FB5"/>
    <w:rsid w:val="00F31410"/>
    <w:rsid w:val="00F325B7"/>
    <w:rsid w:val="00F33A34"/>
    <w:rsid w:val="00F33E68"/>
    <w:rsid w:val="00F343F9"/>
    <w:rsid w:val="00F34C9F"/>
    <w:rsid w:val="00F3521C"/>
    <w:rsid w:val="00F377F6"/>
    <w:rsid w:val="00F40425"/>
    <w:rsid w:val="00F406F9"/>
    <w:rsid w:val="00F40BB6"/>
    <w:rsid w:val="00F43986"/>
    <w:rsid w:val="00F43BC5"/>
    <w:rsid w:val="00F43F39"/>
    <w:rsid w:val="00F45B78"/>
    <w:rsid w:val="00F45CAE"/>
    <w:rsid w:val="00F46559"/>
    <w:rsid w:val="00F50505"/>
    <w:rsid w:val="00F514CD"/>
    <w:rsid w:val="00F52982"/>
    <w:rsid w:val="00F53332"/>
    <w:rsid w:val="00F553EC"/>
    <w:rsid w:val="00F5591F"/>
    <w:rsid w:val="00F55F49"/>
    <w:rsid w:val="00F56867"/>
    <w:rsid w:val="00F56E9A"/>
    <w:rsid w:val="00F60757"/>
    <w:rsid w:val="00F60AAA"/>
    <w:rsid w:val="00F618A6"/>
    <w:rsid w:val="00F61F62"/>
    <w:rsid w:val="00F629FA"/>
    <w:rsid w:val="00F65221"/>
    <w:rsid w:val="00F65D4E"/>
    <w:rsid w:val="00F67D61"/>
    <w:rsid w:val="00F70179"/>
    <w:rsid w:val="00F70DCF"/>
    <w:rsid w:val="00F714A9"/>
    <w:rsid w:val="00F73561"/>
    <w:rsid w:val="00F750ED"/>
    <w:rsid w:val="00F76BD8"/>
    <w:rsid w:val="00F77CDC"/>
    <w:rsid w:val="00F77FA2"/>
    <w:rsid w:val="00F80600"/>
    <w:rsid w:val="00F80717"/>
    <w:rsid w:val="00F82FE2"/>
    <w:rsid w:val="00F83C42"/>
    <w:rsid w:val="00F8514F"/>
    <w:rsid w:val="00F86174"/>
    <w:rsid w:val="00F86356"/>
    <w:rsid w:val="00F86B50"/>
    <w:rsid w:val="00F87523"/>
    <w:rsid w:val="00F87589"/>
    <w:rsid w:val="00F904BA"/>
    <w:rsid w:val="00F91536"/>
    <w:rsid w:val="00F9233B"/>
    <w:rsid w:val="00F928AD"/>
    <w:rsid w:val="00F93F9C"/>
    <w:rsid w:val="00F94AF1"/>
    <w:rsid w:val="00F94C86"/>
    <w:rsid w:val="00F95887"/>
    <w:rsid w:val="00F95BA0"/>
    <w:rsid w:val="00F97E31"/>
    <w:rsid w:val="00FA3016"/>
    <w:rsid w:val="00FA33E9"/>
    <w:rsid w:val="00FA3772"/>
    <w:rsid w:val="00FA417A"/>
    <w:rsid w:val="00FA453B"/>
    <w:rsid w:val="00FA4CBD"/>
    <w:rsid w:val="00FA5347"/>
    <w:rsid w:val="00FA5374"/>
    <w:rsid w:val="00FA5586"/>
    <w:rsid w:val="00FA6CD7"/>
    <w:rsid w:val="00FA728E"/>
    <w:rsid w:val="00FA7F3E"/>
    <w:rsid w:val="00FB090F"/>
    <w:rsid w:val="00FB0AE0"/>
    <w:rsid w:val="00FB10D5"/>
    <w:rsid w:val="00FB1541"/>
    <w:rsid w:val="00FB2893"/>
    <w:rsid w:val="00FB2B15"/>
    <w:rsid w:val="00FB31FE"/>
    <w:rsid w:val="00FB424D"/>
    <w:rsid w:val="00FB59CD"/>
    <w:rsid w:val="00FB790B"/>
    <w:rsid w:val="00FC0096"/>
    <w:rsid w:val="00FC032F"/>
    <w:rsid w:val="00FC13C0"/>
    <w:rsid w:val="00FC1CF8"/>
    <w:rsid w:val="00FC2430"/>
    <w:rsid w:val="00FC2851"/>
    <w:rsid w:val="00FC2C47"/>
    <w:rsid w:val="00FC34E2"/>
    <w:rsid w:val="00FC45F4"/>
    <w:rsid w:val="00FC5C2F"/>
    <w:rsid w:val="00FC5DBA"/>
    <w:rsid w:val="00FC5E29"/>
    <w:rsid w:val="00FC7846"/>
    <w:rsid w:val="00FD0085"/>
    <w:rsid w:val="00FD0C25"/>
    <w:rsid w:val="00FD1A46"/>
    <w:rsid w:val="00FD1EF4"/>
    <w:rsid w:val="00FD3D4E"/>
    <w:rsid w:val="00FD4E27"/>
    <w:rsid w:val="00FE067E"/>
    <w:rsid w:val="00FE1549"/>
    <w:rsid w:val="00FE18B3"/>
    <w:rsid w:val="00FE2236"/>
    <w:rsid w:val="00FE2B33"/>
    <w:rsid w:val="00FE2F48"/>
    <w:rsid w:val="00FE3483"/>
    <w:rsid w:val="00FE3E72"/>
    <w:rsid w:val="00FE6733"/>
    <w:rsid w:val="00FE7CC8"/>
    <w:rsid w:val="00FF0DF9"/>
    <w:rsid w:val="00FF12E0"/>
    <w:rsid w:val="00FF12F4"/>
    <w:rsid w:val="00FF1A22"/>
    <w:rsid w:val="00FF36EB"/>
    <w:rsid w:val="00FF3CDB"/>
    <w:rsid w:val="00FF6CE4"/>
    <w:rsid w:val="00FF6DE3"/>
    <w:rsid w:val="00FF740D"/>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FBBDF500-A2D8-5C49-9F8D-F28AAE927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13ACF"/>
    <w:pPr>
      <w:widowControl w:val="0"/>
      <w:jc w:val="both"/>
    </w:pPr>
  </w:style>
  <w:style w:type="paragraph" w:styleId="1">
    <w:name w:val="heading 1"/>
    <w:basedOn w:val="a0"/>
    <w:next w:val="a0"/>
    <w:link w:val="12"/>
    <w:uiPriority w:val="9"/>
    <w:qFormat/>
    <w:rsid w:val="007C661B"/>
    <w:pPr>
      <w:keepNext/>
      <w:numPr>
        <w:numId w:val="5"/>
      </w:numPr>
      <w:outlineLvl w:val="0"/>
    </w:pPr>
    <w:rPr>
      <w:rFonts w:asciiTheme="majorHAnsi" w:eastAsiaTheme="majorEastAsia" w:hAnsiTheme="majorHAnsi" w:cstheme="majorBidi"/>
      <w:sz w:val="24"/>
    </w:rPr>
  </w:style>
  <w:style w:type="paragraph" w:styleId="2">
    <w:name w:val="heading 2"/>
    <w:basedOn w:val="a0"/>
    <w:next w:val="a0"/>
    <w:link w:val="20"/>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3">
    <w:name w:val="heading 3"/>
    <w:basedOn w:val="a0"/>
    <w:next w:val="a0"/>
    <w:link w:val="30"/>
    <w:uiPriority w:val="9"/>
    <w:semiHidden/>
    <w:unhideWhenUsed/>
    <w:qFormat/>
    <w:rsid w:val="007C661B"/>
    <w:pPr>
      <w:keepNext/>
      <w:numPr>
        <w:ilvl w:val="2"/>
        <w:numId w:val="5"/>
      </w:numPr>
      <w:ind w:leftChars="400" w:left="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7C661B"/>
    <w:pPr>
      <w:keepNext/>
      <w:numPr>
        <w:ilvl w:val="3"/>
        <w:numId w:val="5"/>
      </w:numPr>
      <w:ind w:leftChars="400" w:left="400"/>
      <w:outlineLvl w:val="3"/>
    </w:pPr>
    <w:rPr>
      <w:b/>
      <w:bCs/>
    </w:rPr>
  </w:style>
  <w:style w:type="paragraph" w:styleId="5">
    <w:name w:val="heading 5"/>
    <w:basedOn w:val="a0"/>
    <w:next w:val="a0"/>
    <w:link w:val="50"/>
    <w:uiPriority w:val="9"/>
    <w:semiHidden/>
    <w:unhideWhenUsed/>
    <w:qFormat/>
    <w:rsid w:val="007C661B"/>
    <w:pPr>
      <w:keepNext/>
      <w:numPr>
        <w:ilvl w:val="4"/>
        <w:numId w:val="5"/>
      </w:numPr>
      <w:ind w:leftChars="800" w:left="800"/>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7C661B"/>
    <w:pPr>
      <w:keepNext/>
      <w:numPr>
        <w:ilvl w:val="5"/>
        <w:numId w:val="5"/>
      </w:numPr>
      <w:ind w:leftChars="800" w:left="800"/>
      <w:outlineLvl w:val="5"/>
    </w:pPr>
    <w:rPr>
      <w:b/>
      <w:bCs/>
    </w:rPr>
  </w:style>
  <w:style w:type="paragraph" w:styleId="7">
    <w:name w:val="heading 7"/>
    <w:basedOn w:val="a0"/>
    <w:next w:val="a0"/>
    <w:link w:val="70"/>
    <w:uiPriority w:val="9"/>
    <w:semiHidden/>
    <w:unhideWhenUsed/>
    <w:qFormat/>
    <w:rsid w:val="007C661B"/>
    <w:pPr>
      <w:keepNext/>
      <w:numPr>
        <w:ilvl w:val="6"/>
        <w:numId w:val="5"/>
      </w:numPr>
      <w:ind w:leftChars="800" w:left="800"/>
      <w:outlineLvl w:val="6"/>
    </w:pPr>
  </w:style>
  <w:style w:type="paragraph" w:styleId="8">
    <w:name w:val="heading 8"/>
    <w:basedOn w:val="a0"/>
    <w:next w:val="a0"/>
    <w:link w:val="80"/>
    <w:uiPriority w:val="9"/>
    <w:semiHidden/>
    <w:unhideWhenUsed/>
    <w:qFormat/>
    <w:rsid w:val="007C661B"/>
    <w:pPr>
      <w:keepNext/>
      <w:numPr>
        <w:ilvl w:val="7"/>
        <w:numId w:val="5"/>
      </w:numPr>
      <w:ind w:leftChars="1200" w:left="1200"/>
      <w:outlineLvl w:val="7"/>
    </w:pPr>
  </w:style>
  <w:style w:type="paragraph" w:styleId="9">
    <w:name w:val="heading 9"/>
    <w:basedOn w:val="a0"/>
    <w:next w:val="a0"/>
    <w:link w:val="90"/>
    <w:uiPriority w:val="9"/>
    <w:semiHidden/>
    <w:unhideWhenUsed/>
    <w:qFormat/>
    <w:rsid w:val="007C661B"/>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3">
    <w:name w:val="toc 1"/>
    <w:basedOn w:val="a0"/>
    <w:next w:val="a0"/>
    <w:autoRedefine/>
    <w:uiPriority w:val="39"/>
    <w:unhideWhenUsed/>
    <w:rsid w:val="005109E7"/>
    <w:pPr>
      <w:tabs>
        <w:tab w:val="left" w:pos="420"/>
        <w:tab w:val="right" w:leader="dot" w:pos="8494"/>
      </w:tabs>
      <w:spacing w:before="120" w:after="120"/>
      <w:jc w:val="left"/>
      <w:pPrChange w:id="0" w:author="松山 ファミリー" w:date="2023-02-08T02:21:00Z">
        <w:pPr>
          <w:widowControl w:val="0"/>
          <w:spacing w:before="120" w:after="120"/>
        </w:pPr>
      </w:pPrChange>
    </w:pPr>
    <w:rPr>
      <w:rFonts w:eastAsiaTheme="minorHAnsi"/>
      <w:bCs/>
      <w:caps/>
      <w:sz w:val="20"/>
      <w:szCs w:val="20"/>
      <w:rPrChange w:id="0" w:author="松山 ファミリー" w:date="2023-02-08T02:21:00Z">
        <w:rPr>
          <w:rFonts w:asciiTheme="minorHAnsi" w:eastAsiaTheme="minorHAnsi" w:hAnsiTheme="minorHAnsi" w:cstheme="minorBidi"/>
          <w:bCs/>
          <w:caps/>
          <w:kern w:val="2"/>
          <w:lang w:val="en-US" w:eastAsia="ja-JP" w:bidi="ar-SA"/>
        </w:rPr>
      </w:rPrChange>
    </w:rPr>
  </w:style>
  <w:style w:type="paragraph" w:styleId="21">
    <w:name w:val="toc 2"/>
    <w:basedOn w:val="a0"/>
    <w:next w:val="a0"/>
    <w:autoRedefine/>
    <w:uiPriority w:val="39"/>
    <w:unhideWhenUsed/>
    <w:rsid w:val="007C661B"/>
    <w:pPr>
      <w:ind w:left="210"/>
      <w:jc w:val="left"/>
    </w:pPr>
    <w:rPr>
      <w:rFonts w:eastAsiaTheme="minorHAnsi"/>
      <w:smallCaps/>
      <w:sz w:val="20"/>
      <w:szCs w:val="20"/>
    </w:rPr>
  </w:style>
  <w:style w:type="paragraph" w:styleId="31">
    <w:name w:val="toc 3"/>
    <w:basedOn w:val="a0"/>
    <w:next w:val="a0"/>
    <w:autoRedefine/>
    <w:uiPriority w:val="39"/>
    <w:unhideWhenUsed/>
    <w:rsid w:val="00F015D3"/>
    <w:pPr>
      <w:ind w:left="420"/>
      <w:jc w:val="left"/>
    </w:pPr>
    <w:rPr>
      <w:rFonts w:eastAsiaTheme="minorHAnsi"/>
      <w:iCs/>
      <w:sz w:val="20"/>
      <w:szCs w:val="20"/>
    </w:rPr>
  </w:style>
  <w:style w:type="paragraph" w:styleId="41">
    <w:name w:val="toc 4"/>
    <w:basedOn w:val="a0"/>
    <w:next w:val="a0"/>
    <w:autoRedefine/>
    <w:uiPriority w:val="39"/>
    <w:unhideWhenUsed/>
    <w:rsid w:val="00CD1540"/>
    <w:pPr>
      <w:ind w:left="630"/>
      <w:jc w:val="left"/>
    </w:pPr>
    <w:rPr>
      <w:rFonts w:eastAsiaTheme="minorHAnsi"/>
      <w:sz w:val="18"/>
      <w:szCs w:val="18"/>
    </w:rPr>
  </w:style>
  <w:style w:type="paragraph" w:styleId="51">
    <w:name w:val="toc 5"/>
    <w:basedOn w:val="a0"/>
    <w:next w:val="a0"/>
    <w:autoRedefine/>
    <w:uiPriority w:val="39"/>
    <w:unhideWhenUsed/>
    <w:rsid w:val="00CD1540"/>
    <w:pPr>
      <w:ind w:left="840"/>
      <w:jc w:val="left"/>
    </w:pPr>
    <w:rPr>
      <w:rFonts w:eastAsiaTheme="minorHAnsi"/>
      <w:sz w:val="18"/>
      <w:szCs w:val="18"/>
    </w:rPr>
  </w:style>
  <w:style w:type="paragraph" w:styleId="61">
    <w:name w:val="toc 6"/>
    <w:basedOn w:val="a0"/>
    <w:next w:val="a0"/>
    <w:autoRedefine/>
    <w:uiPriority w:val="39"/>
    <w:unhideWhenUsed/>
    <w:rsid w:val="00CD1540"/>
    <w:pPr>
      <w:ind w:left="1050"/>
      <w:jc w:val="left"/>
    </w:pPr>
    <w:rPr>
      <w:rFonts w:eastAsiaTheme="minorHAnsi"/>
      <w:sz w:val="18"/>
      <w:szCs w:val="18"/>
    </w:rPr>
  </w:style>
  <w:style w:type="paragraph" w:styleId="71">
    <w:name w:val="toc 7"/>
    <w:basedOn w:val="a0"/>
    <w:next w:val="a0"/>
    <w:autoRedefine/>
    <w:uiPriority w:val="39"/>
    <w:unhideWhenUsed/>
    <w:rsid w:val="00CD1540"/>
    <w:pPr>
      <w:ind w:left="1260"/>
      <w:jc w:val="left"/>
    </w:pPr>
    <w:rPr>
      <w:rFonts w:eastAsiaTheme="minorHAnsi"/>
      <w:sz w:val="18"/>
      <w:szCs w:val="18"/>
    </w:rPr>
  </w:style>
  <w:style w:type="paragraph" w:styleId="81">
    <w:name w:val="toc 8"/>
    <w:basedOn w:val="a0"/>
    <w:next w:val="a0"/>
    <w:autoRedefine/>
    <w:uiPriority w:val="39"/>
    <w:unhideWhenUsed/>
    <w:rsid w:val="00CD1540"/>
    <w:pPr>
      <w:ind w:left="1470"/>
      <w:jc w:val="left"/>
    </w:pPr>
    <w:rPr>
      <w:rFonts w:eastAsiaTheme="minorHAnsi"/>
      <w:sz w:val="18"/>
      <w:szCs w:val="18"/>
    </w:rPr>
  </w:style>
  <w:style w:type="paragraph" w:styleId="91">
    <w:name w:val="toc 9"/>
    <w:basedOn w:val="a0"/>
    <w:next w:val="a0"/>
    <w:autoRedefine/>
    <w:uiPriority w:val="39"/>
    <w:unhideWhenUsed/>
    <w:rsid w:val="00CD1540"/>
    <w:pPr>
      <w:ind w:left="1680"/>
      <w:jc w:val="left"/>
    </w:pPr>
    <w:rPr>
      <w:rFonts w:eastAsiaTheme="minorHAnsi"/>
      <w:sz w:val="18"/>
      <w:szCs w:val="18"/>
    </w:rPr>
  </w:style>
  <w:style w:type="paragraph" w:styleId="a4">
    <w:name w:val="List Paragraph"/>
    <w:basedOn w:val="a0"/>
    <w:uiPriority w:val="34"/>
    <w:qFormat/>
    <w:rsid w:val="00854F27"/>
    <w:pPr>
      <w:ind w:leftChars="400" w:left="840"/>
    </w:pPr>
  </w:style>
  <w:style w:type="table" w:styleId="a5">
    <w:name w:val="Table Grid"/>
    <w:basedOn w:val="a2"/>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0"/>
    <w:rsid w:val="009F5C9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normaltextrun">
    <w:name w:val="normaltextrun"/>
    <w:basedOn w:val="a1"/>
    <w:rsid w:val="009F5C9E"/>
  </w:style>
  <w:style w:type="character" w:customStyle="1" w:styleId="eop">
    <w:name w:val="eop"/>
    <w:basedOn w:val="a1"/>
    <w:rsid w:val="009F5C9E"/>
  </w:style>
  <w:style w:type="paragraph" w:styleId="a6">
    <w:name w:val="Date"/>
    <w:basedOn w:val="a0"/>
    <w:next w:val="a0"/>
    <w:link w:val="a7"/>
    <w:uiPriority w:val="99"/>
    <w:semiHidden/>
    <w:unhideWhenUsed/>
    <w:rsid w:val="00460B10"/>
  </w:style>
  <w:style w:type="character" w:customStyle="1" w:styleId="a7">
    <w:name w:val="日付 (文字)"/>
    <w:basedOn w:val="a1"/>
    <w:link w:val="a6"/>
    <w:uiPriority w:val="99"/>
    <w:semiHidden/>
    <w:rsid w:val="00460B10"/>
  </w:style>
  <w:style w:type="character" w:customStyle="1" w:styleId="12">
    <w:name w:val="見出し 1 (文字)"/>
    <w:basedOn w:val="a1"/>
    <w:link w:val="1"/>
    <w:uiPriority w:val="9"/>
    <w:rsid w:val="007C661B"/>
    <w:rPr>
      <w:rFonts w:asciiTheme="majorHAnsi" w:eastAsiaTheme="majorEastAsia" w:hAnsiTheme="majorHAnsi" w:cstheme="majorBidi"/>
      <w:sz w:val="24"/>
    </w:rPr>
  </w:style>
  <w:style w:type="paragraph" w:styleId="a8">
    <w:name w:val="TOC Heading"/>
    <w:basedOn w:val="1"/>
    <w:next w:val="a0"/>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0">
    <w:name w:val="現在のリスト1"/>
    <w:uiPriority w:val="99"/>
    <w:rsid w:val="007C661B"/>
    <w:pPr>
      <w:numPr>
        <w:numId w:val="2"/>
      </w:numPr>
    </w:pPr>
  </w:style>
  <w:style w:type="numbering" w:styleId="111111">
    <w:name w:val="Outline List 2"/>
    <w:basedOn w:val="a3"/>
    <w:uiPriority w:val="99"/>
    <w:semiHidden/>
    <w:unhideWhenUsed/>
    <w:rsid w:val="007C661B"/>
    <w:pPr>
      <w:numPr>
        <w:numId w:val="3"/>
      </w:numPr>
    </w:pPr>
  </w:style>
  <w:style w:type="numbering" w:styleId="1ai">
    <w:name w:val="Outline List 1"/>
    <w:basedOn w:val="a3"/>
    <w:uiPriority w:val="99"/>
    <w:semiHidden/>
    <w:unhideWhenUsed/>
    <w:rsid w:val="007C661B"/>
    <w:pPr>
      <w:numPr>
        <w:numId w:val="4"/>
      </w:numPr>
    </w:pPr>
  </w:style>
  <w:style w:type="character" w:customStyle="1" w:styleId="20">
    <w:name w:val="見出し 2 (文字)"/>
    <w:basedOn w:val="a1"/>
    <w:link w:val="2"/>
    <w:uiPriority w:val="9"/>
    <w:semiHidden/>
    <w:rsid w:val="007C661B"/>
    <w:rPr>
      <w:rFonts w:asciiTheme="majorHAnsi" w:eastAsiaTheme="majorEastAsia" w:hAnsiTheme="majorHAnsi" w:cstheme="majorBidi"/>
    </w:rPr>
  </w:style>
  <w:style w:type="character" w:customStyle="1" w:styleId="30">
    <w:name w:val="見出し 3 (文字)"/>
    <w:basedOn w:val="a1"/>
    <w:link w:val="3"/>
    <w:uiPriority w:val="9"/>
    <w:semiHidden/>
    <w:rsid w:val="007C661B"/>
    <w:rPr>
      <w:rFonts w:asciiTheme="majorHAnsi" w:eastAsiaTheme="majorEastAsia" w:hAnsiTheme="majorHAnsi" w:cstheme="majorBidi"/>
    </w:rPr>
  </w:style>
  <w:style w:type="character" w:customStyle="1" w:styleId="40">
    <w:name w:val="見出し 4 (文字)"/>
    <w:basedOn w:val="a1"/>
    <w:link w:val="4"/>
    <w:uiPriority w:val="9"/>
    <w:semiHidden/>
    <w:rsid w:val="007C661B"/>
    <w:rPr>
      <w:b/>
      <w:bCs/>
    </w:rPr>
  </w:style>
  <w:style w:type="character" w:customStyle="1" w:styleId="50">
    <w:name w:val="見出し 5 (文字)"/>
    <w:basedOn w:val="a1"/>
    <w:link w:val="5"/>
    <w:uiPriority w:val="9"/>
    <w:semiHidden/>
    <w:rsid w:val="007C661B"/>
    <w:rPr>
      <w:rFonts w:asciiTheme="majorHAnsi" w:eastAsiaTheme="majorEastAsia" w:hAnsiTheme="majorHAnsi" w:cstheme="majorBidi"/>
    </w:rPr>
  </w:style>
  <w:style w:type="character" w:customStyle="1" w:styleId="60">
    <w:name w:val="見出し 6 (文字)"/>
    <w:basedOn w:val="a1"/>
    <w:link w:val="6"/>
    <w:uiPriority w:val="9"/>
    <w:semiHidden/>
    <w:rsid w:val="007C661B"/>
    <w:rPr>
      <w:b/>
      <w:bCs/>
    </w:rPr>
  </w:style>
  <w:style w:type="character" w:customStyle="1" w:styleId="70">
    <w:name w:val="見出し 7 (文字)"/>
    <w:basedOn w:val="a1"/>
    <w:link w:val="7"/>
    <w:uiPriority w:val="9"/>
    <w:semiHidden/>
    <w:rsid w:val="007C661B"/>
  </w:style>
  <w:style w:type="character" w:customStyle="1" w:styleId="80">
    <w:name w:val="見出し 8 (文字)"/>
    <w:basedOn w:val="a1"/>
    <w:link w:val="8"/>
    <w:uiPriority w:val="9"/>
    <w:semiHidden/>
    <w:rsid w:val="007C661B"/>
  </w:style>
  <w:style w:type="character" w:customStyle="1" w:styleId="90">
    <w:name w:val="見出し 9 (文字)"/>
    <w:basedOn w:val="a1"/>
    <w:link w:val="9"/>
    <w:uiPriority w:val="9"/>
    <w:semiHidden/>
    <w:rsid w:val="007C661B"/>
  </w:style>
  <w:style w:type="numbering" w:styleId="a">
    <w:name w:val="Outline List 3"/>
    <w:basedOn w:val="a3"/>
    <w:uiPriority w:val="99"/>
    <w:semiHidden/>
    <w:unhideWhenUsed/>
    <w:rsid w:val="007C661B"/>
    <w:pPr>
      <w:numPr>
        <w:numId w:val="63"/>
      </w:numPr>
    </w:pPr>
  </w:style>
  <w:style w:type="character" w:styleId="a9">
    <w:name w:val="Hyperlink"/>
    <w:basedOn w:val="a1"/>
    <w:uiPriority w:val="99"/>
    <w:unhideWhenUsed/>
    <w:rsid w:val="007C661B"/>
    <w:rPr>
      <w:color w:val="0563C1" w:themeColor="hyperlink"/>
      <w:u w:val="single"/>
    </w:rPr>
  </w:style>
  <w:style w:type="character" w:styleId="aa">
    <w:name w:val="Placeholder Text"/>
    <w:basedOn w:val="a1"/>
    <w:uiPriority w:val="99"/>
    <w:semiHidden/>
    <w:rsid w:val="001D7A5B"/>
    <w:rPr>
      <w:color w:val="808080"/>
    </w:rPr>
  </w:style>
  <w:style w:type="paragraph" w:styleId="ab">
    <w:name w:val="caption"/>
    <w:basedOn w:val="a0"/>
    <w:next w:val="a0"/>
    <w:uiPriority w:val="35"/>
    <w:unhideWhenUsed/>
    <w:qFormat/>
    <w:rsid w:val="006B6272"/>
    <w:rPr>
      <w:b/>
      <w:bCs/>
      <w:szCs w:val="21"/>
    </w:rPr>
  </w:style>
  <w:style w:type="paragraph" w:styleId="ac">
    <w:name w:val="table of figures"/>
    <w:basedOn w:val="a0"/>
    <w:next w:val="a0"/>
    <w:uiPriority w:val="99"/>
    <w:unhideWhenUsed/>
    <w:rsid w:val="006B6272"/>
    <w:pPr>
      <w:ind w:leftChars="200" w:left="200" w:hangingChars="200" w:hanging="200"/>
    </w:pPr>
  </w:style>
  <w:style w:type="paragraph" w:styleId="Web">
    <w:name w:val="Normal (Web)"/>
    <w:basedOn w:val="a0"/>
    <w:uiPriority w:val="99"/>
    <w:semiHidden/>
    <w:unhideWhenUsed/>
    <w:rsid w:val="00C76E40"/>
    <w:rPr>
      <w:rFonts w:ascii="Times New Roman" w:hAnsi="Times New Roman" w:cs="Times New Roman"/>
      <w:sz w:val="24"/>
    </w:rPr>
  </w:style>
  <w:style w:type="character" w:styleId="ad">
    <w:name w:val="annotation reference"/>
    <w:basedOn w:val="a1"/>
    <w:uiPriority w:val="99"/>
    <w:semiHidden/>
    <w:unhideWhenUsed/>
    <w:rsid w:val="007A002C"/>
    <w:rPr>
      <w:sz w:val="18"/>
      <w:szCs w:val="18"/>
    </w:rPr>
  </w:style>
  <w:style w:type="paragraph" w:styleId="ae">
    <w:name w:val="annotation text"/>
    <w:basedOn w:val="a0"/>
    <w:link w:val="af"/>
    <w:uiPriority w:val="99"/>
    <w:semiHidden/>
    <w:unhideWhenUsed/>
    <w:rsid w:val="007A002C"/>
    <w:pPr>
      <w:jc w:val="left"/>
    </w:pPr>
  </w:style>
  <w:style w:type="character" w:customStyle="1" w:styleId="af">
    <w:name w:val="コメント文字列 (文字)"/>
    <w:basedOn w:val="a1"/>
    <w:link w:val="ae"/>
    <w:uiPriority w:val="99"/>
    <w:semiHidden/>
    <w:rsid w:val="007A002C"/>
  </w:style>
  <w:style w:type="paragraph" w:styleId="af0">
    <w:name w:val="annotation subject"/>
    <w:basedOn w:val="ae"/>
    <w:next w:val="ae"/>
    <w:link w:val="af1"/>
    <w:uiPriority w:val="99"/>
    <w:semiHidden/>
    <w:unhideWhenUsed/>
    <w:rsid w:val="007A002C"/>
    <w:rPr>
      <w:b/>
      <w:bCs/>
    </w:rPr>
  </w:style>
  <w:style w:type="character" w:customStyle="1" w:styleId="af1">
    <w:name w:val="コメント内容 (文字)"/>
    <w:basedOn w:val="af"/>
    <w:link w:val="af0"/>
    <w:uiPriority w:val="99"/>
    <w:semiHidden/>
    <w:rsid w:val="007A002C"/>
    <w:rPr>
      <w:b/>
      <w:bCs/>
    </w:rPr>
  </w:style>
  <w:style w:type="paragraph" w:styleId="af2">
    <w:name w:val="Revision"/>
    <w:hidden/>
    <w:uiPriority w:val="99"/>
    <w:semiHidden/>
    <w:rsid w:val="00A55D5F"/>
  </w:style>
  <w:style w:type="character" w:styleId="af3">
    <w:name w:val="Unresolved Mention"/>
    <w:basedOn w:val="a1"/>
    <w:uiPriority w:val="99"/>
    <w:semiHidden/>
    <w:unhideWhenUsed/>
    <w:rsid w:val="004B3800"/>
    <w:rPr>
      <w:color w:val="605E5C"/>
      <w:shd w:val="clear" w:color="auto" w:fill="E1DFDD"/>
    </w:rPr>
  </w:style>
  <w:style w:type="numbering" w:customStyle="1" w:styleId="11">
    <w:name w:val="スタイル1"/>
    <w:uiPriority w:val="99"/>
    <w:rsid w:val="00250CAE"/>
    <w:pPr>
      <w:numPr>
        <w:numId w:val="60"/>
      </w:numPr>
    </w:pPr>
  </w:style>
  <w:style w:type="paragraph" w:styleId="af4">
    <w:name w:val="footer"/>
    <w:basedOn w:val="a0"/>
    <w:link w:val="af5"/>
    <w:uiPriority w:val="99"/>
    <w:unhideWhenUsed/>
    <w:rsid w:val="00576156"/>
    <w:pPr>
      <w:tabs>
        <w:tab w:val="center" w:pos="4252"/>
        <w:tab w:val="right" w:pos="8504"/>
      </w:tabs>
      <w:snapToGrid w:val="0"/>
    </w:pPr>
  </w:style>
  <w:style w:type="character" w:customStyle="1" w:styleId="af5">
    <w:name w:val="フッター (文字)"/>
    <w:basedOn w:val="a1"/>
    <w:link w:val="af4"/>
    <w:uiPriority w:val="99"/>
    <w:rsid w:val="00576156"/>
  </w:style>
  <w:style w:type="character" w:styleId="af6">
    <w:name w:val="page number"/>
    <w:basedOn w:val="a1"/>
    <w:uiPriority w:val="99"/>
    <w:semiHidden/>
    <w:unhideWhenUsed/>
    <w:rsid w:val="00576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4042271">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microsoft.com/office/2018/08/relationships/commentsExtensible" Target="commentsExtensible.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87</Pages>
  <Words>8262</Words>
  <Characters>47100</Characters>
  <Application>Microsoft Office Word</Application>
  <DocSecurity>0</DocSecurity>
  <Lines>392</Lines>
  <Paragraphs>110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55252</CharactersWithSpaces>
  <SharedDoc>false</SharedDoc>
  <HLinks>
    <vt:vector size="624" baseType="variant">
      <vt:variant>
        <vt:i4>1179700</vt:i4>
      </vt:variant>
      <vt:variant>
        <vt:i4>620</vt:i4>
      </vt:variant>
      <vt:variant>
        <vt:i4>0</vt:i4>
      </vt:variant>
      <vt:variant>
        <vt:i4>5</vt:i4>
      </vt:variant>
      <vt:variant>
        <vt:lpwstr/>
      </vt:variant>
      <vt:variant>
        <vt:lpwstr>_Toc126622138</vt:lpwstr>
      </vt:variant>
      <vt:variant>
        <vt:i4>1179700</vt:i4>
      </vt:variant>
      <vt:variant>
        <vt:i4>614</vt:i4>
      </vt:variant>
      <vt:variant>
        <vt:i4>0</vt:i4>
      </vt:variant>
      <vt:variant>
        <vt:i4>5</vt:i4>
      </vt:variant>
      <vt:variant>
        <vt:lpwstr/>
      </vt:variant>
      <vt:variant>
        <vt:lpwstr>_Toc126622137</vt:lpwstr>
      </vt:variant>
      <vt:variant>
        <vt:i4>1179700</vt:i4>
      </vt:variant>
      <vt:variant>
        <vt:i4>608</vt:i4>
      </vt:variant>
      <vt:variant>
        <vt:i4>0</vt:i4>
      </vt:variant>
      <vt:variant>
        <vt:i4>5</vt:i4>
      </vt:variant>
      <vt:variant>
        <vt:lpwstr/>
      </vt:variant>
      <vt:variant>
        <vt:lpwstr>_Toc126622136</vt:lpwstr>
      </vt:variant>
      <vt:variant>
        <vt:i4>1179700</vt:i4>
      </vt:variant>
      <vt:variant>
        <vt:i4>602</vt:i4>
      </vt:variant>
      <vt:variant>
        <vt:i4>0</vt:i4>
      </vt:variant>
      <vt:variant>
        <vt:i4>5</vt:i4>
      </vt:variant>
      <vt:variant>
        <vt:lpwstr/>
      </vt:variant>
      <vt:variant>
        <vt:lpwstr>_Toc126622135</vt:lpwstr>
      </vt:variant>
      <vt:variant>
        <vt:i4>1179700</vt:i4>
      </vt:variant>
      <vt:variant>
        <vt:i4>596</vt:i4>
      </vt:variant>
      <vt:variant>
        <vt:i4>0</vt:i4>
      </vt:variant>
      <vt:variant>
        <vt:i4>5</vt:i4>
      </vt:variant>
      <vt:variant>
        <vt:lpwstr/>
      </vt:variant>
      <vt:variant>
        <vt:lpwstr>_Toc126622134</vt:lpwstr>
      </vt:variant>
      <vt:variant>
        <vt:i4>1179700</vt:i4>
      </vt:variant>
      <vt:variant>
        <vt:i4>590</vt:i4>
      </vt:variant>
      <vt:variant>
        <vt:i4>0</vt:i4>
      </vt:variant>
      <vt:variant>
        <vt:i4>5</vt:i4>
      </vt:variant>
      <vt:variant>
        <vt:lpwstr/>
      </vt:variant>
      <vt:variant>
        <vt:lpwstr>_Toc126622133</vt:lpwstr>
      </vt:variant>
      <vt:variant>
        <vt:i4>1179700</vt:i4>
      </vt:variant>
      <vt:variant>
        <vt:i4>584</vt:i4>
      </vt:variant>
      <vt:variant>
        <vt:i4>0</vt:i4>
      </vt:variant>
      <vt:variant>
        <vt:i4>5</vt:i4>
      </vt:variant>
      <vt:variant>
        <vt:lpwstr/>
      </vt:variant>
      <vt:variant>
        <vt:lpwstr>_Toc126622132</vt:lpwstr>
      </vt:variant>
      <vt:variant>
        <vt:i4>1179700</vt:i4>
      </vt:variant>
      <vt:variant>
        <vt:i4>578</vt:i4>
      </vt:variant>
      <vt:variant>
        <vt:i4>0</vt:i4>
      </vt:variant>
      <vt:variant>
        <vt:i4>5</vt:i4>
      </vt:variant>
      <vt:variant>
        <vt:lpwstr/>
      </vt:variant>
      <vt:variant>
        <vt:lpwstr>_Toc126622131</vt:lpwstr>
      </vt:variant>
      <vt:variant>
        <vt:i4>1179700</vt:i4>
      </vt:variant>
      <vt:variant>
        <vt:i4>572</vt:i4>
      </vt:variant>
      <vt:variant>
        <vt:i4>0</vt:i4>
      </vt:variant>
      <vt:variant>
        <vt:i4>5</vt:i4>
      </vt:variant>
      <vt:variant>
        <vt:lpwstr/>
      </vt:variant>
      <vt:variant>
        <vt:lpwstr>_Toc126622130</vt:lpwstr>
      </vt:variant>
      <vt:variant>
        <vt:i4>1245236</vt:i4>
      </vt:variant>
      <vt:variant>
        <vt:i4>566</vt:i4>
      </vt:variant>
      <vt:variant>
        <vt:i4>0</vt:i4>
      </vt:variant>
      <vt:variant>
        <vt:i4>5</vt:i4>
      </vt:variant>
      <vt:variant>
        <vt:lpwstr/>
      </vt:variant>
      <vt:variant>
        <vt:lpwstr>_Toc126622129</vt:lpwstr>
      </vt:variant>
      <vt:variant>
        <vt:i4>1245236</vt:i4>
      </vt:variant>
      <vt:variant>
        <vt:i4>560</vt:i4>
      </vt:variant>
      <vt:variant>
        <vt:i4>0</vt:i4>
      </vt:variant>
      <vt:variant>
        <vt:i4>5</vt:i4>
      </vt:variant>
      <vt:variant>
        <vt:lpwstr/>
      </vt:variant>
      <vt:variant>
        <vt:lpwstr>_Toc126622128</vt:lpwstr>
      </vt:variant>
      <vt:variant>
        <vt:i4>1245236</vt:i4>
      </vt:variant>
      <vt:variant>
        <vt:i4>554</vt:i4>
      </vt:variant>
      <vt:variant>
        <vt:i4>0</vt:i4>
      </vt:variant>
      <vt:variant>
        <vt:i4>5</vt:i4>
      </vt:variant>
      <vt:variant>
        <vt:lpwstr/>
      </vt:variant>
      <vt:variant>
        <vt:lpwstr>_Toc126622127</vt:lpwstr>
      </vt:variant>
      <vt:variant>
        <vt:i4>1245236</vt:i4>
      </vt:variant>
      <vt:variant>
        <vt:i4>548</vt:i4>
      </vt:variant>
      <vt:variant>
        <vt:i4>0</vt:i4>
      </vt:variant>
      <vt:variant>
        <vt:i4>5</vt:i4>
      </vt:variant>
      <vt:variant>
        <vt:lpwstr/>
      </vt:variant>
      <vt:variant>
        <vt:lpwstr>_Toc126622126</vt:lpwstr>
      </vt:variant>
      <vt:variant>
        <vt:i4>1245236</vt:i4>
      </vt:variant>
      <vt:variant>
        <vt:i4>542</vt:i4>
      </vt:variant>
      <vt:variant>
        <vt:i4>0</vt:i4>
      </vt:variant>
      <vt:variant>
        <vt:i4>5</vt:i4>
      </vt:variant>
      <vt:variant>
        <vt:lpwstr/>
      </vt:variant>
      <vt:variant>
        <vt:lpwstr>_Toc126622125</vt:lpwstr>
      </vt:variant>
      <vt:variant>
        <vt:i4>1245236</vt:i4>
      </vt:variant>
      <vt:variant>
        <vt:i4>536</vt:i4>
      </vt:variant>
      <vt:variant>
        <vt:i4>0</vt:i4>
      </vt:variant>
      <vt:variant>
        <vt:i4>5</vt:i4>
      </vt:variant>
      <vt:variant>
        <vt:lpwstr/>
      </vt:variant>
      <vt:variant>
        <vt:lpwstr>_Toc126622124</vt:lpwstr>
      </vt:variant>
      <vt:variant>
        <vt:i4>1245236</vt:i4>
      </vt:variant>
      <vt:variant>
        <vt:i4>530</vt:i4>
      </vt:variant>
      <vt:variant>
        <vt:i4>0</vt:i4>
      </vt:variant>
      <vt:variant>
        <vt:i4>5</vt:i4>
      </vt:variant>
      <vt:variant>
        <vt:lpwstr/>
      </vt:variant>
      <vt:variant>
        <vt:lpwstr>_Toc126622123</vt:lpwstr>
      </vt:variant>
      <vt:variant>
        <vt:i4>1245236</vt:i4>
      </vt:variant>
      <vt:variant>
        <vt:i4>524</vt:i4>
      </vt:variant>
      <vt:variant>
        <vt:i4>0</vt:i4>
      </vt:variant>
      <vt:variant>
        <vt:i4>5</vt:i4>
      </vt:variant>
      <vt:variant>
        <vt:lpwstr/>
      </vt:variant>
      <vt:variant>
        <vt:lpwstr>_Toc126622122</vt:lpwstr>
      </vt:variant>
      <vt:variant>
        <vt:i4>1245236</vt:i4>
      </vt:variant>
      <vt:variant>
        <vt:i4>518</vt:i4>
      </vt:variant>
      <vt:variant>
        <vt:i4>0</vt:i4>
      </vt:variant>
      <vt:variant>
        <vt:i4>5</vt:i4>
      </vt:variant>
      <vt:variant>
        <vt:lpwstr/>
      </vt:variant>
      <vt:variant>
        <vt:lpwstr>_Toc126622121</vt:lpwstr>
      </vt:variant>
      <vt:variant>
        <vt:i4>1245236</vt:i4>
      </vt:variant>
      <vt:variant>
        <vt:i4>512</vt:i4>
      </vt:variant>
      <vt:variant>
        <vt:i4>0</vt:i4>
      </vt:variant>
      <vt:variant>
        <vt:i4>5</vt:i4>
      </vt:variant>
      <vt:variant>
        <vt:lpwstr/>
      </vt:variant>
      <vt:variant>
        <vt:lpwstr>_Toc126622120</vt:lpwstr>
      </vt:variant>
      <vt:variant>
        <vt:i4>1048628</vt:i4>
      </vt:variant>
      <vt:variant>
        <vt:i4>506</vt:i4>
      </vt:variant>
      <vt:variant>
        <vt:i4>0</vt:i4>
      </vt:variant>
      <vt:variant>
        <vt:i4>5</vt:i4>
      </vt:variant>
      <vt:variant>
        <vt:lpwstr/>
      </vt:variant>
      <vt:variant>
        <vt:lpwstr>_Toc126622119</vt:lpwstr>
      </vt:variant>
      <vt:variant>
        <vt:i4>1048628</vt:i4>
      </vt:variant>
      <vt:variant>
        <vt:i4>500</vt:i4>
      </vt:variant>
      <vt:variant>
        <vt:i4>0</vt:i4>
      </vt:variant>
      <vt:variant>
        <vt:i4>5</vt:i4>
      </vt:variant>
      <vt:variant>
        <vt:lpwstr/>
      </vt:variant>
      <vt:variant>
        <vt:lpwstr>_Toc126622118</vt:lpwstr>
      </vt:variant>
      <vt:variant>
        <vt:i4>1048628</vt:i4>
      </vt:variant>
      <vt:variant>
        <vt:i4>494</vt:i4>
      </vt:variant>
      <vt:variant>
        <vt:i4>0</vt:i4>
      </vt:variant>
      <vt:variant>
        <vt:i4>5</vt:i4>
      </vt:variant>
      <vt:variant>
        <vt:lpwstr/>
      </vt:variant>
      <vt:variant>
        <vt:lpwstr>_Toc126622117</vt:lpwstr>
      </vt:variant>
      <vt:variant>
        <vt:i4>1048628</vt:i4>
      </vt:variant>
      <vt:variant>
        <vt:i4>488</vt:i4>
      </vt:variant>
      <vt:variant>
        <vt:i4>0</vt:i4>
      </vt:variant>
      <vt:variant>
        <vt:i4>5</vt:i4>
      </vt:variant>
      <vt:variant>
        <vt:lpwstr/>
      </vt:variant>
      <vt:variant>
        <vt:lpwstr>_Toc126622116</vt:lpwstr>
      </vt:variant>
      <vt:variant>
        <vt:i4>1048628</vt:i4>
      </vt:variant>
      <vt:variant>
        <vt:i4>482</vt:i4>
      </vt:variant>
      <vt:variant>
        <vt:i4>0</vt:i4>
      </vt:variant>
      <vt:variant>
        <vt:i4>5</vt:i4>
      </vt:variant>
      <vt:variant>
        <vt:lpwstr/>
      </vt:variant>
      <vt:variant>
        <vt:lpwstr>_Toc126622115</vt:lpwstr>
      </vt:variant>
      <vt:variant>
        <vt:i4>1048628</vt:i4>
      </vt:variant>
      <vt:variant>
        <vt:i4>476</vt:i4>
      </vt:variant>
      <vt:variant>
        <vt:i4>0</vt:i4>
      </vt:variant>
      <vt:variant>
        <vt:i4>5</vt:i4>
      </vt:variant>
      <vt:variant>
        <vt:lpwstr/>
      </vt:variant>
      <vt:variant>
        <vt:lpwstr>_Toc126622114</vt:lpwstr>
      </vt:variant>
      <vt:variant>
        <vt:i4>1048628</vt:i4>
      </vt:variant>
      <vt:variant>
        <vt:i4>470</vt:i4>
      </vt:variant>
      <vt:variant>
        <vt:i4>0</vt:i4>
      </vt:variant>
      <vt:variant>
        <vt:i4>5</vt:i4>
      </vt:variant>
      <vt:variant>
        <vt:lpwstr/>
      </vt:variant>
      <vt:variant>
        <vt:lpwstr>_Toc126622113</vt:lpwstr>
      </vt:variant>
      <vt:variant>
        <vt:i4>1048628</vt:i4>
      </vt:variant>
      <vt:variant>
        <vt:i4>464</vt:i4>
      </vt:variant>
      <vt:variant>
        <vt:i4>0</vt:i4>
      </vt:variant>
      <vt:variant>
        <vt:i4>5</vt:i4>
      </vt:variant>
      <vt:variant>
        <vt:lpwstr/>
      </vt:variant>
      <vt:variant>
        <vt:lpwstr>_Toc126622112</vt:lpwstr>
      </vt:variant>
      <vt:variant>
        <vt:i4>1048628</vt:i4>
      </vt:variant>
      <vt:variant>
        <vt:i4>458</vt:i4>
      </vt:variant>
      <vt:variant>
        <vt:i4>0</vt:i4>
      </vt:variant>
      <vt:variant>
        <vt:i4>5</vt:i4>
      </vt:variant>
      <vt:variant>
        <vt:lpwstr/>
      </vt:variant>
      <vt:variant>
        <vt:lpwstr>_Toc126622111</vt:lpwstr>
      </vt:variant>
      <vt:variant>
        <vt:i4>1048628</vt:i4>
      </vt:variant>
      <vt:variant>
        <vt:i4>452</vt:i4>
      </vt:variant>
      <vt:variant>
        <vt:i4>0</vt:i4>
      </vt:variant>
      <vt:variant>
        <vt:i4>5</vt:i4>
      </vt:variant>
      <vt:variant>
        <vt:lpwstr/>
      </vt:variant>
      <vt:variant>
        <vt:lpwstr>_Toc126622110</vt:lpwstr>
      </vt:variant>
      <vt:variant>
        <vt:i4>1114164</vt:i4>
      </vt:variant>
      <vt:variant>
        <vt:i4>446</vt:i4>
      </vt:variant>
      <vt:variant>
        <vt:i4>0</vt:i4>
      </vt:variant>
      <vt:variant>
        <vt:i4>5</vt:i4>
      </vt:variant>
      <vt:variant>
        <vt:lpwstr/>
      </vt:variant>
      <vt:variant>
        <vt:lpwstr>_Toc126622109</vt:lpwstr>
      </vt:variant>
      <vt:variant>
        <vt:i4>1114164</vt:i4>
      </vt:variant>
      <vt:variant>
        <vt:i4>440</vt:i4>
      </vt:variant>
      <vt:variant>
        <vt:i4>0</vt:i4>
      </vt:variant>
      <vt:variant>
        <vt:i4>5</vt:i4>
      </vt:variant>
      <vt:variant>
        <vt:lpwstr/>
      </vt:variant>
      <vt:variant>
        <vt:lpwstr>_Toc126622108</vt:lpwstr>
      </vt:variant>
      <vt:variant>
        <vt:i4>1114164</vt:i4>
      </vt:variant>
      <vt:variant>
        <vt:i4>434</vt:i4>
      </vt:variant>
      <vt:variant>
        <vt:i4>0</vt:i4>
      </vt:variant>
      <vt:variant>
        <vt:i4>5</vt:i4>
      </vt:variant>
      <vt:variant>
        <vt:lpwstr/>
      </vt:variant>
      <vt:variant>
        <vt:lpwstr>_Toc126622107</vt:lpwstr>
      </vt:variant>
      <vt:variant>
        <vt:i4>1114164</vt:i4>
      </vt:variant>
      <vt:variant>
        <vt:i4>428</vt:i4>
      </vt:variant>
      <vt:variant>
        <vt:i4>0</vt:i4>
      </vt:variant>
      <vt:variant>
        <vt:i4>5</vt:i4>
      </vt:variant>
      <vt:variant>
        <vt:lpwstr/>
      </vt:variant>
      <vt:variant>
        <vt:lpwstr>_Toc126622106</vt:lpwstr>
      </vt:variant>
      <vt:variant>
        <vt:i4>1114164</vt:i4>
      </vt:variant>
      <vt:variant>
        <vt:i4>422</vt:i4>
      </vt:variant>
      <vt:variant>
        <vt:i4>0</vt:i4>
      </vt:variant>
      <vt:variant>
        <vt:i4>5</vt:i4>
      </vt:variant>
      <vt:variant>
        <vt:lpwstr/>
      </vt:variant>
      <vt:variant>
        <vt:lpwstr>_Toc126622105</vt:lpwstr>
      </vt:variant>
      <vt:variant>
        <vt:i4>1114164</vt:i4>
      </vt:variant>
      <vt:variant>
        <vt:i4>416</vt:i4>
      </vt:variant>
      <vt:variant>
        <vt:i4>0</vt:i4>
      </vt:variant>
      <vt:variant>
        <vt:i4>5</vt:i4>
      </vt:variant>
      <vt:variant>
        <vt:lpwstr/>
      </vt:variant>
      <vt:variant>
        <vt:lpwstr>_Toc126622104</vt:lpwstr>
      </vt:variant>
      <vt:variant>
        <vt:i4>1114164</vt:i4>
      </vt:variant>
      <vt:variant>
        <vt:i4>410</vt:i4>
      </vt:variant>
      <vt:variant>
        <vt:i4>0</vt:i4>
      </vt:variant>
      <vt:variant>
        <vt:i4>5</vt:i4>
      </vt:variant>
      <vt:variant>
        <vt:lpwstr/>
      </vt:variant>
      <vt:variant>
        <vt:lpwstr>_Toc126622103</vt:lpwstr>
      </vt:variant>
      <vt:variant>
        <vt:i4>1114164</vt:i4>
      </vt:variant>
      <vt:variant>
        <vt:i4>404</vt:i4>
      </vt:variant>
      <vt:variant>
        <vt:i4>0</vt:i4>
      </vt:variant>
      <vt:variant>
        <vt:i4>5</vt:i4>
      </vt:variant>
      <vt:variant>
        <vt:lpwstr/>
      </vt:variant>
      <vt:variant>
        <vt:lpwstr>_Toc126622102</vt:lpwstr>
      </vt:variant>
      <vt:variant>
        <vt:i4>1114164</vt:i4>
      </vt:variant>
      <vt:variant>
        <vt:i4>398</vt:i4>
      </vt:variant>
      <vt:variant>
        <vt:i4>0</vt:i4>
      </vt:variant>
      <vt:variant>
        <vt:i4>5</vt:i4>
      </vt:variant>
      <vt:variant>
        <vt:lpwstr/>
      </vt:variant>
      <vt:variant>
        <vt:lpwstr>_Toc126622101</vt:lpwstr>
      </vt:variant>
      <vt:variant>
        <vt:i4>1114164</vt:i4>
      </vt:variant>
      <vt:variant>
        <vt:i4>392</vt:i4>
      </vt:variant>
      <vt:variant>
        <vt:i4>0</vt:i4>
      </vt:variant>
      <vt:variant>
        <vt:i4>5</vt:i4>
      </vt:variant>
      <vt:variant>
        <vt:lpwstr/>
      </vt:variant>
      <vt:variant>
        <vt:lpwstr>_Toc126622100</vt:lpwstr>
      </vt:variant>
      <vt:variant>
        <vt:i4>1572917</vt:i4>
      </vt:variant>
      <vt:variant>
        <vt:i4>386</vt:i4>
      </vt:variant>
      <vt:variant>
        <vt:i4>0</vt:i4>
      </vt:variant>
      <vt:variant>
        <vt:i4>5</vt:i4>
      </vt:variant>
      <vt:variant>
        <vt:lpwstr/>
      </vt:variant>
      <vt:variant>
        <vt:lpwstr>_Toc126622099</vt:lpwstr>
      </vt:variant>
      <vt:variant>
        <vt:i4>1572917</vt:i4>
      </vt:variant>
      <vt:variant>
        <vt:i4>380</vt:i4>
      </vt:variant>
      <vt:variant>
        <vt:i4>0</vt:i4>
      </vt:variant>
      <vt:variant>
        <vt:i4>5</vt:i4>
      </vt:variant>
      <vt:variant>
        <vt:lpwstr/>
      </vt:variant>
      <vt:variant>
        <vt:lpwstr>_Toc126622098</vt:lpwstr>
      </vt:variant>
      <vt:variant>
        <vt:i4>1572917</vt:i4>
      </vt:variant>
      <vt:variant>
        <vt:i4>374</vt:i4>
      </vt:variant>
      <vt:variant>
        <vt:i4>0</vt:i4>
      </vt:variant>
      <vt:variant>
        <vt:i4>5</vt:i4>
      </vt:variant>
      <vt:variant>
        <vt:lpwstr/>
      </vt:variant>
      <vt:variant>
        <vt:lpwstr>_Toc126622097</vt:lpwstr>
      </vt:variant>
      <vt:variant>
        <vt:i4>1572917</vt:i4>
      </vt:variant>
      <vt:variant>
        <vt:i4>368</vt:i4>
      </vt:variant>
      <vt:variant>
        <vt:i4>0</vt:i4>
      </vt:variant>
      <vt:variant>
        <vt:i4>5</vt:i4>
      </vt:variant>
      <vt:variant>
        <vt:lpwstr/>
      </vt:variant>
      <vt:variant>
        <vt:lpwstr>_Toc126622096</vt:lpwstr>
      </vt:variant>
      <vt:variant>
        <vt:i4>1572917</vt:i4>
      </vt:variant>
      <vt:variant>
        <vt:i4>362</vt:i4>
      </vt:variant>
      <vt:variant>
        <vt:i4>0</vt:i4>
      </vt:variant>
      <vt:variant>
        <vt:i4>5</vt:i4>
      </vt:variant>
      <vt:variant>
        <vt:lpwstr/>
      </vt:variant>
      <vt:variant>
        <vt:lpwstr>_Toc126622095</vt:lpwstr>
      </vt:variant>
      <vt:variant>
        <vt:i4>1572917</vt:i4>
      </vt:variant>
      <vt:variant>
        <vt:i4>356</vt:i4>
      </vt:variant>
      <vt:variant>
        <vt:i4>0</vt:i4>
      </vt:variant>
      <vt:variant>
        <vt:i4>5</vt:i4>
      </vt:variant>
      <vt:variant>
        <vt:lpwstr/>
      </vt:variant>
      <vt:variant>
        <vt:lpwstr>_Toc126622094</vt:lpwstr>
      </vt:variant>
      <vt:variant>
        <vt:i4>1572917</vt:i4>
      </vt:variant>
      <vt:variant>
        <vt:i4>350</vt:i4>
      </vt:variant>
      <vt:variant>
        <vt:i4>0</vt:i4>
      </vt:variant>
      <vt:variant>
        <vt:i4>5</vt:i4>
      </vt:variant>
      <vt:variant>
        <vt:lpwstr/>
      </vt:variant>
      <vt:variant>
        <vt:lpwstr>_Toc126622093</vt:lpwstr>
      </vt:variant>
      <vt:variant>
        <vt:i4>1572917</vt:i4>
      </vt:variant>
      <vt:variant>
        <vt:i4>344</vt:i4>
      </vt:variant>
      <vt:variant>
        <vt:i4>0</vt:i4>
      </vt:variant>
      <vt:variant>
        <vt:i4>5</vt:i4>
      </vt:variant>
      <vt:variant>
        <vt:lpwstr/>
      </vt:variant>
      <vt:variant>
        <vt:lpwstr>_Toc126622092</vt:lpwstr>
      </vt:variant>
      <vt:variant>
        <vt:i4>1572917</vt:i4>
      </vt:variant>
      <vt:variant>
        <vt:i4>338</vt:i4>
      </vt:variant>
      <vt:variant>
        <vt:i4>0</vt:i4>
      </vt:variant>
      <vt:variant>
        <vt:i4>5</vt:i4>
      </vt:variant>
      <vt:variant>
        <vt:lpwstr/>
      </vt:variant>
      <vt:variant>
        <vt:lpwstr>_Toc126622091</vt:lpwstr>
      </vt:variant>
      <vt:variant>
        <vt:i4>1572917</vt:i4>
      </vt:variant>
      <vt:variant>
        <vt:i4>332</vt:i4>
      </vt:variant>
      <vt:variant>
        <vt:i4>0</vt:i4>
      </vt:variant>
      <vt:variant>
        <vt:i4>5</vt:i4>
      </vt:variant>
      <vt:variant>
        <vt:lpwstr/>
      </vt:variant>
      <vt:variant>
        <vt:lpwstr>_Toc126622090</vt:lpwstr>
      </vt:variant>
      <vt:variant>
        <vt:i4>1638453</vt:i4>
      </vt:variant>
      <vt:variant>
        <vt:i4>326</vt:i4>
      </vt:variant>
      <vt:variant>
        <vt:i4>0</vt:i4>
      </vt:variant>
      <vt:variant>
        <vt:i4>5</vt:i4>
      </vt:variant>
      <vt:variant>
        <vt:lpwstr/>
      </vt:variant>
      <vt:variant>
        <vt:lpwstr>_Toc126622089</vt:lpwstr>
      </vt:variant>
      <vt:variant>
        <vt:i4>1638453</vt:i4>
      </vt:variant>
      <vt:variant>
        <vt:i4>320</vt:i4>
      </vt:variant>
      <vt:variant>
        <vt:i4>0</vt:i4>
      </vt:variant>
      <vt:variant>
        <vt:i4>5</vt:i4>
      </vt:variant>
      <vt:variant>
        <vt:lpwstr/>
      </vt:variant>
      <vt:variant>
        <vt:lpwstr>_Toc126622088</vt:lpwstr>
      </vt:variant>
      <vt:variant>
        <vt:i4>1638453</vt:i4>
      </vt:variant>
      <vt:variant>
        <vt:i4>314</vt:i4>
      </vt:variant>
      <vt:variant>
        <vt:i4>0</vt:i4>
      </vt:variant>
      <vt:variant>
        <vt:i4>5</vt:i4>
      </vt:variant>
      <vt:variant>
        <vt:lpwstr/>
      </vt:variant>
      <vt:variant>
        <vt:lpwstr>_Toc126622087</vt:lpwstr>
      </vt:variant>
      <vt:variant>
        <vt:i4>1638453</vt:i4>
      </vt:variant>
      <vt:variant>
        <vt:i4>308</vt:i4>
      </vt:variant>
      <vt:variant>
        <vt:i4>0</vt:i4>
      </vt:variant>
      <vt:variant>
        <vt:i4>5</vt:i4>
      </vt:variant>
      <vt:variant>
        <vt:lpwstr/>
      </vt:variant>
      <vt:variant>
        <vt:lpwstr>_Toc126622086</vt:lpwstr>
      </vt:variant>
      <vt:variant>
        <vt:i4>1638453</vt:i4>
      </vt:variant>
      <vt:variant>
        <vt:i4>302</vt:i4>
      </vt:variant>
      <vt:variant>
        <vt:i4>0</vt:i4>
      </vt:variant>
      <vt:variant>
        <vt:i4>5</vt:i4>
      </vt:variant>
      <vt:variant>
        <vt:lpwstr/>
      </vt:variant>
      <vt:variant>
        <vt:lpwstr>_Toc126622085</vt:lpwstr>
      </vt:variant>
      <vt:variant>
        <vt:i4>1638453</vt:i4>
      </vt:variant>
      <vt:variant>
        <vt:i4>296</vt:i4>
      </vt:variant>
      <vt:variant>
        <vt:i4>0</vt:i4>
      </vt:variant>
      <vt:variant>
        <vt:i4>5</vt:i4>
      </vt:variant>
      <vt:variant>
        <vt:lpwstr/>
      </vt:variant>
      <vt:variant>
        <vt:lpwstr>_Toc126622084</vt:lpwstr>
      </vt:variant>
      <vt:variant>
        <vt:i4>1638453</vt:i4>
      </vt:variant>
      <vt:variant>
        <vt:i4>290</vt:i4>
      </vt:variant>
      <vt:variant>
        <vt:i4>0</vt:i4>
      </vt:variant>
      <vt:variant>
        <vt:i4>5</vt:i4>
      </vt:variant>
      <vt:variant>
        <vt:lpwstr/>
      </vt:variant>
      <vt:variant>
        <vt:lpwstr>_Toc126622083</vt:lpwstr>
      </vt:variant>
      <vt:variant>
        <vt:i4>1638453</vt:i4>
      </vt:variant>
      <vt:variant>
        <vt:i4>284</vt:i4>
      </vt:variant>
      <vt:variant>
        <vt:i4>0</vt:i4>
      </vt:variant>
      <vt:variant>
        <vt:i4>5</vt:i4>
      </vt:variant>
      <vt:variant>
        <vt:lpwstr/>
      </vt:variant>
      <vt:variant>
        <vt:lpwstr>_Toc126622082</vt:lpwstr>
      </vt:variant>
      <vt:variant>
        <vt:i4>1638453</vt:i4>
      </vt:variant>
      <vt:variant>
        <vt:i4>278</vt:i4>
      </vt:variant>
      <vt:variant>
        <vt:i4>0</vt:i4>
      </vt:variant>
      <vt:variant>
        <vt:i4>5</vt:i4>
      </vt:variant>
      <vt:variant>
        <vt:lpwstr/>
      </vt:variant>
      <vt:variant>
        <vt:lpwstr>_Toc126622081</vt:lpwstr>
      </vt:variant>
      <vt:variant>
        <vt:i4>1638453</vt:i4>
      </vt:variant>
      <vt:variant>
        <vt:i4>272</vt:i4>
      </vt:variant>
      <vt:variant>
        <vt:i4>0</vt:i4>
      </vt:variant>
      <vt:variant>
        <vt:i4>5</vt:i4>
      </vt:variant>
      <vt:variant>
        <vt:lpwstr/>
      </vt:variant>
      <vt:variant>
        <vt:lpwstr>_Toc126622080</vt:lpwstr>
      </vt:variant>
      <vt:variant>
        <vt:i4>1441845</vt:i4>
      </vt:variant>
      <vt:variant>
        <vt:i4>266</vt:i4>
      </vt:variant>
      <vt:variant>
        <vt:i4>0</vt:i4>
      </vt:variant>
      <vt:variant>
        <vt:i4>5</vt:i4>
      </vt:variant>
      <vt:variant>
        <vt:lpwstr/>
      </vt:variant>
      <vt:variant>
        <vt:lpwstr>_Toc126622079</vt:lpwstr>
      </vt:variant>
      <vt:variant>
        <vt:i4>1441845</vt:i4>
      </vt:variant>
      <vt:variant>
        <vt:i4>260</vt:i4>
      </vt:variant>
      <vt:variant>
        <vt:i4>0</vt:i4>
      </vt:variant>
      <vt:variant>
        <vt:i4>5</vt:i4>
      </vt:variant>
      <vt:variant>
        <vt:lpwstr/>
      </vt:variant>
      <vt:variant>
        <vt:lpwstr>_Toc126622078</vt:lpwstr>
      </vt:variant>
      <vt:variant>
        <vt:i4>1441845</vt:i4>
      </vt:variant>
      <vt:variant>
        <vt:i4>254</vt:i4>
      </vt:variant>
      <vt:variant>
        <vt:i4>0</vt:i4>
      </vt:variant>
      <vt:variant>
        <vt:i4>5</vt:i4>
      </vt:variant>
      <vt:variant>
        <vt:lpwstr/>
      </vt:variant>
      <vt:variant>
        <vt:lpwstr>_Toc126622077</vt:lpwstr>
      </vt:variant>
      <vt:variant>
        <vt:i4>1441845</vt:i4>
      </vt:variant>
      <vt:variant>
        <vt:i4>248</vt:i4>
      </vt:variant>
      <vt:variant>
        <vt:i4>0</vt:i4>
      </vt:variant>
      <vt:variant>
        <vt:i4>5</vt:i4>
      </vt:variant>
      <vt:variant>
        <vt:lpwstr/>
      </vt:variant>
      <vt:variant>
        <vt:lpwstr>_Toc126622076</vt:lpwstr>
      </vt:variant>
      <vt:variant>
        <vt:i4>1441845</vt:i4>
      </vt:variant>
      <vt:variant>
        <vt:i4>242</vt:i4>
      </vt:variant>
      <vt:variant>
        <vt:i4>0</vt:i4>
      </vt:variant>
      <vt:variant>
        <vt:i4>5</vt:i4>
      </vt:variant>
      <vt:variant>
        <vt:lpwstr/>
      </vt:variant>
      <vt:variant>
        <vt:lpwstr>_Toc126622075</vt:lpwstr>
      </vt:variant>
      <vt:variant>
        <vt:i4>1441845</vt:i4>
      </vt:variant>
      <vt:variant>
        <vt:i4>236</vt:i4>
      </vt:variant>
      <vt:variant>
        <vt:i4>0</vt:i4>
      </vt:variant>
      <vt:variant>
        <vt:i4>5</vt:i4>
      </vt:variant>
      <vt:variant>
        <vt:lpwstr/>
      </vt:variant>
      <vt:variant>
        <vt:lpwstr>_Toc126622074</vt:lpwstr>
      </vt:variant>
      <vt:variant>
        <vt:i4>1441845</vt:i4>
      </vt:variant>
      <vt:variant>
        <vt:i4>230</vt:i4>
      </vt:variant>
      <vt:variant>
        <vt:i4>0</vt:i4>
      </vt:variant>
      <vt:variant>
        <vt:i4>5</vt:i4>
      </vt:variant>
      <vt:variant>
        <vt:lpwstr/>
      </vt:variant>
      <vt:variant>
        <vt:lpwstr>_Toc126622073</vt:lpwstr>
      </vt:variant>
      <vt:variant>
        <vt:i4>1441845</vt:i4>
      </vt:variant>
      <vt:variant>
        <vt:i4>224</vt:i4>
      </vt:variant>
      <vt:variant>
        <vt:i4>0</vt:i4>
      </vt:variant>
      <vt:variant>
        <vt:i4>5</vt:i4>
      </vt:variant>
      <vt:variant>
        <vt:lpwstr/>
      </vt:variant>
      <vt:variant>
        <vt:lpwstr>_Toc126622072</vt:lpwstr>
      </vt:variant>
      <vt:variant>
        <vt:i4>1441845</vt:i4>
      </vt:variant>
      <vt:variant>
        <vt:i4>218</vt:i4>
      </vt:variant>
      <vt:variant>
        <vt:i4>0</vt:i4>
      </vt:variant>
      <vt:variant>
        <vt:i4>5</vt:i4>
      </vt:variant>
      <vt:variant>
        <vt:lpwstr/>
      </vt:variant>
      <vt:variant>
        <vt:lpwstr>_Toc126622071</vt:lpwstr>
      </vt:variant>
      <vt:variant>
        <vt:i4>1441845</vt:i4>
      </vt:variant>
      <vt:variant>
        <vt:i4>212</vt:i4>
      </vt:variant>
      <vt:variant>
        <vt:i4>0</vt:i4>
      </vt:variant>
      <vt:variant>
        <vt:i4>5</vt:i4>
      </vt:variant>
      <vt:variant>
        <vt:lpwstr/>
      </vt:variant>
      <vt:variant>
        <vt:lpwstr>_Toc126622070</vt:lpwstr>
      </vt:variant>
      <vt:variant>
        <vt:i4>1507381</vt:i4>
      </vt:variant>
      <vt:variant>
        <vt:i4>206</vt:i4>
      </vt:variant>
      <vt:variant>
        <vt:i4>0</vt:i4>
      </vt:variant>
      <vt:variant>
        <vt:i4>5</vt:i4>
      </vt:variant>
      <vt:variant>
        <vt:lpwstr/>
      </vt:variant>
      <vt:variant>
        <vt:lpwstr>_Toc126622069</vt:lpwstr>
      </vt:variant>
      <vt:variant>
        <vt:i4>1507381</vt:i4>
      </vt:variant>
      <vt:variant>
        <vt:i4>200</vt:i4>
      </vt:variant>
      <vt:variant>
        <vt:i4>0</vt:i4>
      </vt:variant>
      <vt:variant>
        <vt:i4>5</vt:i4>
      </vt:variant>
      <vt:variant>
        <vt:lpwstr/>
      </vt:variant>
      <vt:variant>
        <vt:lpwstr>_Toc126622068</vt:lpwstr>
      </vt:variant>
      <vt:variant>
        <vt:i4>1507381</vt:i4>
      </vt:variant>
      <vt:variant>
        <vt:i4>194</vt:i4>
      </vt:variant>
      <vt:variant>
        <vt:i4>0</vt:i4>
      </vt:variant>
      <vt:variant>
        <vt:i4>5</vt:i4>
      </vt:variant>
      <vt:variant>
        <vt:lpwstr/>
      </vt:variant>
      <vt:variant>
        <vt:lpwstr>_Toc126622067</vt:lpwstr>
      </vt:variant>
      <vt:variant>
        <vt:i4>1507381</vt:i4>
      </vt:variant>
      <vt:variant>
        <vt:i4>188</vt:i4>
      </vt:variant>
      <vt:variant>
        <vt:i4>0</vt:i4>
      </vt:variant>
      <vt:variant>
        <vt:i4>5</vt:i4>
      </vt:variant>
      <vt:variant>
        <vt:lpwstr/>
      </vt:variant>
      <vt:variant>
        <vt:lpwstr>_Toc126622066</vt:lpwstr>
      </vt:variant>
      <vt:variant>
        <vt:i4>1507381</vt:i4>
      </vt:variant>
      <vt:variant>
        <vt:i4>182</vt:i4>
      </vt:variant>
      <vt:variant>
        <vt:i4>0</vt:i4>
      </vt:variant>
      <vt:variant>
        <vt:i4>5</vt:i4>
      </vt:variant>
      <vt:variant>
        <vt:lpwstr/>
      </vt:variant>
      <vt:variant>
        <vt:lpwstr>_Toc126622065</vt:lpwstr>
      </vt:variant>
      <vt:variant>
        <vt:i4>1507381</vt:i4>
      </vt:variant>
      <vt:variant>
        <vt:i4>176</vt:i4>
      </vt:variant>
      <vt:variant>
        <vt:i4>0</vt:i4>
      </vt:variant>
      <vt:variant>
        <vt:i4>5</vt:i4>
      </vt:variant>
      <vt:variant>
        <vt:lpwstr/>
      </vt:variant>
      <vt:variant>
        <vt:lpwstr>_Toc126622064</vt:lpwstr>
      </vt:variant>
      <vt:variant>
        <vt:i4>1507381</vt:i4>
      </vt:variant>
      <vt:variant>
        <vt:i4>170</vt:i4>
      </vt:variant>
      <vt:variant>
        <vt:i4>0</vt:i4>
      </vt:variant>
      <vt:variant>
        <vt:i4>5</vt:i4>
      </vt:variant>
      <vt:variant>
        <vt:lpwstr/>
      </vt:variant>
      <vt:variant>
        <vt:lpwstr>_Toc126622063</vt:lpwstr>
      </vt:variant>
      <vt:variant>
        <vt:i4>1507381</vt:i4>
      </vt:variant>
      <vt:variant>
        <vt:i4>164</vt:i4>
      </vt:variant>
      <vt:variant>
        <vt:i4>0</vt:i4>
      </vt:variant>
      <vt:variant>
        <vt:i4>5</vt:i4>
      </vt:variant>
      <vt:variant>
        <vt:lpwstr/>
      </vt:variant>
      <vt:variant>
        <vt:lpwstr>_Toc126622062</vt:lpwstr>
      </vt:variant>
      <vt:variant>
        <vt:i4>1507381</vt:i4>
      </vt:variant>
      <vt:variant>
        <vt:i4>158</vt:i4>
      </vt:variant>
      <vt:variant>
        <vt:i4>0</vt:i4>
      </vt:variant>
      <vt:variant>
        <vt:i4>5</vt:i4>
      </vt:variant>
      <vt:variant>
        <vt:lpwstr/>
      </vt:variant>
      <vt:variant>
        <vt:lpwstr>_Toc126622061</vt:lpwstr>
      </vt:variant>
      <vt:variant>
        <vt:i4>1507381</vt:i4>
      </vt:variant>
      <vt:variant>
        <vt:i4>152</vt:i4>
      </vt:variant>
      <vt:variant>
        <vt:i4>0</vt:i4>
      </vt:variant>
      <vt:variant>
        <vt:i4>5</vt:i4>
      </vt:variant>
      <vt:variant>
        <vt:lpwstr/>
      </vt:variant>
      <vt:variant>
        <vt:lpwstr>_Toc126622060</vt:lpwstr>
      </vt:variant>
      <vt:variant>
        <vt:i4>1310773</vt:i4>
      </vt:variant>
      <vt:variant>
        <vt:i4>146</vt:i4>
      </vt:variant>
      <vt:variant>
        <vt:i4>0</vt:i4>
      </vt:variant>
      <vt:variant>
        <vt:i4>5</vt:i4>
      </vt:variant>
      <vt:variant>
        <vt:lpwstr/>
      </vt:variant>
      <vt:variant>
        <vt:lpwstr>_Toc126622059</vt:lpwstr>
      </vt:variant>
      <vt:variant>
        <vt:i4>1310773</vt:i4>
      </vt:variant>
      <vt:variant>
        <vt:i4>140</vt:i4>
      </vt:variant>
      <vt:variant>
        <vt:i4>0</vt:i4>
      </vt:variant>
      <vt:variant>
        <vt:i4>5</vt:i4>
      </vt:variant>
      <vt:variant>
        <vt:lpwstr/>
      </vt:variant>
      <vt:variant>
        <vt:lpwstr>_Toc126622058</vt:lpwstr>
      </vt:variant>
      <vt:variant>
        <vt:i4>1310773</vt:i4>
      </vt:variant>
      <vt:variant>
        <vt:i4>134</vt:i4>
      </vt:variant>
      <vt:variant>
        <vt:i4>0</vt:i4>
      </vt:variant>
      <vt:variant>
        <vt:i4>5</vt:i4>
      </vt:variant>
      <vt:variant>
        <vt:lpwstr/>
      </vt:variant>
      <vt:variant>
        <vt:lpwstr>_Toc126622057</vt:lpwstr>
      </vt:variant>
      <vt:variant>
        <vt:i4>1310773</vt:i4>
      </vt:variant>
      <vt:variant>
        <vt:i4>128</vt:i4>
      </vt:variant>
      <vt:variant>
        <vt:i4>0</vt:i4>
      </vt:variant>
      <vt:variant>
        <vt:i4>5</vt:i4>
      </vt:variant>
      <vt:variant>
        <vt:lpwstr/>
      </vt:variant>
      <vt:variant>
        <vt:lpwstr>_Toc126622056</vt:lpwstr>
      </vt:variant>
      <vt:variant>
        <vt:i4>1310773</vt:i4>
      </vt:variant>
      <vt:variant>
        <vt:i4>122</vt:i4>
      </vt:variant>
      <vt:variant>
        <vt:i4>0</vt:i4>
      </vt:variant>
      <vt:variant>
        <vt:i4>5</vt:i4>
      </vt:variant>
      <vt:variant>
        <vt:lpwstr/>
      </vt:variant>
      <vt:variant>
        <vt:lpwstr>_Toc126622055</vt:lpwstr>
      </vt:variant>
      <vt:variant>
        <vt:i4>1310773</vt:i4>
      </vt:variant>
      <vt:variant>
        <vt:i4>116</vt:i4>
      </vt:variant>
      <vt:variant>
        <vt:i4>0</vt:i4>
      </vt:variant>
      <vt:variant>
        <vt:i4>5</vt:i4>
      </vt:variant>
      <vt:variant>
        <vt:lpwstr/>
      </vt:variant>
      <vt:variant>
        <vt:lpwstr>_Toc126622054</vt:lpwstr>
      </vt:variant>
      <vt:variant>
        <vt:i4>1310773</vt:i4>
      </vt:variant>
      <vt:variant>
        <vt:i4>110</vt:i4>
      </vt:variant>
      <vt:variant>
        <vt:i4>0</vt:i4>
      </vt:variant>
      <vt:variant>
        <vt:i4>5</vt:i4>
      </vt:variant>
      <vt:variant>
        <vt:lpwstr/>
      </vt:variant>
      <vt:variant>
        <vt:lpwstr>_Toc126622053</vt:lpwstr>
      </vt:variant>
      <vt:variant>
        <vt:i4>1310773</vt:i4>
      </vt:variant>
      <vt:variant>
        <vt:i4>104</vt:i4>
      </vt:variant>
      <vt:variant>
        <vt:i4>0</vt:i4>
      </vt:variant>
      <vt:variant>
        <vt:i4>5</vt:i4>
      </vt:variant>
      <vt:variant>
        <vt:lpwstr/>
      </vt:variant>
      <vt:variant>
        <vt:lpwstr>_Toc126622052</vt:lpwstr>
      </vt:variant>
      <vt:variant>
        <vt:i4>1310773</vt:i4>
      </vt:variant>
      <vt:variant>
        <vt:i4>98</vt:i4>
      </vt:variant>
      <vt:variant>
        <vt:i4>0</vt:i4>
      </vt:variant>
      <vt:variant>
        <vt:i4>5</vt:i4>
      </vt:variant>
      <vt:variant>
        <vt:lpwstr/>
      </vt:variant>
      <vt:variant>
        <vt:lpwstr>_Toc126622051</vt:lpwstr>
      </vt:variant>
      <vt:variant>
        <vt:i4>1310773</vt:i4>
      </vt:variant>
      <vt:variant>
        <vt:i4>92</vt:i4>
      </vt:variant>
      <vt:variant>
        <vt:i4>0</vt:i4>
      </vt:variant>
      <vt:variant>
        <vt:i4>5</vt:i4>
      </vt:variant>
      <vt:variant>
        <vt:lpwstr/>
      </vt:variant>
      <vt:variant>
        <vt:lpwstr>_Toc126622050</vt:lpwstr>
      </vt:variant>
      <vt:variant>
        <vt:i4>1376309</vt:i4>
      </vt:variant>
      <vt:variant>
        <vt:i4>86</vt:i4>
      </vt:variant>
      <vt:variant>
        <vt:i4>0</vt:i4>
      </vt:variant>
      <vt:variant>
        <vt:i4>5</vt:i4>
      </vt:variant>
      <vt:variant>
        <vt:lpwstr/>
      </vt:variant>
      <vt:variant>
        <vt:lpwstr>_Toc126622049</vt:lpwstr>
      </vt:variant>
      <vt:variant>
        <vt:i4>1376309</vt:i4>
      </vt:variant>
      <vt:variant>
        <vt:i4>80</vt:i4>
      </vt:variant>
      <vt:variant>
        <vt:i4>0</vt:i4>
      </vt:variant>
      <vt:variant>
        <vt:i4>5</vt:i4>
      </vt:variant>
      <vt:variant>
        <vt:lpwstr/>
      </vt:variant>
      <vt:variant>
        <vt:lpwstr>_Toc126622048</vt:lpwstr>
      </vt:variant>
      <vt:variant>
        <vt:i4>1376309</vt:i4>
      </vt:variant>
      <vt:variant>
        <vt:i4>74</vt:i4>
      </vt:variant>
      <vt:variant>
        <vt:i4>0</vt:i4>
      </vt:variant>
      <vt:variant>
        <vt:i4>5</vt:i4>
      </vt:variant>
      <vt:variant>
        <vt:lpwstr/>
      </vt:variant>
      <vt:variant>
        <vt:lpwstr>_Toc126622047</vt:lpwstr>
      </vt:variant>
      <vt:variant>
        <vt:i4>1376309</vt:i4>
      </vt:variant>
      <vt:variant>
        <vt:i4>68</vt:i4>
      </vt:variant>
      <vt:variant>
        <vt:i4>0</vt:i4>
      </vt:variant>
      <vt:variant>
        <vt:i4>5</vt:i4>
      </vt:variant>
      <vt:variant>
        <vt:lpwstr/>
      </vt:variant>
      <vt:variant>
        <vt:lpwstr>_Toc126622046</vt:lpwstr>
      </vt:variant>
      <vt:variant>
        <vt:i4>1376309</vt:i4>
      </vt:variant>
      <vt:variant>
        <vt:i4>62</vt:i4>
      </vt:variant>
      <vt:variant>
        <vt:i4>0</vt:i4>
      </vt:variant>
      <vt:variant>
        <vt:i4>5</vt:i4>
      </vt:variant>
      <vt:variant>
        <vt:lpwstr/>
      </vt:variant>
      <vt:variant>
        <vt:lpwstr>_Toc126622045</vt:lpwstr>
      </vt:variant>
      <vt:variant>
        <vt:i4>1376309</vt:i4>
      </vt:variant>
      <vt:variant>
        <vt:i4>56</vt:i4>
      </vt:variant>
      <vt:variant>
        <vt:i4>0</vt:i4>
      </vt:variant>
      <vt:variant>
        <vt:i4>5</vt:i4>
      </vt:variant>
      <vt:variant>
        <vt:lpwstr/>
      </vt:variant>
      <vt:variant>
        <vt:lpwstr>_Toc126622044</vt:lpwstr>
      </vt:variant>
      <vt:variant>
        <vt:i4>1376309</vt:i4>
      </vt:variant>
      <vt:variant>
        <vt:i4>50</vt:i4>
      </vt:variant>
      <vt:variant>
        <vt:i4>0</vt:i4>
      </vt:variant>
      <vt:variant>
        <vt:i4>5</vt:i4>
      </vt:variant>
      <vt:variant>
        <vt:lpwstr/>
      </vt:variant>
      <vt:variant>
        <vt:lpwstr>_Toc126622043</vt:lpwstr>
      </vt:variant>
      <vt:variant>
        <vt:i4>1376309</vt:i4>
      </vt:variant>
      <vt:variant>
        <vt:i4>44</vt:i4>
      </vt:variant>
      <vt:variant>
        <vt:i4>0</vt:i4>
      </vt:variant>
      <vt:variant>
        <vt:i4>5</vt:i4>
      </vt:variant>
      <vt:variant>
        <vt:lpwstr/>
      </vt:variant>
      <vt:variant>
        <vt:lpwstr>_Toc126622042</vt:lpwstr>
      </vt:variant>
      <vt:variant>
        <vt:i4>1376309</vt:i4>
      </vt:variant>
      <vt:variant>
        <vt:i4>38</vt:i4>
      </vt:variant>
      <vt:variant>
        <vt:i4>0</vt:i4>
      </vt:variant>
      <vt:variant>
        <vt:i4>5</vt:i4>
      </vt:variant>
      <vt:variant>
        <vt:lpwstr/>
      </vt:variant>
      <vt:variant>
        <vt:lpwstr>_Toc126622041</vt:lpwstr>
      </vt:variant>
      <vt:variant>
        <vt:i4>1376309</vt:i4>
      </vt:variant>
      <vt:variant>
        <vt:i4>32</vt:i4>
      </vt:variant>
      <vt:variant>
        <vt:i4>0</vt:i4>
      </vt:variant>
      <vt:variant>
        <vt:i4>5</vt:i4>
      </vt:variant>
      <vt:variant>
        <vt:lpwstr/>
      </vt:variant>
      <vt:variant>
        <vt:lpwstr>_Toc126622040</vt:lpwstr>
      </vt:variant>
      <vt:variant>
        <vt:i4>1179701</vt:i4>
      </vt:variant>
      <vt:variant>
        <vt:i4>26</vt:i4>
      </vt:variant>
      <vt:variant>
        <vt:i4>0</vt:i4>
      </vt:variant>
      <vt:variant>
        <vt:i4>5</vt:i4>
      </vt:variant>
      <vt:variant>
        <vt:lpwstr/>
      </vt:variant>
      <vt:variant>
        <vt:lpwstr>_Toc126622039</vt:lpwstr>
      </vt:variant>
      <vt:variant>
        <vt:i4>1179701</vt:i4>
      </vt:variant>
      <vt:variant>
        <vt:i4>20</vt:i4>
      </vt:variant>
      <vt:variant>
        <vt:i4>0</vt:i4>
      </vt:variant>
      <vt:variant>
        <vt:i4>5</vt:i4>
      </vt:variant>
      <vt:variant>
        <vt:lpwstr/>
      </vt:variant>
      <vt:variant>
        <vt:lpwstr>_Toc126622038</vt:lpwstr>
      </vt:variant>
      <vt:variant>
        <vt:i4>1179701</vt:i4>
      </vt:variant>
      <vt:variant>
        <vt:i4>14</vt:i4>
      </vt:variant>
      <vt:variant>
        <vt:i4>0</vt:i4>
      </vt:variant>
      <vt:variant>
        <vt:i4>5</vt:i4>
      </vt:variant>
      <vt:variant>
        <vt:lpwstr/>
      </vt:variant>
      <vt:variant>
        <vt:lpwstr>_Toc126622037</vt:lpwstr>
      </vt:variant>
      <vt:variant>
        <vt:i4>1179701</vt:i4>
      </vt:variant>
      <vt:variant>
        <vt:i4>8</vt:i4>
      </vt:variant>
      <vt:variant>
        <vt:i4>0</vt:i4>
      </vt:variant>
      <vt:variant>
        <vt:i4>5</vt:i4>
      </vt:variant>
      <vt:variant>
        <vt:lpwstr/>
      </vt:variant>
      <vt:variant>
        <vt:lpwstr>_Toc126622036</vt:lpwstr>
      </vt:variant>
      <vt:variant>
        <vt:i4>1179701</vt:i4>
      </vt:variant>
      <vt:variant>
        <vt:i4>2</vt:i4>
      </vt:variant>
      <vt:variant>
        <vt:i4>0</vt:i4>
      </vt:variant>
      <vt:variant>
        <vt:i4>5</vt:i4>
      </vt:variant>
      <vt:variant>
        <vt:lpwstr/>
      </vt:variant>
      <vt:variant>
        <vt:lpwstr>_Toc126622035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晃大</cp:lastModifiedBy>
  <cp:revision>38</cp:revision>
  <cp:lastPrinted>2023-02-07T05:28:00Z</cp:lastPrinted>
  <dcterms:created xsi:type="dcterms:W3CDTF">2023-02-07T16:26:00Z</dcterms:created>
  <dcterms:modified xsi:type="dcterms:W3CDTF">2023-02-07T17:22:00Z</dcterms:modified>
</cp:coreProperties>
</file>