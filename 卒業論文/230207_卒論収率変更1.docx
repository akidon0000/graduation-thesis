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24CC8ED4" w14:textId="426D8428" w:rsidR="004739B3" w:rsidRDefault="00F015D3">
          <w:pPr>
            <w:pStyle w:val="13"/>
            <w:tabs>
              <w:tab w:val="left" w:pos="420"/>
              <w:tab w:val="right" w:leader="dot" w:pos="8494"/>
            </w:tabs>
            <w:rPr>
              <w:rFonts w:eastAsiaTheme="minorEastAsia"/>
              <w:bCs w:val="0"/>
              <w:caps w:val="0"/>
              <w:noProof/>
              <w:sz w:val="21"/>
              <w:szCs w:val="24"/>
            </w:rPr>
          </w:pPr>
          <w:r w:rsidRPr="0048090B">
            <w:rPr>
              <w:rFonts w:ascii="Times New Roman" w:eastAsia="ＭＳ 明朝" w:hAnsi="Times New Roman" w:cs="Times New Roman"/>
              <w:bCs w:val="0"/>
              <w:caps w:val="0"/>
              <w:sz w:val="21"/>
              <w:szCs w:val="21"/>
            </w:rPr>
            <w:fldChar w:fldCharType="begin"/>
          </w:r>
          <w:r w:rsidRPr="0048090B">
            <w:rPr>
              <w:rFonts w:ascii="Times New Roman" w:eastAsia="ＭＳ 明朝" w:hAnsi="Times New Roman" w:cs="Times New Roman"/>
              <w:bCs w:val="0"/>
              <w:caps w:val="0"/>
              <w:sz w:val="21"/>
              <w:szCs w:val="21"/>
            </w:rPr>
            <w:instrText xml:space="preserve"> TOC \o "1-3" \h \z \u </w:instrText>
          </w:r>
          <w:r w:rsidRPr="0048090B">
            <w:rPr>
              <w:rFonts w:ascii="Times New Roman" w:eastAsia="ＭＳ 明朝" w:hAnsi="Times New Roman" w:cs="Times New Roman"/>
              <w:bCs w:val="0"/>
              <w:caps w:val="0"/>
              <w:sz w:val="21"/>
              <w:szCs w:val="21"/>
            </w:rPr>
            <w:fldChar w:fldCharType="separate"/>
          </w:r>
          <w:hyperlink w:anchor="_Toc126693610" w:history="1">
            <w:r w:rsidR="004739B3" w:rsidRPr="00C47948">
              <w:rPr>
                <w:rStyle w:val="a9"/>
                <w:rFonts w:ascii="Times New Roman" w:eastAsia="ＭＳ 明朝" w:hAnsi="Times New Roman" w:cs="Times New Roman"/>
                <w:noProof/>
              </w:rPr>
              <w:t>1</w:t>
            </w:r>
            <w:r w:rsidR="004739B3">
              <w:rPr>
                <w:rFonts w:eastAsiaTheme="minorEastAsia"/>
                <w:bCs w:val="0"/>
                <w:caps w:val="0"/>
                <w:noProof/>
                <w:sz w:val="21"/>
                <w:szCs w:val="24"/>
              </w:rPr>
              <w:tab/>
            </w:r>
            <w:r w:rsidR="004739B3" w:rsidRPr="00C47948">
              <w:rPr>
                <w:rStyle w:val="a9"/>
                <w:rFonts w:ascii="Times New Roman" w:eastAsia="ＭＳ 明朝" w:hAnsi="Times New Roman" w:cs="Times New Roman"/>
                <w:noProof/>
              </w:rPr>
              <w:t>緒言</w:t>
            </w:r>
            <w:r w:rsidR="004739B3">
              <w:rPr>
                <w:noProof/>
                <w:webHidden/>
              </w:rPr>
              <w:tab/>
            </w:r>
            <w:r w:rsidR="004739B3">
              <w:rPr>
                <w:noProof/>
                <w:webHidden/>
              </w:rPr>
              <w:fldChar w:fldCharType="begin"/>
            </w:r>
            <w:r w:rsidR="004739B3">
              <w:rPr>
                <w:noProof/>
                <w:webHidden/>
              </w:rPr>
              <w:instrText xml:space="preserve"> PAGEREF _Toc126693610 \h </w:instrText>
            </w:r>
            <w:r w:rsidR="004739B3">
              <w:rPr>
                <w:noProof/>
                <w:webHidden/>
              </w:rPr>
            </w:r>
            <w:r w:rsidR="004739B3">
              <w:rPr>
                <w:noProof/>
                <w:webHidden/>
              </w:rPr>
              <w:fldChar w:fldCharType="separate"/>
            </w:r>
            <w:r w:rsidR="004739B3">
              <w:rPr>
                <w:noProof/>
                <w:webHidden/>
              </w:rPr>
              <w:t>5</w:t>
            </w:r>
            <w:r w:rsidR="004739B3">
              <w:rPr>
                <w:noProof/>
                <w:webHidden/>
              </w:rPr>
              <w:fldChar w:fldCharType="end"/>
            </w:r>
          </w:hyperlink>
        </w:p>
        <w:p w14:paraId="5690286A" w14:textId="33385E6F" w:rsidR="004739B3" w:rsidRDefault="004739B3">
          <w:pPr>
            <w:pStyle w:val="13"/>
            <w:tabs>
              <w:tab w:val="left" w:pos="420"/>
              <w:tab w:val="right" w:leader="dot" w:pos="8494"/>
            </w:tabs>
            <w:rPr>
              <w:rFonts w:eastAsiaTheme="minorEastAsia"/>
              <w:bCs w:val="0"/>
              <w:caps w:val="0"/>
              <w:noProof/>
              <w:sz w:val="21"/>
              <w:szCs w:val="24"/>
            </w:rPr>
          </w:pPr>
          <w:hyperlink w:anchor="_Toc126693611" w:history="1">
            <w:r w:rsidRPr="00C47948">
              <w:rPr>
                <w:rStyle w:val="a9"/>
                <w:rFonts w:ascii="Times New Roman" w:eastAsia="ＭＳ 明朝" w:hAnsi="Times New Roman" w:cs="Times New Roman"/>
                <w:noProof/>
              </w:rPr>
              <w:t>2</w:t>
            </w:r>
            <w:r>
              <w:rPr>
                <w:rFonts w:eastAsiaTheme="minorEastAsia"/>
                <w:bCs w:val="0"/>
                <w:caps w:val="0"/>
                <w:noProof/>
                <w:sz w:val="21"/>
                <w:szCs w:val="24"/>
              </w:rPr>
              <w:tab/>
            </w:r>
            <w:r w:rsidRPr="00C47948">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_Toc126693611 \h </w:instrText>
            </w:r>
            <w:r>
              <w:rPr>
                <w:noProof/>
                <w:webHidden/>
              </w:rPr>
            </w:r>
            <w:r>
              <w:rPr>
                <w:noProof/>
                <w:webHidden/>
              </w:rPr>
              <w:fldChar w:fldCharType="separate"/>
            </w:r>
            <w:r>
              <w:rPr>
                <w:noProof/>
                <w:webHidden/>
              </w:rPr>
              <w:t>5</w:t>
            </w:r>
            <w:r>
              <w:rPr>
                <w:noProof/>
                <w:webHidden/>
              </w:rPr>
              <w:fldChar w:fldCharType="end"/>
            </w:r>
          </w:hyperlink>
        </w:p>
        <w:p w14:paraId="736B5CB2" w14:textId="61EF3B83" w:rsidR="004739B3" w:rsidRDefault="004739B3">
          <w:pPr>
            <w:pStyle w:val="21"/>
            <w:tabs>
              <w:tab w:val="left" w:pos="840"/>
              <w:tab w:val="right" w:leader="dot" w:pos="8494"/>
            </w:tabs>
            <w:rPr>
              <w:rFonts w:eastAsiaTheme="minorEastAsia"/>
              <w:smallCaps w:val="0"/>
              <w:noProof/>
              <w:sz w:val="21"/>
              <w:szCs w:val="24"/>
            </w:rPr>
          </w:pPr>
          <w:hyperlink w:anchor="_Toc126693612" w:history="1">
            <w:r w:rsidRPr="00C47948">
              <w:rPr>
                <w:rStyle w:val="a9"/>
                <w:rFonts w:ascii="Times New Roman" w:eastAsia="ＭＳ 明朝" w:hAnsi="Times New Roman" w:cs="Times New Roman"/>
                <w:noProof/>
              </w:rPr>
              <w:t>2-1</w:t>
            </w:r>
            <w:r>
              <w:rPr>
                <w:rFonts w:eastAsiaTheme="minorEastAsia"/>
                <w:smallCaps w:val="0"/>
                <w:noProof/>
                <w:sz w:val="21"/>
                <w:szCs w:val="24"/>
              </w:rPr>
              <w:tab/>
            </w:r>
            <w:r w:rsidRPr="00C47948">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_Toc126693612 \h </w:instrText>
            </w:r>
            <w:r>
              <w:rPr>
                <w:noProof/>
                <w:webHidden/>
              </w:rPr>
            </w:r>
            <w:r>
              <w:rPr>
                <w:noProof/>
                <w:webHidden/>
              </w:rPr>
              <w:fldChar w:fldCharType="separate"/>
            </w:r>
            <w:r>
              <w:rPr>
                <w:noProof/>
                <w:webHidden/>
              </w:rPr>
              <w:t>5</w:t>
            </w:r>
            <w:r>
              <w:rPr>
                <w:noProof/>
                <w:webHidden/>
              </w:rPr>
              <w:fldChar w:fldCharType="end"/>
            </w:r>
          </w:hyperlink>
        </w:p>
        <w:p w14:paraId="78D011F8" w14:textId="4333CE8F" w:rsidR="004739B3" w:rsidRDefault="004739B3">
          <w:pPr>
            <w:pStyle w:val="21"/>
            <w:tabs>
              <w:tab w:val="left" w:pos="840"/>
              <w:tab w:val="right" w:leader="dot" w:pos="8494"/>
            </w:tabs>
            <w:rPr>
              <w:rFonts w:eastAsiaTheme="minorEastAsia"/>
              <w:smallCaps w:val="0"/>
              <w:noProof/>
              <w:sz w:val="21"/>
              <w:szCs w:val="24"/>
            </w:rPr>
          </w:pPr>
          <w:hyperlink w:anchor="_Toc126693613" w:history="1">
            <w:r w:rsidRPr="00C47948">
              <w:rPr>
                <w:rStyle w:val="a9"/>
                <w:rFonts w:ascii="Times New Roman" w:eastAsia="ＭＳ 明朝" w:hAnsi="Times New Roman" w:cs="Times New Roman"/>
                <w:noProof/>
              </w:rPr>
              <w:t>2-2</w:t>
            </w:r>
            <w:r>
              <w:rPr>
                <w:rFonts w:eastAsiaTheme="minorEastAsia"/>
                <w:smallCaps w:val="0"/>
                <w:noProof/>
                <w:sz w:val="21"/>
                <w:szCs w:val="24"/>
              </w:rPr>
              <w:tab/>
            </w:r>
            <w:r w:rsidRPr="00C47948">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_Toc126693613 \h </w:instrText>
            </w:r>
            <w:r>
              <w:rPr>
                <w:noProof/>
                <w:webHidden/>
              </w:rPr>
            </w:r>
            <w:r>
              <w:rPr>
                <w:noProof/>
                <w:webHidden/>
              </w:rPr>
              <w:fldChar w:fldCharType="separate"/>
            </w:r>
            <w:r>
              <w:rPr>
                <w:noProof/>
                <w:webHidden/>
              </w:rPr>
              <w:t>5</w:t>
            </w:r>
            <w:r>
              <w:rPr>
                <w:noProof/>
                <w:webHidden/>
              </w:rPr>
              <w:fldChar w:fldCharType="end"/>
            </w:r>
          </w:hyperlink>
        </w:p>
        <w:p w14:paraId="614E5A4B" w14:textId="0D7A15FE" w:rsidR="004739B3" w:rsidRDefault="004739B3">
          <w:pPr>
            <w:pStyle w:val="21"/>
            <w:tabs>
              <w:tab w:val="left" w:pos="840"/>
              <w:tab w:val="right" w:leader="dot" w:pos="8494"/>
            </w:tabs>
            <w:rPr>
              <w:rFonts w:eastAsiaTheme="minorEastAsia"/>
              <w:smallCaps w:val="0"/>
              <w:noProof/>
              <w:sz w:val="21"/>
              <w:szCs w:val="24"/>
            </w:rPr>
          </w:pPr>
          <w:hyperlink w:anchor="_Toc126693614" w:history="1">
            <w:r w:rsidRPr="00C47948">
              <w:rPr>
                <w:rStyle w:val="a9"/>
                <w:rFonts w:ascii="Times New Roman" w:eastAsia="ＭＳ 明朝" w:hAnsi="Times New Roman" w:cs="Times New Roman"/>
                <w:noProof/>
              </w:rPr>
              <w:t>2-3</w:t>
            </w:r>
            <w:r>
              <w:rPr>
                <w:rFonts w:eastAsiaTheme="minorEastAsia"/>
                <w:smallCaps w:val="0"/>
                <w:noProof/>
                <w:sz w:val="21"/>
                <w:szCs w:val="24"/>
              </w:rPr>
              <w:tab/>
            </w:r>
            <w:r w:rsidRPr="00C47948">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_Toc126693614 \h </w:instrText>
            </w:r>
            <w:r>
              <w:rPr>
                <w:noProof/>
                <w:webHidden/>
              </w:rPr>
            </w:r>
            <w:r>
              <w:rPr>
                <w:noProof/>
                <w:webHidden/>
              </w:rPr>
              <w:fldChar w:fldCharType="separate"/>
            </w:r>
            <w:r>
              <w:rPr>
                <w:noProof/>
                <w:webHidden/>
              </w:rPr>
              <w:t>6</w:t>
            </w:r>
            <w:r>
              <w:rPr>
                <w:noProof/>
                <w:webHidden/>
              </w:rPr>
              <w:fldChar w:fldCharType="end"/>
            </w:r>
          </w:hyperlink>
        </w:p>
        <w:p w14:paraId="15EACB30" w14:textId="50CB2427" w:rsidR="004739B3" w:rsidRDefault="004739B3">
          <w:pPr>
            <w:pStyle w:val="13"/>
            <w:tabs>
              <w:tab w:val="left" w:pos="420"/>
              <w:tab w:val="right" w:leader="dot" w:pos="8494"/>
            </w:tabs>
            <w:rPr>
              <w:rFonts w:eastAsiaTheme="minorEastAsia"/>
              <w:bCs w:val="0"/>
              <w:caps w:val="0"/>
              <w:noProof/>
              <w:sz w:val="21"/>
              <w:szCs w:val="24"/>
            </w:rPr>
          </w:pPr>
          <w:hyperlink w:anchor="_Toc126693615" w:history="1">
            <w:r w:rsidRPr="00C47948">
              <w:rPr>
                <w:rStyle w:val="a9"/>
                <w:rFonts w:ascii="Times New Roman" w:eastAsia="ＭＳ 明朝" w:hAnsi="Times New Roman" w:cs="Times New Roman"/>
                <w:noProof/>
              </w:rPr>
              <w:t>3</w:t>
            </w:r>
            <w:r>
              <w:rPr>
                <w:rFonts w:eastAsiaTheme="minorEastAsia"/>
                <w:bCs w:val="0"/>
                <w:caps w:val="0"/>
                <w:noProof/>
                <w:sz w:val="21"/>
                <w:szCs w:val="24"/>
              </w:rPr>
              <w:tab/>
            </w:r>
            <w:r w:rsidRPr="00C47948">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_Toc126693615 \h </w:instrText>
            </w:r>
            <w:r>
              <w:rPr>
                <w:noProof/>
                <w:webHidden/>
              </w:rPr>
            </w:r>
            <w:r>
              <w:rPr>
                <w:noProof/>
                <w:webHidden/>
              </w:rPr>
              <w:fldChar w:fldCharType="separate"/>
            </w:r>
            <w:r>
              <w:rPr>
                <w:noProof/>
                <w:webHidden/>
              </w:rPr>
              <w:t>7</w:t>
            </w:r>
            <w:r>
              <w:rPr>
                <w:noProof/>
                <w:webHidden/>
              </w:rPr>
              <w:fldChar w:fldCharType="end"/>
            </w:r>
          </w:hyperlink>
        </w:p>
        <w:p w14:paraId="6B819F0A" w14:textId="7B6FD80D" w:rsidR="004739B3" w:rsidRDefault="004739B3">
          <w:pPr>
            <w:pStyle w:val="21"/>
            <w:tabs>
              <w:tab w:val="left" w:pos="840"/>
              <w:tab w:val="right" w:leader="dot" w:pos="8494"/>
            </w:tabs>
            <w:rPr>
              <w:rFonts w:eastAsiaTheme="minorEastAsia"/>
              <w:smallCaps w:val="0"/>
              <w:noProof/>
              <w:sz w:val="21"/>
              <w:szCs w:val="24"/>
            </w:rPr>
          </w:pPr>
          <w:hyperlink w:anchor="_Toc126693616" w:history="1">
            <w:r w:rsidRPr="00C47948">
              <w:rPr>
                <w:rStyle w:val="a9"/>
                <w:rFonts w:ascii="Times New Roman" w:eastAsia="ＭＳ 明朝" w:hAnsi="Times New Roman" w:cs="Times New Roman"/>
                <w:noProof/>
              </w:rPr>
              <w:t>3-1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_Toc126693616 \h </w:instrText>
            </w:r>
            <w:r>
              <w:rPr>
                <w:noProof/>
                <w:webHidden/>
              </w:rPr>
            </w:r>
            <w:r>
              <w:rPr>
                <w:noProof/>
                <w:webHidden/>
              </w:rPr>
              <w:fldChar w:fldCharType="separate"/>
            </w:r>
            <w:r>
              <w:rPr>
                <w:noProof/>
                <w:webHidden/>
              </w:rPr>
              <w:t>7</w:t>
            </w:r>
            <w:r>
              <w:rPr>
                <w:noProof/>
                <w:webHidden/>
              </w:rPr>
              <w:fldChar w:fldCharType="end"/>
            </w:r>
          </w:hyperlink>
        </w:p>
        <w:p w14:paraId="66BF4215" w14:textId="77AAFCD0" w:rsidR="004739B3" w:rsidRDefault="004739B3">
          <w:pPr>
            <w:pStyle w:val="31"/>
            <w:tabs>
              <w:tab w:val="left" w:pos="1260"/>
              <w:tab w:val="right" w:leader="dot" w:pos="8494"/>
            </w:tabs>
            <w:rPr>
              <w:rFonts w:eastAsiaTheme="minorEastAsia"/>
              <w:iCs w:val="0"/>
              <w:noProof/>
              <w:sz w:val="21"/>
              <w:szCs w:val="24"/>
            </w:rPr>
          </w:pPr>
          <w:hyperlink w:anchor="_Toc126693617" w:history="1">
            <w:r w:rsidRPr="00C47948">
              <w:rPr>
                <w:rStyle w:val="a9"/>
                <w:rFonts w:ascii="Times New Roman" w:eastAsia="ＭＳ 明朝" w:hAnsi="Times New Roman" w:cs="Times New Roman"/>
                <w:noProof/>
                <w:kern w:val="0"/>
              </w:rPr>
              <w:t>3-1-1</w:t>
            </w:r>
            <w:r>
              <w:rPr>
                <w:rFonts w:eastAsiaTheme="minorEastAsia"/>
                <w:iCs w:val="0"/>
                <w:noProof/>
                <w:sz w:val="21"/>
                <w:szCs w:val="24"/>
              </w:rPr>
              <w:tab/>
            </w:r>
            <w:r w:rsidRPr="00C47948">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_Toc126693617 \h </w:instrText>
            </w:r>
            <w:r>
              <w:rPr>
                <w:noProof/>
                <w:webHidden/>
              </w:rPr>
            </w:r>
            <w:r>
              <w:rPr>
                <w:noProof/>
                <w:webHidden/>
              </w:rPr>
              <w:fldChar w:fldCharType="separate"/>
            </w:r>
            <w:r>
              <w:rPr>
                <w:noProof/>
                <w:webHidden/>
              </w:rPr>
              <w:t>7</w:t>
            </w:r>
            <w:r>
              <w:rPr>
                <w:noProof/>
                <w:webHidden/>
              </w:rPr>
              <w:fldChar w:fldCharType="end"/>
            </w:r>
          </w:hyperlink>
        </w:p>
        <w:p w14:paraId="52571EC8" w14:textId="5AEB13AB" w:rsidR="004739B3" w:rsidRDefault="004739B3">
          <w:pPr>
            <w:pStyle w:val="31"/>
            <w:tabs>
              <w:tab w:val="left" w:pos="1260"/>
              <w:tab w:val="right" w:leader="dot" w:pos="8494"/>
            </w:tabs>
            <w:rPr>
              <w:rFonts w:eastAsiaTheme="minorEastAsia"/>
              <w:iCs w:val="0"/>
              <w:noProof/>
              <w:sz w:val="21"/>
              <w:szCs w:val="24"/>
            </w:rPr>
          </w:pPr>
          <w:hyperlink w:anchor="_Toc126693618" w:history="1">
            <w:r w:rsidRPr="00C47948">
              <w:rPr>
                <w:rStyle w:val="a9"/>
                <w:rFonts w:ascii="Times New Roman" w:eastAsia="ＭＳ 明朝" w:hAnsi="Times New Roman" w:cs="Times New Roman"/>
                <w:noProof/>
              </w:rPr>
              <w:t>3-1-2</w:t>
            </w:r>
            <w:r>
              <w:rPr>
                <w:rFonts w:eastAsiaTheme="minorEastAsia"/>
                <w:iCs w:val="0"/>
                <w:noProof/>
                <w:sz w:val="21"/>
                <w:szCs w:val="24"/>
              </w:rPr>
              <w:tab/>
            </w:r>
            <w:r w:rsidRPr="00C47948">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_Toc126693618 \h </w:instrText>
            </w:r>
            <w:r>
              <w:rPr>
                <w:noProof/>
                <w:webHidden/>
              </w:rPr>
            </w:r>
            <w:r>
              <w:rPr>
                <w:noProof/>
                <w:webHidden/>
              </w:rPr>
              <w:fldChar w:fldCharType="separate"/>
            </w:r>
            <w:r>
              <w:rPr>
                <w:noProof/>
                <w:webHidden/>
              </w:rPr>
              <w:t>8</w:t>
            </w:r>
            <w:r>
              <w:rPr>
                <w:noProof/>
                <w:webHidden/>
              </w:rPr>
              <w:fldChar w:fldCharType="end"/>
            </w:r>
          </w:hyperlink>
        </w:p>
        <w:p w14:paraId="7344C1DC" w14:textId="0D8890AB" w:rsidR="004739B3" w:rsidRDefault="004739B3">
          <w:pPr>
            <w:pStyle w:val="31"/>
            <w:tabs>
              <w:tab w:val="left" w:pos="1260"/>
              <w:tab w:val="right" w:leader="dot" w:pos="8494"/>
            </w:tabs>
            <w:rPr>
              <w:rFonts w:eastAsiaTheme="minorEastAsia"/>
              <w:iCs w:val="0"/>
              <w:noProof/>
              <w:sz w:val="21"/>
              <w:szCs w:val="24"/>
            </w:rPr>
          </w:pPr>
          <w:hyperlink w:anchor="_Toc126693619" w:history="1">
            <w:r w:rsidRPr="00C47948">
              <w:rPr>
                <w:rStyle w:val="a9"/>
                <w:rFonts w:ascii="Times New Roman" w:eastAsia="ＭＳ 明朝" w:hAnsi="Times New Roman" w:cs="Times New Roman"/>
                <w:noProof/>
              </w:rPr>
              <w:t>3-1-3</w:t>
            </w:r>
            <w:r>
              <w:rPr>
                <w:rFonts w:eastAsiaTheme="minorEastAsia"/>
                <w:iCs w:val="0"/>
                <w:noProof/>
                <w:sz w:val="21"/>
                <w:szCs w:val="24"/>
              </w:rPr>
              <w:tab/>
            </w:r>
            <w:r w:rsidRPr="00C47948">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_Toc126693619 \h </w:instrText>
            </w:r>
            <w:r>
              <w:rPr>
                <w:noProof/>
                <w:webHidden/>
              </w:rPr>
            </w:r>
            <w:r>
              <w:rPr>
                <w:noProof/>
                <w:webHidden/>
              </w:rPr>
              <w:fldChar w:fldCharType="separate"/>
            </w:r>
            <w:r>
              <w:rPr>
                <w:noProof/>
                <w:webHidden/>
              </w:rPr>
              <w:t>8</w:t>
            </w:r>
            <w:r>
              <w:rPr>
                <w:noProof/>
                <w:webHidden/>
              </w:rPr>
              <w:fldChar w:fldCharType="end"/>
            </w:r>
          </w:hyperlink>
        </w:p>
        <w:p w14:paraId="2FCE01A5" w14:textId="37B72F2A" w:rsidR="004739B3" w:rsidRDefault="004739B3">
          <w:pPr>
            <w:pStyle w:val="31"/>
            <w:tabs>
              <w:tab w:val="left" w:pos="1260"/>
              <w:tab w:val="right" w:leader="dot" w:pos="8494"/>
            </w:tabs>
            <w:rPr>
              <w:rFonts w:eastAsiaTheme="minorEastAsia"/>
              <w:iCs w:val="0"/>
              <w:noProof/>
              <w:sz w:val="21"/>
              <w:szCs w:val="24"/>
            </w:rPr>
          </w:pPr>
          <w:hyperlink w:anchor="_Toc126693620" w:history="1">
            <w:r w:rsidRPr="00C47948">
              <w:rPr>
                <w:rStyle w:val="a9"/>
                <w:rFonts w:ascii="Times New Roman" w:eastAsia="ＭＳ 明朝" w:hAnsi="Times New Roman" w:cs="Times New Roman"/>
                <w:noProof/>
              </w:rPr>
              <w:t>3-1-4</w:t>
            </w:r>
            <w:r>
              <w:rPr>
                <w:rFonts w:eastAsiaTheme="minorEastAsia"/>
                <w:iCs w:val="0"/>
                <w:noProof/>
                <w:sz w:val="21"/>
                <w:szCs w:val="24"/>
              </w:rPr>
              <w:tab/>
            </w:r>
            <w:r w:rsidRPr="00C47948">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_Toc126693620 \h </w:instrText>
            </w:r>
            <w:r>
              <w:rPr>
                <w:noProof/>
                <w:webHidden/>
              </w:rPr>
            </w:r>
            <w:r>
              <w:rPr>
                <w:noProof/>
                <w:webHidden/>
              </w:rPr>
              <w:fldChar w:fldCharType="separate"/>
            </w:r>
            <w:r>
              <w:rPr>
                <w:noProof/>
                <w:webHidden/>
              </w:rPr>
              <w:t>9</w:t>
            </w:r>
            <w:r>
              <w:rPr>
                <w:noProof/>
                <w:webHidden/>
              </w:rPr>
              <w:fldChar w:fldCharType="end"/>
            </w:r>
          </w:hyperlink>
        </w:p>
        <w:p w14:paraId="0D21E000" w14:textId="5B834B3A" w:rsidR="004739B3" w:rsidRDefault="004739B3">
          <w:pPr>
            <w:pStyle w:val="31"/>
            <w:tabs>
              <w:tab w:val="left" w:pos="1260"/>
              <w:tab w:val="right" w:leader="dot" w:pos="8494"/>
            </w:tabs>
            <w:rPr>
              <w:rFonts w:eastAsiaTheme="minorEastAsia"/>
              <w:iCs w:val="0"/>
              <w:noProof/>
              <w:sz w:val="21"/>
              <w:szCs w:val="24"/>
            </w:rPr>
          </w:pPr>
          <w:hyperlink w:anchor="_Toc126693621" w:history="1">
            <w:r w:rsidRPr="00C47948">
              <w:rPr>
                <w:rStyle w:val="a9"/>
                <w:rFonts w:ascii="Times New Roman" w:eastAsia="ＭＳ 明朝" w:hAnsi="Times New Roman" w:cs="Times New Roman"/>
                <w:noProof/>
              </w:rPr>
              <w:t>3-1-5</w:t>
            </w:r>
            <w:r>
              <w:rPr>
                <w:rFonts w:eastAsiaTheme="minorEastAsia"/>
                <w:iCs w:val="0"/>
                <w:noProof/>
                <w:sz w:val="21"/>
                <w:szCs w:val="24"/>
              </w:rPr>
              <w:tab/>
            </w:r>
            <w:r w:rsidRPr="00C47948">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_Toc126693621 \h </w:instrText>
            </w:r>
            <w:r>
              <w:rPr>
                <w:noProof/>
                <w:webHidden/>
              </w:rPr>
            </w:r>
            <w:r>
              <w:rPr>
                <w:noProof/>
                <w:webHidden/>
              </w:rPr>
              <w:fldChar w:fldCharType="separate"/>
            </w:r>
            <w:r>
              <w:rPr>
                <w:noProof/>
                <w:webHidden/>
              </w:rPr>
              <w:t>10</w:t>
            </w:r>
            <w:r>
              <w:rPr>
                <w:noProof/>
                <w:webHidden/>
              </w:rPr>
              <w:fldChar w:fldCharType="end"/>
            </w:r>
          </w:hyperlink>
        </w:p>
        <w:p w14:paraId="679B174C" w14:textId="60B68973" w:rsidR="004739B3" w:rsidRDefault="004739B3">
          <w:pPr>
            <w:pStyle w:val="31"/>
            <w:tabs>
              <w:tab w:val="left" w:pos="1260"/>
              <w:tab w:val="right" w:leader="dot" w:pos="8494"/>
            </w:tabs>
            <w:rPr>
              <w:rFonts w:eastAsiaTheme="minorEastAsia"/>
              <w:iCs w:val="0"/>
              <w:noProof/>
              <w:sz w:val="21"/>
              <w:szCs w:val="24"/>
            </w:rPr>
          </w:pPr>
          <w:hyperlink w:anchor="_Toc126693622" w:history="1">
            <w:r w:rsidRPr="00C47948">
              <w:rPr>
                <w:rStyle w:val="a9"/>
                <w:rFonts w:ascii="Times New Roman" w:eastAsia="ＭＳ 明朝" w:hAnsi="Times New Roman" w:cs="Times New Roman"/>
                <w:noProof/>
              </w:rPr>
              <w:t>3-1-6</w:t>
            </w:r>
            <w:r>
              <w:rPr>
                <w:rFonts w:eastAsiaTheme="minorEastAsia"/>
                <w:iCs w:val="0"/>
                <w:noProof/>
                <w:sz w:val="21"/>
                <w:szCs w:val="24"/>
              </w:rPr>
              <w:tab/>
            </w:r>
            <w:r w:rsidRPr="00C47948">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_Toc126693622 \h </w:instrText>
            </w:r>
            <w:r>
              <w:rPr>
                <w:noProof/>
                <w:webHidden/>
              </w:rPr>
            </w:r>
            <w:r>
              <w:rPr>
                <w:noProof/>
                <w:webHidden/>
              </w:rPr>
              <w:fldChar w:fldCharType="separate"/>
            </w:r>
            <w:r>
              <w:rPr>
                <w:noProof/>
                <w:webHidden/>
              </w:rPr>
              <w:t>11</w:t>
            </w:r>
            <w:r>
              <w:rPr>
                <w:noProof/>
                <w:webHidden/>
              </w:rPr>
              <w:fldChar w:fldCharType="end"/>
            </w:r>
          </w:hyperlink>
        </w:p>
        <w:p w14:paraId="43D99A66" w14:textId="1FAE5A05" w:rsidR="004739B3" w:rsidRDefault="004739B3">
          <w:pPr>
            <w:pStyle w:val="31"/>
            <w:tabs>
              <w:tab w:val="left" w:pos="1260"/>
              <w:tab w:val="right" w:leader="dot" w:pos="8494"/>
            </w:tabs>
            <w:rPr>
              <w:rFonts w:eastAsiaTheme="minorEastAsia"/>
              <w:iCs w:val="0"/>
              <w:noProof/>
              <w:sz w:val="21"/>
              <w:szCs w:val="24"/>
            </w:rPr>
          </w:pPr>
          <w:hyperlink w:anchor="_Toc126693623" w:history="1">
            <w:r w:rsidRPr="00C47948">
              <w:rPr>
                <w:rStyle w:val="a9"/>
                <w:rFonts w:ascii="Times New Roman" w:eastAsia="ＭＳ 明朝" w:hAnsi="Times New Roman" w:cs="Times New Roman"/>
                <w:noProof/>
              </w:rPr>
              <w:t>3-1-7</w:t>
            </w:r>
            <w:r>
              <w:rPr>
                <w:rFonts w:eastAsiaTheme="minorEastAsia"/>
                <w:iCs w:val="0"/>
                <w:noProof/>
                <w:sz w:val="21"/>
                <w:szCs w:val="24"/>
              </w:rPr>
              <w:tab/>
            </w:r>
            <w:r w:rsidRPr="00C47948">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_Toc126693623 \h </w:instrText>
            </w:r>
            <w:r>
              <w:rPr>
                <w:noProof/>
                <w:webHidden/>
              </w:rPr>
            </w:r>
            <w:r>
              <w:rPr>
                <w:noProof/>
                <w:webHidden/>
              </w:rPr>
              <w:fldChar w:fldCharType="separate"/>
            </w:r>
            <w:r>
              <w:rPr>
                <w:noProof/>
                <w:webHidden/>
              </w:rPr>
              <w:t>11</w:t>
            </w:r>
            <w:r>
              <w:rPr>
                <w:noProof/>
                <w:webHidden/>
              </w:rPr>
              <w:fldChar w:fldCharType="end"/>
            </w:r>
          </w:hyperlink>
        </w:p>
        <w:p w14:paraId="0E050217" w14:textId="6DDA0C1D" w:rsidR="004739B3" w:rsidRDefault="004739B3">
          <w:pPr>
            <w:pStyle w:val="31"/>
            <w:tabs>
              <w:tab w:val="left" w:pos="1260"/>
              <w:tab w:val="right" w:leader="dot" w:pos="8494"/>
            </w:tabs>
            <w:rPr>
              <w:rFonts w:eastAsiaTheme="minorEastAsia"/>
              <w:iCs w:val="0"/>
              <w:noProof/>
              <w:sz w:val="21"/>
              <w:szCs w:val="24"/>
            </w:rPr>
          </w:pPr>
          <w:hyperlink w:anchor="_Toc126693624" w:history="1">
            <w:r w:rsidRPr="00C47948">
              <w:rPr>
                <w:rStyle w:val="a9"/>
                <w:rFonts w:ascii="Times New Roman" w:eastAsia="ＭＳ 明朝" w:hAnsi="Times New Roman" w:cs="Times New Roman"/>
                <w:noProof/>
              </w:rPr>
              <w:t>3-1-8</w:t>
            </w:r>
            <w:r>
              <w:rPr>
                <w:rFonts w:eastAsiaTheme="minorEastAsia"/>
                <w:iCs w:val="0"/>
                <w:noProof/>
                <w:sz w:val="21"/>
                <w:szCs w:val="24"/>
              </w:rPr>
              <w:tab/>
            </w:r>
            <w:r w:rsidRPr="00C47948">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_Toc126693624 \h </w:instrText>
            </w:r>
            <w:r>
              <w:rPr>
                <w:noProof/>
                <w:webHidden/>
              </w:rPr>
            </w:r>
            <w:r>
              <w:rPr>
                <w:noProof/>
                <w:webHidden/>
              </w:rPr>
              <w:fldChar w:fldCharType="separate"/>
            </w:r>
            <w:r>
              <w:rPr>
                <w:noProof/>
                <w:webHidden/>
              </w:rPr>
              <w:t>12</w:t>
            </w:r>
            <w:r>
              <w:rPr>
                <w:noProof/>
                <w:webHidden/>
              </w:rPr>
              <w:fldChar w:fldCharType="end"/>
            </w:r>
          </w:hyperlink>
        </w:p>
        <w:p w14:paraId="712DE752" w14:textId="66DA82AD" w:rsidR="004739B3" w:rsidRDefault="004739B3">
          <w:pPr>
            <w:pStyle w:val="31"/>
            <w:tabs>
              <w:tab w:val="left" w:pos="1260"/>
              <w:tab w:val="right" w:leader="dot" w:pos="8494"/>
            </w:tabs>
            <w:rPr>
              <w:rFonts w:eastAsiaTheme="minorEastAsia"/>
              <w:iCs w:val="0"/>
              <w:noProof/>
              <w:sz w:val="21"/>
              <w:szCs w:val="24"/>
            </w:rPr>
          </w:pPr>
          <w:hyperlink w:anchor="_Toc126693625" w:history="1">
            <w:r w:rsidRPr="00C47948">
              <w:rPr>
                <w:rStyle w:val="a9"/>
                <w:rFonts w:ascii="Times New Roman" w:eastAsia="ＭＳ 明朝" w:hAnsi="Times New Roman" w:cs="Times New Roman"/>
                <w:noProof/>
              </w:rPr>
              <w:t>3-1-9</w:t>
            </w:r>
            <w:r>
              <w:rPr>
                <w:rFonts w:eastAsiaTheme="minorEastAsia"/>
                <w:iCs w:val="0"/>
                <w:noProof/>
                <w:sz w:val="21"/>
                <w:szCs w:val="24"/>
              </w:rPr>
              <w:tab/>
            </w:r>
            <w:r w:rsidRPr="00C47948">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_Toc126693625 \h </w:instrText>
            </w:r>
            <w:r>
              <w:rPr>
                <w:noProof/>
                <w:webHidden/>
              </w:rPr>
            </w:r>
            <w:r>
              <w:rPr>
                <w:noProof/>
                <w:webHidden/>
              </w:rPr>
              <w:fldChar w:fldCharType="separate"/>
            </w:r>
            <w:r>
              <w:rPr>
                <w:noProof/>
                <w:webHidden/>
              </w:rPr>
              <w:t>13</w:t>
            </w:r>
            <w:r>
              <w:rPr>
                <w:noProof/>
                <w:webHidden/>
              </w:rPr>
              <w:fldChar w:fldCharType="end"/>
            </w:r>
          </w:hyperlink>
        </w:p>
        <w:p w14:paraId="0910331F" w14:textId="63FAD16C" w:rsidR="004739B3" w:rsidRDefault="004739B3">
          <w:pPr>
            <w:pStyle w:val="21"/>
            <w:tabs>
              <w:tab w:val="left" w:pos="840"/>
              <w:tab w:val="right" w:leader="dot" w:pos="8494"/>
            </w:tabs>
            <w:rPr>
              <w:rFonts w:eastAsiaTheme="minorEastAsia"/>
              <w:smallCaps w:val="0"/>
              <w:noProof/>
              <w:sz w:val="21"/>
              <w:szCs w:val="24"/>
            </w:rPr>
          </w:pPr>
          <w:hyperlink w:anchor="_Toc126693626" w:history="1">
            <w:r w:rsidRPr="00C47948">
              <w:rPr>
                <w:rStyle w:val="a9"/>
                <w:rFonts w:ascii="Times New Roman" w:eastAsia="ＭＳ 明朝" w:hAnsi="Times New Roman" w:cs="Times New Roman"/>
                <w:noProof/>
              </w:rPr>
              <w:t>3-2</w:t>
            </w:r>
            <w:r>
              <w:rPr>
                <w:rFonts w:eastAsiaTheme="minorEastAsia"/>
                <w:smallCaps w:val="0"/>
                <w:noProof/>
                <w:sz w:val="21"/>
                <w:szCs w:val="24"/>
              </w:rPr>
              <w:tab/>
            </w:r>
            <w:r w:rsidRPr="00C47948">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_Toc126693626 \h </w:instrText>
            </w:r>
            <w:r>
              <w:rPr>
                <w:noProof/>
                <w:webHidden/>
              </w:rPr>
            </w:r>
            <w:r>
              <w:rPr>
                <w:noProof/>
                <w:webHidden/>
              </w:rPr>
              <w:fldChar w:fldCharType="separate"/>
            </w:r>
            <w:r>
              <w:rPr>
                <w:noProof/>
                <w:webHidden/>
              </w:rPr>
              <w:t>14</w:t>
            </w:r>
            <w:r>
              <w:rPr>
                <w:noProof/>
                <w:webHidden/>
              </w:rPr>
              <w:fldChar w:fldCharType="end"/>
            </w:r>
          </w:hyperlink>
        </w:p>
        <w:p w14:paraId="4D85E954" w14:textId="3A1C7F78" w:rsidR="004739B3" w:rsidRDefault="004739B3">
          <w:pPr>
            <w:pStyle w:val="31"/>
            <w:tabs>
              <w:tab w:val="left" w:pos="1260"/>
              <w:tab w:val="right" w:leader="dot" w:pos="8494"/>
            </w:tabs>
            <w:rPr>
              <w:rFonts w:eastAsiaTheme="minorEastAsia"/>
              <w:iCs w:val="0"/>
              <w:noProof/>
              <w:sz w:val="21"/>
              <w:szCs w:val="24"/>
            </w:rPr>
          </w:pPr>
          <w:hyperlink w:anchor="_Toc126693627" w:history="1">
            <w:r w:rsidRPr="00C47948">
              <w:rPr>
                <w:rStyle w:val="a9"/>
                <w:rFonts w:ascii="Times New Roman" w:eastAsia="ＭＳ 明朝" w:hAnsi="Times New Roman" w:cs="Times New Roman"/>
                <w:noProof/>
              </w:rPr>
              <w:t>3-2-1</w:t>
            </w:r>
            <w:r>
              <w:rPr>
                <w:rFonts w:eastAsiaTheme="minorEastAsia"/>
                <w:iCs w:val="0"/>
                <w:noProof/>
                <w:sz w:val="21"/>
                <w:szCs w:val="24"/>
              </w:rPr>
              <w:tab/>
            </w:r>
            <w:r w:rsidRPr="00C47948">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_Toc126693627 \h </w:instrText>
            </w:r>
            <w:r>
              <w:rPr>
                <w:noProof/>
                <w:webHidden/>
              </w:rPr>
            </w:r>
            <w:r>
              <w:rPr>
                <w:noProof/>
                <w:webHidden/>
              </w:rPr>
              <w:fldChar w:fldCharType="separate"/>
            </w:r>
            <w:r>
              <w:rPr>
                <w:noProof/>
                <w:webHidden/>
              </w:rPr>
              <w:t>14</w:t>
            </w:r>
            <w:r>
              <w:rPr>
                <w:noProof/>
                <w:webHidden/>
              </w:rPr>
              <w:fldChar w:fldCharType="end"/>
            </w:r>
          </w:hyperlink>
        </w:p>
        <w:p w14:paraId="255516C8" w14:textId="5CE33B79" w:rsidR="004739B3" w:rsidRDefault="004739B3">
          <w:pPr>
            <w:pStyle w:val="31"/>
            <w:tabs>
              <w:tab w:val="left" w:pos="1260"/>
              <w:tab w:val="right" w:leader="dot" w:pos="8494"/>
            </w:tabs>
            <w:rPr>
              <w:rFonts w:eastAsiaTheme="minorEastAsia"/>
              <w:iCs w:val="0"/>
              <w:noProof/>
              <w:sz w:val="21"/>
              <w:szCs w:val="24"/>
            </w:rPr>
          </w:pPr>
          <w:hyperlink w:anchor="_Toc126693628" w:history="1">
            <w:r w:rsidRPr="00C47948">
              <w:rPr>
                <w:rStyle w:val="a9"/>
                <w:rFonts w:ascii="Times New Roman" w:eastAsia="ＭＳ 明朝" w:hAnsi="Times New Roman" w:cs="Times New Roman"/>
                <w:noProof/>
              </w:rPr>
              <w:t>3-2-2</w:t>
            </w:r>
            <w:r>
              <w:rPr>
                <w:rFonts w:eastAsiaTheme="minorEastAsia"/>
                <w:iCs w:val="0"/>
                <w:noProof/>
                <w:sz w:val="21"/>
                <w:szCs w:val="24"/>
              </w:rPr>
              <w:tab/>
            </w:r>
            <w:r w:rsidRPr="00C47948">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_Toc126693628 \h </w:instrText>
            </w:r>
            <w:r>
              <w:rPr>
                <w:noProof/>
                <w:webHidden/>
              </w:rPr>
            </w:r>
            <w:r>
              <w:rPr>
                <w:noProof/>
                <w:webHidden/>
              </w:rPr>
              <w:fldChar w:fldCharType="separate"/>
            </w:r>
            <w:r>
              <w:rPr>
                <w:noProof/>
                <w:webHidden/>
              </w:rPr>
              <w:t>15</w:t>
            </w:r>
            <w:r>
              <w:rPr>
                <w:noProof/>
                <w:webHidden/>
              </w:rPr>
              <w:fldChar w:fldCharType="end"/>
            </w:r>
          </w:hyperlink>
        </w:p>
        <w:p w14:paraId="4C57B346" w14:textId="3D4FBD20" w:rsidR="004739B3" w:rsidRDefault="004739B3">
          <w:pPr>
            <w:pStyle w:val="31"/>
            <w:tabs>
              <w:tab w:val="left" w:pos="1260"/>
              <w:tab w:val="right" w:leader="dot" w:pos="8494"/>
            </w:tabs>
            <w:rPr>
              <w:rFonts w:eastAsiaTheme="minorEastAsia"/>
              <w:iCs w:val="0"/>
              <w:noProof/>
              <w:sz w:val="21"/>
              <w:szCs w:val="24"/>
            </w:rPr>
          </w:pPr>
          <w:hyperlink w:anchor="_Toc126693629" w:history="1">
            <w:r w:rsidRPr="00C47948">
              <w:rPr>
                <w:rStyle w:val="a9"/>
                <w:rFonts w:ascii="Times New Roman" w:eastAsia="ＭＳ 明朝" w:hAnsi="Times New Roman" w:cs="Times New Roman"/>
                <w:noProof/>
              </w:rPr>
              <w:t>3-2-3</w:t>
            </w:r>
            <w:r>
              <w:rPr>
                <w:rFonts w:eastAsiaTheme="minorEastAsia"/>
                <w:iCs w:val="0"/>
                <w:noProof/>
                <w:sz w:val="21"/>
                <w:szCs w:val="24"/>
              </w:rPr>
              <w:tab/>
            </w:r>
            <w:r w:rsidRPr="00C47948">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_Toc126693629 \h </w:instrText>
            </w:r>
            <w:r>
              <w:rPr>
                <w:noProof/>
                <w:webHidden/>
              </w:rPr>
            </w:r>
            <w:r>
              <w:rPr>
                <w:noProof/>
                <w:webHidden/>
              </w:rPr>
              <w:fldChar w:fldCharType="separate"/>
            </w:r>
            <w:r>
              <w:rPr>
                <w:noProof/>
                <w:webHidden/>
              </w:rPr>
              <w:t>15</w:t>
            </w:r>
            <w:r>
              <w:rPr>
                <w:noProof/>
                <w:webHidden/>
              </w:rPr>
              <w:fldChar w:fldCharType="end"/>
            </w:r>
          </w:hyperlink>
        </w:p>
        <w:p w14:paraId="5B855C3F" w14:textId="4B836892" w:rsidR="004739B3" w:rsidRDefault="004739B3">
          <w:pPr>
            <w:pStyle w:val="31"/>
            <w:tabs>
              <w:tab w:val="left" w:pos="1260"/>
              <w:tab w:val="right" w:leader="dot" w:pos="8494"/>
            </w:tabs>
            <w:rPr>
              <w:rFonts w:eastAsiaTheme="minorEastAsia"/>
              <w:iCs w:val="0"/>
              <w:noProof/>
              <w:sz w:val="21"/>
              <w:szCs w:val="24"/>
            </w:rPr>
          </w:pPr>
          <w:hyperlink w:anchor="_Toc126693630" w:history="1">
            <w:r w:rsidRPr="00C47948">
              <w:rPr>
                <w:rStyle w:val="a9"/>
                <w:rFonts w:ascii="Times New Roman" w:eastAsia="ＭＳ 明朝" w:hAnsi="Times New Roman" w:cs="Times New Roman"/>
                <w:noProof/>
              </w:rPr>
              <w:t>3-2-4</w:t>
            </w:r>
            <w:r>
              <w:rPr>
                <w:rFonts w:eastAsiaTheme="minorEastAsia"/>
                <w:iCs w:val="0"/>
                <w:noProof/>
                <w:sz w:val="21"/>
                <w:szCs w:val="24"/>
              </w:rPr>
              <w:tab/>
            </w:r>
            <w:r w:rsidRPr="00C47948">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_Toc126693630 \h </w:instrText>
            </w:r>
            <w:r>
              <w:rPr>
                <w:noProof/>
                <w:webHidden/>
              </w:rPr>
            </w:r>
            <w:r>
              <w:rPr>
                <w:noProof/>
                <w:webHidden/>
              </w:rPr>
              <w:fldChar w:fldCharType="separate"/>
            </w:r>
            <w:r>
              <w:rPr>
                <w:noProof/>
                <w:webHidden/>
              </w:rPr>
              <w:t>16</w:t>
            </w:r>
            <w:r>
              <w:rPr>
                <w:noProof/>
                <w:webHidden/>
              </w:rPr>
              <w:fldChar w:fldCharType="end"/>
            </w:r>
          </w:hyperlink>
        </w:p>
        <w:p w14:paraId="2630B23B" w14:textId="664C11CF" w:rsidR="004739B3" w:rsidRDefault="004739B3">
          <w:pPr>
            <w:pStyle w:val="31"/>
            <w:tabs>
              <w:tab w:val="left" w:pos="1260"/>
              <w:tab w:val="right" w:leader="dot" w:pos="8494"/>
            </w:tabs>
            <w:rPr>
              <w:rFonts w:eastAsiaTheme="minorEastAsia"/>
              <w:iCs w:val="0"/>
              <w:noProof/>
              <w:sz w:val="21"/>
              <w:szCs w:val="24"/>
            </w:rPr>
          </w:pPr>
          <w:hyperlink w:anchor="_Toc126693631" w:history="1">
            <w:r w:rsidRPr="00C47948">
              <w:rPr>
                <w:rStyle w:val="a9"/>
                <w:rFonts w:ascii="Times New Roman" w:eastAsia="ＭＳ 明朝" w:hAnsi="Times New Roman" w:cs="Times New Roman"/>
                <w:noProof/>
              </w:rPr>
              <w:t>3-2-5</w:t>
            </w:r>
            <w:r>
              <w:rPr>
                <w:rFonts w:eastAsiaTheme="minorEastAsia"/>
                <w:iCs w:val="0"/>
                <w:noProof/>
                <w:sz w:val="21"/>
                <w:szCs w:val="24"/>
              </w:rPr>
              <w:tab/>
            </w:r>
            <w:r w:rsidRPr="00C47948">
              <w:rPr>
                <w:rStyle w:val="a9"/>
                <w:rFonts w:ascii="Times New Roman" w:eastAsia="ＭＳ 明朝" w:hAnsi="Times New Roman" w:cs="Times New Roman"/>
                <w:noProof/>
              </w:rPr>
              <w:t>221006Ni_OH_DS</w:t>
            </w:r>
            <w:r>
              <w:rPr>
                <w:noProof/>
                <w:webHidden/>
              </w:rPr>
              <w:tab/>
            </w:r>
            <w:r>
              <w:rPr>
                <w:noProof/>
                <w:webHidden/>
              </w:rPr>
              <w:fldChar w:fldCharType="begin"/>
            </w:r>
            <w:r>
              <w:rPr>
                <w:noProof/>
                <w:webHidden/>
              </w:rPr>
              <w:instrText xml:space="preserve"> PAGEREF _Toc126693631 \h </w:instrText>
            </w:r>
            <w:r>
              <w:rPr>
                <w:noProof/>
                <w:webHidden/>
              </w:rPr>
            </w:r>
            <w:r>
              <w:rPr>
                <w:noProof/>
                <w:webHidden/>
              </w:rPr>
              <w:fldChar w:fldCharType="separate"/>
            </w:r>
            <w:r>
              <w:rPr>
                <w:noProof/>
                <w:webHidden/>
              </w:rPr>
              <w:t>16</w:t>
            </w:r>
            <w:r>
              <w:rPr>
                <w:noProof/>
                <w:webHidden/>
              </w:rPr>
              <w:fldChar w:fldCharType="end"/>
            </w:r>
          </w:hyperlink>
        </w:p>
        <w:p w14:paraId="35325701" w14:textId="24588863" w:rsidR="004739B3" w:rsidRDefault="004739B3">
          <w:pPr>
            <w:pStyle w:val="21"/>
            <w:tabs>
              <w:tab w:val="left" w:pos="840"/>
              <w:tab w:val="right" w:leader="dot" w:pos="8494"/>
            </w:tabs>
            <w:rPr>
              <w:rFonts w:eastAsiaTheme="minorEastAsia"/>
              <w:smallCaps w:val="0"/>
              <w:noProof/>
              <w:sz w:val="21"/>
              <w:szCs w:val="24"/>
            </w:rPr>
          </w:pPr>
          <w:hyperlink w:anchor="_Toc126693632" w:history="1">
            <w:r w:rsidRPr="00C47948">
              <w:rPr>
                <w:rStyle w:val="a9"/>
                <w:rFonts w:ascii="Times New Roman" w:eastAsia="ＭＳ 明朝" w:hAnsi="Times New Roman" w:cs="Times New Roman"/>
                <w:noProof/>
              </w:rPr>
              <w:t>3-3</w:t>
            </w:r>
            <w:r>
              <w:rPr>
                <w:rFonts w:eastAsiaTheme="minorEastAsia"/>
                <w:smallCaps w:val="0"/>
                <w:noProof/>
                <w:sz w:val="21"/>
                <w:szCs w:val="24"/>
              </w:rPr>
              <w:tab/>
            </w:r>
            <w:r w:rsidRPr="00C47948">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_Toc126693632 \h </w:instrText>
            </w:r>
            <w:r>
              <w:rPr>
                <w:noProof/>
                <w:webHidden/>
              </w:rPr>
            </w:r>
            <w:r>
              <w:rPr>
                <w:noProof/>
                <w:webHidden/>
              </w:rPr>
              <w:fldChar w:fldCharType="separate"/>
            </w:r>
            <w:r>
              <w:rPr>
                <w:noProof/>
                <w:webHidden/>
              </w:rPr>
              <w:t>17</w:t>
            </w:r>
            <w:r>
              <w:rPr>
                <w:noProof/>
                <w:webHidden/>
              </w:rPr>
              <w:fldChar w:fldCharType="end"/>
            </w:r>
          </w:hyperlink>
        </w:p>
        <w:p w14:paraId="67408579" w14:textId="4A3F5E3A" w:rsidR="004739B3" w:rsidRDefault="004739B3">
          <w:pPr>
            <w:pStyle w:val="21"/>
            <w:tabs>
              <w:tab w:val="left" w:pos="840"/>
              <w:tab w:val="right" w:leader="dot" w:pos="8494"/>
            </w:tabs>
            <w:rPr>
              <w:rFonts w:eastAsiaTheme="minorEastAsia"/>
              <w:smallCaps w:val="0"/>
              <w:noProof/>
              <w:sz w:val="21"/>
              <w:szCs w:val="24"/>
            </w:rPr>
          </w:pPr>
          <w:hyperlink w:anchor="_Toc126693633" w:history="1">
            <w:r w:rsidRPr="00C47948">
              <w:rPr>
                <w:rStyle w:val="a9"/>
                <w:rFonts w:ascii="Times New Roman" w:eastAsia="ＭＳ 明朝" w:hAnsi="Times New Roman" w:cs="Times New Roman"/>
                <w:noProof/>
              </w:rPr>
              <w:t>3-4</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 (</w:t>
            </w:r>
            <w:r w:rsidRPr="00C47948">
              <w:rPr>
                <w:rStyle w:val="a9"/>
                <w:rFonts w:ascii="Times New Roman" w:eastAsia="ＭＳ 明朝" w:hAnsi="Times New Roman" w:cs="Times New Roman"/>
                <w:noProof/>
              </w:rPr>
              <w:t>ケッチェンブラックと流動パラフィン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_Toc126693633 \h </w:instrText>
            </w:r>
            <w:r>
              <w:rPr>
                <w:noProof/>
                <w:webHidden/>
              </w:rPr>
            </w:r>
            <w:r>
              <w:rPr>
                <w:noProof/>
                <w:webHidden/>
              </w:rPr>
              <w:fldChar w:fldCharType="separate"/>
            </w:r>
            <w:r>
              <w:rPr>
                <w:noProof/>
                <w:webHidden/>
              </w:rPr>
              <w:t>18</w:t>
            </w:r>
            <w:r>
              <w:rPr>
                <w:noProof/>
                <w:webHidden/>
              </w:rPr>
              <w:fldChar w:fldCharType="end"/>
            </w:r>
          </w:hyperlink>
        </w:p>
        <w:p w14:paraId="314D5111" w14:textId="5B92CA3A" w:rsidR="004739B3" w:rsidRDefault="004739B3">
          <w:pPr>
            <w:pStyle w:val="31"/>
            <w:tabs>
              <w:tab w:val="left" w:pos="1260"/>
              <w:tab w:val="right" w:leader="dot" w:pos="8494"/>
            </w:tabs>
            <w:rPr>
              <w:rFonts w:eastAsiaTheme="minorEastAsia"/>
              <w:iCs w:val="0"/>
              <w:noProof/>
              <w:sz w:val="21"/>
              <w:szCs w:val="24"/>
            </w:rPr>
          </w:pPr>
          <w:hyperlink w:anchor="_Toc126693634" w:history="1">
            <w:r w:rsidRPr="00C47948">
              <w:rPr>
                <w:rStyle w:val="a9"/>
                <w:rFonts w:ascii="Times New Roman" w:eastAsia="ＭＳ 明朝" w:hAnsi="Times New Roman" w:cs="Times New Roman"/>
                <w:noProof/>
              </w:rPr>
              <w:t>3-4-1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_Toc126693634 \h </w:instrText>
            </w:r>
            <w:r>
              <w:rPr>
                <w:noProof/>
                <w:webHidden/>
              </w:rPr>
            </w:r>
            <w:r>
              <w:rPr>
                <w:noProof/>
                <w:webHidden/>
              </w:rPr>
              <w:fldChar w:fldCharType="separate"/>
            </w:r>
            <w:r>
              <w:rPr>
                <w:noProof/>
                <w:webHidden/>
              </w:rPr>
              <w:t>18</w:t>
            </w:r>
            <w:r>
              <w:rPr>
                <w:noProof/>
                <w:webHidden/>
              </w:rPr>
              <w:fldChar w:fldCharType="end"/>
            </w:r>
          </w:hyperlink>
        </w:p>
        <w:p w14:paraId="7E2BD868" w14:textId="7C2746CE" w:rsidR="004739B3" w:rsidRDefault="004739B3">
          <w:pPr>
            <w:pStyle w:val="21"/>
            <w:tabs>
              <w:tab w:val="left" w:pos="840"/>
              <w:tab w:val="right" w:leader="dot" w:pos="8494"/>
            </w:tabs>
            <w:rPr>
              <w:rFonts w:eastAsiaTheme="minorEastAsia"/>
              <w:smallCaps w:val="0"/>
              <w:noProof/>
              <w:sz w:val="21"/>
              <w:szCs w:val="24"/>
            </w:rPr>
          </w:pPr>
          <w:hyperlink w:anchor="_Toc126693635" w:history="1">
            <w:r w:rsidRPr="00C47948">
              <w:rPr>
                <w:rStyle w:val="a9"/>
                <w:rFonts w:ascii="Times New Roman" w:eastAsia="ＭＳ 明朝" w:hAnsi="Times New Roman" w:cs="Times New Roman"/>
                <w:noProof/>
              </w:rPr>
              <w:t>3-5</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_Toc126693635 \h </w:instrText>
            </w:r>
            <w:r>
              <w:rPr>
                <w:noProof/>
                <w:webHidden/>
              </w:rPr>
            </w:r>
            <w:r>
              <w:rPr>
                <w:noProof/>
                <w:webHidden/>
              </w:rPr>
              <w:fldChar w:fldCharType="separate"/>
            </w:r>
            <w:r>
              <w:rPr>
                <w:noProof/>
                <w:webHidden/>
              </w:rPr>
              <w:t>18</w:t>
            </w:r>
            <w:r>
              <w:rPr>
                <w:noProof/>
                <w:webHidden/>
              </w:rPr>
              <w:fldChar w:fldCharType="end"/>
            </w:r>
          </w:hyperlink>
        </w:p>
        <w:p w14:paraId="731A08D0" w14:textId="3E411876" w:rsidR="004739B3" w:rsidRDefault="004739B3">
          <w:pPr>
            <w:pStyle w:val="31"/>
            <w:tabs>
              <w:tab w:val="left" w:pos="1260"/>
              <w:tab w:val="right" w:leader="dot" w:pos="8494"/>
            </w:tabs>
            <w:rPr>
              <w:rFonts w:eastAsiaTheme="minorEastAsia"/>
              <w:iCs w:val="0"/>
              <w:noProof/>
              <w:sz w:val="21"/>
              <w:szCs w:val="24"/>
            </w:rPr>
          </w:pPr>
          <w:hyperlink w:anchor="_Toc126693636" w:history="1">
            <w:r w:rsidRPr="00C47948">
              <w:rPr>
                <w:rStyle w:val="a9"/>
                <w:rFonts w:ascii="Times New Roman" w:eastAsia="ＭＳ 明朝" w:hAnsi="Times New Roman" w:cs="Times New Roman"/>
                <w:noProof/>
              </w:rPr>
              <w:t>3-5-1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_Toc126693636 \h </w:instrText>
            </w:r>
            <w:r>
              <w:rPr>
                <w:noProof/>
                <w:webHidden/>
              </w:rPr>
            </w:r>
            <w:r>
              <w:rPr>
                <w:noProof/>
                <w:webHidden/>
              </w:rPr>
              <w:fldChar w:fldCharType="separate"/>
            </w:r>
            <w:r>
              <w:rPr>
                <w:noProof/>
                <w:webHidden/>
              </w:rPr>
              <w:t>18</w:t>
            </w:r>
            <w:r>
              <w:rPr>
                <w:noProof/>
                <w:webHidden/>
              </w:rPr>
              <w:fldChar w:fldCharType="end"/>
            </w:r>
          </w:hyperlink>
        </w:p>
        <w:p w14:paraId="48D0F74B" w14:textId="23727755" w:rsidR="004739B3" w:rsidRDefault="004739B3">
          <w:pPr>
            <w:pStyle w:val="21"/>
            <w:tabs>
              <w:tab w:val="left" w:pos="840"/>
              <w:tab w:val="right" w:leader="dot" w:pos="8494"/>
            </w:tabs>
            <w:rPr>
              <w:rFonts w:eastAsiaTheme="minorEastAsia"/>
              <w:smallCaps w:val="0"/>
              <w:noProof/>
              <w:sz w:val="21"/>
              <w:szCs w:val="24"/>
            </w:rPr>
          </w:pPr>
          <w:hyperlink w:anchor="_Toc126693637" w:history="1">
            <w:r w:rsidRPr="00C47948">
              <w:rPr>
                <w:rStyle w:val="a9"/>
                <w:rFonts w:ascii="Times New Roman" w:eastAsia="ＭＳ 明朝" w:hAnsi="Times New Roman" w:cs="Times New Roman"/>
                <w:noProof/>
              </w:rPr>
              <w:t>3-6</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w:t>
            </w:r>
            <w:r w:rsidRPr="00C47948">
              <w:rPr>
                <w:rStyle w:val="a9"/>
                <w:rFonts w:ascii="Times New Roman" w:eastAsia="ＭＳ 明朝" w:hAnsi="Times New Roman" w:cs="Times New Roman"/>
                <w:noProof/>
              </w:rPr>
              <w:t>キャスト</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_Toc126693637 \h </w:instrText>
            </w:r>
            <w:r>
              <w:rPr>
                <w:noProof/>
                <w:webHidden/>
              </w:rPr>
            </w:r>
            <w:r>
              <w:rPr>
                <w:noProof/>
                <w:webHidden/>
              </w:rPr>
              <w:fldChar w:fldCharType="separate"/>
            </w:r>
            <w:r>
              <w:rPr>
                <w:noProof/>
                <w:webHidden/>
              </w:rPr>
              <w:t>18</w:t>
            </w:r>
            <w:r>
              <w:rPr>
                <w:noProof/>
                <w:webHidden/>
              </w:rPr>
              <w:fldChar w:fldCharType="end"/>
            </w:r>
          </w:hyperlink>
        </w:p>
        <w:p w14:paraId="13ABC919" w14:textId="674C5A15" w:rsidR="004739B3" w:rsidRDefault="004739B3">
          <w:pPr>
            <w:pStyle w:val="31"/>
            <w:tabs>
              <w:tab w:val="left" w:pos="1260"/>
              <w:tab w:val="right" w:leader="dot" w:pos="8494"/>
            </w:tabs>
            <w:rPr>
              <w:rFonts w:eastAsiaTheme="minorEastAsia"/>
              <w:iCs w:val="0"/>
              <w:noProof/>
              <w:sz w:val="21"/>
              <w:szCs w:val="24"/>
            </w:rPr>
          </w:pPr>
          <w:hyperlink w:anchor="_Toc126693638" w:history="1">
            <w:r w:rsidRPr="00C47948">
              <w:rPr>
                <w:rStyle w:val="a9"/>
                <w:rFonts w:ascii="Times New Roman" w:eastAsia="ＭＳ 明朝" w:hAnsi="Times New Roman" w:cs="Times New Roman"/>
                <w:noProof/>
              </w:rPr>
              <w:t>3-6-1</w:t>
            </w:r>
            <w:r>
              <w:rPr>
                <w:rFonts w:eastAsiaTheme="minorEastAsia"/>
                <w:iCs w:val="0"/>
                <w:noProof/>
                <w:sz w:val="21"/>
                <w:szCs w:val="24"/>
              </w:rPr>
              <w:tab/>
            </w:r>
            <w:r w:rsidRPr="00C47948">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_Toc126693638 \h </w:instrText>
            </w:r>
            <w:r>
              <w:rPr>
                <w:noProof/>
                <w:webHidden/>
              </w:rPr>
            </w:r>
            <w:r>
              <w:rPr>
                <w:noProof/>
                <w:webHidden/>
              </w:rPr>
              <w:fldChar w:fldCharType="separate"/>
            </w:r>
            <w:r>
              <w:rPr>
                <w:noProof/>
                <w:webHidden/>
              </w:rPr>
              <w:t>18</w:t>
            </w:r>
            <w:r>
              <w:rPr>
                <w:noProof/>
                <w:webHidden/>
              </w:rPr>
              <w:fldChar w:fldCharType="end"/>
            </w:r>
          </w:hyperlink>
        </w:p>
        <w:p w14:paraId="404E772F" w14:textId="5B06E152" w:rsidR="004739B3" w:rsidRDefault="004739B3">
          <w:pPr>
            <w:pStyle w:val="31"/>
            <w:tabs>
              <w:tab w:val="left" w:pos="1260"/>
              <w:tab w:val="right" w:leader="dot" w:pos="8494"/>
            </w:tabs>
            <w:rPr>
              <w:rFonts w:eastAsiaTheme="minorEastAsia"/>
              <w:iCs w:val="0"/>
              <w:noProof/>
              <w:sz w:val="21"/>
              <w:szCs w:val="24"/>
            </w:rPr>
          </w:pPr>
          <w:hyperlink w:anchor="_Toc126693639" w:history="1">
            <w:r w:rsidRPr="00C47948">
              <w:rPr>
                <w:rStyle w:val="a9"/>
                <w:rFonts w:ascii="Times New Roman" w:eastAsia="ＭＳ 明朝" w:hAnsi="Times New Roman" w:cs="Times New Roman"/>
                <w:noProof/>
              </w:rPr>
              <w:t>3-6-2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_Toc126693639 \h </w:instrText>
            </w:r>
            <w:r>
              <w:rPr>
                <w:noProof/>
                <w:webHidden/>
              </w:rPr>
            </w:r>
            <w:r>
              <w:rPr>
                <w:noProof/>
                <w:webHidden/>
              </w:rPr>
              <w:fldChar w:fldCharType="separate"/>
            </w:r>
            <w:r>
              <w:rPr>
                <w:noProof/>
                <w:webHidden/>
              </w:rPr>
              <w:t>19</w:t>
            </w:r>
            <w:r>
              <w:rPr>
                <w:noProof/>
                <w:webHidden/>
              </w:rPr>
              <w:fldChar w:fldCharType="end"/>
            </w:r>
          </w:hyperlink>
        </w:p>
        <w:p w14:paraId="1D3F1B45" w14:textId="681D2EA9" w:rsidR="004739B3" w:rsidRDefault="004739B3">
          <w:pPr>
            <w:pStyle w:val="21"/>
            <w:tabs>
              <w:tab w:val="left" w:pos="840"/>
              <w:tab w:val="right" w:leader="dot" w:pos="8494"/>
            </w:tabs>
            <w:rPr>
              <w:rFonts w:eastAsiaTheme="minorEastAsia"/>
              <w:smallCaps w:val="0"/>
              <w:noProof/>
              <w:sz w:val="21"/>
              <w:szCs w:val="24"/>
            </w:rPr>
          </w:pPr>
          <w:hyperlink w:anchor="_Toc126693640" w:history="1">
            <w:r w:rsidRPr="00C47948">
              <w:rPr>
                <w:rStyle w:val="a9"/>
                <w:rFonts w:ascii="Times New Roman" w:eastAsia="ＭＳ 明朝" w:hAnsi="Times New Roman" w:cs="Times New Roman"/>
                <w:noProof/>
              </w:rPr>
              <w:t>3-7</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_Toc126693640 \h </w:instrText>
            </w:r>
            <w:r>
              <w:rPr>
                <w:noProof/>
                <w:webHidden/>
              </w:rPr>
            </w:r>
            <w:r>
              <w:rPr>
                <w:noProof/>
                <w:webHidden/>
              </w:rPr>
              <w:fldChar w:fldCharType="separate"/>
            </w:r>
            <w:r>
              <w:rPr>
                <w:noProof/>
                <w:webHidden/>
              </w:rPr>
              <w:t>19</w:t>
            </w:r>
            <w:r>
              <w:rPr>
                <w:noProof/>
                <w:webHidden/>
              </w:rPr>
              <w:fldChar w:fldCharType="end"/>
            </w:r>
          </w:hyperlink>
        </w:p>
        <w:p w14:paraId="1905EDB3" w14:textId="44DD25D2" w:rsidR="004739B3" w:rsidRDefault="004739B3">
          <w:pPr>
            <w:pStyle w:val="31"/>
            <w:tabs>
              <w:tab w:val="left" w:pos="1260"/>
              <w:tab w:val="right" w:leader="dot" w:pos="8494"/>
            </w:tabs>
            <w:rPr>
              <w:rFonts w:eastAsiaTheme="minorEastAsia"/>
              <w:iCs w:val="0"/>
              <w:noProof/>
              <w:sz w:val="21"/>
              <w:szCs w:val="24"/>
            </w:rPr>
          </w:pPr>
          <w:hyperlink w:anchor="_Toc126693641" w:history="1">
            <w:r w:rsidRPr="00C47948">
              <w:rPr>
                <w:rStyle w:val="a9"/>
                <w:rFonts w:ascii="Times New Roman" w:eastAsia="ＭＳ 明朝" w:hAnsi="Times New Roman" w:cs="Times New Roman"/>
                <w:noProof/>
              </w:rPr>
              <w:t>3-7-1</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_Toc126693641 \h </w:instrText>
            </w:r>
            <w:r>
              <w:rPr>
                <w:noProof/>
                <w:webHidden/>
              </w:rPr>
            </w:r>
            <w:r>
              <w:rPr>
                <w:noProof/>
                <w:webHidden/>
              </w:rPr>
              <w:fldChar w:fldCharType="separate"/>
            </w:r>
            <w:r>
              <w:rPr>
                <w:noProof/>
                <w:webHidden/>
              </w:rPr>
              <w:t>19</w:t>
            </w:r>
            <w:r>
              <w:rPr>
                <w:noProof/>
                <w:webHidden/>
              </w:rPr>
              <w:fldChar w:fldCharType="end"/>
            </w:r>
          </w:hyperlink>
        </w:p>
        <w:p w14:paraId="137CB862" w14:textId="63C5DFE3" w:rsidR="004739B3" w:rsidRDefault="004739B3">
          <w:pPr>
            <w:pStyle w:val="21"/>
            <w:tabs>
              <w:tab w:val="left" w:pos="840"/>
              <w:tab w:val="right" w:leader="dot" w:pos="8494"/>
            </w:tabs>
            <w:rPr>
              <w:rFonts w:eastAsiaTheme="minorEastAsia"/>
              <w:smallCaps w:val="0"/>
              <w:noProof/>
              <w:sz w:val="21"/>
              <w:szCs w:val="24"/>
            </w:rPr>
          </w:pPr>
          <w:hyperlink w:anchor="_Toc126693642" w:history="1">
            <w:r w:rsidRPr="00C47948">
              <w:rPr>
                <w:rStyle w:val="a9"/>
                <w:rFonts w:ascii="Times New Roman" w:eastAsia="ＭＳ 明朝" w:hAnsi="Times New Roman" w:cs="Times New Roman"/>
                <w:noProof/>
              </w:rPr>
              <w:t>3-8</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_Toc126693642 \h </w:instrText>
            </w:r>
            <w:r>
              <w:rPr>
                <w:noProof/>
                <w:webHidden/>
              </w:rPr>
            </w:r>
            <w:r>
              <w:rPr>
                <w:noProof/>
                <w:webHidden/>
              </w:rPr>
              <w:fldChar w:fldCharType="separate"/>
            </w:r>
            <w:r>
              <w:rPr>
                <w:noProof/>
                <w:webHidden/>
              </w:rPr>
              <w:t>20</w:t>
            </w:r>
            <w:r>
              <w:rPr>
                <w:noProof/>
                <w:webHidden/>
              </w:rPr>
              <w:fldChar w:fldCharType="end"/>
            </w:r>
          </w:hyperlink>
        </w:p>
        <w:p w14:paraId="32BA3E9A" w14:textId="7B8199D5" w:rsidR="004739B3" w:rsidRDefault="004739B3">
          <w:pPr>
            <w:pStyle w:val="31"/>
            <w:tabs>
              <w:tab w:val="left" w:pos="1260"/>
              <w:tab w:val="right" w:leader="dot" w:pos="8494"/>
            </w:tabs>
            <w:rPr>
              <w:rFonts w:eastAsiaTheme="minorEastAsia"/>
              <w:iCs w:val="0"/>
              <w:noProof/>
              <w:sz w:val="21"/>
              <w:szCs w:val="24"/>
            </w:rPr>
          </w:pPr>
          <w:hyperlink w:anchor="_Toc126693643" w:history="1">
            <w:r w:rsidRPr="00C47948">
              <w:rPr>
                <w:rStyle w:val="a9"/>
                <w:rFonts w:ascii="Times New Roman" w:eastAsia="ＭＳ 明朝" w:hAnsi="Times New Roman" w:cs="Times New Roman"/>
                <w:noProof/>
              </w:rPr>
              <w:t>3-8-1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_Toc126693643 \h </w:instrText>
            </w:r>
            <w:r>
              <w:rPr>
                <w:noProof/>
                <w:webHidden/>
              </w:rPr>
            </w:r>
            <w:r>
              <w:rPr>
                <w:noProof/>
                <w:webHidden/>
              </w:rPr>
              <w:fldChar w:fldCharType="separate"/>
            </w:r>
            <w:r>
              <w:rPr>
                <w:noProof/>
                <w:webHidden/>
              </w:rPr>
              <w:t>20</w:t>
            </w:r>
            <w:r>
              <w:rPr>
                <w:noProof/>
                <w:webHidden/>
              </w:rPr>
              <w:fldChar w:fldCharType="end"/>
            </w:r>
          </w:hyperlink>
        </w:p>
        <w:p w14:paraId="2E0059DC" w14:textId="17CF2C78" w:rsidR="004739B3" w:rsidRDefault="004739B3">
          <w:pPr>
            <w:pStyle w:val="31"/>
            <w:tabs>
              <w:tab w:val="left" w:pos="1260"/>
              <w:tab w:val="right" w:leader="dot" w:pos="8494"/>
            </w:tabs>
            <w:rPr>
              <w:rFonts w:eastAsiaTheme="minorEastAsia"/>
              <w:iCs w:val="0"/>
              <w:noProof/>
              <w:sz w:val="21"/>
              <w:szCs w:val="24"/>
            </w:rPr>
          </w:pPr>
          <w:hyperlink w:anchor="_Toc126693644" w:history="1">
            <w:r w:rsidRPr="00C47948">
              <w:rPr>
                <w:rStyle w:val="a9"/>
                <w:rFonts w:ascii="Times New Roman" w:eastAsia="ＭＳ 明朝" w:hAnsi="Times New Roman" w:cs="Times New Roman"/>
                <w:noProof/>
              </w:rPr>
              <w:t>3-8-2</w:t>
            </w:r>
            <w:r>
              <w:rPr>
                <w:rFonts w:eastAsiaTheme="minorEastAsia"/>
                <w:iCs w:val="0"/>
                <w:noProof/>
                <w:sz w:val="21"/>
                <w:szCs w:val="24"/>
              </w:rPr>
              <w:tab/>
            </w:r>
            <w:r w:rsidRPr="00C47948">
              <w:rPr>
                <w:rStyle w:val="a9"/>
                <w:rFonts w:ascii="Times New Roman" w:eastAsia="ＭＳ 明朝" w:hAnsi="Times New Roman" w:cs="Times New Roman"/>
                <w:noProof/>
              </w:rPr>
              <w:t>220415Cast_2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_Toc126693644 \h </w:instrText>
            </w:r>
            <w:r>
              <w:rPr>
                <w:noProof/>
                <w:webHidden/>
              </w:rPr>
            </w:r>
            <w:r>
              <w:rPr>
                <w:noProof/>
                <w:webHidden/>
              </w:rPr>
              <w:fldChar w:fldCharType="separate"/>
            </w:r>
            <w:r>
              <w:rPr>
                <w:noProof/>
                <w:webHidden/>
              </w:rPr>
              <w:t>21</w:t>
            </w:r>
            <w:r>
              <w:rPr>
                <w:noProof/>
                <w:webHidden/>
              </w:rPr>
              <w:fldChar w:fldCharType="end"/>
            </w:r>
          </w:hyperlink>
        </w:p>
        <w:p w14:paraId="5E842470" w14:textId="1E56F016" w:rsidR="004739B3" w:rsidRDefault="004739B3">
          <w:pPr>
            <w:pStyle w:val="21"/>
            <w:tabs>
              <w:tab w:val="left" w:pos="840"/>
              <w:tab w:val="right" w:leader="dot" w:pos="8494"/>
            </w:tabs>
            <w:rPr>
              <w:rFonts w:eastAsiaTheme="minorEastAsia"/>
              <w:smallCaps w:val="0"/>
              <w:noProof/>
              <w:sz w:val="21"/>
              <w:szCs w:val="24"/>
            </w:rPr>
          </w:pPr>
          <w:hyperlink w:anchor="_Toc126693645" w:history="1">
            <w:r w:rsidRPr="00C47948">
              <w:rPr>
                <w:rStyle w:val="a9"/>
                <w:rFonts w:ascii="Times New Roman" w:eastAsia="ＭＳ 明朝" w:hAnsi="Times New Roman" w:cs="Times New Roman"/>
                <w:noProof/>
              </w:rPr>
              <w:t>3-9</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ケッチェンブラックとセルロースナノファイバー</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_Toc126693645 \h </w:instrText>
            </w:r>
            <w:r>
              <w:rPr>
                <w:noProof/>
                <w:webHidden/>
              </w:rPr>
            </w:r>
            <w:r>
              <w:rPr>
                <w:noProof/>
                <w:webHidden/>
              </w:rPr>
              <w:fldChar w:fldCharType="separate"/>
            </w:r>
            <w:r>
              <w:rPr>
                <w:noProof/>
                <w:webHidden/>
              </w:rPr>
              <w:t>22</w:t>
            </w:r>
            <w:r>
              <w:rPr>
                <w:noProof/>
                <w:webHidden/>
              </w:rPr>
              <w:fldChar w:fldCharType="end"/>
            </w:r>
          </w:hyperlink>
        </w:p>
        <w:p w14:paraId="0E76BC86" w14:textId="67A1D9C8" w:rsidR="004739B3" w:rsidRDefault="004739B3">
          <w:pPr>
            <w:pStyle w:val="31"/>
            <w:tabs>
              <w:tab w:val="left" w:pos="1260"/>
              <w:tab w:val="right" w:leader="dot" w:pos="8494"/>
            </w:tabs>
            <w:rPr>
              <w:rFonts w:eastAsiaTheme="minorEastAsia"/>
              <w:iCs w:val="0"/>
              <w:noProof/>
              <w:sz w:val="21"/>
              <w:szCs w:val="24"/>
            </w:rPr>
          </w:pPr>
          <w:hyperlink w:anchor="_Toc126693646" w:history="1">
            <w:r w:rsidRPr="00C47948">
              <w:rPr>
                <w:rStyle w:val="a9"/>
                <w:rFonts w:ascii="Times New Roman" w:eastAsia="ＭＳ 明朝" w:hAnsi="Times New Roman" w:cs="Times New Roman"/>
                <w:noProof/>
              </w:rPr>
              <w:t>3-9-1</w:t>
            </w:r>
            <w:r>
              <w:rPr>
                <w:rFonts w:eastAsiaTheme="minorEastAsia"/>
                <w:iCs w:val="0"/>
                <w:noProof/>
                <w:sz w:val="21"/>
                <w:szCs w:val="24"/>
              </w:rPr>
              <w:tab/>
            </w:r>
            <w:r w:rsidRPr="00C47948">
              <w:rPr>
                <w:rStyle w:val="a9"/>
                <w:rFonts w:ascii="Times New Roman" w:eastAsia="ＭＳ 明朝" w:hAnsi="Times New Roman" w:cs="Times New Roman"/>
                <w:noProof/>
              </w:rPr>
              <w:t>220415CP_ cell0.02g</w:t>
            </w:r>
            <w:r>
              <w:rPr>
                <w:noProof/>
                <w:webHidden/>
              </w:rPr>
              <w:tab/>
            </w:r>
            <w:r>
              <w:rPr>
                <w:noProof/>
                <w:webHidden/>
              </w:rPr>
              <w:fldChar w:fldCharType="begin"/>
            </w:r>
            <w:r>
              <w:rPr>
                <w:noProof/>
                <w:webHidden/>
              </w:rPr>
              <w:instrText xml:space="preserve"> PAGEREF _Toc126693646 \h </w:instrText>
            </w:r>
            <w:r>
              <w:rPr>
                <w:noProof/>
                <w:webHidden/>
              </w:rPr>
            </w:r>
            <w:r>
              <w:rPr>
                <w:noProof/>
                <w:webHidden/>
              </w:rPr>
              <w:fldChar w:fldCharType="separate"/>
            </w:r>
            <w:r>
              <w:rPr>
                <w:noProof/>
                <w:webHidden/>
              </w:rPr>
              <w:t>22</w:t>
            </w:r>
            <w:r>
              <w:rPr>
                <w:noProof/>
                <w:webHidden/>
              </w:rPr>
              <w:fldChar w:fldCharType="end"/>
            </w:r>
          </w:hyperlink>
        </w:p>
        <w:p w14:paraId="7C2B205E" w14:textId="0E30E3FE" w:rsidR="004739B3" w:rsidRDefault="004739B3">
          <w:pPr>
            <w:pStyle w:val="31"/>
            <w:tabs>
              <w:tab w:val="left" w:pos="1260"/>
              <w:tab w:val="right" w:leader="dot" w:pos="8494"/>
            </w:tabs>
            <w:rPr>
              <w:rFonts w:eastAsiaTheme="minorEastAsia"/>
              <w:iCs w:val="0"/>
              <w:noProof/>
              <w:sz w:val="21"/>
              <w:szCs w:val="24"/>
            </w:rPr>
          </w:pPr>
          <w:hyperlink w:anchor="_Toc126693647" w:history="1">
            <w:r w:rsidRPr="00C47948">
              <w:rPr>
                <w:rStyle w:val="a9"/>
                <w:rFonts w:ascii="Times New Roman" w:eastAsia="ＭＳ 明朝" w:hAnsi="Times New Roman" w:cs="Times New Roman"/>
                <w:noProof/>
              </w:rPr>
              <w:t>3-9-2</w:t>
            </w:r>
            <w:r>
              <w:rPr>
                <w:rFonts w:eastAsiaTheme="minorEastAsia"/>
                <w:iCs w:val="0"/>
                <w:noProof/>
                <w:sz w:val="21"/>
                <w:szCs w:val="24"/>
              </w:rPr>
              <w:tab/>
            </w:r>
            <w:r w:rsidRPr="00C47948">
              <w:rPr>
                <w:rStyle w:val="a9"/>
                <w:rFonts w:ascii="Times New Roman" w:eastAsia="ＭＳ 明朝" w:hAnsi="Times New Roman" w:cs="Times New Roman"/>
                <w:noProof/>
              </w:rPr>
              <w:t>220415CP_ cell0.2g</w:t>
            </w:r>
            <w:r>
              <w:rPr>
                <w:noProof/>
                <w:webHidden/>
              </w:rPr>
              <w:tab/>
            </w:r>
            <w:r>
              <w:rPr>
                <w:noProof/>
                <w:webHidden/>
              </w:rPr>
              <w:fldChar w:fldCharType="begin"/>
            </w:r>
            <w:r>
              <w:rPr>
                <w:noProof/>
                <w:webHidden/>
              </w:rPr>
              <w:instrText xml:space="preserve"> PAGEREF _Toc126693647 \h </w:instrText>
            </w:r>
            <w:r>
              <w:rPr>
                <w:noProof/>
                <w:webHidden/>
              </w:rPr>
            </w:r>
            <w:r>
              <w:rPr>
                <w:noProof/>
                <w:webHidden/>
              </w:rPr>
              <w:fldChar w:fldCharType="separate"/>
            </w:r>
            <w:r>
              <w:rPr>
                <w:noProof/>
                <w:webHidden/>
              </w:rPr>
              <w:t>23</w:t>
            </w:r>
            <w:r>
              <w:rPr>
                <w:noProof/>
                <w:webHidden/>
              </w:rPr>
              <w:fldChar w:fldCharType="end"/>
            </w:r>
          </w:hyperlink>
        </w:p>
        <w:p w14:paraId="1D859F20" w14:textId="45E71787" w:rsidR="004739B3" w:rsidRDefault="004739B3">
          <w:pPr>
            <w:pStyle w:val="31"/>
            <w:tabs>
              <w:tab w:val="left" w:pos="1260"/>
              <w:tab w:val="right" w:leader="dot" w:pos="8494"/>
            </w:tabs>
            <w:rPr>
              <w:rFonts w:eastAsiaTheme="minorEastAsia"/>
              <w:iCs w:val="0"/>
              <w:noProof/>
              <w:sz w:val="21"/>
              <w:szCs w:val="24"/>
            </w:rPr>
          </w:pPr>
          <w:hyperlink w:anchor="_Toc126693648" w:history="1">
            <w:r w:rsidRPr="00C47948">
              <w:rPr>
                <w:rStyle w:val="a9"/>
                <w:rFonts w:ascii="Times New Roman" w:eastAsia="ＭＳ 明朝" w:hAnsi="Times New Roman" w:cs="Times New Roman"/>
                <w:noProof/>
              </w:rPr>
              <w:t>3-9-3</w:t>
            </w:r>
            <w:r>
              <w:rPr>
                <w:rFonts w:eastAsiaTheme="minorEastAsia"/>
                <w:iCs w:val="0"/>
                <w:noProof/>
                <w:sz w:val="21"/>
                <w:szCs w:val="24"/>
              </w:rPr>
              <w:tab/>
            </w:r>
            <w:r w:rsidRPr="00C47948">
              <w:rPr>
                <w:rStyle w:val="a9"/>
                <w:rFonts w:ascii="Times New Roman" w:eastAsia="ＭＳ 明朝" w:hAnsi="Times New Roman" w:cs="Times New Roman"/>
                <w:noProof/>
              </w:rPr>
              <w:t>220906CP_ cell0.02g</w:t>
            </w:r>
            <w:r>
              <w:rPr>
                <w:noProof/>
                <w:webHidden/>
              </w:rPr>
              <w:tab/>
            </w:r>
            <w:r>
              <w:rPr>
                <w:noProof/>
                <w:webHidden/>
              </w:rPr>
              <w:fldChar w:fldCharType="begin"/>
            </w:r>
            <w:r>
              <w:rPr>
                <w:noProof/>
                <w:webHidden/>
              </w:rPr>
              <w:instrText xml:space="preserve"> PAGEREF _Toc126693648 \h </w:instrText>
            </w:r>
            <w:r>
              <w:rPr>
                <w:noProof/>
                <w:webHidden/>
              </w:rPr>
            </w:r>
            <w:r>
              <w:rPr>
                <w:noProof/>
                <w:webHidden/>
              </w:rPr>
              <w:fldChar w:fldCharType="separate"/>
            </w:r>
            <w:r>
              <w:rPr>
                <w:noProof/>
                <w:webHidden/>
              </w:rPr>
              <w:t>23</w:t>
            </w:r>
            <w:r>
              <w:rPr>
                <w:noProof/>
                <w:webHidden/>
              </w:rPr>
              <w:fldChar w:fldCharType="end"/>
            </w:r>
          </w:hyperlink>
        </w:p>
        <w:p w14:paraId="2A365489" w14:textId="64403BCE" w:rsidR="004739B3" w:rsidRDefault="004739B3">
          <w:pPr>
            <w:pStyle w:val="31"/>
            <w:tabs>
              <w:tab w:val="left" w:pos="1260"/>
              <w:tab w:val="right" w:leader="dot" w:pos="8494"/>
            </w:tabs>
            <w:rPr>
              <w:rFonts w:eastAsiaTheme="minorEastAsia"/>
              <w:iCs w:val="0"/>
              <w:noProof/>
              <w:sz w:val="21"/>
              <w:szCs w:val="24"/>
            </w:rPr>
          </w:pPr>
          <w:hyperlink w:anchor="_Toc126693649" w:history="1">
            <w:r w:rsidRPr="00C47948">
              <w:rPr>
                <w:rStyle w:val="a9"/>
                <w:rFonts w:ascii="Times New Roman" w:eastAsia="ＭＳ 明朝" w:hAnsi="Times New Roman" w:cs="Times New Roman"/>
                <w:noProof/>
              </w:rPr>
              <w:t>3-9-4</w:t>
            </w:r>
            <w:r>
              <w:rPr>
                <w:rFonts w:eastAsiaTheme="minorEastAsia"/>
                <w:iCs w:val="0"/>
                <w:noProof/>
                <w:sz w:val="21"/>
                <w:szCs w:val="24"/>
              </w:rPr>
              <w:tab/>
            </w:r>
            <w:r w:rsidRPr="00C47948">
              <w:rPr>
                <w:rStyle w:val="a9"/>
                <w:rFonts w:ascii="Times New Roman" w:eastAsia="ＭＳ 明朝" w:hAnsi="Times New Roman" w:cs="Times New Roman"/>
                <w:noProof/>
              </w:rPr>
              <w:t>220906CP_ cell0.2g_1</w:t>
            </w:r>
            <w:r>
              <w:rPr>
                <w:noProof/>
                <w:webHidden/>
              </w:rPr>
              <w:tab/>
            </w:r>
            <w:r>
              <w:rPr>
                <w:noProof/>
                <w:webHidden/>
              </w:rPr>
              <w:fldChar w:fldCharType="begin"/>
            </w:r>
            <w:r>
              <w:rPr>
                <w:noProof/>
                <w:webHidden/>
              </w:rPr>
              <w:instrText xml:space="preserve"> PAGEREF _Toc126693649 \h </w:instrText>
            </w:r>
            <w:r>
              <w:rPr>
                <w:noProof/>
                <w:webHidden/>
              </w:rPr>
            </w:r>
            <w:r>
              <w:rPr>
                <w:noProof/>
                <w:webHidden/>
              </w:rPr>
              <w:fldChar w:fldCharType="separate"/>
            </w:r>
            <w:r>
              <w:rPr>
                <w:noProof/>
                <w:webHidden/>
              </w:rPr>
              <w:t>23</w:t>
            </w:r>
            <w:r>
              <w:rPr>
                <w:noProof/>
                <w:webHidden/>
              </w:rPr>
              <w:fldChar w:fldCharType="end"/>
            </w:r>
          </w:hyperlink>
        </w:p>
        <w:p w14:paraId="0155D14F" w14:textId="7DF03E17" w:rsidR="004739B3" w:rsidRDefault="004739B3">
          <w:pPr>
            <w:pStyle w:val="31"/>
            <w:tabs>
              <w:tab w:val="left" w:pos="1260"/>
              <w:tab w:val="right" w:leader="dot" w:pos="8494"/>
            </w:tabs>
            <w:rPr>
              <w:rFonts w:eastAsiaTheme="minorEastAsia"/>
              <w:iCs w:val="0"/>
              <w:noProof/>
              <w:sz w:val="21"/>
              <w:szCs w:val="24"/>
            </w:rPr>
          </w:pPr>
          <w:hyperlink w:anchor="_Toc126693650" w:history="1">
            <w:r w:rsidRPr="00C47948">
              <w:rPr>
                <w:rStyle w:val="a9"/>
                <w:rFonts w:ascii="Times New Roman" w:eastAsia="ＭＳ 明朝" w:hAnsi="Times New Roman" w:cs="Times New Roman"/>
                <w:noProof/>
              </w:rPr>
              <w:t>3-9-5</w:t>
            </w:r>
            <w:r>
              <w:rPr>
                <w:rFonts w:eastAsiaTheme="minorEastAsia"/>
                <w:iCs w:val="0"/>
                <w:noProof/>
                <w:sz w:val="21"/>
                <w:szCs w:val="24"/>
              </w:rPr>
              <w:tab/>
            </w:r>
            <w:r w:rsidRPr="00C47948">
              <w:rPr>
                <w:rStyle w:val="a9"/>
                <w:rFonts w:ascii="Times New Roman" w:eastAsia="ＭＳ 明朝" w:hAnsi="Times New Roman" w:cs="Times New Roman"/>
                <w:noProof/>
              </w:rPr>
              <w:t>220906CP_ cell0.2g_2 &amp; 220906CP_ cell0.2g_3 &amp; 220906CP_ cell0.2g_4</w:t>
            </w:r>
            <w:r>
              <w:rPr>
                <w:noProof/>
                <w:webHidden/>
              </w:rPr>
              <w:tab/>
            </w:r>
            <w:r>
              <w:rPr>
                <w:noProof/>
                <w:webHidden/>
              </w:rPr>
              <w:fldChar w:fldCharType="begin"/>
            </w:r>
            <w:r>
              <w:rPr>
                <w:noProof/>
                <w:webHidden/>
              </w:rPr>
              <w:instrText xml:space="preserve"> PAGEREF _Toc126693650 \h </w:instrText>
            </w:r>
            <w:r>
              <w:rPr>
                <w:noProof/>
                <w:webHidden/>
              </w:rPr>
            </w:r>
            <w:r>
              <w:rPr>
                <w:noProof/>
                <w:webHidden/>
              </w:rPr>
              <w:fldChar w:fldCharType="separate"/>
            </w:r>
            <w:r>
              <w:rPr>
                <w:noProof/>
                <w:webHidden/>
              </w:rPr>
              <w:t>23</w:t>
            </w:r>
            <w:r>
              <w:rPr>
                <w:noProof/>
                <w:webHidden/>
              </w:rPr>
              <w:fldChar w:fldCharType="end"/>
            </w:r>
          </w:hyperlink>
        </w:p>
        <w:p w14:paraId="544B6664" w14:textId="6419E9F7" w:rsidR="004739B3" w:rsidRDefault="004739B3">
          <w:pPr>
            <w:pStyle w:val="31"/>
            <w:tabs>
              <w:tab w:val="left" w:pos="1260"/>
              <w:tab w:val="right" w:leader="dot" w:pos="8494"/>
            </w:tabs>
            <w:rPr>
              <w:rFonts w:eastAsiaTheme="minorEastAsia"/>
              <w:iCs w:val="0"/>
              <w:noProof/>
              <w:sz w:val="21"/>
              <w:szCs w:val="24"/>
            </w:rPr>
          </w:pPr>
          <w:hyperlink w:anchor="_Toc126693651" w:history="1">
            <w:r w:rsidRPr="00C47948">
              <w:rPr>
                <w:rStyle w:val="a9"/>
                <w:rFonts w:ascii="Times New Roman" w:eastAsia="ＭＳ 明朝" w:hAnsi="Times New Roman" w:cs="Times New Roman"/>
                <w:noProof/>
              </w:rPr>
              <w:t>3-9-6</w:t>
            </w:r>
            <w:r>
              <w:rPr>
                <w:rFonts w:eastAsiaTheme="minorEastAsia"/>
                <w:iCs w:val="0"/>
                <w:noProof/>
                <w:sz w:val="21"/>
                <w:szCs w:val="24"/>
              </w:rPr>
              <w:tab/>
            </w:r>
            <w:r w:rsidRPr="00C47948">
              <w:rPr>
                <w:rStyle w:val="a9"/>
                <w:rFonts w:ascii="Times New Roman" w:eastAsia="ＭＳ 明朝" w:hAnsi="Times New Roman" w:cs="Times New Roman"/>
                <w:noProof/>
              </w:rPr>
              <w:t>220906CP_ cell0.8g</w:t>
            </w:r>
            <w:r>
              <w:rPr>
                <w:noProof/>
                <w:webHidden/>
              </w:rPr>
              <w:tab/>
            </w:r>
            <w:r>
              <w:rPr>
                <w:noProof/>
                <w:webHidden/>
              </w:rPr>
              <w:fldChar w:fldCharType="begin"/>
            </w:r>
            <w:r>
              <w:rPr>
                <w:noProof/>
                <w:webHidden/>
              </w:rPr>
              <w:instrText xml:space="preserve"> PAGEREF _Toc126693651 \h </w:instrText>
            </w:r>
            <w:r>
              <w:rPr>
                <w:noProof/>
                <w:webHidden/>
              </w:rPr>
            </w:r>
            <w:r>
              <w:rPr>
                <w:noProof/>
                <w:webHidden/>
              </w:rPr>
              <w:fldChar w:fldCharType="separate"/>
            </w:r>
            <w:r>
              <w:rPr>
                <w:noProof/>
                <w:webHidden/>
              </w:rPr>
              <w:t>24</w:t>
            </w:r>
            <w:r>
              <w:rPr>
                <w:noProof/>
                <w:webHidden/>
              </w:rPr>
              <w:fldChar w:fldCharType="end"/>
            </w:r>
          </w:hyperlink>
        </w:p>
        <w:p w14:paraId="6BA3E7FD" w14:textId="1481079F" w:rsidR="004739B3" w:rsidRDefault="004739B3">
          <w:pPr>
            <w:pStyle w:val="31"/>
            <w:tabs>
              <w:tab w:val="left" w:pos="1260"/>
              <w:tab w:val="right" w:leader="dot" w:pos="8494"/>
            </w:tabs>
            <w:rPr>
              <w:rFonts w:eastAsiaTheme="minorEastAsia"/>
              <w:iCs w:val="0"/>
              <w:noProof/>
              <w:sz w:val="21"/>
              <w:szCs w:val="24"/>
            </w:rPr>
          </w:pPr>
          <w:hyperlink w:anchor="_Toc126693652" w:history="1">
            <w:r w:rsidRPr="00C47948">
              <w:rPr>
                <w:rStyle w:val="a9"/>
                <w:rFonts w:ascii="Times New Roman" w:eastAsia="ＭＳ 明朝" w:hAnsi="Times New Roman" w:cs="Times New Roman"/>
                <w:noProof/>
              </w:rPr>
              <w:t>3-9-7</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_Toc126693652 \h </w:instrText>
            </w:r>
            <w:r>
              <w:rPr>
                <w:noProof/>
                <w:webHidden/>
              </w:rPr>
            </w:r>
            <w:r>
              <w:rPr>
                <w:noProof/>
                <w:webHidden/>
              </w:rPr>
              <w:fldChar w:fldCharType="separate"/>
            </w:r>
            <w:r>
              <w:rPr>
                <w:noProof/>
                <w:webHidden/>
              </w:rPr>
              <w:t>24</w:t>
            </w:r>
            <w:r>
              <w:rPr>
                <w:noProof/>
                <w:webHidden/>
              </w:rPr>
              <w:fldChar w:fldCharType="end"/>
            </w:r>
          </w:hyperlink>
        </w:p>
        <w:p w14:paraId="0A07BC2A" w14:textId="028DF116" w:rsidR="004739B3" w:rsidRDefault="004739B3">
          <w:pPr>
            <w:pStyle w:val="21"/>
            <w:tabs>
              <w:tab w:val="left" w:pos="840"/>
              <w:tab w:val="right" w:leader="dot" w:pos="8494"/>
            </w:tabs>
            <w:rPr>
              <w:rFonts w:eastAsiaTheme="minorEastAsia"/>
              <w:smallCaps w:val="0"/>
              <w:noProof/>
              <w:sz w:val="21"/>
              <w:szCs w:val="24"/>
            </w:rPr>
          </w:pPr>
          <w:hyperlink w:anchor="_Toc126693653" w:history="1">
            <w:r w:rsidRPr="00C47948">
              <w:rPr>
                <w:rStyle w:val="a9"/>
                <w:rFonts w:ascii="Times New Roman" w:eastAsia="ＭＳ 明朝" w:hAnsi="Times New Roman" w:cs="Times New Roman"/>
                <w:noProof/>
              </w:rPr>
              <w:t>3-10</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_Toc126693653 \h </w:instrText>
            </w:r>
            <w:r>
              <w:rPr>
                <w:noProof/>
                <w:webHidden/>
              </w:rPr>
            </w:r>
            <w:r>
              <w:rPr>
                <w:noProof/>
                <w:webHidden/>
              </w:rPr>
              <w:fldChar w:fldCharType="separate"/>
            </w:r>
            <w:r>
              <w:rPr>
                <w:noProof/>
                <w:webHidden/>
              </w:rPr>
              <w:t>24</w:t>
            </w:r>
            <w:r>
              <w:rPr>
                <w:noProof/>
                <w:webHidden/>
              </w:rPr>
              <w:fldChar w:fldCharType="end"/>
            </w:r>
          </w:hyperlink>
        </w:p>
        <w:p w14:paraId="65CA566C" w14:textId="3CB9017F" w:rsidR="004739B3" w:rsidRDefault="004739B3">
          <w:pPr>
            <w:pStyle w:val="31"/>
            <w:tabs>
              <w:tab w:val="left" w:pos="1260"/>
              <w:tab w:val="right" w:leader="dot" w:pos="8494"/>
            </w:tabs>
            <w:rPr>
              <w:rFonts w:eastAsiaTheme="minorEastAsia"/>
              <w:iCs w:val="0"/>
              <w:noProof/>
              <w:sz w:val="21"/>
              <w:szCs w:val="24"/>
            </w:rPr>
          </w:pPr>
          <w:hyperlink w:anchor="_Toc126693654" w:history="1">
            <w:r w:rsidRPr="00C47948">
              <w:rPr>
                <w:rStyle w:val="a9"/>
                <w:rFonts w:ascii="Times New Roman" w:eastAsia="ＭＳ 明朝" w:hAnsi="Times New Roman" w:cs="Times New Roman"/>
                <w:noProof/>
              </w:rPr>
              <w:t>3-10-1</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_Toc126693654 \h </w:instrText>
            </w:r>
            <w:r>
              <w:rPr>
                <w:noProof/>
                <w:webHidden/>
              </w:rPr>
            </w:r>
            <w:r>
              <w:rPr>
                <w:noProof/>
                <w:webHidden/>
              </w:rPr>
              <w:fldChar w:fldCharType="separate"/>
            </w:r>
            <w:r>
              <w:rPr>
                <w:noProof/>
                <w:webHidden/>
              </w:rPr>
              <w:t>25</w:t>
            </w:r>
            <w:r>
              <w:rPr>
                <w:noProof/>
                <w:webHidden/>
              </w:rPr>
              <w:fldChar w:fldCharType="end"/>
            </w:r>
          </w:hyperlink>
        </w:p>
        <w:p w14:paraId="1E624BCC" w14:textId="7E0C605E" w:rsidR="004739B3" w:rsidRDefault="004739B3">
          <w:pPr>
            <w:pStyle w:val="31"/>
            <w:tabs>
              <w:tab w:val="left" w:pos="1260"/>
              <w:tab w:val="right" w:leader="dot" w:pos="8494"/>
            </w:tabs>
            <w:rPr>
              <w:rFonts w:eastAsiaTheme="minorEastAsia"/>
              <w:iCs w:val="0"/>
              <w:noProof/>
              <w:sz w:val="21"/>
              <w:szCs w:val="24"/>
            </w:rPr>
          </w:pPr>
          <w:hyperlink w:anchor="_Toc126693655" w:history="1">
            <w:r w:rsidRPr="00C47948">
              <w:rPr>
                <w:rStyle w:val="a9"/>
                <w:rFonts w:ascii="Times New Roman" w:eastAsia="ＭＳ 明朝" w:hAnsi="Times New Roman" w:cs="Times New Roman"/>
                <w:noProof/>
              </w:rPr>
              <w:t>3-10-2</w:t>
            </w:r>
            <w:r>
              <w:rPr>
                <w:rFonts w:eastAsiaTheme="minorEastAsia"/>
                <w:iCs w:val="0"/>
                <w:noProof/>
                <w:sz w:val="21"/>
                <w:szCs w:val="24"/>
              </w:rPr>
              <w:tab/>
            </w:r>
            <w:r w:rsidRPr="00C47948">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_Toc126693655 \h </w:instrText>
            </w:r>
            <w:r>
              <w:rPr>
                <w:noProof/>
                <w:webHidden/>
              </w:rPr>
            </w:r>
            <w:r>
              <w:rPr>
                <w:noProof/>
                <w:webHidden/>
              </w:rPr>
              <w:fldChar w:fldCharType="separate"/>
            </w:r>
            <w:r>
              <w:rPr>
                <w:noProof/>
                <w:webHidden/>
              </w:rPr>
              <w:t>25</w:t>
            </w:r>
            <w:r>
              <w:rPr>
                <w:noProof/>
                <w:webHidden/>
              </w:rPr>
              <w:fldChar w:fldCharType="end"/>
            </w:r>
          </w:hyperlink>
        </w:p>
        <w:p w14:paraId="3C028D6D" w14:textId="29067252" w:rsidR="004739B3" w:rsidRDefault="004739B3">
          <w:pPr>
            <w:pStyle w:val="21"/>
            <w:tabs>
              <w:tab w:val="left" w:pos="840"/>
              <w:tab w:val="right" w:leader="dot" w:pos="8494"/>
            </w:tabs>
            <w:rPr>
              <w:rFonts w:eastAsiaTheme="minorEastAsia"/>
              <w:smallCaps w:val="0"/>
              <w:noProof/>
              <w:sz w:val="21"/>
              <w:szCs w:val="24"/>
            </w:rPr>
          </w:pPr>
          <w:hyperlink w:anchor="_Toc126693656" w:history="1">
            <w:r w:rsidRPr="00C47948">
              <w:rPr>
                <w:rStyle w:val="a9"/>
                <w:rFonts w:ascii="Times New Roman" w:eastAsia="ＭＳ 明朝" w:hAnsi="Times New Roman" w:cs="Times New Roman"/>
                <w:noProof/>
              </w:rPr>
              <w:t>3-11</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_Toc126693656 \h </w:instrText>
            </w:r>
            <w:r>
              <w:rPr>
                <w:noProof/>
                <w:webHidden/>
              </w:rPr>
            </w:r>
            <w:r>
              <w:rPr>
                <w:noProof/>
                <w:webHidden/>
              </w:rPr>
              <w:fldChar w:fldCharType="separate"/>
            </w:r>
            <w:r>
              <w:rPr>
                <w:noProof/>
                <w:webHidden/>
              </w:rPr>
              <w:t>25</w:t>
            </w:r>
            <w:r>
              <w:rPr>
                <w:noProof/>
                <w:webHidden/>
              </w:rPr>
              <w:fldChar w:fldCharType="end"/>
            </w:r>
          </w:hyperlink>
        </w:p>
        <w:p w14:paraId="48F870E7" w14:textId="6C02F37C" w:rsidR="004739B3" w:rsidRDefault="004739B3">
          <w:pPr>
            <w:pStyle w:val="31"/>
            <w:tabs>
              <w:tab w:val="left" w:pos="1260"/>
              <w:tab w:val="right" w:leader="dot" w:pos="8494"/>
            </w:tabs>
            <w:rPr>
              <w:rFonts w:eastAsiaTheme="minorEastAsia"/>
              <w:iCs w:val="0"/>
              <w:noProof/>
              <w:sz w:val="21"/>
              <w:szCs w:val="24"/>
            </w:rPr>
          </w:pPr>
          <w:hyperlink w:anchor="_Toc126693657" w:history="1">
            <w:r w:rsidRPr="00C47948">
              <w:rPr>
                <w:rStyle w:val="a9"/>
                <w:rFonts w:ascii="Times New Roman" w:eastAsia="ＭＳ 明朝" w:hAnsi="Times New Roman" w:cs="Times New Roman"/>
                <w:noProof/>
              </w:rPr>
              <w:t>3-11-1</w:t>
            </w:r>
            <w:r>
              <w:rPr>
                <w:rFonts w:eastAsiaTheme="minorEastAsia"/>
                <w:iCs w:val="0"/>
                <w:noProof/>
                <w:sz w:val="21"/>
                <w:szCs w:val="24"/>
              </w:rPr>
              <w:tab/>
            </w:r>
            <w:r w:rsidRPr="00C47948">
              <w:rPr>
                <w:rStyle w:val="a9"/>
                <w:rFonts w:ascii="Times New Roman" w:eastAsia="ＭＳ 明朝" w:hAnsi="Times New Roman" w:cs="Times New Roman"/>
                <w:noProof/>
              </w:rPr>
              <w:t>220415CP_cell0.02g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_Toc126693657 \h </w:instrText>
            </w:r>
            <w:r>
              <w:rPr>
                <w:noProof/>
                <w:webHidden/>
              </w:rPr>
            </w:r>
            <w:r>
              <w:rPr>
                <w:noProof/>
                <w:webHidden/>
              </w:rPr>
              <w:fldChar w:fldCharType="separate"/>
            </w:r>
            <w:r>
              <w:rPr>
                <w:noProof/>
                <w:webHidden/>
              </w:rPr>
              <w:t>26</w:t>
            </w:r>
            <w:r>
              <w:rPr>
                <w:noProof/>
                <w:webHidden/>
              </w:rPr>
              <w:fldChar w:fldCharType="end"/>
            </w:r>
          </w:hyperlink>
        </w:p>
        <w:p w14:paraId="7E1033BE" w14:textId="50502CE9" w:rsidR="004739B3" w:rsidRDefault="004739B3">
          <w:pPr>
            <w:pStyle w:val="31"/>
            <w:tabs>
              <w:tab w:val="left" w:pos="1260"/>
              <w:tab w:val="right" w:leader="dot" w:pos="8494"/>
            </w:tabs>
            <w:rPr>
              <w:rFonts w:eastAsiaTheme="minorEastAsia"/>
              <w:iCs w:val="0"/>
              <w:noProof/>
              <w:sz w:val="21"/>
              <w:szCs w:val="24"/>
            </w:rPr>
          </w:pPr>
          <w:hyperlink w:anchor="_Toc126693658" w:history="1">
            <w:r w:rsidRPr="00C47948">
              <w:rPr>
                <w:rStyle w:val="a9"/>
                <w:rFonts w:ascii="Times New Roman" w:eastAsia="ＭＳ 明朝" w:hAnsi="Times New Roman" w:cs="Times New Roman"/>
                <w:noProof/>
              </w:rPr>
              <w:t>3-11-2</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_Toc126693658 \h </w:instrText>
            </w:r>
            <w:r>
              <w:rPr>
                <w:noProof/>
                <w:webHidden/>
              </w:rPr>
            </w:r>
            <w:r>
              <w:rPr>
                <w:noProof/>
                <w:webHidden/>
              </w:rPr>
              <w:fldChar w:fldCharType="separate"/>
            </w:r>
            <w:r>
              <w:rPr>
                <w:noProof/>
                <w:webHidden/>
              </w:rPr>
              <w:t>27</w:t>
            </w:r>
            <w:r>
              <w:rPr>
                <w:noProof/>
                <w:webHidden/>
              </w:rPr>
              <w:fldChar w:fldCharType="end"/>
            </w:r>
          </w:hyperlink>
        </w:p>
        <w:p w14:paraId="4E9DFA75" w14:textId="0074B33D" w:rsidR="004739B3" w:rsidRDefault="004739B3">
          <w:pPr>
            <w:pStyle w:val="31"/>
            <w:tabs>
              <w:tab w:val="left" w:pos="1260"/>
              <w:tab w:val="right" w:leader="dot" w:pos="8494"/>
            </w:tabs>
            <w:rPr>
              <w:rFonts w:eastAsiaTheme="minorEastAsia"/>
              <w:iCs w:val="0"/>
              <w:noProof/>
              <w:sz w:val="21"/>
              <w:szCs w:val="24"/>
            </w:rPr>
          </w:pPr>
          <w:hyperlink w:anchor="_Toc126693659" w:history="1">
            <w:r w:rsidRPr="00C47948">
              <w:rPr>
                <w:rStyle w:val="a9"/>
                <w:rFonts w:ascii="Times New Roman" w:eastAsia="ＭＳ 明朝" w:hAnsi="Times New Roman" w:cs="Times New Roman"/>
                <w:noProof/>
              </w:rPr>
              <w:t>3-11-3</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_Toc126693659 \h </w:instrText>
            </w:r>
            <w:r>
              <w:rPr>
                <w:noProof/>
                <w:webHidden/>
              </w:rPr>
            </w:r>
            <w:r>
              <w:rPr>
                <w:noProof/>
                <w:webHidden/>
              </w:rPr>
              <w:fldChar w:fldCharType="separate"/>
            </w:r>
            <w:r>
              <w:rPr>
                <w:noProof/>
                <w:webHidden/>
              </w:rPr>
              <w:t>28</w:t>
            </w:r>
            <w:r>
              <w:rPr>
                <w:noProof/>
                <w:webHidden/>
              </w:rPr>
              <w:fldChar w:fldCharType="end"/>
            </w:r>
          </w:hyperlink>
        </w:p>
        <w:p w14:paraId="1D9E2CDA" w14:textId="164CFD51" w:rsidR="004739B3" w:rsidRDefault="004739B3">
          <w:pPr>
            <w:pStyle w:val="31"/>
            <w:tabs>
              <w:tab w:val="left" w:pos="1260"/>
              <w:tab w:val="right" w:leader="dot" w:pos="8494"/>
            </w:tabs>
            <w:rPr>
              <w:rFonts w:eastAsiaTheme="minorEastAsia"/>
              <w:iCs w:val="0"/>
              <w:noProof/>
              <w:sz w:val="21"/>
              <w:szCs w:val="24"/>
            </w:rPr>
          </w:pPr>
          <w:hyperlink w:anchor="_Toc126693660" w:history="1">
            <w:r w:rsidRPr="00C47948">
              <w:rPr>
                <w:rStyle w:val="a9"/>
                <w:rFonts w:ascii="Times New Roman" w:eastAsia="ＭＳ 明朝" w:hAnsi="Times New Roman" w:cs="Times New Roman"/>
                <w:noProof/>
              </w:rPr>
              <w:t>3-11-4</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_Toc126693660 \h </w:instrText>
            </w:r>
            <w:r>
              <w:rPr>
                <w:noProof/>
                <w:webHidden/>
              </w:rPr>
            </w:r>
            <w:r>
              <w:rPr>
                <w:noProof/>
                <w:webHidden/>
              </w:rPr>
              <w:fldChar w:fldCharType="separate"/>
            </w:r>
            <w:r>
              <w:rPr>
                <w:noProof/>
                <w:webHidden/>
              </w:rPr>
              <w:t>29</w:t>
            </w:r>
            <w:r>
              <w:rPr>
                <w:noProof/>
                <w:webHidden/>
              </w:rPr>
              <w:fldChar w:fldCharType="end"/>
            </w:r>
          </w:hyperlink>
        </w:p>
        <w:p w14:paraId="582B7292" w14:textId="7797C7A5" w:rsidR="004739B3" w:rsidRDefault="004739B3">
          <w:pPr>
            <w:pStyle w:val="31"/>
            <w:tabs>
              <w:tab w:val="left" w:pos="1260"/>
              <w:tab w:val="right" w:leader="dot" w:pos="8494"/>
            </w:tabs>
            <w:rPr>
              <w:rFonts w:eastAsiaTheme="minorEastAsia"/>
              <w:iCs w:val="0"/>
              <w:noProof/>
              <w:sz w:val="21"/>
              <w:szCs w:val="24"/>
            </w:rPr>
          </w:pPr>
          <w:hyperlink w:anchor="_Toc126693661" w:history="1">
            <w:r w:rsidRPr="00C47948">
              <w:rPr>
                <w:rStyle w:val="a9"/>
                <w:rFonts w:ascii="Times New Roman" w:eastAsia="ＭＳ 明朝" w:hAnsi="Times New Roman" w:cs="Times New Roman"/>
                <w:noProof/>
              </w:rPr>
              <w:t>3-11-5</w:t>
            </w:r>
            <w:r>
              <w:rPr>
                <w:rFonts w:eastAsiaTheme="minorEastAsia"/>
                <w:iCs w:val="0"/>
                <w:noProof/>
                <w:sz w:val="21"/>
                <w:szCs w:val="24"/>
              </w:rPr>
              <w:tab/>
            </w:r>
            <w:r w:rsidRPr="00C47948">
              <w:rPr>
                <w:rStyle w:val="a9"/>
                <w:rFonts w:ascii="Times New Roman" w:eastAsia="ＭＳ 明朝" w:hAnsi="Times New Roman" w:cs="Times New Roman"/>
                <w:noProof/>
              </w:rPr>
              <w:t>220906CP_cell0.02g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_Toc126693661 \h </w:instrText>
            </w:r>
            <w:r>
              <w:rPr>
                <w:noProof/>
                <w:webHidden/>
              </w:rPr>
            </w:r>
            <w:r>
              <w:rPr>
                <w:noProof/>
                <w:webHidden/>
              </w:rPr>
              <w:fldChar w:fldCharType="separate"/>
            </w:r>
            <w:r>
              <w:rPr>
                <w:noProof/>
                <w:webHidden/>
              </w:rPr>
              <w:t>30</w:t>
            </w:r>
            <w:r>
              <w:rPr>
                <w:noProof/>
                <w:webHidden/>
              </w:rPr>
              <w:fldChar w:fldCharType="end"/>
            </w:r>
          </w:hyperlink>
        </w:p>
        <w:p w14:paraId="15D740E7" w14:textId="6A4863B4" w:rsidR="004739B3" w:rsidRDefault="004739B3">
          <w:pPr>
            <w:pStyle w:val="31"/>
            <w:tabs>
              <w:tab w:val="left" w:pos="1260"/>
              <w:tab w:val="right" w:leader="dot" w:pos="8494"/>
            </w:tabs>
            <w:rPr>
              <w:rFonts w:eastAsiaTheme="minorEastAsia"/>
              <w:iCs w:val="0"/>
              <w:noProof/>
              <w:sz w:val="21"/>
              <w:szCs w:val="24"/>
            </w:rPr>
          </w:pPr>
          <w:hyperlink w:anchor="_Toc126693662" w:history="1">
            <w:r w:rsidRPr="00C47948">
              <w:rPr>
                <w:rStyle w:val="a9"/>
                <w:rFonts w:ascii="Times New Roman" w:eastAsia="ＭＳ 明朝" w:hAnsi="Times New Roman" w:cs="Times New Roman"/>
                <w:noProof/>
              </w:rPr>
              <w:t>3-11-6</w:t>
            </w:r>
            <w:r>
              <w:rPr>
                <w:rFonts w:eastAsiaTheme="minorEastAsia"/>
                <w:iCs w:val="0"/>
                <w:noProof/>
                <w:sz w:val="21"/>
                <w:szCs w:val="24"/>
              </w:rPr>
              <w:tab/>
            </w:r>
            <w:r w:rsidRPr="00C47948">
              <w:rPr>
                <w:rStyle w:val="a9"/>
                <w:rFonts w:ascii="Times New Roman" w:eastAsia="ＭＳ 明朝" w:hAnsi="Times New Roman" w:cs="Times New Roman"/>
                <w:noProof/>
              </w:rPr>
              <w:t>220906CP_cell0.2g_1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_Toc126693662 \h </w:instrText>
            </w:r>
            <w:r>
              <w:rPr>
                <w:noProof/>
                <w:webHidden/>
              </w:rPr>
            </w:r>
            <w:r>
              <w:rPr>
                <w:noProof/>
                <w:webHidden/>
              </w:rPr>
              <w:fldChar w:fldCharType="separate"/>
            </w:r>
            <w:r>
              <w:rPr>
                <w:noProof/>
                <w:webHidden/>
              </w:rPr>
              <w:t>31</w:t>
            </w:r>
            <w:r>
              <w:rPr>
                <w:noProof/>
                <w:webHidden/>
              </w:rPr>
              <w:fldChar w:fldCharType="end"/>
            </w:r>
          </w:hyperlink>
        </w:p>
        <w:p w14:paraId="7DE1AD0A" w14:textId="74D512DA" w:rsidR="004739B3" w:rsidRDefault="004739B3">
          <w:pPr>
            <w:pStyle w:val="31"/>
            <w:tabs>
              <w:tab w:val="left" w:pos="1260"/>
              <w:tab w:val="right" w:leader="dot" w:pos="8494"/>
            </w:tabs>
            <w:rPr>
              <w:rFonts w:eastAsiaTheme="minorEastAsia"/>
              <w:iCs w:val="0"/>
              <w:noProof/>
              <w:sz w:val="21"/>
              <w:szCs w:val="24"/>
            </w:rPr>
          </w:pPr>
          <w:hyperlink w:anchor="_Toc126693663" w:history="1">
            <w:r w:rsidRPr="00C47948">
              <w:rPr>
                <w:rStyle w:val="a9"/>
                <w:rFonts w:ascii="Times New Roman" w:eastAsia="ＭＳ 明朝" w:hAnsi="Times New Roman" w:cs="Times New Roman"/>
                <w:noProof/>
              </w:rPr>
              <w:t>3-11-7</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_Toc126693663 \h </w:instrText>
            </w:r>
            <w:r>
              <w:rPr>
                <w:noProof/>
                <w:webHidden/>
              </w:rPr>
            </w:r>
            <w:r>
              <w:rPr>
                <w:noProof/>
                <w:webHidden/>
              </w:rPr>
              <w:fldChar w:fldCharType="separate"/>
            </w:r>
            <w:r>
              <w:rPr>
                <w:noProof/>
                <w:webHidden/>
              </w:rPr>
              <w:t>32</w:t>
            </w:r>
            <w:r>
              <w:rPr>
                <w:noProof/>
                <w:webHidden/>
              </w:rPr>
              <w:fldChar w:fldCharType="end"/>
            </w:r>
          </w:hyperlink>
        </w:p>
        <w:p w14:paraId="55B851A4" w14:textId="347DB2CE" w:rsidR="004739B3" w:rsidRDefault="004739B3">
          <w:pPr>
            <w:pStyle w:val="31"/>
            <w:tabs>
              <w:tab w:val="left" w:pos="1260"/>
              <w:tab w:val="right" w:leader="dot" w:pos="8494"/>
            </w:tabs>
            <w:rPr>
              <w:rFonts w:eastAsiaTheme="minorEastAsia"/>
              <w:iCs w:val="0"/>
              <w:noProof/>
              <w:sz w:val="21"/>
              <w:szCs w:val="24"/>
            </w:rPr>
          </w:pPr>
          <w:hyperlink w:anchor="_Toc126693664" w:history="1">
            <w:r w:rsidRPr="00C47948">
              <w:rPr>
                <w:rStyle w:val="a9"/>
                <w:rFonts w:ascii="Times New Roman" w:eastAsia="ＭＳ 明朝" w:hAnsi="Times New Roman" w:cs="Times New Roman"/>
                <w:noProof/>
              </w:rPr>
              <w:t>3-11-8</w:t>
            </w:r>
            <w:r>
              <w:rPr>
                <w:rFonts w:eastAsiaTheme="minorEastAsia"/>
                <w:iCs w:val="0"/>
                <w:noProof/>
                <w:sz w:val="21"/>
                <w:szCs w:val="24"/>
              </w:rPr>
              <w:tab/>
            </w:r>
            <w:r w:rsidRPr="00C47948">
              <w:rPr>
                <w:rStyle w:val="a9"/>
                <w:rFonts w:ascii="Times New Roman" w:eastAsia="ＭＳ 明朝" w:hAnsi="Times New Roman" w:cs="Times New Roman"/>
                <w:noProof/>
              </w:rPr>
              <w:t>220906CP_cell0.2g_3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_Toc126693664 \h </w:instrText>
            </w:r>
            <w:r>
              <w:rPr>
                <w:noProof/>
                <w:webHidden/>
              </w:rPr>
            </w:r>
            <w:r>
              <w:rPr>
                <w:noProof/>
                <w:webHidden/>
              </w:rPr>
              <w:fldChar w:fldCharType="separate"/>
            </w:r>
            <w:r>
              <w:rPr>
                <w:noProof/>
                <w:webHidden/>
              </w:rPr>
              <w:t>33</w:t>
            </w:r>
            <w:r>
              <w:rPr>
                <w:noProof/>
                <w:webHidden/>
              </w:rPr>
              <w:fldChar w:fldCharType="end"/>
            </w:r>
          </w:hyperlink>
        </w:p>
        <w:p w14:paraId="1B20E7E8" w14:textId="4F6E8A3B" w:rsidR="004739B3" w:rsidRDefault="004739B3">
          <w:pPr>
            <w:pStyle w:val="31"/>
            <w:tabs>
              <w:tab w:val="left" w:pos="1260"/>
              <w:tab w:val="right" w:leader="dot" w:pos="8494"/>
            </w:tabs>
            <w:rPr>
              <w:rFonts w:eastAsiaTheme="minorEastAsia"/>
              <w:iCs w:val="0"/>
              <w:noProof/>
              <w:sz w:val="21"/>
              <w:szCs w:val="24"/>
            </w:rPr>
          </w:pPr>
          <w:hyperlink w:anchor="_Toc126693665" w:history="1">
            <w:r w:rsidRPr="00C47948">
              <w:rPr>
                <w:rStyle w:val="a9"/>
                <w:rFonts w:ascii="Times New Roman" w:eastAsia="ＭＳ 明朝" w:hAnsi="Times New Roman" w:cs="Times New Roman"/>
                <w:noProof/>
              </w:rPr>
              <w:t>3-11-9</w:t>
            </w:r>
            <w:r>
              <w:rPr>
                <w:rFonts w:eastAsiaTheme="minorEastAsia"/>
                <w:iCs w:val="0"/>
                <w:noProof/>
                <w:sz w:val="21"/>
                <w:szCs w:val="24"/>
              </w:rPr>
              <w:tab/>
            </w:r>
            <w:r w:rsidRPr="00C47948">
              <w:rPr>
                <w:rStyle w:val="a9"/>
                <w:rFonts w:ascii="Times New Roman" w:eastAsia="ＭＳ 明朝" w:hAnsi="Times New Roman" w:cs="Times New Roman"/>
                <w:noProof/>
              </w:rPr>
              <w:t>220906CP_cell0.2g_4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_Toc126693665 \h </w:instrText>
            </w:r>
            <w:r>
              <w:rPr>
                <w:noProof/>
                <w:webHidden/>
              </w:rPr>
            </w:r>
            <w:r>
              <w:rPr>
                <w:noProof/>
                <w:webHidden/>
              </w:rPr>
              <w:fldChar w:fldCharType="separate"/>
            </w:r>
            <w:r>
              <w:rPr>
                <w:noProof/>
                <w:webHidden/>
              </w:rPr>
              <w:t>34</w:t>
            </w:r>
            <w:r>
              <w:rPr>
                <w:noProof/>
                <w:webHidden/>
              </w:rPr>
              <w:fldChar w:fldCharType="end"/>
            </w:r>
          </w:hyperlink>
        </w:p>
        <w:p w14:paraId="586D7543" w14:textId="0BA78471" w:rsidR="004739B3" w:rsidRDefault="004739B3">
          <w:pPr>
            <w:pStyle w:val="31"/>
            <w:tabs>
              <w:tab w:val="left" w:pos="1260"/>
              <w:tab w:val="right" w:leader="dot" w:pos="8494"/>
            </w:tabs>
            <w:rPr>
              <w:rFonts w:eastAsiaTheme="minorEastAsia"/>
              <w:iCs w:val="0"/>
              <w:noProof/>
              <w:sz w:val="21"/>
              <w:szCs w:val="24"/>
            </w:rPr>
          </w:pPr>
          <w:hyperlink w:anchor="_Toc126693666" w:history="1">
            <w:r w:rsidRPr="00C47948">
              <w:rPr>
                <w:rStyle w:val="a9"/>
                <w:rFonts w:ascii="Times New Roman" w:eastAsia="ＭＳ 明朝" w:hAnsi="Times New Roman" w:cs="Times New Roman"/>
                <w:noProof/>
              </w:rPr>
              <w:t>3-11-10</w:t>
            </w:r>
            <w:r>
              <w:rPr>
                <w:rFonts w:eastAsiaTheme="minorEastAsia"/>
                <w:iCs w:val="0"/>
                <w:noProof/>
                <w:sz w:val="21"/>
                <w:szCs w:val="24"/>
              </w:rPr>
              <w:tab/>
            </w:r>
            <w:r w:rsidRPr="00C47948">
              <w:rPr>
                <w:rStyle w:val="a9"/>
                <w:rFonts w:ascii="Times New Roman" w:eastAsia="ＭＳ 明朝" w:hAnsi="Times New Roman" w:cs="Times New Roman"/>
                <w:noProof/>
              </w:rPr>
              <w:t>220906CP_cell0.8g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_Toc126693666 \h </w:instrText>
            </w:r>
            <w:r>
              <w:rPr>
                <w:noProof/>
                <w:webHidden/>
              </w:rPr>
            </w:r>
            <w:r>
              <w:rPr>
                <w:noProof/>
                <w:webHidden/>
              </w:rPr>
              <w:fldChar w:fldCharType="separate"/>
            </w:r>
            <w:r>
              <w:rPr>
                <w:noProof/>
                <w:webHidden/>
              </w:rPr>
              <w:t>35</w:t>
            </w:r>
            <w:r>
              <w:rPr>
                <w:noProof/>
                <w:webHidden/>
              </w:rPr>
              <w:fldChar w:fldCharType="end"/>
            </w:r>
          </w:hyperlink>
        </w:p>
        <w:p w14:paraId="7A387E34" w14:textId="5DCFE0DF" w:rsidR="004739B3" w:rsidRDefault="004739B3">
          <w:pPr>
            <w:pStyle w:val="21"/>
            <w:tabs>
              <w:tab w:val="left" w:pos="840"/>
              <w:tab w:val="right" w:leader="dot" w:pos="8494"/>
            </w:tabs>
            <w:rPr>
              <w:rFonts w:eastAsiaTheme="minorEastAsia"/>
              <w:smallCaps w:val="0"/>
              <w:noProof/>
              <w:sz w:val="21"/>
              <w:szCs w:val="24"/>
            </w:rPr>
          </w:pPr>
          <w:hyperlink w:anchor="_Toc126693667" w:history="1">
            <w:r w:rsidRPr="00C47948">
              <w:rPr>
                <w:rStyle w:val="a9"/>
                <w:rFonts w:ascii="Times New Roman" w:eastAsia="ＭＳ 明朝" w:hAnsi="Times New Roman" w:cs="Times New Roman"/>
                <w:noProof/>
              </w:rPr>
              <w:t>3-12</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ケッチェンブラックとナフィオン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_Toc126693667 \h </w:instrText>
            </w:r>
            <w:r>
              <w:rPr>
                <w:noProof/>
                <w:webHidden/>
              </w:rPr>
            </w:r>
            <w:r>
              <w:rPr>
                <w:noProof/>
                <w:webHidden/>
              </w:rPr>
              <w:fldChar w:fldCharType="separate"/>
            </w:r>
            <w:r>
              <w:rPr>
                <w:noProof/>
                <w:webHidden/>
              </w:rPr>
              <w:t>37</w:t>
            </w:r>
            <w:r>
              <w:rPr>
                <w:noProof/>
                <w:webHidden/>
              </w:rPr>
              <w:fldChar w:fldCharType="end"/>
            </w:r>
          </w:hyperlink>
        </w:p>
        <w:p w14:paraId="644E7C30" w14:textId="66152DFF" w:rsidR="004739B3" w:rsidRDefault="004739B3">
          <w:pPr>
            <w:pStyle w:val="31"/>
            <w:tabs>
              <w:tab w:val="left" w:pos="1260"/>
              <w:tab w:val="right" w:leader="dot" w:pos="8494"/>
            </w:tabs>
            <w:rPr>
              <w:rFonts w:eastAsiaTheme="minorEastAsia"/>
              <w:iCs w:val="0"/>
              <w:noProof/>
              <w:sz w:val="21"/>
              <w:szCs w:val="24"/>
            </w:rPr>
          </w:pPr>
          <w:hyperlink w:anchor="_Toc126693668" w:history="1">
            <w:r w:rsidRPr="00C47948">
              <w:rPr>
                <w:rStyle w:val="a9"/>
                <w:rFonts w:ascii="Times New Roman" w:eastAsia="ＭＳ 明朝" w:hAnsi="Times New Roman" w:cs="Times New Roman"/>
                <w:noProof/>
              </w:rPr>
              <w:t>3-12-1</w:t>
            </w:r>
            <w:r>
              <w:rPr>
                <w:rFonts w:eastAsiaTheme="minorEastAsia"/>
                <w:iCs w:val="0"/>
                <w:noProof/>
                <w:sz w:val="21"/>
                <w:szCs w:val="24"/>
              </w:rPr>
              <w:tab/>
            </w:r>
            <w:r w:rsidRPr="00C47948">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_Toc126693668 \h </w:instrText>
            </w:r>
            <w:r>
              <w:rPr>
                <w:noProof/>
                <w:webHidden/>
              </w:rPr>
            </w:r>
            <w:r>
              <w:rPr>
                <w:noProof/>
                <w:webHidden/>
              </w:rPr>
              <w:fldChar w:fldCharType="separate"/>
            </w:r>
            <w:r>
              <w:rPr>
                <w:noProof/>
                <w:webHidden/>
              </w:rPr>
              <w:t>37</w:t>
            </w:r>
            <w:r>
              <w:rPr>
                <w:noProof/>
                <w:webHidden/>
              </w:rPr>
              <w:fldChar w:fldCharType="end"/>
            </w:r>
          </w:hyperlink>
        </w:p>
        <w:p w14:paraId="31FF1B79" w14:textId="4123CA63" w:rsidR="004739B3" w:rsidRDefault="004739B3">
          <w:pPr>
            <w:pStyle w:val="31"/>
            <w:tabs>
              <w:tab w:val="left" w:pos="1260"/>
              <w:tab w:val="right" w:leader="dot" w:pos="8494"/>
            </w:tabs>
            <w:rPr>
              <w:rFonts w:eastAsiaTheme="minorEastAsia"/>
              <w:iCs w:val="0"/>
              <w:noProof/>
              <w:sz w:val="21"/>
              <w:szCs w:val="24"/>
            </w:rPr>
          </w:pPr>
          <w:hyperlink w:anchor="_Toc126693669" w:history="1">
            <w:r w:rsidRPr="00C47948">
              <w:rPr>
                <w:rStyle w:val="a9"/>
                <w:rFonts w:ascii="Times New Roman" w:eastAsia="ＭＳ 明朝" w:hAnsi="Times New Roman" w:cs="Times New Roman"/>
                <w:noProof/>
              </w:rPr>
              <w:t>3-12-2</w:t>
            </w:r>
            <w:r>
              <w:rPr>
                <w:rFonts w:eastAsiaTheme="minorEastAsia"/>
                <w:iCs w:val="0"/>
                <w:noProof/>
                <w:sz w:val="21"/>
                <w:szCs w:val="24"/>
              </w:rPr>
              <w:tab/>
            </w:r>
            <w:r w:rsidRPr="00C47948">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_Toc126693669 \h </w:instrText>
            </w:r>
            <w:r>
              <w:rPr>
                <w:noProof/>
                <w:webHidden/>
              </w:rPr>
            </w:r>
            <w:r>
              <w:rPr>
                <w:noProof/>
                <w:webHidden/>
              </w:rPr>
              <w:fldChar w:fldCharType="separate"/>
            </w:r>
            <w:r>
              <w:rPr>
                <w:noProof/>
                <w:webHidden/>
              </w:rPr>
              <w:t>37</w:t>
            </w:r>
            <w:r>
              <w:rPr>
                <w:noProof/>
                <w:webHidden/>
              </w:rPr>
              <w:fldChar w:fldCharType="end"/>
            </w:r>
          </w:hyperlink>
        </w:p>
        <w:p w14:paraId="22CDC93A" w14:textId="63ACE80E" w:rsidR="004739B3" w:rsidRDefault="004739B3">
          <w:pPr>
            <w:pStyle w:val="31"/>
            <w:tabs>
              <w:tab w:val="left" w:pos="1260"/>
              <w:tab w:val="right" w:leader="dot" w:pos="8494"/>
            </w:tabs>
            <w:rPr>
              <w:rFonts w:eastAsiaTheme="minorEastAsia"/>
              <w:iCs w:val="0"/>
              <w:noProof/>
              <w:sz w:val="21"/>
              <w:szCs w:val="24"/>
            </w:rPr>
          </w:pPr>
          <w:hyperlink w:anchor="_Toc126693670" w:history="1">
            <w:r w:rsidRPr="00C47948">
              <w:rPr>
                <w:rStyle w:val="a9"/>
                <w:rFonts w:ascii="Times New Roman" w:eastAsia="ＭＳ 明朝" w:hAnsi="Times New Roman" w:cs="Times New Roman"/>
                <w:noProof/>
              </w:rPr>
              <w:t>3-12-3</w:t>
            </w:r>
            <w:r>
              <w:rPr>
                <w:rFonts w:eastAsiaTheme="minorEastAsia"/>
                <w:iCs w:val="0"/>
                <w:noProof/>
                <w:sz w:val="21"/>
                <w:szCs w:val="24"/>
              </w:rPr>
              <w:tab/>
            </w:r>
            <w:r w:rsidRPr="00C47948">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_Toc126693670 \h </w:instrText>
            </w:r>
            <w:r>
              <w:rPr>
                <w:noProof/>
                <w:webHidden/>
              </w:rPr>
            </w:r>
            <w:r>
              <w:rPr>
                <w:noProof/>
                <w:webHidden/>
              </w:rPr>
              <w:fldChar w:fldCharType="separate"/>
            </w:r>
            <w:r>
              <w:rPr>
                <w:noProof/>
                <w:webHidden/>
              </w:rPr>
              <w:t>37</w:t>
            </w:r>
            <w:r>
              <w:rPr>
                <w:noProof/>
                <w:webHidden/>
              </w:rPr>
              <w:fldChar w:fldCharType="end"/>
            </w:r>
          </w:hyperlink>
        </w:p>
        <w:p w14:paraId="4BAD687F" w14:textId="0B442131" w:rsidR="004739B3" w:rsidRDefault="004739B3">
          <w:pPr>
            <w:pStyle w:val="31"/>
            <w:tabs>
              <w:tab w:val="left" w:pos="1260"/>
              <w:tab w:val="right" w:leader="dot" w:pos="8494"/>
            </w:tabs>
            <w:rPr>
              <w:rFonts w:eastAsiaTheme="minorEastAsia"/>
              <w:iCs w:val="0"/>
              <w:noProof/>
              <w:sz w:val="21"/>
              <w:szCs w:val="24"/>
            </w:rPr>
          </w:pPr>
          <w:hyperlink w:anchor="_Toc126693671" w:history="1">
            <w:r w:rsidRPr="00C47948">
              <w:rPr>
                <w:rStyle w:val="a9"/>
                <w:rFonts w:ascii="Times New Roman" w:eastAsia="ＭＳ 明朝" w:hAnsi="Times New Roman" w:cs="Times New Roman"/>
                <w:noProof/>
              </w:rPr>
              <w:t>3-12-4</w:t>
            </w:r>
            <w:r>
              <w:rPr>
                <w:rFonts w:eastAsiaTheme="minorEastAsia"/>
                <w:iCs w:val="0"/>
                <w:noProof/>
                <w:sz w:val="21"/>
                <w:szCs w:val="24"/>
              </w:rPr>
              <w:tab/>
            </w:r>
            <w:r w:rsidRPr="00C47948">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_Toc126693671 \h </w:instrText>
            </w:r>
            <w:r>
              <w:rPr>
                <w:noProof/>
                <w:webHidden/>
              </w:rPr>
            </w:r>
            <w:r>
              <w:rPr>
                <w:noProof/>
                <w:webHidden/>
              </w:rPr>
              <w:fldChar w:fldCharType="separate"/>
            </w:r>
            <w:r>
              <w:rPr>
                <w:noProof/>
                <w:webHidden/>
              </w:rPr>
              <w:t>38</w:t>
            </w:r>
            <w:r>
              <w:rPr>
                <w:noProof/>
                <w:webHidden/>
              </w:rPr>
              <w:fldChar w:fldCharType="end"/>
            </w:r>
          </w:hyperlink>
        </w:p>
        <w:p w14:paraId="568EB357" w14:textId="741D661C" w:rsidR="004739B3" w:rsidRDefault="004739B3">
          <w:pPr>
            <w:pStyle w:val="31"/>
            <w:tabs>
              <w:tab w:val="left" w:pos="1260"/>
              <w:tab w:val="right" w:leader="dot" w:pos="8494"/>
            </w:tabs>
            <w:rPr>
              <w:rFonts w:eastAsiaTheme="minorEastAsia"/>
              <w:iCs w:val="0"/>
              <w:noProof/>
              <w:sz w:val="21"/>
              <w:szCs w:val="24"/>
            </w:rPr>
          </w:pPr>
          <w:hyperlink w:anchor="_Toc126693672" w:history="1">
            <w:r w:rsidRPr="00C47948">
              <w:rPr>
                <w:rStyle w:val="a9"/>
                <w:rFonts w:ascii="Times New Roman" w:eastAsia="ＭＳ 明朝" w:hAnsi="Times New Roman" w:cs="Times New Roman"/>
                <w:noProof/>
              </w:rPr>
              <w:t>3-12-5</w:t>
            </w:r>
            <w:r>
              <w:rPr>
                <w:rFonts w:eastAsiaTheme="minorEastAsia"/>
                <w:iCs w:val="0"/>
                <w:noProof/>
                <w:sz w:val="21"/>
                <w:szCs w:val="24"/>
              </w:rPr>
              <w:tab/>
            </w:r>
            <w:r w:rsidRPr="00C47948">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_Toc126693672 \h </w:instrText>
            </w:r>
            <w:r>
              <w:rPr>
                <w:noProof/>
                <w:webHidden/>
              </w:rPr>
            </w:r>
            <w:r>
              <w:rPr>
                <w:noProof/>
                <w:webHidden/>
              </w:rPr>
              <w:fldChar w:fldCharType="separate"/>
            </w:r>
            <w:r>
              <w:rPr>
                <w:noProof/>
                <w:webHidden/>
              </w:rPr>
              <w:t>38</w:t>
            </w:r>
            <w:r>
              <w:rPr>
                <w:noProof/>
                <w:webHidden/>
              </w:rPr>
              <w:fldChar w:fldCharType="end"/>
            </w:r>
          </w:hyperlink>
        </w:p>
        <w:p w14:paraId="3B82FD54" w14:textId="3FD0D37E" w:rsidR="004739B3" w:rsidRDefault="004739B3">
          <w:pPr>
            <w:pStyle w:val="31"/>
            <w:tabs>
              <w:tab w:val="left" w:pos="1260"/>
              <w:tab w:val="right" w:leader="dot" w:pos="8494"/>
            </w:tabs>
            <w:rPr>
              <w:rFonts w:eastAsiaTheme="minorEastAsia"/>
              <w:iCs w:val="0"/>
              <w:noProof/>
              <w:sz w:val="21"/>
              <w:szCs w:val="24"/>
            </w:rPr>
          </w:pPr>
          <w:hyperlink w:anchor="_Toc126693673" w:history="1">
            <w:r w:rsidRPr="00C47948">
              <w:rPr>
                <w:rStyle w:val="a9"/>
                <w:rFonts w:ascii="Times New Roman" w:eastAsia="ＭＳ 明朝" w:hAnsi="Times New Roman" w:cs="Times New Roman"/>
                <w:noProof/>
              </w:rPr>
              <w:t>3-12-6</w:t>
            </w:r>
            <w:r>
              <w:rPr>
                <w:rFonts w:eastAsiaTheme="minorEastAsia"/>
                <w:iCs w:val="0"/>
                <w:noProof/>
                <w:sz w:val="21"/>
                <w:szCs w:val="24"/>
              </w:rPr>
              <w:tab/>
            </w:r>
            <w:r w:rsidRPr="00C47948">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_Toc126693673 \h </w:instrText>
            </w:r>
            <w:r>
              <w:rPr>
                <w:noProof/>
                <w:webHidden/>
              </w:rPr>
            </w:r>
            <w:r>
              <w:rPr>
                <w:noProof/>
                <w:webHidden/>
              </w:rPr>
              <w:fldChar w:fldCharType="separate"/>
            </w:r>
            <w:r>
              <w:rPr>
                <w:noProof/>
                <w:webHidden/>
              </w:rPr>
              <w:t>38</w:t>
            </w:r>
            <w:r>
              <w:rPr>
                <w:noProof/>
                <w:webHidden/>
              </w:rPr>
              <w:fldChar w:fldCharType="end"/>
            </w:r>
          </w:hyperlink>
        </w:p>
        <w:p w14:paraId="2B3D487F" w14:textId="5BE78AC2" w:rsidR="004739B3" w:rsidRDefault="004739B3">
          <w:pPr>
            <w:pStyle w:val="21"/>
            <w:tabs>
              <w:tab w:val="left" w:pos="840"/>
              <w:tab w:val="right" w:leader="dot" w:pos="8494"/>
            </w:tabs>
            <w:rPr>
              <w:rFonts w:eastAsiaTheme="minorEastAsia"/>
              <w:smallCaps w:val="0"/>
              <w:noProof/>
              <w:sz w:val="21"/>
              <w:szCs w:val="24"/>
            </w:rPr>
          </w:pPr>
          <w:hyperlink w:anchor="_Toc126693674" w:history="1">
            <w:r w:rsidRPr="00C47948">
              <w:rPr>
                <w:rStyle w:val="a9"/>
                <w:rFonts w:ascii="Times New Roman" w:eastAsia="ＭＳ 明朝" w:hAnsi="Times New Roman" w:cs="Times New Roman"/>
                <w:noProof/>
              </w:rPr>
              <w:t>3-13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_Toc126693674 \h </w:instrText>
            </w:r>
            <w:r>
              <w:rPr>
                <w:noProof/>
                <w:webHidden/>
              </w:rPr>
            </w:r>
            <w:r>
              <w:rPr>
                <w:noProof/>
                <w:webHidden/>
              </w:rPr>
              <w:fldChar w:fldCharType="separate"/>
            </w:r>
            <w:r>
              <w:rPr>
                <w:noProof/>
                <w:webHidden/>
              </w:rPr>
              <w:t>38</w:t>
            </w:r>
            <w:r>
              <w:rPr>
                <w:noProof/>
                <w:webHidden/>
              </w:rPr>
              <w:fldChar w:fldCharType="end"/>
            </w:r>
          </w:hyperlink>
        </w:p>
        <w:p w14:paraId="691306D4" w14:textId="18C61890" w:rsidR="004739B3" w:rsidRDefault="004739B3">
          <w:pPr>
            <w:pStyle w:val="31"/>
            <w:tabs>
              <w:tab w:val="left" w:pos="1260"/>
              <w:tab w:val="right" w:leader="dot" w:pos="8494"/>
            </w:tabs>
            <w:rPr>
              <w:rFonts w:eastAsiaTheme="minorEastAsia"/>
              <w:iCs w:val="0"/>
              <w:noProof/>
              <w:sz w:val="21"/>
              <w:szCs w:val="24"/>
            </w:rPr>
          </w:pPr>
          <w:hyperlink w:anchor="_Toc126693675" w:history="1">
            <w:r w:rsidRPr="00C47948">
              <w:rPr>
                <w:rStyle w:val="a9"/>
                <w:rFonts w:ascii="Times New Roman" w:eastAsia="ＭＳ 明朝" w:hAnsi="Times New Roman" w:cs="Times New Roman"/>
                <w:noProof/>
              </w:rPr>
              <w:t>3-13-1</w:t>
            </w:r>
            <w:r>
              <w:rPr>
                <w:rFonts w:eastAsiaTheme="minorEastAsia"/>
                <w:iCs w:val="0"/>
                <w:noProof/>
                <w:sz w:val="21"/>
                <w:szCs w:val="24"/>
              </w:rPr>
              <w:tab/>
            </w:r>
            <w:r w:rsidRPr="00C47948">
              <w:rPr>
                <w:rStyle w:val="a9"/>
                <w:rFonts w:ascii="Times New Roman" w:eastAsia="ＭＳ 明朝" w:hAnsi="Times New Roman" w:cs="Times New Roman"/>
                <w:noProof/>
              </w:rPr>
              <w:t>220906CP_naf5μL _1</w:t>
            </w:r>
            <w:r>
              <w:rPr>
                <w:noProof/>
                <w:webHidden/>
              </w:rPr>
              <w:tab/>
            </w:r>
            <w:r>
              <w:rPr>
                <w:noProof/>
                <w:webHidden/>
              </w:rPr>
              <w:fldChar w:fldCharType="begin"/>
            </w:r>
            <w:r>
              <w:rPr>
                <w:noProof/>
                <w:webHidden/>
              </w:rPr>
              <w:instrText xml:space="preserve"> PAGEREF _Toc126693675 \h </w:instrText>
            </w:r>
            <w:r>
              <w:rPr>
                <w:noProof/>
                <w:webHidden/>
              </w:rPr>
            </w:r>
            <w:r>
              <w:rPr>
                <w:noProof/>
                <w:webHidden/>
              </w:rPr>
              <w:fldChar w:fldCharType="separate"/>
            </w:r>
            <w:r>
              <w:rPr>
                <w:noProof/>
                <w:webHidden/>
              </w:rPr>
              <w:t>39</w:t>
            </w:r>
            <w:r>
              <w:rPr>
                <w:noProof/>
                <w:webHidden/>
              </w:rPr>
              <w:fldChar w:fldCharType="end"/>
            </w:r>
          </w:hyperlink>
        </w:p>
        <w:p w14:paraId="19F9D2ED" w14:textId="68BE5CD5" w:rsidR="004739B3" w:rsidRDefault="004739B3">
          <w:pPr>
            <w:pStyle w:val="21"/>
            <w:tabs>
              <w:tab w:val="left" w:pos="840"/>
              <w:tab w:val="right" w:leader="dot" w:pos="8494"/>
            </w:tabs>
            <w:rPr>
              <w:rFonts w:eastAsiaTheme="minorEastAsia"/>
              <w:smallCaps w:val="0"/>
              <w:noProof/>
              <w:sz w:val="21"/>
              <w:szCs w:val="24"/>
            </w:rPr>
          </w:pPr>
          <w:hyperlink w:anchor="_Toc126693676" w:history="1">
            <w:r w:rsidRPr="00C47948">
              <w:rPr>
                <w:rStyle w:val="a9"/>
                <w:rFonts w:ascii="Times New Roman" w:eastAsia="ＭＳ 明朝" w:hAnsi="Times New Roman" w:cs="Times New Roman"/>
                <w:noProof/>
              </w:rPr>
              <w:t>3-14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_Toc126693676 \h </w:instrText>
            </w:r>
            <w:r>
              <w:rPr>
                <w:noProof/>
                <w:webHidden/>
              </w:rPr>
            </w:r>
            <w:r>
              <w:rPr>
                <w:noProof/>
                <w:webHidden/>
              </w:rPr>
              <w:fldChar w:fldCharType="separate"/>
            </w:r>
            <w:r>
              <w:rPr>
                <w:noProof/>
                <w:webHidden/>
              </w:rPr>
              <w:t>39</w:t>
            </w:r>
            <w:r>
              <w:rPr>
                <w:noProof/>
                <w:webHidden/>
              </w:rPr>
              <w:fldChar w:fldCharType="end"/>
            </w:r>
          </w:hyperlink>
        </w:p>
        <w:p w14:paraId="201D94C2" w14:textId="059F4AF3" w:rsidR="004739B3" w:rsidRDefault="004739B3">
          <w:pPr>
            <w:pStyle w:val="31"/>
            <w:tabs>
              <w:tab w:val="left" w:pos="1260"/>
              <w:tab w:val="right" w:leader="dot" w:pos="8494"/>
            </w:tabs>
            <w:rPr>
              <w:rFonts w:eastAsiaTheme="minorEastAsia"/>
              <w:iCs w:val="0"/>
              <w:noProof/>
              <w:sz w:val="21"/>
              <w:szCs w:val="24"/>
            </w:rPr>
          </w:pPr>
          <w:hyperlink w:anchor="_Toc126693677" w:history="1">
            <w:r w:rsidRPr="00C47948">
              <w:rPr>
                <w:rStyle w:val="a9"/>
                <w:rFonts w:ascii="Times New Roman" w:eastAsia="ＭＳ 明朝" w:hAnsi="Times New Roman" w:cs="Times New Roman"/>
                <w:noProof/>
              </w:rPr>
              <w:t>3-14-1</w:t>
            </w:r>
            <w:r>
              <w:rPr>
                <w:rFonts w:eastAsiaTheme="minorEastAsia"/>
                <w:iCs w:val="0"/>
                <w:noProof/>
                <w:sz w:val="21"/>
                <w:szCs w:val="24"/>
              </w:rPr>
              <w:tab/>
            </w:r>
            <w:r w:rsidRPr="00C47948">
              <w:rPr>
                <w:rStyle w:val="a9"/>
                <w:rFonts w:ascii="Times New Roman" w:eastAsia="ＭＳ 明朝" w:hAnsi="Times New Roman" w:cs="Times New Roman"/>
                <w:noProof/>
              </w:rPr>
              <w:t>220906CP_naf5μL 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_Toc126693677 \h </w:instrText>
            </w:r>
            <w:r>
              <w:rPr>
                <w:noProof/>
                <w:webHidden/>
              </w:rPr>
            </w:r>
            <w:r>
              <w:rPr>
                <w:noProof/>
                <w:webHidden/>
              </w:rPr>
              <w:fldChar w:fldCharType="separate"/>
            </w:r>
            <w:r>
              <w:rPr>
                <w:noProof/>
                <w:webHidden/>
              </w:rPr>
              <w:t>40</w:t>
            </w:r>
            <w:r>
              <w:rPr>
                <w:noProof/>
                <w:webHidden/>
              </w:rPr>
              <w:fldChar w:fldCharType="end"/>
            </w:r>
          </w:hyperlink>
        </w:p>
        <w:p w14:paraId="29E094F8" w14:textId="6E4EF0D5" w:rsidR="004739B3" w:rsidRDefault="004739B3">
          <w:pPr>
            <w:pStyle w:val="31"/>
            <w:tabs>
              <w:tab w:val="left" w:pos="1260"/>
              <w:tab w:val="right" w:leader="dot" w:pos="8494"/>
            </w:tabs>
            <w:rPr>
              <w:rFonts w:eastAsiaTheme="minorEastAsia"/>
              <w:iCs w:val="0"/>
              <w:noProof/>
              <w:sz w:val="21"/>
              <w:szCs w:val="24"/>
            </w:rPr>
          </w:pPr>
          <w:hyperlink w:anchor="_Toc126693678" w:history="1">
            <w:r w:rsidRPr="00C47948">
              <w:rPr>
                <w:rStyle w:val="a9"/>
                <w:rFonts w:ascii="Times New Roman" w:eastAsia="ＭＳ 明朝" w:hAnsi="Times New Roman" w:cs="Times New Roman"/>
                <w:noProof/>
              </w:rPr>
              <w:t>3-14-2</w:t>
            </w:r>
            <w:r>
              <w:rPr>
                <w:rFonts w:eastAsiaTheme="minorEastAsia"/>
                <w:iCs w:val="0"/>
                <w:noProof/>
                <w:sz w:val="21"/>
                <w:szCs w:val="24"/>
              </w:rPr>
              <w:tab/>
            </w:r>
            <w:r w:rsidRPr="00C47948">
              <w:rPr>
                <w:rStyle w:val="a9"/>
                <w:rFonts w:ascii="Times New Roman" w:eastAsia="ＭＳ 明朝" w:hAnsi="Times New Roman" w:cs="Times New Roman"/>
                <w:noProof/>
              </w:rPr>
              <w:t>220906CP_naf5μL 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_Toc126693678 \h </w:instrText>
            </w:r>
            <w:r>
              <w:rPr>
                <w:noProof/>
                <w:webHidden/>
              </w:rPr>
            </w:r>
            <w:r>
              <w:rPr>
                <w:noProof/>
                <w:webHidden/>
              </w:rPr>
              <w:fldChar w:fldCharType="separate"/>
            </w:r>
            <w:r>
              <w:rPr>
                <w:noProof/>
                <w:webHidden/>
              </w:rPr>
              <w:t>41</w:t>
            </w:r>
            <w:r>
              <w:rPr>
                <w:noProof/>
                <w:webHidden/>
              </w:rPr>
              <w:fldChar w:fldCharType="end"/>
            </w:r>
          </w:hyperlink>
        </w:p>
        <w:p w14:paraId="27BFB44E" w14:textId="2EA756DD" w:rsidR="004739B3" w:rsidRDefault="004739B3">
          <w:pPr>
            <w:pStyle w:val="31"/>
            <w:tabs>
              <w:tab w:val="left" w:pos="1260"/>
              <w:tab w:val="right" w:leader="dot" w:pos="8494"/>
            </w:tabs>
            <w:rPr>
              <w:rFonts w:eastAsiaTheme="minorEastAsia"/>
              <w:iCs w:val="0"/>
              <w:noProof/>
              <w:sz w:val="21"/>
              <w:szCs w:val="24"/>
            </w:rPr>
          </w:pPr>
          <w:hyperlink w:anchor="_Toc126693679" w:history="1">
            <w:r w:rsidRPr="00C47948">
              <w:rPr>
                <w:rStyle w:val="a9"/>
                <w:rFonts w:ascii="Times New Roman" w:eastAsia="ＭＳ 明朝" w:hAnsi="Times New Roman" w:cs="Times New Roman"/>
                <w:noProof/>
              </w:rPr>
              <w:t>3-14-3</w:t>
            </w:r>
            <w:r>
              <w:rPr>
                <w:rFonts w:eastAsiaTheme="minorEastAsia"/>
                <w:iCs w:val="0"/>
                <w:noProof/>
                <w:sz w:val="21"/>
                <w:szCs w:val="24"/>
              </w:rPr>
              <w:tab/>
            </w:r>
            <w:r w:rsidRPr="00C47948">
              <w:rPr>
                <w:rStyle w:val="a9"/>
                <w:rFonts w:ascii="Times New Roman" w:eastAsia="ＭＳ 明朝" w:hAnsi="Times New Roman" w:cs="Times New Roman"/>
                <w:noProof/>
              </w:rPr>
              <w:t>220906CP_naf10μL 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_Toc126693679 \h </w:instrText>
            </w:r>
            <w:r>
              <w:rPr>
                <w:noProof/>
                <w:webHidden/>
              </w:rPr>
            </w:r>
            <w:r>
              <w:rPr>
                <w:noProof/>
                <w:webHidden/>
              </w:rPr>
              <w:fldChar w:fldCharType="separate"/>
            </w:r>
            <w:r>
              <w:rPr>
                <w:noProof/>
                <w:webHidden/>
              </w:rPr>
              <w:t>42</w:t>
            </w:r>
            <w:r>
              <w:rPr>
                <w:noProof/>
                <w:webHidden/>
              </w:rPr>
              <w:fldChar w:fldCharType="end"/>
            </w:r>
          </w:hyperlink>
        </w:p>
        <w:p w14:paraId="0074CF62" w14:textId="0EBDA2B1" w:rsidR="004739B3" w:rsidRDefault="004739B3">
          <w:pPr>
            <w:pStyle w:val="31"/>
            <w:tabs>
              <w:tab w:val="left" w:pos="1260"/>
              <w:tab w:val="right" w:leader="dot" w:pos="8494"/>
            </w:tabs>
            <w:rPr>
              <w:rFonts w:eastAsiaTheme="minorEastAsia"/>
              <w:iCs w:val="0"/>
              <w:noProof/>
              <w:sz w:val="21"/>
              <w:szCs w:val="24"/>
            </w:rPr>
          </w:pPr>
          <w:hyperlink w:anchor="_Toc126693680" w:history="1">
            <w:r w:rsidRPr="00C47948">
              <w:rPr>
                <w:rStyle w:val="a9"/>
                <w:rFonts w:ascii="Times New Roman" w:eastAsia="ＭＳ 明朝" w:hAnsi="Times New Roman" w:cs="Times New Roman"/>
                <w:noProof/>
              </w:rPr>
              <w:t>3-14-4</w:t>
            </w:r>
            <w:r>
              <w:rPr>
                <w:rFonts w:eastAsiaTheme="minorEastAsia"/>
                <w:iCs w:val="0"/>
                <w:noProof/>
                <w:sz w:val="21"/>
                <w:szCs w:val="24"/>
              </w:rPr>
              <w:tab/>
            </w:r>
            <w:r w:rsidRPr="00C47948">
              <w:rPr>
                <w:rStyle w:val="a9"/>
                <w:rFonts w:ascii="Times New Roman" w:eastAsia="ＭＳ 明朝" w:hAnsi="Times New Roman" w:cs="Times New Roman"/>
                <w:noProof/>
              </w:rPr>
              <w:t>220906CP_naf10μL _2_1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_Toc126693680 \h </w:instrText>
            </w:r>
            <w:r>
              <w:rPr>
                <w:noProof/>
                <w:webHidden/>
              </w:rPr>
            </w:r>
            <w:r>
              <w:rPr>
                <w:noProof/>
                <w:webHidden/>
              </w:rPr>
              <w:fldChar w:fldCharType="separate"/>
            </w:r>
            <w:r>
              <w:rPr>
                <w:noProof/>
                <w:webHidden/>
              </w:rPr>
              <w:t>43</w:t>
            </w:r>
            <w:r>
              <w:rPr>
                <w:noProof/>
                <w:webHidden/>
              </w:rPr>
              <w:fldChar w:fldCharType="end"/>
            </w:r>
          </w:hyperlink>
        </w:p>
        <w:p w14:paraId="1C449B2D" w14:textId="25E4B382" w:rsidR="004739B3" w:rsidRDefault="004739B3">
          <w:pPr>
            <w:pStyle w:val="31"/>
            <w:tabs>
              <w:tab w:val="left" w:pos="1260"/>
              <w:tab w:val="right" w:leader="dot" w:pos="8494"/>
            </w:tabs>
            <w:rPr>
              <w:rFonts w:eastAsiaTheme="minorEastAsia"/>
              <w:iCs w:val="0"/>
              <w:noProof/>
              <w:sz w:val="21"/>
              <w:szCs w:val="24"/>
            </w:rPr>
          </w:pPr>
          <w:hyperlink w:anchor="_Toc126693681" w:history="1">
            <w:r w:rsidRPr="00C47948">
              <w:rPr>
                <w:rStyle w:val="a9"/>
                <w:rFonts w:ascii="Times New Roman" w:eastAsia="ＭＳ 明朝" w:hAnsi="Times New Roman" w:cs="Times New Roman"/>
                <w:noProof/>
              </w:rPr>
              <w:t>3-14-5</w:t>
            </w:r>
            <w:r>
              <w:rPr>
                <w:rFonts w:eastAsiaTheme="minorEastAsia"/>
                <w:iCs w:val="0"/>
                <w:noProof/>
                <w:sz w:val="21"/>
                <w:szCs w:val="24"/>
              </w:rPr>
              <w:tab/>
            </w:r>
            <w:r w:rsidRPr="00C47948">
              <w:rPr>
                <w:rStyle w:val="a9"/>
                <w:rFonts w:ascii="Times New Roman" w:eastAsia="ＭＳ 明朝" w:hAnsi="Times New Roman" w:cs="Times New Roman"/>
                <w:noProof/>
              </w:rPr>
              <w:t>220906CP_naf10μL_2 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_Toc126693681 \h </w:instrText>
            </w:r>
            <w:r>
              <w:rPr>
                <w:noProof/>
                <w:webHidden/>
              </w:rPr>
            </w:r>
            <w:r>
              <w:rPr>
                <w:noProof/>
                <w:webHidden/>
              </w:rPr>
              <w:fldChar w:fldCharType="separate"/>
            </w:r>
            <w:r>
              <w:rPr>
                <w:noProof/>
                <w:webHidden/>
              </w:rPr>
              <w:t>44</w:t>
            </w:r>
            <w:r>
              <w:rPr>
                <w:noProof/>
                <w:webHidden/>
              </w:rPr>
              <w:fldChar w:fldCharType="end"/>
            </w:r>
          </w:hyperlink>
        </w:p>
        <w:p w14:paraId="0F01C626" w14:textId="6B8E941F" w:rsidR="004739B3" w:rsidRDefault="004739B3">
          <w:pPr>
            <w:pStyle w:val="31"/>
            <w:tabs>
              <w:tab w:val="left" w:pos="1260"/>
              <w:tab w:val="right" w:leader="dot" w:pos="8494"/>
            </w:tabs>
            <w:rPr>
              <w:rFonts w:eastAsiaTheme="minorEastAsia"/>
              <w:iCs w:val="0"/>
              <w:noProof/>
              <w:sz w:val="21"/>
              <w:szCs w:val="24"/>
            </w:rPr>
          </w:pPr>
          <w:hyperlink w:anchor="_Toc126693682" w:history="1">
            <w:r w:rsidRPr="00C47948">
              <w:rPr>
                <w:rStyle w:val="a9"/>
                <w:rFonts w:ascii="Times New Roman" w:eastAsia="ＭＳ 明朝" w:hAnsi="Times New Roman" w:cs="Times New Roman"/>
                <w:noProof/>
              </w:rPr>
              <w:t>3-14-6</w:t>
            </w:r>
            <w:r>
              <w:rPr>
                <w:rFonts w:eastAsiaTheme="minorEastAsia"/>
                <w:iCs w:val="0"/>
                <w:noProof/>
                <w:sz w:val="21"/>
                <w:szCs w:val="24"/>
              </w:rPr>
              <w:tab/>
            </w:r>
            <w:r w:rsidRPr="00C47948">
              <w:rPr>
                <w:rStyle w:val="a9"/>
                <w:rFonts w:ascii="Times New Roman" w:eastAsia="ＭＳ 明朝" w:hAnsi="Times New Roman" w:cs="Times New Roman"/>
                <w:noProof/>
              </w:rPr>
              <w:t>220906CP_naf10μL_2 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_Toc126693682 \h </w:instrText>
            </w:r>
            <w:r>
              <w:rPr>
                <w:noProof/>
                <w:webHidden/>
              </w:rPr>
            </w:r>
            <w:r>
              <w:rPr>
                <w:noProof/>
                <w:webHidden/>
              </w:rPr>
              <w:fldChar w:fldCharType="separate"/>
            </w:r>
            <w:r>
              <w:rPr>
                <w:noProof/>
                <w:webHidden/>
              </w:rPr>
              <w:t>45</w:t>
            </w:r>
            <w:r>
              <w:rPr>
                <w:noProof/>
                <w:webHidden/>
              </w:rPr>
              <w:fldChar w:fldCharType="end"/>
            </w:r>
          </w:hyperlink>
        </w:p>
        <w:p w14:paraId="521B52A5" w14:textId="7FF99585" w:rsidR="004739B3" w:rsidRDefault="004739B3">
          <w:pPr>
            <w:pStyle w:val="31"/>
            <w:tabs>
              <w:tab w:val="left" w:pos="1260"/>
              <w:tab w:val="right" w:leader="dot" w:pos="8494"/>
            </w:tabs>
            <w:rPr>
              <w:rFonts w:eastAsiaTheme="minorEastAsia"/>
              <w:iCs w:val="0"/>
              <w:noProof/>
              <w:sz w:val="21"/>
              <w:szCs w:val="24"/>
            </w:rPr>
          </w:pPr>
          <w:hyperlink w:anchor="_Toc126693683" w:history="1">
            <w:r w:rsidRPr="00C47948">
              <w:rPr>
                <w:rStyle w:val="a9"/>
                <w:rFonts w:ascii="Times New Roman" w:eastAsia="ＭＳ 明朝" w:hAnsi="Times New Roman" w:cs="Times New Roman"/>
                <w:noProof/>
              </w:rPr>
              <w:t>3-14-7</w:t>
            </w:r>
            <w:r>
              <w:rPr>
                <w:rFonts w:eastAsiaTheme="minorEastAsia"/>
                <w:iCs w:val="0"/>
                <w:noProof/>
                <w:sz w:val="21"/>
                <w:szCs w:val="24"/>
              </w:rPr>
              <w:tab/>
            </w:r>
            <w:r w:rsidRPr="00C47948">
              <w:rPr>
                <w:rStyle w:val="a9"/>
                <w:rFonts w:ascii="Times New Roman" w:eastAsia="ＭＳ 明朝" w:hAnsi="Times New Roman" w:cs="Times New Roman"/>
                <w:noProof/>
              </w:rPr>
              <w:t>220906CP_naf15μL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_Toc126693683 \h </w:instrText>
            </w:r>
            <w:r>
              <w:rPr>
                <w:noProof/>
                <w:webHidden/>
              </w:rPr>
            </w:r>
            <w:r>
              <w:rPr>
                <w:noProof/>
                <w:webHidden/>
              </w:rPr>
              <w:fldChar w:fldCharType="separate"/>
            </w:r>
            <w:r>
              <w:rPr>
                <w:noProof/>
                <w:webHidden/>
              </w:rPr>
              <w:t>46</w:t>
            </w:r>
            <w:r>
              <w:rPr>
                <w:noProof/>
                <w:webHidden/>
              </w:rPr>
              <w:fldChar w:fldCharType="end"/>
            </w:r>
          </w:hyperlink>
        </w:p>
        <w:p w14:paraId="7D3E53ED" w14:textId="7575A594" w:rsidR="004739B3" w:rsidRDefault="004739B3">
          <w:pPr>
            <w:pStyle w:val="31"/>
            <w:tabs>
              <w:tab w:val="left" w:pos="1260"/>
              <w:tab w:val="right" w:leader="dot" w:pos="8494"/>
            </w:tabs>
            <w:rPr>
              <w:rFonts w:eastAsiaTheme="minorEastAsia"/>
              <w:iCs w:val="0"/>
              <w:noProof/>
              <w:sz w:val="21"/>
              <w:szCs w:val="24"/>
            </w:rPr>
          </w:pPr>
          <w:hyperlink w:anchor="_Toc126693684" w:history="1">
            <w:r w:rsidRPr="00C47948">
              <w:rPr>
                <w:rStyle w:val="a9"/>
                <w:rFonts w:ascii="Times New Roman" w:eastAsia="ＭＳ 明朝" w:hAnsi="Times New Roman" w:cs="Times New Roman"/>
                <w:noProof/>
              </w:rPr>
              <w:t>3-14-8</w:t>
            </w:r>
            <w:r>
              <w:rPr>
                <w:rFonts w:eastAsiaTheme="minorEastAsia"/>
                <w:iCs w:val="0"/>
                <w:noProof/>
                <w:sz w:val="21"/>
                <w:szCs w:val="24"/>
              </w:rPr>
              <w:tab/>
            </w:r>
            <w:r w:rsidRPr="00C47948">
              <w:rPr>
                <w:rStyle w:val="a9"/>
                <w:rFonts w:ascii="Times New Roman" w:eastAsia="ＭＳ 明朝" w:hAnsi="Times New Roman" w:cs="Times New Roman"/>
                <w:noProof/>
              </w:rPr>
              <w:t>220906CP_naf20μL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_Toc126693684 \h </w:instrText>
            </w:r>
            <w:r>
              <w:rPr>
                <w:noProof/>
                <w:webHidden/>
              </w:rPr>
            </w:r>
            <w:r>
              <w:rPr>
                <w:noProof/>
                <w:webHidden/>
              </w:rPr>
              <w:fldChar w:fldCharType="separate"/>
            </w:r>
            <w:r>
              <w:rPr>
                <w:noProof/>
                <w:webHidden/>
              </w:rPr>
              <w:t>47</w:t>
            </w:r>
            <w:r>
              <w:rPr>
                <w:noProof/>
                <w:webHidden/>
              </w:rPr>
              <w:fldChar w:fldCharType="end"/>
            </w:r>
          </w:hyperlink>
        </w:p>
        <w:p w14:paraId="5B26944C" w14:textId="3FD36A75" w:rsidR="004739B3" w:rsidRDefault="004739B3">
          <w:pPr>
            <w:pStyle w:val="13"/>
            <w:tabs>
              <w:tab w:val="left" w:pos="420"/>
              <w:tab w:val="right" w:leader="dot" w:pos="8494"/>
            </w:tabs>
            <w:rPr>
              <w:rFonts w:eastAsiaTheme="minorEastAsia"/>
              <w:bCs w:val="0"/>
              <w:caps w:val="0"/>
              <w:noProof/>
              <w:sz w:val="21"/>
              <w:szCs w:val="24"/>
            </w:rPr>
          </w:pPr>
          <w:hyperlink w:anchor="_Toc126693685" w:history="1">
            <w:r w:rsidRPr="00C47948">
              <w:rPr>
                <w:rStyle w:val="a9"/>
                <w:rFonts w:ascii="Times New Roman" w:eastAsia="ＭＳ 明朝" w:hAnsi="Times New Roman" w:cs="Times New Roman"/>
                <w:noProof/>
              </w:rPr>
              <w:t>4</w:t>
            </w:r>
            <w:r>
              <w:rPr>
                <w:rFonts w:eastAsiaTheme="minorEastAsia"/>
                <w:bCs w:val="0"/>
                <w:caps w:val="0"/>
                <w:noProof/>
                <w:sz w:val="21"/>
                <w:szCs w:val="24"/>
              </w:rPr>
              <w:tab/>
            </w:r>
            <w:r w:rsidRPr="00C47948">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_Toc126693685 \h </w:instrText>
            </w:r>
            <w:r>
              <w:rPr>
                <w:noProof/>
                <w:webHidden/>
              </w:rPr>
            </w:r>
            <w:r>
              <w:rPr>
                <w:noProof/>
                <w:webHidden/>
              </w:rPr>
              <w:fldChar w:fldCharType="separate"/>
            </w:r>
            <w:r>
              <w:rPr>
                <w:noProof/>
                <w:webHidden/>
              </w:rPr>
              <w:t>48</w:t>
            </w:r>
            <w:r>
              <w:rPr>
                <w:noProof/>
                <w:webHidden/>
              </w:rPr>
              <w:fldChar w:fldCharType="end"/>
            </w:r>
          </w:hyperlink>
        </w:p>
        <w:p w14:paraId="72140258" w14:textId="0ABB69EF" w:rsidR="004739B3" w:rsidRDefault="004739B3">
          <w:pPr>
            <w:pStyle w:val="21"/>
            <w:tabs>
              <w:tab w:val="left" w:pos="840"/>
              <w:tab w:val="right" w:leader="dot" w:pos="8494"/>
            </w:tabs>
            <w:rPr>
              <w:rFonts w:eastAsiaTheme="minorEastAsia"/>
              <w:smallCaps w:val="0"/>
              <w:noProof/>
              <w:sz w:val="21"/>
              <w:szCs w:val="24"/>
            </w:rPr>
          </w:pPr>
          <w:hyperlink w:anchor="_Toc126693686" w:history="1">
            <w:r w:rsidRPr="00C47948">
              <w:rPr>
                <w:rStyle w:val="a9"/>
                <w:rFonts w:ascii="Times New Roman" w:eastAsia="ＭＳ 明朝" w:hAnsi="Times New Roman" w:cs="Times New Roman"/>
                <w:noProof/>
              </w:rPr>
              <w:t>4-1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_Toc126693686 \h </w:instrText>
            </w:r>
            <w:r>
              <w:rPr>
                <w:noProof/>
                <w:webHidden/>
              </w:rPr>
            </w:r>
            <w:r>
              <w:rPr>
                <w:noProof/>
                <w:webHidden/>
              </w:rPr>
              <w:fldChar w:fldCharType="separate"/>
            </w:r>
            <w:r>
              <w:rPr>
                <w:noProof/>
                <w:webHidden/>
              </w:rPr>
              <w:t>48</w:t>
            </w:r>
            <w:r>
              <w:rPr>
                <w:noProof/>
                <w:webHidden/>
              </w:rPr>
              <w:fldChar w:fldCharType="end"/>
            </w:r>
          </w:hyperlink>
        </w:p>
        <w:p w14:paraId="04AAE8E7" w14:textId="41F8D222" w:rsidR="004739B3" w:rsidRDefault="004739B3">
          <w:pPr>
            <w:pStyle w:val="31"/>
            <w:tabs>
              <w:tab w:val="left" w:pos="1260"/>
              <w:tab w:val="right" w:leader="dot" w:pos="8494"/>
            </w:tabs>
            <w:rPr>
              <w:rFonts w:eastAsiaTheme="minorEastAsia"/>
              <w:iCs w:val="0"/>
              <w:noProof/>
              <w:sz w:val="21"/>
              <w:szCs w:val="24"/>
            </w:rPr>
          </w:pPr>
          <w:hyperlink w:anchor="_Toc126693687" w:history="1">
            <w:r w:rsidRPr="00C47948">
              <w:rPr>
                <w:rStyle w:val="a9"/>
                <w:rFonts w:ascii="Times New Roman" w:eastAsia="ＭＳ 明朝" w:hAnsi="Times New Roman" w:cs="Times New Roman"/>
                <w:noProof/>
              </w:rPr>
              <w:t>4-1-1</w:t>
            </w:r>
            <w:r>
              <w:rPr>
                <w:rFonts w:eastAsiaTheme="minorEastAsia"/>
                <w:iCs w:val="0"/>
                <w:noProof/>
                <w:sz w:val="21"/>
                <w:szCs w:val="24"/>
              </w:rPr>
              <w:tab/>
            </w:r>
            <w:r w:rsidRPr="00C47948">
              <w:rPr>
                <w:rStyle w:val="a9"/>
                <w:rFonts w:ascii="Times New Roman" w:eastAsia="ＭＳ 明朝" w:hAnsi="Times New Roman" w:cs="Times New Roman"/>
                <w:noProof/>
              </w:rPr>
              <w:t>220415Ni_OH_OAc</w:t>
            </w:r>
            <w:r w:rsidRPr="00C47948">
              <w:rPr>
                <w:rStyle w:val="a9"/>
                <w:rFonts w:ascii="Times New Roman" w:eastAsia="ＭＳ 明朝" w:hAnsi="Times New Roman" w:cs="Times New Roman"/>
                <w:noProof/>
              </w:rPr>
              <w:t>の</w:t>
            </w:r>
            <w:r w:rsidRPr="00C47948">
              <w:rPr>
                <w:rStyle w:val="a9"/>
                <w:rFonts w:ascii="Times New Roman" w:eastAsia="ＭＳ 明朝" w:hAnsi="Times New Roman" w:cs="Times New Roman"/>
                <w:noProof/>
              </w:rPr>
              <w:t>XRD</w:t>
            </w:r>
            <w:r w:rsidRPr="00C47948">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_Toc126693687 \h </w:instrText>
            </w:r>
            <w:r>
              <w:rPr>
                <w:noProof/>
                <w:webHidden/>
              </w:rPr>
            </w:r>
            <w:r>
              <w:rPr>
                <w:noProof/>
                <w:webHidden/>
              </w:rPr>
              <w:fldChar w:fldCharType="separate"/>
            </w:r>
            <w:r>
              <w:rPr>
                <w:noProof/>
                <w:webHidden/>
              </w:rPr>
              <w:t>49</w:t>
            </w:r>
            <w:r>
              <w:rPr>
                <w:noProof/>
                <w:webHidden/>
              </w:rPr>
              <w:fldChar w:fldCharType="end"/>
            </w:r>
          </w:hyperlink>
        </w:p>
        <w:p w14:paraId="2BB58E02" w14:textId="51E89149" w:rsidR="004739B3" w:rsidRDefault="004739B3">
          <w:pPr>
            <w:pStyle w:val="21"/>
            <w:tabs>
              <w:tab w:val="left" w:pos="840"/>
              <w:tab w:val="right" w:leader="dot" w:pos="8494"/>
            </w:tabs>
            <w:rPr>
              <w:rFonts w:eastAsiaTheme="minorEastAsia"/>
              <w:smallCaps w:val="0"/>
              <w:noProof/>
              <w:sz w:val="21"/>
              <w:szCs w:val="24"/>
            </w:rPr>
          </w:pPr>
          <w:hyperlink w:anchor="_Toc126693688" w:history="1">
            <w:r w:rsidRPr="00C47948">
              <w:rPr>
                <w:rStyle w:val="a9"/>
                <w:rFonts w:ascii="Times New Roman" w:eastAsia="ＭＳ 明朝" w:hAnsi="Times New Roman" w:cs="Times New Roman"/>
                <w:noProof/>
              </w:rPr>
              <w:t>4-2</w:t>
            </w:r>
            <w:r>
              <w:rPr>
                <w:rFonts w:eastAsiaTheme="minorEastAsia"/>
                <w:smallCaps w:val="0"/>
                <w:noProof/>
                <w:sz w:val="21"/>
                <w:szCs w:val="24"/>
              </w:rPr>
              <w:tab/>
            </w:r>
            <w:r w:rsidRPr="00C47948">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_Toc126693688 \h </w:instrText>
            </w:r>
            <w:r>
              <w:rPr>
                <w:noProof/>
                <w:webHidden/>
              </w:rPr>
            </w:r>
            <w:r>
              <w:rPr>
                <w:noProof/>
                <w:webHidden/>
              </w:rPr>
              <w:fldChar w:fldCharType="separate"/>
            </w:r>
            <w:r>
              <w:rPr>
                <w:noProof/>
                <w:webHidden/>
              </w:rPr>
              <w:t>54</w:t>
            </w:r>
            <w:r>
              <w:rPr>
                <w:noProof/>
                <w:webHidden/>
              </w:rPr>
              <w:fldChar w:fldCharType="end"/>
            </w:r>
          </w:hyperlink>
        </w:p>
        <w:p w14:paraId="6F159D05" w14:textId="32544505" w:rsidR="004739B3" w:rsidRDefault="004739B3">
          <w:pPr>
            <w:pStyle w:val="21"/>
            <w:tabs>
              <w:tab w:val="left" w:pos="840"/>
              <w:tab w:val="right" w:leader="dot" w:pos="8494"/>
            </w:tabs>
            <w:rPr>
              <w:rFonts w:eastAsiaTheme="minorEastAsia"/>
              <w:smallCaps w:val="0"/>
              <w:noProof/>
              <w:sz w:val="21"/>
              <w:szCs w:val="24"/>
            </w:rPr>
          </w:pPr>
          <w:hyperlink w:anchor="_Toc126693689" w:history="1">
            <w:r w:rsidRPr="00C47948">
              <w:rPr>
                <w:rStyle w:val="a9"/>
                <w:rFonts w:ascii="Times New Roman" w:eastAsia="ＭＳ 明朝" w:hAnsi="Times New Roman" w:cs="Times New Roman"/>
                <w:noProof/>
              </w:rPr>
              <w:t>4-3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_Toc126693689 \h </w:instrText>
            </w:r>
            <w:r>
              <w:rPr>
                <w:noProof/>
                <w:webHidden/>
              </w:rPr>
            </w:r>
            <w:r>
              <w:rPr>
                <w:noProof/>
                <w:webHidden/>
              </w:rPr>
              <w:fldChar w:fldCharType="separate"/>
            </w:r>
            <w:r>
              <w:rPr>
                <w:noProof/>
                <w:webHidden/>
              </w:rPr>
              <w:t>56</w:t>
            </w:r>
            <w:r>
              <w:rPr>
                <w:noProof/>
                <w:webHidden/>
              </w:rPr>
              <w:fldChar w:fldCharType="end"/>
            </w:r>
          </w:hyperlink>
        </w:p>
        <w:p w14:paraId="2B35AECC" w14:textId="232C1644" w:rsidR="004739B3" w:rsidRDefault="004739B3">
          <w:pPr>
            <w:pStyle w:val="31"/>
            <w:tabs>
              <w:tab w:val="left" w:pos="1260"/>
              <w:tab w:val="right" w:leader="dot" w:pos="8494"/>
            </w:tabs>
            <w:rPr>
              <w:rFonts w:eastAsiaTheme="minorEastAsia"/>
              <w:iCs w:val="0"/>
              <w:noProof/>
              <w:sz w:val="21"/>
              <w:szCs w:val="24"/>
            </w:rPr>
          </w:pPr>
          <w:hyperlink w:anchor="_Toc126693690" w:history="1">
            <w:r w:rsidRPr="00C47948">
              <w:rPr>
                <w:rStyle w:val="a9"/>
                <w:rFonts w:ascii="Times New Roman" w:eastAsia="ＭＳ 明朝" w:hAnsi="Times New Roman" w:cs="Times New Roman"/>
                <w:noProof/>
              </w:rPr>
              <w:t>4-3-1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_Toc126693690 \h </w:instrText>
            </w:r>
            <w:r>
              <w:rPr>
                <w:noProof/>
                <w:webHidden/>
              </w:rPr>
            </w:r>
            <w:r>
              <w:rPr>
                <w:noProof/>
                <w:webHidden/>
              </w:rPr>
              <w:fldChar w:fldCharType="separate"/>
            </w:r>
            <w:r>
              <w:rPr>
                <w:noProof/>
                <w:webHidden/>
              </w:rPr>
              <w:t>56</w:t>
            </w:r>
            <w:r>
              <w:rPr>
                <w:noProof/>
                <w:webHidden/>
              </w:rPr>
              <w:fldChar w:fldCharType="end"/>
            </w:r>
          </w:hyperlink>
        </w:p>
        <w:p w14:paraId="457F83D4" w14:textId="3A755589" w:rsidR="004739B3" w:rsidRDefault="004739B3">
          <w:pPr>
            <w:pStyle w:val="31"/>
            <w:tabs>
              <w:tab w:val="left" w:pos="1260"/>
              <w:tab w:val="right" w:leader="dot" w:pos="8494"/>
            </w:tabs>
            <w:rPr>
              <w:rFonts w:eastAsiaTheme="minorEastAsia"/>
              <w:iCs w:val="0"/>
              <w:noProof/>
              <w:sz w:val="21"/>
              <w:szCs w:val="24"/>
            </w:rPr>
          </w:pPr>
          <w:hyperlink w:anchor="_Toc126693691" w:history="1">
            <w:r w:rsidRPr="00C47948">
              <w:rPr>
                <w:rStyle w:val="a9"/>
                <w:rFonts w:ascii="Times New Roman" w:eastAsia="ＭＳ 明朝" w:hAnsi="Times New Roman" w:cs="Times New Roman"/>
                <w:noProof/>
              </w:rPr>
              <w:t>4-3-2</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_Toc126693691 \h </w:instrText>
            </w:r>
            <w:r>
              <w:rPr>
                <w:noProof/>
                <w:webHidden/>
              </w:rPr>
            </w:r>
            <w:r>
              <w:rPr>
                <w:noProof/>
                <w:webHidden/>
              </w:rPr>
              <w:fldChar w:fldCharType="separate"/>
            </w:r>
            <w:r>
              <w:rPr>
                <w:noProof/>
                <w:webHidden/>
              </w:rPr>
              <w:t>58</w:t>
            </w:r>
            <w:r>
              <w:rPr>
                <w:noProof/>
                <w:webHidden/>
              </w:rPr>
              <w:fldChar w:fldCharType="end"/>
            </w:r>
          </w:hyperlink>
        </w:p>
        <w:p w14:paraId="47F12CF0" w14:textId="26FB87BB" w:rsidR="004739B3" w:rsidRDefault="004739B3">
          <w:pPr>
            <w:pStyle w:val="31"/>
            <w:tabs>
              <w:tab w:val="left" w:pos="1260"/>
              <w:tab w:val="right" w:leader="dot" w:pos="8494"/>
            </w:tabs>
            <w:rPr>
              <w:rFonts w:eastAsiaTheme="minorEastAsia"/>
              <w:iCs w:val="0"/>
              <w:noProof/>
              <w:sz w:val="21"/>
              <w:szCs w:val="24"/>
            </w:rPr>
          </w:pPr>
          <w:hyperlink w:anchor="_Toc126693692" w:history="1">
            <w:r w:rsidRPr="00C47948">
              <w:rPr>
                <w:rStyle w:val="a9"/>
                <w:rFonts w:ascii="Times New Roman" w:eastAsia="ＭＳ 明朝" w:hAnsi="Times New Roman" w:cs="Times New Roman"/>
                <w:noProof/>
              </w:rPr>
              <w:t>4-3-3</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_Toc126693692 \h </w:instrText>
            </w:r>
            <w:r>
              <w:rPr>
                <w:noProof/>
                <w:webHidden/>
              </w:rPr>
            </w:r>
            <w:r>
              <w:rPr>
                <w:noProof/>
                <w:webHidden/>
              </w:rPr>
              <w:fldChar w:fldCharType="separate"/>
            </w:r>
            <w:r>
              <w:rPr>
                <w:noProof/>
                <w:webHidden/>
              </w:rPr>
              <w:t>60</w:t>
            </w:r>
            <w:r>
              <w:rPr>
                <w:noProof/>
                <w:webHidden/>
              </w:rPr>
              <w:fldChar w:fldCharType="end"/>
            </w:r>
          </w:hyperlink>
        </w:p>
        <w:p w14:paraId="0A55D3A0" w14:textId="23634726" w:rsidR="004739B3" w:rsidRDefault="004739B3">
          <w:pPr>
            <w:pStyle w:val="31"/>
            <w:tabs>
              <w:tab w:val="left" w:pos="1260"/>
              <w:tab w:val="right" w:leader="dot" w:pos="8494"/>
            </w:tabs>
            <w:rPr>
              <w:rFonts w:eastAsiaTheme="minorEastAsia"/>
              <w:iCs w:val="0"/>
              <w:noProof/>
              <w:sz w:val="21"/>
              <w:szCs w:val="24"/>
            </w:rPr>
          </w:pPr>
          <w:hyperlink w:anchor="_Toc126693693" w:history="1">
            <w:r w:rsidRPr="00C47948">
              <w:rPr>
                <w:rStyle w:val="a9"/>
                <w:rFonts w:ascii="Times New Roman" w:eastAsia="ＭＳ 明朝" w:hAnsi="Times New Roman" w:cs="Times New Roman"/>
                <w:noProof/>
              </w:rPr>
              <w:t>4-3-4</w:t>
            </w:r>
            <w:r>
              <w:rPr>
                <w:rFonts w:eastAsiaTheme="minorEastAsia"/>
                <w:iCs w:val="0"/>
                <w:noProof/>
                <w:sz w:val="21"/>
                <w:szCs w:val="24"/>
              </w:rPr>
              <w:tab/>
            </w:r>
            <w:r w:rsidRPr="00C47948">
              <w:rPr>
                <w:rStyle w:val="a9"/>
                <w:rFonts w:ascii="Times New Roman" w:eastAsia="ＭＳ 明朝" w:hAnsi="Times New Roman" w:cs="Times New Roman"/>
                <w:noProof/>
              </w:rPr>
              <w:t>220906CP_naf5μL_1</w:t>
            </w:r>
            <w:r>
              <w:rPr>
                <w:noProof/>
                <w:webHidden/>
              </w:rPr>
              <w:tab/>
            </w:r>
            <w:r>
              <w:rPr>
                <w:noProof/>
                <w:webHidden/>
              </w:rPr>
              <w:fldChar w:fldCharType="begin"/>
            </w:r>
            <w:r>
              <w:rPr>
                <w:noProof/>
                <w:webHidden/>
              </w:rPr>
              <w:instrText xml:space="preserve"> PAGEREF _Toc126693693 \h </w:instrText>
            </w:r>
            <w:r>
              <w:rPr>
                <w:noProof/>
                <w:webHidden/>
              </w:rPr>
            </w:r>
            <w:r>
              <w:rPr>
                <w:noProof/>
                <w:webHidden/>
              </w:rPr>
              <w:fldChar w:fldCharType="separate"/>
            </w:r>
            <w:r>
              <w:rPr>
                <w:noProof/>
                <w:webHidden/>
              </w:rPr>
              <w:t>62</w:t>
            </w:r>
            <w:r>
              <w:rPr>
                <w:noProof/>
                <w:webHidden/>
              </w:rPr>
              <w:fldChar w:fldCharType="end"/>
            </w:r>
          </w:hyperlink>
        </w:p>
        <w:p w14:paraId="19A44BD6" w14:textId="1B6C7A80" w:rsidR="004739B3" w:rsidRDefault="004739B3">
          <w:pPr>
            <w:pStyle w:val="31"/>
            <w:tabs>
              <w:tab w:val="left" w:pos="1260"/>
              <w:tab w:val="right" w:leader="dot" w:pos="8494"/>
            </w:tabs>
            <w:rPr>
              <w:rFonts w:eastAsiaTheme="minorEastAsia"/>
              <w:iCs w:val="0"/>
              <w:noProof/>
              <w:sz w:val="21"/>
              <w:szCs w:val="24"/>
            </w:rPr>
          </w:pPr>
          <w:hyperlink w:anchor="_Toc126693694" w:history="1">
            <w:r w:rsidRPr="00C47948">
              <w:rPr>
                <w:rStyle w:val="a9"/>
                <w:rFonts w:ascii="Times New Roman" w:eastAsia="ＭＳ 明朝" w:hAnsi="Times New Roman" w:cs="Times New Roman"/>
                <w:noProof/>
              </w:rPr>
              <w:t>4-3-5</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_Toc126693694 \h </w:instrText>
            </w:r>
            <w:r>
              <w:rPr>
                <w:noProof/>
                <w:webHidden/>
              </w:rPr>
            </w:r>
            <w:r>
              <w:rPr>
                <w:noProof/>
                <w:webHidden/>
              </w:rPr>
              <w:fldChar w:fldCharType="separate"/>
            </w:r>
            <w:r>
              <w:rPr>
                <w:noProof/>
                <w:webHidden/>
              </w:rPr>
              <w:t>63</w:t>
            </w:r>
            <w:r>
              <w:rPr>
                <w:noProof/>
                <w:webHidden/>
              </w:rPr>
              <w:fldChar w:fldCharType="end"/>
            </w:r>
          </w:hyperlink>
        </w:p>
        <w:p w14:paraId="4EFE18BF" w14:textId="3C17EA99" w:rsidR="004739B3" w:rsidRDefault="004739B3">
          <w:pPr>
            <w:pStyle w:val="21"/>
            <w:tabs>
              <w:tab w:val="left" w:pos="840"/>
              <w:tab w:val="right" w:leader="dot" w:pos="8494"/>
            </w:tabs>
            <w:rPr>
              <w:rFonts w:eastAsiaTheme="minorEastAsia"/>
              <w:smallCaps w:val="0"/>
              <w:noProof/>
              <w:sz w:val="21"/>
              <w:szCs w:val="24"/>
            </w:rPr>
          </w:pPr>
          <w:hyperlink w:anchor="_Toc126693695" w:history="1">
            <w:r w:rsidRPr="00C47948">
              <w:rPr>
                <w:rStyle w:val="a9"/>
                <w:rFonts w:ascii="Times New Roman" w:eastAsia="ＭＳ 明朝" w:hAnsi="Times New Roman" w:cs="Times New Roman"/>
                <w:noProof/>
              </w:rPr>
              <w:t>4-4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_Toc126693695 \h </w:instrText>
            </w:r>
            <w:r>
              <w:rPr>
                <w:noProof/>
                <w:webHidden/>
              </w:rPr>
            </w:r>
            <w:r>
              <w:rPr>
                <w:noProof/>
                <w:webHidden/>
              </w:rPr>
              <w:fldChar w:fldCharType="separate"/>
            </w:r>
            <w:r>
              <w:rPr>
                <w:noProof/>
                <w:webHidden/>
              </w:rPr>
              <w:t>64</w:t>
            </w:r>
            <w:r>
              <w:rPr>
                <w:noProof/>
                <w:webHidden/>
              </w:rPr>
              <w:fldChar w:fldCharType="end"/>
            </w:r>
          </w:hyperlink>
        </w:p>
        <w:p w14:paraId="05084696" w14:textId="7B19E7E0" w:rsidR="004739B3" w:rsidRDefault="004739B3">
          <w:pPr>
            <w:pStyle w:val="31"/>
            <w:tabs>
              <w:tab w:val="left" w:pos="1260"/>
              <w:tab w:val="right" w:leader="dot" w:pos="8494"/>
            </w:tabs>
            <w:rPr>
              <w:rFonts w:eastAsiaTheme="minorEastAsia"/>
              <w:iCs w:val="0"/>
              <w:noProof/>
              <w:sz w:val="21"/>
              <w:szCs w:val="24"/>
            </w:rPr>
          </w:pPr>
          <w:hyperlink w:anchor="_Toc126693696" w:history="1">
            <w:r w:rsidRPr="00C47948">
              <w:rPr>
                <w:rStyle w:val="a9"/>
                <w:rFonts w:ascii="Times New Roman" w:eastAsia="ＭＳ 明朝" w:hAnsi="Times New Roman" w:cs="Times New Roman"/>
                <w:noProof/>
              </w:rPr>
              <w:t>4-4-1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_Toc126693696 \h </w:instrText>
            </w:r>
            <w:r>
              <w:rPr>
                <w:noProof/>
                <w:webHidden/>
              </w:rPr>
            </w:r>
            <w:r>
              <w:rPr>
                <w:noProof/>
                <w:webHidden/>
              </w:rPr>
              <w:fldChar w:fldCharType="separate"/>
            </w:r>
            <w:r>
              <w:rPr>
                <w:noProof/>
                <w:webHidden/>
              </w:rPr>
              <w:t>64</w:t>
            </w:r>
            <w:r>
              <w:rPr>
                <w:noProof/>
                <w:webHidden/>
              </w:rPr>
              <w:fldChar w:fldCharType="end"/>
            </w:r>
          </w:hyperlink>
        </w:p>
        <w:p w14:paraId="29888AE3" w14:textId="021A58BC" w:rsidR="004739B3" w:rsidRDefault="004739B3">
          <w:pPr>
            <w:pStyle w:val="31"/>
            <w:tabs>
              <w:tab w:val="left" w:pos="1260"/>
              <w:tab w:val="right" w:leader="dot" w:pos="8494"/>
            </w:tabs>
            <w:rPr>
              <w:rFonts w:eastAsiaTheme="minorEastAsia"/>
              <w:iCs w:val="0"/>
              <w:noProof/>
              <w:sz w:val="21"/>
              <w:szCs w:val="24"/>
            </w:rPr>
          </w:pPr>
          <w:hyperlink w:anchor="_Toc126693697" w:history="1">
            <w:r w:rsidRPr="00C47948">
              <w:rPr>
                <w:rStyle w:val="a9"/>
                <w:rFonts w:ascii="Times New Roman" w:eastAsia="ＭＳ 明朝" w:hAnsi="Times New Roman" w:cs="Times New Roman"/>
                <w:noProof/>
              </w:rPr>
              <w:t>4-4-2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_Toc126693697 \h </w:instrText>
            </w:r>
            <w:r>
              <w:rPr>
                <w:noProof/>
                <w:webHidden/>
              </w:rPr>
            </w:r>
            <w:r>
              <w:rPr>
                <w:noProof/>
                <w:webHidden/>
              </w:rPr>
              <w:fldChar w:fldCharType="separate"/>
            </w:r>
            <w:r>
              <w:rPr>
                <w:noProof/>
                <w:webHidden/>
              </w:rPr>
              <w:t>65</w:t>
            </w:r>
            <w:r>
              <w:rPr>
                <w:noProof/>
                <w:webHidden/>
              </w:rPr>
              <w:fldChar w:fldCharType="end"/>
            </w:r>
          </w:hyperlink>
        </w:p>
        <w:p w14:paraId="7644E840" w14:textId="5F390239" w:rsidR="004739B3" w:rsidRDefault="004739B3">
          <w:pPr>
            <w:pStyle w:val="31"/>
            <w:tabs>
              <w:tab w:val="left" w:pos="1260"/>
              <w:tab w:val="right" w:leader="dot" w:pos="8494"/>
            </w:tabs>
            <w:rPr>
              <w:rFonts w:eastAsiaTheme="minorEastAsia"/>
              <w:iCs w:val="0"/>
              <w:noProof/>
              <w:sz w:val="21"/>
              <w:szCs w:val="24"/>
            </w:rPr>
          </w:pPr>
          <w:hyperlink w:anchor="_Toc126693698" w:history="1">
            <w:r w:rsidRPr="00C47948">
              <w:rPr>
                <w:rStyle w:val="a9"/>
                <w:rFonts w:ascii="Times New Roman" w:eastAsia="ＭＳ 明朝" w:hAnsi="Times New Roman" w:cs="Times New Roman"/>
                <w:noProof/>
              </w:rPr>
              <w:t>4-4-3</w:t>
            </w:r>
            <w:r>
              <w:rPr>
                <w:rFonts w:eastAsiaTheme="minorEastAsia"/>
                <w:iCs w:val="0"/>
                <w:noProof/>
                <w:sz w:val="21"/>
                <w:szCs w:val="24"/>
              </w:rPr>
              <w:tab/>
            </w:r>
            <w:r w:rsidRPr="00C47948">
              <w:rPr>
                <w:rStyle w:val="a9"/>
                <w:rFonts w:ascii="Times New Roman" w:eastAsia="ＭＳ 明朝" w:hAnsi="Times New Roman" w:cs="Times New Roman"/>
                <w:noProof/>
              </w:rPr>
              <w:t>220415CP_cell0.02g</w:t>
            </w:r>
            <w:r>
              <w:rPr>
                <w:noProof/>
                <w:webHidden/>
              </w:rPr>
              <w:tab/>
            </w:r>
            <w:r>
              <w:rPr>
                <w:noProof/>
                <w:webHidden/>
              </w:rPr>
              <w:fldChar w:fldCharType="begin"/>
            </w:r>
            <w:r>
              <w:rPr>
                <w:noProof/>
                <w:webHidden/>
              </w:rPr>
              <w:instrText xml:space="preserve"> PAGEREF _Toc126693698 \h </w:instrText>
            </w:r>
            <w:r>
              <w:rPr>
                <w:noProof/>
                <w:webHidden/>
              </w:rPr>
            </w:r>
            <w:r>
              <w:rPr>
                <w:noProof/>
                <w:webHidden/>
              </w:rPr>
              <w:fldChar w:fldCharType="separate"/>
            </w:r>
            <w:r>
              <w:rPr>
                <w:noProof/>
                <w:webHidden/>
              </w:rPr>
              <w:t>66</w:t>
            </w:r>
            <w:r>
              <w:rPr>
                <w:noProof/>
                <w:webHidden/>
              </w:rPr>
              <w:fldChar w:fldCharType="end"/>
            </w:r>
          </w:hyperlink>
        </w:p>
        <w:p w14:paraId="4C8ECB85" w14:textId="1563830D" w:rsidR="004739B3" w:rsidRDefault="004739B3">
          <w:pPr>
            <w:pStyle w:val="31"/>
            <w:tabs>
              <w:tab w:val="left" w:pos="1260"/>
              <w:tab w:val="right" w:leader="dot" w:pos="8494"/>
            </w:tabs>
            <w:rPr>
              <w:rFonts w:eastAsiaTheme="minorEastAsia"/>
              <w:iCs w:val="0"/>
              <w:noProof/>
              <w:sz w:val="21"/>
              <w:szCs w:val="24"/>
            </w:rPr>
          </w:pPr>
          <w:hyperlink w:anchor="_Toc126693699" w:history="1">
            <w:r w:rsidRPr="00C47948">
              <w:rPr>
                <w:rStyle w:val="a9"/>
                <w:rFonts w:ascii="Times New Roman" w:eastAsia="ＭＳ 明朝" w:hAnsi="Times New Roman" w:cs="Times New Roman"/>
                <w:noProof/>
              </w:rPr>
              <w:t>4-4-4</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_Toc126693699 \h </w:instrText>
            </w:r>
            <w:r>
              <w:rPr>
                <w:noProof/>
                <w:webHidden/>
              </w:rPr>
            </w:r>
            <w:r>
              <w:rPr>
                <w:noProof/>
                <w:webHidden/>
              </w:rPr>
              <w:fldChar w:fldCharType="separate"/>
            </w:r>
            <w:r>
              <w:rPr>
                <w:noProof/>
                <w:webHidden/>
              </w:rPr>
              <w:t>67</w:t>
            </w:r>
            <w:r>
              <w:rPr>
                <w:noProof/>
                <w:webHidden/>
              </w:rPr>
              <w:fldChar w:fldCharType="end"/>
            </w:r>
          </w:hyperlink>
        </w:p>
        <w:p w14:paraId="1D22994A" w14:textId="2604A502" w:rsidR="004739B3" w:rsidRDefault="004739B3">
          <w:pPr>
            <w:pStyle w:val="31"/>
            <w:tabs>
              <w:tab w:val="left" w:pos="1260"/>
              <w:tab w:val="right" w:leader="dot" w:pos="8494"/>
            </w:tabs>
            <w:rPr>
              <w:rFonts w:eastAsiaTheme="minorEastAsia"/>
              <w:iCs w:val="0"/>
              <w:noProof/>
              <w:sz w:val="21"/>
              <w:szCs w:val="24"/>
            </w:rPr>
          </w:pPr>
          <w:hyperlink w:anchor="_Toc126693700" w:history="1">
            <w:r w:rsidRPr="00C47948">
              <w:rPr>
                <w:rStyle w:val="a9"/>
                <w:rFonts w:ascii="Times New Roman" w:eastAsia="ＭＳ 明朝" w:hAnsi="Times New Roman" w:cs="Times New Roman"/>
                <w:noProof/>
              </w:rPr>
              <w:t>4-4-5</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_Toc126693700 \h </w:instrText>
            </w:r>
            <w:r>
              <w:rPr>
                <w:noProof/>
                <w:webHidden/>
              </w:rPr>
            </w:r>
            <w:r>
              <w:rPr>
                <w:noProof/>
                <w:webHidden/>
              </w:rPr>
              <w:fldChar w:fldCharType="separate"/>
            </w:r>
            <w:r>
              <w:rPr>
                <w:noProof/>
                <w:webHidden/>
              </w:rPr>
              <w:t>68</w:t>
            </w:r>
            <w:r>
              <w:rPr>
                <w:noProof/>
                <w:webHidden/>
              </w:rPr>
              <w:fldChar w:fldCharType="end"/>
            </w:r>
          </w:hyperlink>
        </w:p>
        <w:p w14:paraId="535F7BE8" w14:textId="283BBA25" w:rsidR="004739B3" w:rsidRDefault="004739B3">
          <w:pPr>
            <w:pStyle w:val="31"/>
            <w:tabs>
              <w:tab w:val="left" w:pos="1260"/>
              <w:tab w:val="right" w:leader="dot" w:pos="8494"/>
            </w:tabs>
            <w:rPr>
              <w:rFonts w:eastAsiaTheme="minorEastAsia"/>
              <w:iCs w:val="0"/>
              <w:noProof/>
              <w:sz w:val="21"/>
              <w:szCs w:val="24"/>
            </w:rPr>
          </w:pPr>
          <w:hyperlink w:anchor="_Toc126693701" w:history="1">
            <w:r w:rsidRPr="00C47948">
              <w:rPr>
                <w:rStyle w:val="a9"/>
                <w:rFonts w:ascii="Times New Roman" w:eastAsia="ＭＳ 明朝" w:hAnsi="Times New Roman" w:cs="Times New Roman"/>
                <w:noProof/>
              </w:rPr>
              <w:t>4-4-6</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_Toc126693701 \h </w:instrText>
            </w:r>
            <w:r>
              <w:rPr>
                <w:noProof/>
                <w:webHidden/>
              </w:rPr>
            </w:r>
            <w:r>
              <w:rPr>
                <w:noProof/>
                <w:webHidden/>
              </w:rPr>
              <w:fldChar w:fldCharType="separate"/>
            </w:r>
            <w:r>
              <w:rPr>
                <w:noProof/>
                <w:webHidden/>
              </w:rPr>
              <w:t>69</w:t>
            </w:r>
            <w:r>
              <w:rPr>
                <w:noProof/>
                <w:webHidden/>
              </w:rPr>
              <w:fldChar w:fldCharType="end"/>
            </w:r>
          </w:hyperlink>
        </w:p>
        <w:p w14:paraId="11214CD3" w14:textId="20BBDC76" w:rsidR="004739B3" w:rsidRDefault="004739B3">
          <w:pPr>
            <w:pStyle w:val="31"/>
            <w:tabs>
              <w:tab w:val="left" w:pos="1260"/>
              <w:tab w:val="right" w:leader="dot" w:pos="8494"/>
            </w:tabs>
            <w:rPr>
              <w:rFonts w:eastAsiaTheme="minorEastAsia"/>
              <w:iCs w:val="0"/>
              <w:noProof/>
              <w:sz w:val="21"/>
              <w:szCs w:val="24"/>
            </w:rPr>
          </w:pPr>
          <w:hyperlink w:anchor="_Toc126693702" w:history="1">
            <w:r w:rsidRPr="00C47948">
              <w:rPr>
                <w:rStyle w:val="a9"/>
                <w:rFonts w:ascii="Times New Roman" w:eastAsia="ＭＳ 明朝" w:hAnsi="Times New Roman" w:cs="Times New Roman"/>
                <w:noProof/>
              </w:rPr>
              <w:t>4-4-7</w:t>
            </w:r>
            <w:r>
              <w:rPr>
                <w:rFonts w:eastAsiaTheme="minorEastAsia"/>
                <w:iCs w:val="0"/>
                <w:noProof/>
                <w:sz w:val="21"/>
                <w:szCs w:val="24"/>
              </w:rPr>
              <w:tab/>
            </w:r>
            <w:r w:rsidRPr="00C47948">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_Toc126693702 \h </w:instrText>
            </w:r>
            <w:r>
              <w:rPr>
                <w:noProof/>
                <w:webHidden/>
              </w:rPr>
            </w:r>
            <w:r>
              <w:rPr>
                <w:noProof/>
                <w:webHidden/>
              </w:rPr>
              <w:fldChar w:fldCharType="separate"/>
            </w:r>
            <w:r>
              <w:rPr>
                <w:noProof/>
                <w:webHidden/>
              </w:rPr>
              <w:t>70</w:t>
            </w:r>
            <w:r>
              <w:rPr>
                <w:noProof/>
                <w:webHidden/>
              </w:rPr>
              <w:fldChar w:fldCharType="end"/>
            </w:r>
          </w:hyperlink>
        </w:p>
        <w:p w14:paraId="458CF073" w14:textId="6DC8433E" w:rsidR="004739B3" w:rsidRDefault="004739B3">
          <w:pPr>
            <w:pStyle w:val="31"/>
            <w:tabs>
              <w:tab w:val="left" w:pos="1260"/>
              <w:tab w:val="right" w:leader="dot" w:pos="8494"/>
            </w:tabs>
            <w:rPr>
              <w:rFonts w:eastAsiaTheme="minorEastAsia"/>
              <w:iCs w:val="0"/>
              <w:noProof/>
              <w:sz w:val="21"/>
              <w:szCs w:val="24"/>
            </w:rPr>
          </w:pPr>
          <w:hyperlink w:anchor="_Toc126693703" w:history="1">
            <w:r w:rsidRPr="00C47948">
              <w:rPr>
                <w:rStyle w:val="a9"/>
                <w:rFonts w:ascii="Times New Roman" w:eastAsia="ＭＳ 明朝" w:hAnsi="Times New Roman" w:cs="Times New Roman"/>
                <w:noProof/>
              </w:rPr>
              <w:t>4-4-8</w:t>
            </w:r>
            <w:r>
              <w:rPr>
                <w:rFonts w:eastAsiaTheme="minorEastAsia"/>
                <w:iCs w:val="0"/>
                <w:noProof/>
                <w:sz w:val="21"/>
                <w:szCs w:val="24"/>
              </w:rPr>
              <w:tab/>
            </w:r>
            <w:r w:rsidRPr="00C47948">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_Toc126693703 \h </w:instrText>
            </w:r>
            <w:r>
              <w:rPr>
                <w:noProof/>
                <w:webHidden/>
              </w:rPr>
            </w:r>
            <w:r>
              <w:rPr>
                <w:noProof/>
                <w:webHidden/>
              </w:rPr>
              <w:fldChar w:fldCharType="separate"/>
            </w:r>
            <w:r>
              <w:rPr>
                <w:noProof/>
                <w:webHidden/>
              </w:rPr>
              <w:t>71</w:t>
            </w:r>
            <w:r>
              <w:rPr>
                <w:noProof/>
                <w:webHidden/>
              </w:rPr>
              <w:fldChar w:fldCharType="end"/>
            </w:r>
          </w:hyperlink>
        </w:p>
        <w:p w14:paraId="4AF155A7" w14:textId="11E06D0F" w:rsidR="004739B3" w:rsidRDefault="004739B3">
          <w:pPr>
            <w:pStyle w:val="31"/>
            <w:tabs>
              <w:tab w:val="left" w:pos="1260"/>
              <w:tab w:val="right" w:leader="dot" w:pos="8494"/>
            </w:tabs>
            <w:rPr>
              <w:rFonts w:eastAsiaTheme="minorEastAsia"/>
              <w:iCs w:val="0"/>
              <w:noProof/>
              <w:sz w:val="21"/>
              <w:szCs w:val="24"/>
            </w:rPr>
          </w:pPr>
          <w:hyperlink w:anchor="_Toc126693704" w:history="1">
            <w:r w:rsidRPr="00C47948">
              <w:rPr>
                <w:rStyle w:val="a9"/>
                <w:rFonts w:ascii="Times New Roman" w:eastAsia="ＭＳ 明朝" w:hAnsi="Times New Roman" w:cs="Times New Roman"/>
                <w:noProof/>
              </w:rPr>
              <w:t>4-4-9</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_Toc126693704 \h </w:instrText>
            </w:r>
            <w:r>
              <w:rPr>
                <w:noProof/>
                <w:webHidden/>
              </w:rPr>
            </w:r>
            <w:r>
              <w:rPr>
                <w:noProof/>
                <w:webHidden/>
              </w:rPr>
              <w:fldChar w:fldCharType="separate"/>
            </w:r>
            <w:r>
              <w:rPr>
                <w:noProof/>
                <w:webHidden/>
              </w:rPr>
              <w:t>72</w:t>
            </w:r>
            <w:r>
              <w:rPr>
                <w:noProof/>
                <w:webHidden/>
              </w:rPr>
              <w:fldChar w:fldCharType="end"/>
            </w:r>
          </w:hyperlink>
        </w:p>
        <w:p w14:paraId="276FB465" w14:textId="36AC5E54" w:rsidR="004739B3" w:rsidRDefault="004739B3">
          <w:pPr>
            <w:pStyle w:val="31"/>
            <w:tabs>
              <w:tab w:val="left" w:pos="1260"/>
              <w:tab w:val="right" w:leader="dot" w:pos="8494"/>
            </w:tabs>
            <w:rPr>
              <w:rFonts w:eastAsiaTheme="minorEastAsia"/>
              <w:iCs w:val="0"/>
              <w:noProof/>
              <w:sz w:val="21"/>
              <w:szCs w:val="24"/>
            </w:rPr>
          </w:pPr>
          <w:hyperlink w:anchor="_Toc126693705" w:history="1">
            <w:r w:rsidRPr="00C47948">
              <w:rPr>
                <w:rStyle w:val="a9"/>
                <w:rFonts w:ascii="Times New Roman" w:eastAsia="ＭＳ 明朝" w:hAnsi="Times New Roman" w:cs="Times New Roman"/>
                <w:noProof/>
              </w:rPr>
              <w:t>4-4-12</w:t>
            </w:r>
            <w:r>
              <w:rPr>
                <w:rFonts w:eastAsiaTheme="minorEastAsia"/>
                <w:iCs w:val="0"/>
                <w:noProof/>
                <w:sz w:val="21"/>
                <w:szCs w:val="24"/>
              </w:rPr>
              <w:tab/>
            </w:r>
            <w:r w:rsidRPr="00C47948">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_Toc126693705 \h </w:instrText>
            </w:r>
            <w:r>
              <w:rPr>
                <w:noProof/>
                <w:webHidden/>
              </w:rPr>
            </w:r>
            <w:r>
              <w:rPr>
                <w:noProof/>
                <w:webHidden/>
              </w:rPr>
              <w:fldChar w:fldCharType="separate"/>
            </w:r>
            <w:r>
              <w:rPr>
                <w:noProof/>
                <w:webHidden/>
              </w:rPr>
              <w:t>75</w:t>
            </w:r>
            <w:r>
              <w:rPr>
                <w:noProof/>
                <w:webHidden/>
              </w:rPr>
              <w:fldChar w:fldCharType="end"/>
            </w:r>
          </w:hyperlink>
        </w:p>
        <w:p w14:paraId="03686089" w14:textId="7D9E5D24" w:rsidR="004739B3" w:rsidRDefault="004739B3">
          <w:pPr>
            <w:pStyle w:val="31"/>
            <w:tabs>
              <w:tab w:val="left" w:pos="1260"/>
              <w:tab w:val="right" w:leader="dot" w:pos="8494"/>
            </w:tabs>
            <w:rPr>
              <w:rFonts w:eastAsiaTheme="minorEastAsia"/>
              <w:iCs w:val="0"/>
              <w:noProof/>
              <w:sz w:val="21"/>
              <w:szCs w:val="24"/>
            </w:rPr>
          </w:pPr>
          <w:hyperlink w:anchor="_Toc126693706" w:history="1">
            <w:r w:rsidRPr="00C47948">
              <w:rPr>
                <w:rStyle w:val="a9"/>
                <w:rFonts w:ascii="Times New Roman" w:eastAsia="ＭＳ 明朝" w:hAnsi="Times New Roman" w:cs="Times New Roman"/>
                <w:noProof/>
              </w:rPr>
              <w:t>4-4-13</w:t>
            </w:r>
            <w:r>
              <w:rPr>
                <w:rFonts w:eastAsiaTheme="minorEastAsia"/>
                <w:iCs w:val="0"/>
                <w:noProof/>
                <w:sz w:val="21"/>
                <w:szCs w:val="24"/>
              </w:rPr>
              <w:tab/>
            </w:r>
            <w:r w:rsidRPr="00C47948">
              <w:rPr>
                <w:rStyle w:val="a9"/>
                <w:rFonts w:ascii="Times New Roman" w:eastAsia="ＭＳ 明朝" w:hAnsi="Times New Roman" w:cs="Times New Roman"/>
                <w:noProof/>
              </w:rPr>
              <w:t>220906CP_naf5μL_2</w:t>
            </w:r>
            <w:r>
              <w:rPr>
                <w:noProof/>
                <w:webHidden/>
              </w:rPr>
              <w:tab/>
            </w:r>
            <w:r>
              <w:rPr>
                <w:noProof/>
                <w:webHidden/>
              </w:rPr>
              <w:fldChar w:fldCharType="begin"/>
            </w:r>
            <w:r>
              <w:rPr>
                <w:noProof/>
                <w:webHidden/>
              </w:rPr>
              <w:instrText xml:space="preserve"> PAGEREF _Toc126693706 \h </w:instrText>
            </w:r>
            <w:r>
              <w:rPr>
                <w:noProof/>
                <w:webHidden/>
              </w:rPr>
            </w:r>
            <w:r>
              <w:rPr>
                <w:noProof/>
                <w:webHidden/>
              </w:rPr>
              <w:fldChar w:fldCharType="separate"/>
            </w:r>
            <w:r>
              <w:rPr>
                <w:noProof/>
                <w:webHidden/>
              </w:rPr>
              <w:t>76</w:t>
            </w:r>
            <w:r>
              <w:rPr>
                <w:noProof/>
                <w:webHidden/>
              </w:rPr>
              <w:fldChar w:fldCharType="end"/>
            </w:r>
          </w:hyperlink>
        </w:p>
        <w:p w14:paraId="564C1314" w14:textId="3B61415F" w:rsidR="004739B3" w:rsidRDefault="004739B3">
          <w:pPr>
            <w:pStyle w:val="31"/>
            <w:tabs>
              <w:tab w:val="left" w:pos="1260"/>
              <w:tab w:val="right" w:leader="dot" w:pos="8494"/>
            </w:tabs>
            <w:rPr>
              <w:rFonts w:eastAsiaTheme="minorEastAsia"/>
              <w:iCs w:val="0"/>
              <w:noProof/>
              <w:sz w:val="21"/>
              <w:szCs w:val="24"/>
            </w:rPr>
          </w:pPr>
          <w:hyperlink w:anchor="_Toc126693707" w:history="1">
            <w:r w:rsidRPr="00C47948">
              <w:rPr>
                <w:rStyle w:val="a9"/>
                <w:rFonts w:ascii="Times New Roman" w:eastAsia="ＭＳ 明朝" w:hAnsi="Times New Roman" w:cs="Times New Roman"/>
                <w:noProof/>
              </w:rPr>
              <w:t>4-4-15</w:t>
            </w:r>
            <w:r>
              <w:rPr>
                <w:rFonts w:eastAsiaTheme="minorEastAsia"/>
                <w:iCs w:val="0"/>
                <w:noProof/>
                <w:sz w:val="21"/>
                <w:szCs w:val="24"/>
              </w:rPr>
              <w:tab/>
            </w:r>
            <w:r w:rsidRPr="00C47948">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_Toc126693707 \h </w:instrText>
            </w:r>
            <w:r>
              <w:rPr>
                <w:noProof/>
                <w:webHidden/>
              </w:rPr>
            </w:r>
            <w:r>
              <w:rPr>
                <w:noProof/>
                <w:webHidden/>
              </w:rPr>
              <w:fldChar w:fldCharType="separate"/>
            </w:r>
            <w:r>
              <w:rPr>
                <w:noProof/>
                <w:webHidden/>
              </w:rPr>
              <w:t>78</w:t>
            </w:r>
            <w:r>
              <w:rPr>
                <w:noProof/>
                <w:webHidden/>
              </w:rPr>
              <w:fldChar w:fldCharType="end"/>
            </w:r>
          </w:hyperlink>
        </w:p>
        <w:p w14:paraId="3F84BFA8" w14:textId="1BEEA1FB" w:rsidR="004739B3" w:rsidRDefault="004739B3">
          <w:pPr>
            <w:pStyle w:val="31"/>
            <w:tabs>
              <w:tab w:val="left" w:pos="1260"/>
              <w:tab w:val="right" w:leader="dot" w:pos="8494"/>
            </w:tabs>
            <w:rPr>
              <w:rFonts w:eastAsiaTheme="minorEastAsia"/>
              <w:iCs w:val="0"/>
              <w:noProof/>
              <w:sz w:val="21"/>
              <w:szCs w:val="24"/>
            </w:rPr>
          </w:pPr>
          <w:hyperlink w:anchor="_Toc126693708" w:history="1">
            <w:r w:rsidRPr="00C47948">
              <w:rPr>
                <w:rStyle w:val="a9"/>
                <w:rFonts w:ascii="Times New Roman" w:eastAsia="ＭＳ 明朝" w:hAnsi="Times New Roman" w:cs="Times New Roman"/>
                <w:noProof/>
              </w:rPr>
              <w:t>4-4-16</w:t>
            </w:r>
            <w:r>
              <w:rPr>
                <w:rFonts w:eastAsiaTheme="minorEastAsia"/>
                <w:iCs w:val="0"/>
                <w:noProof/>
                <w:sz w:val="21"/>
                <w:szCs w:val="24"/>
              </w:rPr>
              <w:tab/>
            </w:r>
            <w:r w:rsidRPr="00C47948">
              <w:rPr>
                <w:rStyle w:val="a9"/>
                <w:rFonts w:ascii="Times New Roman" w:eastAsia="ＭＳ 明朝" w:hAnsi="Times New Roman" w:cs="Times New Roman"/>
                <w:noProof/>
              </w:rPr>
              <w:t>220906CP_naf10μL_2_1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_Toc126693708 \h </w:instrText>
            </w:r>
            <w:r>
              <w:rPr>
                <w:noProof/>
                <w:webHidden/>
              </w:rPr>
            </w:r>
            <w:r>
              <w:rPr>
                <w:noProof/>
                <w:webHidden/>
              </w:rPr>
              <w:fldChar w:fldCharType="separate"/>
            </w:r>
            <w:r>
              <w:rPr>
                <w:noProof/>
                <w:webHidden/>
              </w:rPr>
              <w:t>79</w:t>
            </w:r>
            <w:r>
              <w:rPr>
                <w:noProof/>
                <w:webHidden/>
              </w:rPr>
              <w:fldChar w:fldCharType="end"/>
            </w:r>
          </w:hyperlink>
        </w:p>
        <w:p w14:paraId="62B95E41" w14:textId="734CC5B5" w:rsidR="004739B3" w:rsidRDefault="004739B3">
          <w:pPr>
            <w:pStyle w:val="31"/>
            <w:tabs>
              <w:tab w:val="left" w:pos="1260"/>
              <w:tab w:val="right" w:leader="dot" w:pos="8494"/>
            </w:tabs>
            <w:rPr>
              <w:rFonts w:eastAsiaTheme="minorEastAsia"/>
              <w:iCs w:val="0"/>
              <w:noProof/>
              <w:sz w:val="21"/>
              <w:szCs w:val="24"/>
            </w:rPr>
          </w:pPr>
          <w:hyperlink w:anchor="_Toc126693709" w:history="1">
            <w:r w:rsidRPr="00C47948">
              <w:rPr>
                <w:rStyle w:val="a9"/>
                <w:rFonts w:ascii="Times New Roman" w:eastAsia="ＭＳ 明朝" w:hAnsi="Times New Roman" w:cs="Times New Roman"/>
                <w:noProof/>
              </w:rPr>
              <w:t>4-4-17</w:t>
            </w:r>
            <w:r>
              <w:rPr>
                <w:rFonts w:eastAsiaTheme="minorEastAsia"/>
                <w:iCs w:val="0"/>
                <w:noProof/>
                <w:sz w:val="21"/>
                <w:szCs w:val="24"/>
              </w:rPr>
              <w:tab/>
            </w:r>
            <w:r w:rsidRPr="00C47948">
              <w:rPr>
                <w:rStyle w:val="a9"/>
                <w:rFonts w:ascii="Times New Roman" w:eastAsia="ＭＳ 明朝" w:hAnsi="Times New Roman" w:cs="Times New Roman"/>
                <w:noProof/>
              </w:rPr>
              <w:t>220906CP_naf10μL_2_2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_Toc126693709 \h </w:instrText>
            </w:r>
            <w:r>
              <w:rPr>
                <w:noProof/>
                <w:webHidden/>
              </w:rPr>
            </w:r>
            <w:r>
              <w:rPr>
                <w:noProof/>
                <w:webHidden/>
              </w:rPr>
              <w:fldChar w:fldCharType="separate"/>
            </w:r>
            <w:r>
              <w:rPr>
                <w:noProof/>
                <w:webHidden/>
              </w:rPr>
              <w:t>80</w:t>
            </w:r>
            <w:r>
              <w:rPr>
                <w:noProof/>
                <w:webHidden/>
              </w:rPr>
              <w:fldChar w:fldCharType="end"/>
            </w:r>
          </w:hyperlink>
        </w:p>
        <w:p w14:paraId="7C61D5BA" w14:textId="7E173BC3" w:rsidR="004739B3" w:rsidRDefault="004739B3">
          <w:pPr>
            <w:pStyle w:val="31"/>
            <w:tabs>
              <w:tab w:val="left" w:pos="1260"/>
              <w:tab w:val="right" w:leader="dot" w:pos="8494"/>
            </w:tabs>
            <w:rPr>
              <w:rFonts w:eastAsiaTheme="minorEastAsia"/>
              <w:iCs w:val="0"/>
              <w:noProof/>
              <w:sz w:val="21"/>
              <w:szCs w:val="24"/>
            </w:rPr>
          </w:pPr>
          <w:hyperlink w:anchor="_Toc126693710" w:history="1">
            <w:r w:rsidRPr="00C47948">
              <w:rPr>
                <w:rStyle w:val="a9"/>
                <w:rFonts w:ascii="Times New Roman" w:eastAsia="ＭＳ 明朝" w:hAnsi="Times New Roman" w:cs="Times New Roman"/>
                <w:noProof/>
              </w:rPr>
              <w:t>4-4-18</w:t>
            </w:r>
            <w:r>
              <w:rPr>
                <w:rFonts w:eastAsiaTheme="minorEastAsia"/>
                <w:iCs w:val="0"/>
                <w:noProof/>
                <w:sz w:val="21"/>
                <w:szCs w:val="24"/>
              </w:rPr>
              <w:tab/>
            </w:r>
            <w:r w:rsidRPr="00C47948">
              <w:rPr>
                <w:rStyle w:val="a9"/>
                <w:rFonts w:ascii="Times New Roman" w:eastAsia="ＭＳ 明朝" w:hAnsi="Times New Roman" w:cs="Times New Roman"/>
                <w:noProof/>
              </w:rPr>
              <w:t>220906CP_naf10μL_2_3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_Toc126693710 \h </w:instrText>
            </w:r>
            <w:r>
              <w:rPr>
                <w:noProof/>
                <w:webHidden/>
              </w:rPr>
            </w:r>
            <w:r>
              <w:rPr>
                <w:noProof/>
                <w:webHidden/>
              </w:rPr>
              <w:fldChar w:fldCharType="separate"/>
            </w:r>
            <w:r>
              <w:rPr>
                <w:noProof/>
                <w:webHidden/>
              </w:rPr>
              <w:t>81</w:t>
            </w:r>
            <w:r>
              <w:rPr>
                <w:noProof/>
                <w:webHidden/>
              </w:rPr>
              <w:fldChar w:fldCharType="end"/>
            </w:r>
          </w:hyperlink>
        </w:p>
        <w:p w14:paraId="505132E9" w14:textId="4FDD93A2" w:rsidR="004739B3" w:rsidRDefault="004739B3">
          <w:pPr>
            <w:pStyle w:val="31"/>
            <w:tabs>
              <w:tab w:val="left" w:pos="1260"/>
              <w:tab w:val="right" w:leader="dot" w:pos="8494"/>
            </w:tabs>
            <w:rPr>
              <w:rFonts w:eastAsiaTheme="minorEastAsia"/>
              <w:iCs w:val="0"/>
              <w:noProof/>
              <w:sz w:val="21"/>
              <w:szCs w:val="24"/>
            </w:rPr>
          </w:pPr>
          <w:hyperlink w:anchor="_Toc126693711" w:history="1">
            <w:r w:rsidRPr="00C47948">
              <w:rPr>
                <w:rStyle w:val="a9"/>
                <w:rFonts w:ascii="Times New Roman" w:eastAsia="ＭＳ 明朝" w:hAnsi="Times New Roman" w:cs="Times New Roman"/>
                <w:noProof/>
              </w:rPr>
              <w:t>4-4-19</w:t>
            </w:r>
            <w:r>
              <w:rPr>
                <w:rFonts w:eastAsiaTheme="minorEastAsia"/>
                <w:iCs w:val="0"/>
                <w:noProof/>
                <w:sz w:val="21"/>
                <w:szCs w:val="24"/>
              </w:rPr>
              <w:tab/>
            </w:r>
            <w:r w:rsidRPr="00C47948">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_Toc126693711 \h </w:instrText>
            </w:r>
            <w:r>
              <w:rPr>
                <w:noProof/>
                <w:webHidden/>
              </w:rPr>
            </w:r>
            <w:r>
              <w:rPr>
                <w:noProof/>
                <w:webHidden/>
              </w:rPr>
              <w:fldChar w:fldCharType="separate"/>
            </w:r>
            <w:r>
              <w:rPr>
                <w:noProof/>
                <w:webHidden/>
              </w:rPr>
              <w:t>82</w:t>
            </w:r>
            <w:r>
              <w:rPr>
                <w:noProof/>
                <w:webHidden/>
              </w:rPr>
              <w:fldChar w:fldCharType="end"/>
            </w:r>
          </w:hyperlink>
        </w:p>
        <w:p w14:paraId="561AF5AD" w14:textId="139B5B14" w:rsidR="004739B3" w:rsidRDefault="004739B3">
          <w:pPr>
            <w:pStyle w:val="31"/>
            <w:tabs>
              <w:tab w:val="left" w:pos="1260"/>
              <w:tab w:val="right" w:leader="dot" w:pos="8494"/>
            </w:tabs>
            <w:rPr>
              <w:rFonts w:eastAsiaTheme="minorEastAsia"/>
              <w:iCs w:val="0"/>
              <w:noProof/>
              <w:sz w:val="21"/>
              <w:szCs w:val="24"/>
            </w:rPr>
          </w:pPr>
          <w:hyperlink w:anchor="_Toc126693712" w:history="1">
            <w:r w:rsidRPr="00C47948">
              <w:rPr>
                <w:rStyle w:val="a9"/>
                <w:rFonts w:ascii="Times New Roman" w:eastAsia="ＭＳ 明朝" w:hAnsi="Times New Roman" w:cs="Times New Roman"/>
                <w:noProof/>
              </w:rPr>
              <w:t>4-4-20</w:t>
            </w:r>
            <w:r>
              <w:rPr>
                <w:rFonts w:eastAsiaTheme="minorEastAsia"/>
                <w:iCs w:val="0"/>
                <w:noProof/>
                <w:sz w:val="21"/>
                <w:szCs w:val="24"/>
              </w:rPr>
              <w:tab/>
            </w:r>
            <w:r w:rsidRPr="00C47948">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_Toc126693712 \h </w:instrText>
            </w:r>
            <w:r>
              <w:rPr>
                <w:noProof/>
                <w:webHidden/>
              </w:rPr>
            </w:r>
            <w:r>
              <w:rPr>
                <w:noProof/>
                <w:webHidden/>
              </w:rPr>
              <w:fldChar w:fldCharType="separate"/>
            </w:r>
            <w:r>
              <w:rPr>
                <w:noProof/>
                <w:webHidden/>
              </w:rPr>
              <w:t>83</w:t>
            </w:r>
            <w:r>
              <w:rPr>
                <w:noProof/>
                <w:webHidden/>
              </w:rPr>
              <w:fldChar w:fldCharType="end"/>
            </w:r>
          </w:hyperlink>
        </w:p>
        <w:p w14:paraId="634FD04D" w14:textId="19753487" w:rsidR="004739B3" w:rsidRDefault="004739B3">
          <w:pPr>
            <w:pStyle w:val="13"/>
            <w:tabs>
              <w:tab w:val="left" w:pos="420"/>
              <w:tab w:val="right" w:leader="dot" w:pos="8494"/>
            </w:tabs>
            <w:rPr>
              <w:rFonts w:eastAsiaTheme="minorEastAsia"/>
              <w:bCs w:val="0"/>
              <w:caps w:val="0"/>
              <w:noProof/>
              <w:sz w:val="21"/>
              <w:szCs w:val="24"/>
            </w:rPr>
          </w:pPr>
          <w:hyperlink w:anchor="_Toc126693713" w:history="1">
            <w:r w:rsidRPr="00C47948">
              <w:rPr>
                <w:rStyle w:val="a9"/>
                <w:rFonts w:ascii="Times New Roman" w:eastAsia="ＭＳ 明朝" w:hAnsi="Times New Roman" w:cs="Times New Roman"/>
                <w:noProof/>
              </w:rPr>
              <w:t>5</w:t>
            </w:r>
            <w:r>
              <w:rPr>
                <w:rFonts w:eastAsiaTheme="minorEastAsia"/>
                <w:bCs w:val="0"/>
                <w:caps w:val="0"/>
                <w:noProof/>
                <w:sz w:val="21"/>
                <w:szCs w:val="24"/>
              </w:rPr>
              <w:tab/>
            </w:r>
            <w:r w:rsidRPr="00C47948">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_Toc126693713 \h </w:instrText>
            </w:r>
            <w:r>
              <w:rPr>
                <w:noProof/>
                <w:webHidden/>
              </w:rPr>
            </w:r>
            <w:r>
              <w:rPr>
                <w:noProof/>
                <w:webHidden/>
              </w:rPr>
              <w:fldChar w:fldCharType="separate"/>
            </w:r>
            <w:r>
              <w:rPr>
                <w:noProof/>
                <w:webHidden/>
              </w:rPr>
              <w:t>86</w:t>
            </w:r>
            <w:r>
              <w:rPr>
                <w:noProof/>
                <w:webHidden/>
              </w:rPr>
              <w:fldChar w:fldCharType="end"/>
            </w:r>
          </w:hyperlink>
        </w:p>
        <w:p w14:paraId="07F70DBE" w14:textId="27903C9B" w:rsidR="004739B3" w:rsidRDefault="004739B3">
          <w:pPr>
            <w:pStyle w:val="13"/>
            <w:tabs>
              <w:tab w:val="left" w:pos="420"/>
              <w:tab w:val="right" w:leader="dot" w:pos="8494"/>
            </w:tabs>
            <w:rPr>
              <w:rFonts w:eastAsiaTheme="minorEastAsia"/>
              <w:bCs w:val="0"/>
              <w:caps w:val="0"/>
              <w:noProof/>
              <w:sz w:val="21"/>
              <w:szCs w:val="24"/>
            </w:rPr>
          </w:pPr>
          <w:hyperlink w:anchor="_Toc126693714" w:history="1">
            <w:r w:rsidRPr="00C47948">
              <w:rPr>
                <w:rStyle w:val="a9"/>
                <w:rFonts w:ascii="Times New Roman" w:eastAsia="ＭＳ 明朝" w:hAnsi="Times New Roman" w:cs="Times New Roman"/>
                <w:noProof/>
              </w:rPr>
              <w:t>6</w:t>
            </w:r>
            <w:r>
              <w:rPr>
                <w:rFonts w:eastAsiaTheme="minorEastAsia"/>
                <w:bCs w:val="0"/>
                <w:caps w:val="0"/>
                <w:noProof/>
                <w:sz w:val="21"/>
                <w:szCs w:val="24"/>
              </w:rPr>
              <w:tab/>
            </w:r>
            <w:r w:rsidRPr="00C47948">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_Toc126693714 \h </w:instrText>
            </w:r>
            <w:r>
              <w:rPr>
                <w:noProof/>
                <w:webHidden/>
              </w:rPr>
            </w:r>
            <w:r>
              <w:rPr>
                <w:noProof/>
                <w:webHidden/>
              </w:rPr>
              <w:fldChar w:fldCharType="separate"/>
            </w:r>
            <w:r>
              <w:rPr>
                <w:noProof/>
                <w:webHidden/>
              </w:rPr>
              <w:t>86</w:t>
            </w:r>
            <w:r>
              <w:rPr>
                <w:noProof/>
                <w:webHidden/>
              </w:rPr>
              <w:fldChar w:fldCharType="end"/>
            </w:r>
          </w:hyperlink>
        </w:p>
        <w:p w14:paraId="2BD6D77D" w14:textId="3DF9F126" w:rsidR="004739B3" w:rsidRDefault="004739B3">
          <w:pPr>
            <w:pStyle w:val="13"/>
            <w:tabs>
              <w:tab w:val="left" w:pos="420"/>
              <w:tab w:val="right" w:leader="dot" w:pos="8494"/>
            </w:tabs>
            <w:rPr>
              <w:rFonts w:eastAsiaTheme="minorEastAsia"/>
              <w:bCs w:val="0"/>
              <w:caps w:val="0"/>
              <w:noProof/>
              <w:sz w:val="21"/>
              <w:szCs w:val="24"/>
            </w:rPr>
          </w:pPr>
          <w:hyperlink w:anchor="_Toc126693715" w:history="1">
            <w:r w:rsidRPr="00C47948">
              <w:rPr>
                <w:rStyle w:val="a9"/>
                <w:rFonts w:ascii="Times New Roman" w:eastAsia="ＭＳ 明朝" w:hAnsi="Times New Roman" w:cs="Times New Roman"/>
                <w:noProof/>
              </w:rPr>
              <w:t>7</w:t>
            </w:r>
            <w:r>
              <w:rPr>
                <w:rFonts w:eastAsiaTheme="minorEastAsia"/>
                <w:bCs w:val="0"/>
                <w:caps w:val="0"/>
                <w:noProof/>
                <w:sz w:val="21"/>
                <w:szCs w:val="24"/>
              </w:rPr>
              <w:tab/>
            </w:r>
            <w:r w:rsidRPr="00C47948">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_Toc126693715 \h </w:instrText>
            </w:r>
            <w:r>
              <w:rPr>
                <w:noProof/>
                <w:webHidden/>
              </w:rPr>
            </w:r>
            <w:r>
              <w:rPr>
                <w:noProof/>
                <w:webHidden/>
              </w:rPr>
              <w:fldChar w:fldCharType="separate"/>
            </w:r>
            <w:r>
              <w:rPr>
                <w:noProof/>
                <w:webHidden/>
              </w:rPr>
              <w:t>87</w:t>
            </w:r>
            <w:r>
              <w:rPr>
                <w:noProof/>
                <w:webHidden/>
              </w:rPr>
              <w:fldChar w:fldCharType="end"/>
            </w:r>
          </w:hyperlink>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693610"/>
      <w:r w:rsidRPr="0048090B">
        <w:rPr>
          <w:rFonts w:ascii="Times New Roman" w:eastAsia="ＭＳ 明朝" w:hAnsi="Times New Roman" w:cs="Times New Roman"/>
          <w:szCs w:val="21"/>
        </w:rPr>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693611"/>
      <w:r w:rsidRPr="0048090B">
        <w:rPr>
          <w:rFonts w:ascii="Times New Roman" w:eastAsia="ＭＳ 明朝" w:hAnsi="Times New Roman" w:cs="Times New Roman"/>
          <w:szCs w:val="21"/>
        </w:rPr>
        <w:t>使用試薬・装置</w:t>
      </w:r>
      <w:bookmarkEnd w:id="2"/>
      <w:bookmarkEnd w:id="3"/>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693612"/>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693613"/>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693614"/>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693615"/>
      <w:r w:rsidRPr="0048090B">
        <w:rPr>
          <w:rFonts w:ascii="Times New Roman" w:eastAsia="ＭＳ 明朝" w:hAnsi="Times New Roman" w:cs="Times New Roman"/>
          <w:szCs w:val="21"/>
        </w:rPr>
        <w:t>実験操作</w:t>
      </w:r>
      <w:bookmarkEnd w:id="10"/>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693616"/>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m:t>
            </m:r>
            <m:r>
              <w:rPr>
                <w:rStyle w:val="normaltextrun"/>
                <w:rFonts w:ascii="Cambria Math" w:eastAsia="ＭＳ 明朝" w:hAnsi="Cambria Math" w:cs="Times New Roman"/>
                <w:sz w:val="21"/>
                <w:szCs w:val="21"/>
              </w:rPr>
              <m:t>EtOH</m:t>
            </m:r>
            <m:r>
              <w:rPr>
                <w:rStyle w:val="normaltextrun"/>
                <w:rFonts w:ascii="Cambria Math" w:eastAsia="ＭＳ 明朝" w:hAnsi="Cambria Math" w:cs="Times New Roman"/>
                <w:sz w:val="21"/>
                <w:szCs w:val="21"/>
              </w:rPr>
              <m:t xml:space="preserve">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12" w:author="松山 ファミリー" w:date="2023-02-07T21:01:00Z">
              <w:rPr>
                <w:rStyle w:val="normaltextrun"/>
                <w:rFonts w:ascii="Cambria Math" w:eastAsia="ＭＳ 明朝" w:hAnsi="Cambria Math" w:cs="Times New Roman"/>
                <w:szCs w:val="21"/>
              </w:rPr>
              <m:t xml:space="preserve"> </m:t>
            </w:del>
          </m:r>
          <m:r>
            <w:del w:id="13" w:author="松山 ファミリー" w:date="2023-02-07T21:01:00Z">
              <m:rPr>
                <m:sty m:val="p"/>
              </m:rPr>
              <w:rPr>
                <w:rStyle w:val="normaltextrun"/>
                <w:rFonts w:ascii="Cambria Math" w:eastAsia="ＭＳ 明朝" w:hAnsi="Cambria Math" w:cs="Times New Roman"/>
                <w:szCs w:val="21"/>
              </w:rPr>
              <m:t>(</m:t>
            </w:del>
          </m:r>
          <m:r>
            <w:del w:id="14" w:author="松山 ファミリー" w:date="2023-02-07T21:01:00Z">
              <m:rPr>
                <m:sty m:val="p"/>
              </m:rPr>
              <w:rPr>
                <w:rStyle w:val="normaltextrun"/>
                <w:rFonts w:ascii="Cambria Math" w:eastAsia="ＭＳ 明朝" w:hAnsi="Cambria Math" w:cs="Times New Roman"/>
                <w:szCs w:val="21"/>
              </w:rPr>
              <m:t>式</m:t>
            </w:del>
          </m:r>
          <m:r>
            <w:del w:id="15" w:author="松山 ファミリー" w:date="2023-02-07T21:01:00Z">
              <m:rPr>
                <m:sty m:val="p"/>
              </m:rPr>
              <w:rPr>
                <w:rStyle w:val="normaltextrun"/>
                <w:rFonts w:ascii="Cambria Math" w:eastAsia="ＭＳ 明朝" w:hAnsi="Cambria Math" w:cs="Times New Roman"/>
                <w:szCs w:val="21"/>
              </w:rPr>
              <m:t>2</m:t>
            </w:del>
          </m:r>
          <m:r>
            <w:del w:id="16"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17" w:author="松山 ファミリー" w:date="2023-02-07T21:01:00Z">
              <w:rPr>
                <w:rStyle w:val="normaltextrun"/>
                <w:rFonts w:ascii="Cambria Math" w:eastAsia="ＭＳ 明朝" w:hAnsi="Cambria Math" w:cs="Times New Roman"/>
                <w:szCs w:val="21"/>
              </w:rPr>
              <m:t xml:space="preserve"> </m:t>
            </w:del>
          </m:r>
          <m:r>
            <w:del w:id="18" w:author="松山 ファミリー" w:date="2023-02-07T21:01:00Z">
              <m:rPr>
                <m:sty m:val="p"/>
              </m:rPr>
              <w:rPr>
                <w:rStyle w:val="normaltextrun"/>
                <w:rFonts w:ascii="Cambria Math" w:eastAsia="ＭＳ 明朝" w:hAnsi="Cambria Math" w:cs="Times New Roman"/>
                <w:szCs w:val="21"/>
              </w:rPr>
              <m:t>(</m:t>
            </w:del>
          </m:r>
          <m:r>
            <w:del w:id="19" w:author="松山 ファミリー" w:date="2023-02-07T21:01:00Z">
              <m:rPr>
                <m:sty m:val="p"/>
              </m:rPr>
              <w:rPr>
                <w:rStyle w:val="normaltextrun"/>
                <w:rFonts w:ascii="Cambria Math" w:eastAsia="ＭＳ 明朝" w:hAnsi="Cambria Math" w:cs="Times New Roman"/>
                <w:szCs w:val="21"/>
              </w:rPr>
              <m:t>式</m:t>
            </w:del>
          </m:r>
          <m:r>
            <w:del w:id="20" w:author="松山 ファミリー" w:date="2023-02-07T21:01:00Z">
              <m:rPr>
                <m:sty m:val="p"/>
              </m:rPr>
              <w:rPr>
                <w:rStyle w:val="normaltextrun"/>
                <w:rFonts w:ascii="Cambria Math" w:eastAsia="ＭＳ 明朝" w:hAnsi="Cambria Math" w:cs="Times New Roman"/>
                <w:szCs w:val="21"/>
              </w:rPr>
              <m:t>3</m:t>
            </w:del>
          </m:r>
          <m:r>
            <w:del w:id="21"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22" w:name="_Toc126693617"/>
      <w:r w:rsidRPr="0048090B">
        <w:rPr>
          <w:rStyle w:val="normaltextrun"/>
          <w:rFonts w:ascii="Times New Roman" w:eastAsia="ＭＳ 明朝" w:hAnsi="Times New Roman" w:cs="Times New Roman"/>
          <w:color w:val="000000"/>
          <w:kern w:val="0"/>
          <w:szCs w:val="21"/>
          <w:shd w:val="clear" w:color="auto" w:fill="FFFFFF"/>
        </w:rPr>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2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23" w:name="_Toc126693618"/>
      <w:r w:rsidRPr="0048090B">
        <w:rPr>
          <w:rStyle w:val="normaltextrun"/>
          <w:rFonts w:ascii="Times New Roman" w:eastAsia="ＭＳ 明朝" w:hAnsi="Times New Roman" w:cs="Times New Roman"/>
          <w:szCs w:val="21"/>
        </w:rPr>
        <w:t>220906Ni_OH_OAc</w:t>
      </w:r>
      <w:bookmarkEnd w:id="2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24" w:name="_Toc126693619"/>
      <w:r w:rsidRPr="0048090B">
        <w:rPr>
          <w:rStyle w:val="normaltextrun"/>
          <w:rFonts w:ascii="Times New Roman" w:eastAsia="ＭＳ 明朝" w:hAnsi="Times New Roman" w:cs="Times New Roman"/>
          <w:szCs w:val="21"/>
        </w:rPr>
        <w:t>220914Ni_OH_OAc</w:t>
      </w:r>
      <w:bookmarkEnd w:id="2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693620"/>
      <w:r w:rsidRPr="0048090B">
        <w:rPr>
          <w:rStyle w:val="normaltextrun"/>
          <w:rFonts w:ascii="Times New Roman" w:eastAsia="ＭＳ 明朝" w:hAnsi="Times New Roman" w:cs="Times New Roman"/>
          <w:szCs w:val="21"/>
        </w:rPr>
        <w:t>221003Ni_OH_OAc</w:t>
      </w:r>
      <w:bookmarkEnd w:id="2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2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2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2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7" w:name="_Toc126693621"/>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8" w:name="_Toc126693622"/>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29" w:author="松山 ファミリー" w:date="2023-02-07T20:50:00Z"/>
          <w:rStyle w:val="normaltextrun"/>
          <w:rFonts w:ascii="Times New Roman" w:eastAsia="ＭＳ 明朝" w:hAnsi="Times New Roman" w:cs="Times New Roman"/>
          <w:color w:val="000000" w:themeColor="text1"/>
          <w:szCs w:val="21"/>
          <w:rPrChange w:id="30" w:author="松山 ファミリー" w:date="2023-02-07T20:50:00Z">
            <w:rPr>
              <w:ins w:id="31"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32" w:author="松山 ファミリー" w:date="2023-02-07T20:50:00Z">
            <w:rPr>
              <w:rStyle w:val="normaltextrun"/>
              <w:rFonts w:ascii="Times New Roman" w:eastAsia="ＭＳ 明朝" w:hAnsi="Times New Roman" w:cs="Times New Roman" w:hint="eastAsia"/>
              <w:color w:val="000000" w:themeColor="text1"/>
              <w:szCs w:val="21"/>
            </w:rPr>
          </w:rPrChange>
        </w:rPr>
        <w:pPrChange w:id="33" w:author="松山 ファミリー" w:date="2023-02-07T20:50:00Z">
          <w:pPr>
            <w:pStyle w:val="a4"/>
            <w:widowControl/>
            <w:numPr>
              <w:numId w:val="11"/>
            </w:numPr>
            <w:ind w:leftChars="0" w:left="420" w:hanging="420"/>
          </w:pPr>
        </w:pPrChange>
      </w:pPr>
      <w:ins w:id="34"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35" w:author="松山 ファミリー" w:date="2023-02-07T20:49:00Z"/>
          <w:rStyle w:val="normaltextrun"/>
          <w:rFonts w:ascii="Times New Roman" w:eastAsia="ＭＳ 明朝" w:hAnsi="Times New Roman" w:cs="Times New Roman" w:hint="eastAsia"/>
          <w:szCs w:val="21"/>
        </w:rPr>
        <w:pPrChange w:id="36" w:author="松山 ファミリー" w:date="2023-02-07T20:51:00Z">
          <w:pPr>
            <w:widowControl/>
          </w:pPr>
        </w:pPrChange>
      </w:pPr>
      <w:del w:id="37"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38" w:author="松山 ファミリー" w:date="2023-02-07T20:50:00Z"/>
          <w:rStyle w:val="normaltextrun"/>
          <w:rFonts w:ascii="Cambria Math" w:eastAsia="ＭＳ 明朝" w:hAnsi="Cambria Math" w:cs="Times New Roman"/>
          <w:i/>
          <w:szCs w:val="21"/>
          <w:rPrChange w:id="39" w:author="松山 ファミリー" w:date="2023-02-07T20:50:00Z">
            <w:rPr>
              <w:del w:id="40" w:author="松山 ファミリー" w:date="2023-02-07T20:50:00Z"/>
              <w:rStyle w:val="normaltextrun"/>
              <w:rFonts w:ascii="Times New Roman" w:eastAsia="ＭＳ 明朝" w:hAnsi="Times New Roman" w:cs="Times New Roman"/>
              <w:szCs w:val="21"/>
            </w:rPr>
          </w:rPrChange>
        </w:rPr>
        <w:pPrChange w:id="41"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42"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E87075" w:rsidP="002D7059">
      <w:pPr>
        <w:widowControl/>
        <w:ind w:leftChars="100" w:left="210" w:rightChars="100" w:right="210"/>
        <w:rPr>
          <w:del w:id="43" w:author="松山 ファミリー" w:date="2023-02-07T20:50:00Z"/>
          <w:rStyle w:val="normaltextrun"/>
          <w:rFonts w:ascii="Times New Roman" w:eastAsia="ＭＳ 明朝" w:hAnsi="Times New Roman" w:cs="Times New Roman"/>
          <w:szCs w:val="21"/>
        </w:rPr>
        <w:pPrChange w:id="44"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45"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46" w:author="松山 ファミリー" w:date="2023-02-07T20:51:00Z">
          <w:pPr>
            <w:widowControl/>
          </w:pPr>
        </w:pPrChange>
      </w:pPr>
      <w:del w:id="47"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48" w:author="松山 ファミリー" w:date="2023-02-07T20:50:00Z"/>
          <w:rStyle w:val="normaltextrun"/>
          <w:rFonts w:ascii="Times New Roman" w:eastAsia="ＭＳ 明朝" w:hAnsi="Times New Roman" w:cs="Times New Roman" w:hint="eastAsia"/>
          <w:szCs w:val="21"/>
        </w:rPr>
        <w:pPrChange w:id="49"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0"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51"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E87075" w:rsidP="002D7059">
      <w:pPr>
        <w:widowControl/>
        <w:ind w:leftChars="200" w:left="420"/>
        <w:rPr>
          <w:rStyle w:val="normaltextrun"/>
          <w:rFonts w:ascii="Times New Roman" w:eastAsia="ＭＳ 明朝" w:hAnsi="Times New Roman" w:cs="Times New Roman"/>
          <w:i/>
          <w:szCs w:val="21"/>
        </w:rPr>
        <w:pPrChange w:id="52"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53" w:author="松山 ファミリー" w:date="2023-02-07T20:50:00Z">
              <w:rPr>
                <w:rStyle w:val="normaltextrun"/>
                <w:rFonts w:ascii="Cambria Math" w:eastAsia="ＭＳ 明朝" w:hAnsi="Cambria Math" w:cs="Times New Roman"/>
                <w:szCs w:val="21"/>
              </w:rPr>
              <m:t>7 %</m:t>
            </w:ins>
          </m:r>
          <m:r>
            <w:del w:id="54"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55" w:author="松山 ファミリー" w:date="2023-02-07T20:51:00Z"/>
          <w:rStyle w:val="normaltextrun"/>
          <w:rFonts w:ascii="Times New Roman" w:eastAsia="ＭＳ 明朝" w:hAnsi="Times New Roman" w:cs="Times New Roman"/>
          <w:szCs w:val="21"/>
        </w:rPr>
        <w:pPrChange w:id="56" w:author="松山 ファミリー" w:date="2023-02-07T20:51:00Z">
          <w:pPr>
            <w:widowControl/>
          </w:pPr>
        </w:pPrChange>
      </w:pPr>
      <w:del w:id="57" w:author="松山 ファミリー" w:date="2023-02-07T20:51:00Z">
        <w:r w:rsidRPr="0048090B" w:rsidDel="002D7059">
          <w:rPr>
            <w:rStyle w:val="normaltextrun"/>
            <w:rFonts w:ascii="Times New Roman" w:eastAsia="ＭＳ 明朝" w:hAnsi="Times New Roman" w:cs="Times New Roman"/>
            <w:szCs w:val="21"/>
          </w:rPr>
          <w:delText>収率は</w:delText>
        </w:r>
      </w:del>
      <w:del w:id="58"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59" w:author="松山 ファミリー" w:date="2023-02-07T20:51:00Z">
          <w:pPr>
            <w:pStyle w:val="a4"/>
            <w:numPr>
              <w:numId w:val="11"/>
            </w:numPr>
            <w:ind w:leftChars="0" w:left="420" w:hanging="420"/>
          </w:pPr>
        </w:pPrChange>
      </w:pPr>
      <w:del w:id="60"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1" w:name="_Toc126693623"/>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1"/>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2" w:author="松山 ファミリー" w:date="2023-02-07T20:51:00Z"/>
          <w:rStyle w:val="normaltextrun"/>
          <w:rFonts w:ascii="Times New Roman" w:eastAsia="ＭＳ 明朝" w:hAnsi="Times New Roman" w:cs="Times New Roman"/>
          <w:color w:val="000000" w:themeColor="text1"/>
          <w:szCs w:val="21"/>
          <w:rPrChange w:id="63" w:author="松山 ファミリー" w:date="2023-02-07T20:51:00Z">
            <w:rPr>
              <w:ins w:id="64"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5" w:author="松山 ファミリー" w:date="2023-02-07T20:51:00Z"/>
          <w:rStyle w:val="normaltextrun"/>
          <w:rFonts w:ascii="Times New Roman" w:eastAsia="ＭＳ 明朝" w:hAnsi="Times New Roman" w:cs="Times New Roman"/>
          <w:szCs w:val="21"/>
        </w:rPr>
      </w:pPr>
      <w:ins w:id="66"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7" w:author="松山 ファミリー" w:date="2023-02-07T20:51:00Z"/>
          <w:rStyle w:val="normaltextrun"/>
          <w:rFonts w:ascii="Times New Roman" w:eastAsia="ＭＳ 明朝" w:hAnsi="Times New Roman" w:cs="Times New Roman" w:hint="eastAsia"/>
          <w:color w:val="000000" w:themeColor="text1"/>
          <w:szCs w:val="21"/>
        </w:rPr>
        <w:pPrChange w:id="68"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9" w:author="松山 ファミリー" w:date="2023-02-07T20:51:00Z"/>
          <w:rStyle w:val="normaltextrun"/>
          <w:rFonts w:ascii="Times New Roman" w:eastAsia="ＭＳ 明朝" w:hAnsi="Times New Roman" w:cs="Times New Roman" w:hint="eastAsia"/>
          <w:szCs w:val="21"/>
        </w:rPr>
        <w:pPrChange w:id="70" w:author="松山 ファミリー" w:date="2023-02-07T20:52:00Z">
          <w:pPr>
            <w:widowControl/>
          </w:pPr>
        </w:pPrChange>
      </w:pPr>
      <w:del w:id="71"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72" w:author="松山 ファミリー" w:date="2023-02-07T20:51:00Z"/>
          <w:rStyle w:val="normaltextrun"/>
          <w:rFonts w:ascii="Times New Roman" w:eastAsia="ＭＳ 明朝" w:hAnsi="Times New Roman" w:cs="Times New Roman"/>
          <w:szCs w:val="21"/>
        </w:rPr>
        <w:pPrChange w:id="73"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74"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E87075" w:rsidP="00394328">
      <w:pPr>
        <w:widowControl/>
        <w:ind w:leftChars="100" w:left="210" w:rightChars="100" w:right="210"/>
        <w:rPr>
          <w:del w:id="75" w:author="松山 ファミリー" w:date="2023-02-07T20:52:00Z"/>
          <w:rStyle w:val="normaltextrun"/>
          <w:rFonts w:ascii="Times New Roman" w:eastAsia="ＭＳ 明朝" w:hAnsi="Times New Roman" w:cs="Times New Roman"/>
          <w:szCs w:val="21"/>
        </w:rPr>
        <w:pPrChange w:id="76"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77"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78" w:author="松山 ファミリー" w:date="2023-02-07T20:52:00Z">
          <w:pPr>
            <w:widowControl/>
          </w:pPr>
        </w:pPrChange>
      </w:pPr>
      <w:del w:id="79"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80"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81" w:author="松山 ファミリー" w:date="2023-02-07T20:52:00Z"/>
          <w:rStyle w:val="normaltextrun"/>
          <w:rFonts w:ascii="Times New Roman" w:eastAsia="ＭＳ 明朝" w:hAnsi="Times New Roman" w:cs="Times New Roman" w:hint="eastAsia"/>
          <w:szCs w:val="21"/>
        </w:rPr>
        <w:pPrChange w:id="82"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83"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84"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E87075" w:rsidP="00394328">
      <w:pPr>
        <w:widowControl/>
        <w:ind w:leftChars="200" w:left="420"/>
        <w:rPr>
          <w:rStyle w:val="normaltextrun"/>
          <w:rFonts w:ascii="Times New Roman" w:eastAsia="ＭＳ 明朝" w:hAnsi="Times New Roman" w:cs="Times New Roman"/>
          <w:i/>
          <w:szCs w:val="21"/>
        </w:rPr>
        <w:pPrChange w:id="85"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86"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87" w:author="松山 ファミリー" w:date="2023-02-07T20:52:00Z"/>
          <w:rStyle w:val="normaltextrun"/>
          <w:rFonts w:ascii="Times New Roman" w:eastAsia="ＭＳ 明朝" w:hAnsi="Times New Roman" w:cs="Times New Roman"/>
          <w:color w:val="000000" w:themeColor="text1"/>
          <w:szCs w:val="21"/>
        </w:rPr>
        <w:pPrChange w:id="88" w:author="松山 ファミリー" w:date="2023-02-07T20:52:00Z">
          <w:pPr>
            <w:widowControl/>
          </w:pPr>
        </w:pPrChange>
      </w:pPr>
      <w:del w:id="89"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90" w:author="松山 ファミリー" w:date="2023-02-07T20:52:00Z">
          <w:pPr>
            <w:pStyle w:val="a4"/>
            <w:numPr>
              <w:numId w:val="12"/>
            </w:numPr>
            <w:ind w:leftChars="0" w:left="420" w:hanging="420"/>
          </w:pPr>
        </w:pPrChange>
      </w:pPr>
      <w:del w:id="91"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 w:name="_Toc126693624"/>
      <w:r w:rsidRPr="0048090B">
        <w:rPr>
          <w:rFonts w:ascii="Times New Roman" w:eastAsia="ＭＳ 明朝" w:hAnsi="Times New Roman" w:cs="Times New Roman"/>
          <w:color w:val="000000" w:themeColor="text1"/>
          <w:szCs w:val="21"/>
        </w:rPr>
        <w:t>221222Ni_OH_OAc</w:t>
      </w:r>
      <w:bookmarkEnd w:id="92"/>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93" w:author="松山 ファミリー" w:date="2023-02-07T20:52:00Z"/>
          <w:rStyle w:val="normaltextrun"/>
          <w:rFonts w:ascii="Times New Roman" w:eastAsia="ＭＳ 明朝" w:hAnsi="Times New Roman" w:cs="Times New Roman"/>
          <w:color w:val="000000" w:themeColor="text1"/>
          <w:szCs w:val="21"/>
          <w:rPrChange w:id="94" w:author="松山 ファミリー" w:date="2023-02-07T20:52:00Z">
            <w:rPr>
              <w:ins w:id="95"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96" w:author="松山 ファミリー" w:date="2023-02-07T20:53:00Z"/>
          <w:rStyle w:val="normaltextrun"/>
          <w:rFonts w:ascii="Times New Roman" w:eastAsia="ＭＳ 明朝" w:hAnsi="Times New Roman" w:cs="Times New Roman"/>
          <w:color w:val="000000" w:themeColor="text1"/>
          <w:szCs w:val="21"/>
        </w:rPr>
      </w:pPr>
      <w:ins w:id="9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98" w:author="松山 ファミリー" w:date="2023-02-07T20:53:00Z">
          <w:pPr>
            <w:widowControl/>
          </w:pPr>
        </w:pPrChange>
      </w:pPr>
      <w:del w:id="99"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100"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101"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102"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103" w:author="松山 ファミリー" w:date="2023-02-07T20:53:00Z"/>
          <w:rStyle w:val="normaltextrun"/>
          <w:rFonts w:ascii="Times New Roman" w:eastAsia="ＭＳ 明朝" w:hAnsi="Times New Roman" w:cs="Times New Roman"/>
          <w:szCs w:val="21"/>
        </w:rPr>
        <w:pPrChange w:id="104"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105"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E87075" w:rsidP="00AF29AD">
      <w:pPr>
        <w:widowControl/>
        <w:ind w:leftChars="100" w:left="210" w:rightChars="100" w:right="210"/>
        <w:rPr>
          <w:del w:id="106" w:author="松山 ファミリー" w:date="2023-02-07T20:53:00Z"/>
          <w:rStyle w:val="normaltextrun"/>
          <w:rFonts w:ascii="Times New Roman" w:eastAsia="ＭＳ 明朝" w:hAnsi="Times New Roman" w:cs="Times New Roman"/>
          <w:szCs w:val="21"/>
        </w:rPr>
        <w:pPrChange w:id="107"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108"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109" w:author="松山 ファミリー" w:date="2023-02-07T20:53:00Z">
          <w:pPr>
            <w:widowControl/>
          </w:pPr>
        </w:pPrChange>
      </w:pPr>
      <w:del w:id="110"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111" w:author="松山 ファミリー" w:date="2023-02-07T20:53:00Z"/>
          <w:rStyle w:val="normaltextrun"/>
          <w:rFonts w:ascii="Times New Roman" w:eastAsia="ＭＳ 明朝" w:hAnsi="Times New Roman" w:cs="Times New Roman" w:hint="eastAsia"/>
          <w:szCs w:val="21"/>
        </w:rPr>
        <w:pPrChange w:id="112"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113"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114"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E87075" w:rsidP="00AF29AD">
      <w:pPr>
        <w:widowControl/>
        <w:ind w:leftChars="200" w:left="420"/>
        <w:rPr>
          <w:rStyle w:val="normaltextrun"/>
          <w:rFonts w:ascii="Times New Roman" w:eastAsia="ＭＳ 明朝" w:hAnsi="Times New Roman" w:cs="Times New Roman"/>
          <w:i/>
          <w:szCs w:val="21"/>
        </w:rPr>
        <w:pPrChange w:id="115"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116" w:author="松山 ファミリー" w:date="2023-02-07T20:53:00Z">
              <w:rPr>
                <w:rStyle w:val="normaltextrun"/>
                <w:rFonts w:ascii="Cambria Math" w:eastAsia="ＭＳ 明朝" w:hAnsi="Cambria Math" w:cs="Times New Roman"/>
                <w:szCs w:val="21"/>
              </w:rPr>
              <m:t xml:space="preserve"> %</m:t>
            </w:ins>
          </m:r>
          <m:r>
            <w:del w:id="117"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118" w:author="松山 ファミリー" w:date="2023-02-07T20:53:00Z"/>
          <w:rStyle w:val="normaltextrun"/>
          <w:rFonts w:ascii="Times New Roman" w:eastAsia="ＭＳ 明朝" w:hAnsi="Times New Roman" w:cs="Times New Roman"/>
          <w:color w:val="000000" w:themeColor="text1"/>
          <w:szCs w:val="21"/>
        </w:rPr>
        <w:pPrChange w:id="119" w:author="松山 ファミリー" w:date="2023-02-07T20:53:00Z">
          <w:pPr>
            <w:widowControl/>
          </w:pPr>
        </w:pPrChange>
      </w:pPr>
      <w:del w:id="120"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121" w:author="松山 ファミリー" w:date="2023-02-07T20:53:00Z">
          <w:pPr>
            <w:pStyle w:val="a4"/>
            <w:numPr>
              <w:numId w:val="13"/>
            </w:numPr>
            <w:ind w:leftChars="0" w:left="420" w:hanging="420"/>
          </w:pPr>
        </w:pPrChange>
      </w:pPr>
      <w:del w:id="122"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23" w:name="_Toc126693625"/>
      <w:r w:rsidRPr="0048090B">
        <w:rPr>
          <w:rFonts w:ascii="Times New Roman" w:eastAsia="ＭＳ 明朝" w:hAnsi="Times New Roman" w:cs="Times New Roman"/>
          <w:color w:val="000000" w:themeColor="text1"/>
          <w:szCs w:val="21"/>
        </w:rPr>
        <w:t>230109Ni_OH_OAc</w:t>
      </w:r>
      <w:bookmarkEnd w:id="123"/>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124" w:author="松山 ファミリー" w:date="2023-02-07T20:52:00Z"/>
          <w:rStyle w:val="normaltextrun"/>
          <w:rFonts w:ascii="Times New Roman" w:eastAsia="ＭＳ 明朝" w:hAnsi="Times New Roman" w:cs="Times New Roman"/>
          <w:color w:val="000000" w:themeColor="text1"/>
          <w:szCs w:val="21"/>
          <w:rPrChange w:id="125" w:author="松山 ファミリー" w:date="2023-02-07T20:52:00Z">
            <w:rPr>
              <w:ins w:id="126"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12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128" w:author="松山 ファミリー" w:date="2023-02-07T20:54:00Z"/>
          <w:rStyle w:val="normaltextrun"/>
          <w:rFonts w:ascii="Times New Roman" w:eastAsia="ＭＳ 明朝" w:hAnsi="Times New Roman" w:cs="Times New Roman" w:hint="eastAsia"/>
          <w:szCs w:val="21"/>
        </w:rPr>
      </w:pPr>
      <w:del w:id="129" w:author="松山 ファミリー" w:date="2023-02-07T20:54:00Z">
        <w:r w:rsidRPr="0048090B" w:rsidDel="0081480C">
          <w:rPr>
            <w:rStyle w:val="normaltextrun"/>
            <w:rFonts w:ascii="Times New Roman" w:eastAsia="ＭＳ 明朝" w:hAnsi="Times New Roman" w:cs="Times New Roman"/>
            <w:szCs w:val="21"/>
          </w:rPr>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130"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131"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E87075" w:rsidP="003F08CA">
      <w:pPr>
        <w:widowControl/>
        <w:rPr>
          <w:del w:id="132"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133"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134"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135"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136"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137"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E87075" w:rsidP="0081480C">
      <w:pPr>
        <w:widowControl/>
        <w:rPr>
          <w:rStyle w:val="normaltextrun"/>
          <w:rFonts w:ascii="Times New Roman" w:eastAsia="ＭＳ 明朝" w:hAnsi="Times New Roman" w:cs="Times New Roman"/>
          <w:i/>
          <w:szCs w:val="21"/>
        </w:rPr>
        <w:pPrChange w:id="138"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139" w:author="松山 ファミリー" w:date="2023-02-07T20:54:00Z">
              <w:rPr>
                <w:rStyle w:val="normaltextrun"/>
                <w:rFonts w:ascii="Cambria Math" w:eastAsia="ＭＳ 明朝" w:hAnsi="Cambria Math" w:cs="Times New Roman"/>
                <w:szCs w:val="21"/>
              </w:rPr>
              <m:t xml:space="preserve"> %</m:t>
            </w:ins>
          </m:r>
          <m:r>
            <w:del w:id="140"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141" w:author="松山 ファミリー" w:date="2023-02-07T20:55:00Z"/>
          <w:rStyle w:val="normaltextrun"/>
          <w:rFonts w:ascii="Times New Roman" w:eastAsia="ＭＳ 明朝" w:hAnsi="Times New Roman" w:cs="Times New Roman"/>
          <w:szCs w:val="21"/>
        </w:rPr>
      </w:pPr>
      <w:del w:id="142"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143" w:author="松山 ファミリー" w:date="2023-02-07T20:55:00Z"/>
          <w:rStyle w:val="normaltextrun"/>
          <w:rFonts w:ascii="Times New Roman" w:eastAsia="ＭＳ 明朝" w:hAnsi="Times New Roman" w:cs="Times New Roman"/>
          <w:szCs w:val="21"/>
        </w:rPr>
        <w:pPrChange w:id="144" w:author="松山 ファミリー" w:date="2023-02-07T20:55:00Z">
          <w:pPr>
            <w:pStyle w:val="a4"/>
            <w:numPr>
              <w:numId w:val="14"/>
            </w:numPr>
            <w:ind w:leftChars="0" w:left="420" w:hanging="420"/>
          </w:pPr>
        </w:pPrChange>
      </w:pPr>
      <w:del w:id="145"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146"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147" w:author="松山 ファミリー" w:date="2023-02-07T21:08:00Z">
          <w:pPr>
            <w:pStyle w:val="a4"/>
            <w:widowControl/>
            <w:numPr>
              <w:ilvl w:val="1"/>
              <w:numId w:val="62"/>
            </w:numPr>
            <w:ind w:leftChars="0" w:left="567" w:hanging="567"/>
            <w:jc w:val="left"/>
            <w:outlineLvl w:val="1"/>
          </w:pPr>
        </w:pPrChange>
      </w:pPr>
      <w:bookmarkStart w:id="148" w:name="_Toc126693626"/>
      <w:r w:rsidRPr="0048090B">
        <w:rPr>
          <w:rStyle w:val="normaltextrun"/>
          <w:rFonts w:ascii="Times New Roman" w:eastAsia="ＭＳ 明朝" w:hAnsi="Times New Roman" w:cs="Times New Roman"/>
          <w:color w:val="000000" w:themeColor="text1"/>
          <w:szCs w:val="21"/>
        </w:rPr>
        <w:t>イオン交換</w:t>
      </w:r>
      <w:bookmarkEnd w:id="148"/>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149"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150"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Change w:id="151"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152"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153" w:author="松山 ファミリー" w:date="2023-02-07T21:01:00Z">
        <w:r w:rsidR="003B43D4" w:rsidRPr="0048090B" w:rsidDel="00BE07D9">
          <w:rPr>
            <w:rFonts w:ascii="Times New Roman" w:eastAsia="ＭＳ 明朝" w:hAnsi="Times New Roman" w:cs="Times New Roman"/>
            <w:sz w:val="21"/>
            <w:szCs w:val="21"/>
          </w:rPr>
          <w:delText>2</w:delText>
        </w:r>
      </w:del>
      <w:ins w:id="154"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155"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156"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157"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158" w:author="松山 ファミリー" w:date="2023-02-07T20:57:00Z"/>
          <w:rFonts w:ascii="Times New Roman" w:eastAsia="ＭＳ 明朝" w:hAnsi="Times New Roman" w:cs="Times New Roman"/>
          <w:szCs w:val="21"/>
        </w:rPr>
        <w:pPrChange w:id="159" w:author="松山 ファミリー" w:date="2023-02-07T21:08:00Z">
          <w:pPr>
            <w:jc w:val="left"/>
          </w:pPr>
        </w:pPrChange>
      </w:pPr>
    </w:p>
    <w:p w14:paraId="649F064E" w14:textId="1BF8CE54" w:rsidR="00230890" w:rsidRPr="0048090B" w:rsidRDefault="00230890" w:rsidP="00540A32">
      <w:pPr>
        <w:widowControl/>
        <w:rPr>
          <w:ins w:id="160" w:author="松山 ファミリー" w:date="2023-02-07T20:57:00Z"/>
          <w:rStyle w:val="normaltextrun"/>
          <w:rFonts w:ascii="Times New Roman" w:eastAsia="ＭＳ 明朝" w:hAnsi="Times New Roman" w:cs="Times New Roman"/>
          <w:szCs w:val="21"/>
        </w:rPr>
      </w:pPr>
      <w:ins w:id="161"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162"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163"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164" w:author="松山 ファミリー" w:date="2023-02-07T20:57:00Z"/>
          <w:rStyle w:val="normaltextrun"/>
          <w:rFonts w:ascii="Times New Roman" w:eastAsia="ＭＳ 明朝" w:hAnsi="Times New Roman" w:cs="Times New Roman" w:hint="eastAsia"/>
          <w:szCs w:val="21"/>
        </w:rPr>
      </w:pPr>
      <w:ins w:id="165"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166" w:author="松山 ファミリー" w:date="2023-02-07T20:57:00Z"/>
          <w:rStyle w:val="normaltextrun"/>
          <w:rFonts w:ascii="Times New Roman" w:eastAsia="ＭＳ 明朝" w:hAnsi="Times New Roman" w:cs="Times New Roman" w:hint="eastAsia"/>
          <w:i/>
          <w:szCs w:val="21"/>
          <w:rPrChange w:id="167" w:author="松山 ファミリー" w:date="2023-02-07T21:01:00Z">
            <w:rPr>
              <w:ins w:id="168" w:author="松山 ファミリー" w:date="2023-02-07T20:57:00Z"/>
              <w:rStyle w:val="normaltextrun"/>
              <w:rFonts w:ascii="Times New Roman" w:eastAsia="ＭＳ 明朝" w:hAnsi="Times New Roman" w:cs="Times New Roman" w:hint="eastAsia"/>
              <w:szCs w:val="21"/>
            </w:rPr>
          </w:rPrChange>
        </w:rPr>
      </w:pPr>
      <m:oMathPara>
        <m:oMath>
          <m:r>
            <w:ins w:id="169" w:author="松山 ファミリー" w:date="2023-02-07T20:57:00Z">
              <w:rPr>
                <w:rStyle w:val="normaltextrun"/>
                <w:rFonts w:ascii="Cambria Math" w:eastAsia="ＭＳ 明朝" w:hAnsi="Cambria Math" w:cs="Times New Roman"/>
                <w:szCs w:val="21"/>
              </w:rPr>
              <m:t>x=</m:t>
            </w:ins>
          </m:r>
          <m:d>
            <m:dPr>
              <m:ctrlPr>
                <w:ins w:id="170" w:author="松山 ファミリー" w:date="2023-02-07T20:57:00Z">
                  <w:rPr>
                    <w:rStyle w:val="normaltextrun"/>
                    <w:rFonts w:ascii="Cambria Math" w:eastAsia="ＭＳ 明朝" w:hAnsi="Cambria Math" w:cs="Times New Roman"/>
                    <w:i/>
                    <w:szCs w:val="21"/>
                  </w:rPr>
                </w:ins>
              </m:ctrlPr>
            </m:dPr>
            <m:e>
              <m:f>
                <m:fPr>
                  <m:ctrlPr>
                    <w:ins w:id="171" w:author="松山 ファミリー" w:date="2023-02-07T20:57:00Z">
                      <w:rPr>
                        <w:rStyle w:val="normaltextrun"/>
                        <w:rFonts w:ascii="Cambria Math" w:eastAsia="ＭＳ 明朝" w:hAnsi="Cambria Math" w:cs="Times New Roman"/>
                        <w:i/>
                        <w:szCs w:val="21"/>
                      </w:rPr>
                    </w:ins>
                  </m:ctrlPr>
                </m:fPr>
                <m:num>
                  <m:r>
                    <w:ins w:id="172" w:author="松山 ファミリー" w:date="2023-02-07T20:57:00Z">
                      <w:rPr>
                        <w:rStyle w:val="normaltextrun"/>
                        <w:rFonts w:ascii="Cambria Math" w:eastAsia="ＭＳ 明朝" w:hAnsi="Cambria Math" w:cs="Times New Roman"/>
                        <w:szCs w:val="21"/>
                      </w:rPr>
                      <m:t>y</m:t>
                    </w:ins>
                  </m:r>
                </m:num>
                <m:den>
                  <m:r>
                    <w:ins w:id="173" w:author="松山 ファミリー" w:date="2023-02-07T20:59:00Z">
                      <w:rPr>
                        <w:rStyle w:val="normaltextrun"/>
                        <w:rFonts w:ascii="Cambria Math" w:eastAsia="ＭＳ 明朝" w:hAnsi="Cambria Math" w:cs="Times New Roman"/>
                        <w:szCs w:val="21"/>
                      </w:rPr>
                      <m:t>511.9</m:t>
                    </w:ins>
                  </m:r>
                </m:den>
              </m:f>
            </m:e>
          </m:d>
          <m:r>
            <w:ins w:id="174"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175" w:author="松山 ファミリー" w:date="2023-02-07T20:57:00Z"/>
          <w:rFonts w:ascii="Times New Roman" w:eastAsia="ＭＳ 明朝" w:hAnsi="Times New Roman" w:cs="Times New Roman"/>
          <w:szCs w:val="21"/>
        </w:rPr>
      </w:pPr>
      <w:ins w:id="176"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177" w:author="松山 ファミリー" w:date="2023-02-07T20:57:00Z"/>
          <w:rFonts w:ascii="Times New Roman" w:eastAsia="ＭＳ 明朝" w:hAnsi="Times New Roman" w:cs="Times New Roman"/>
          <w:szCs w:val="21"/>
        </w:rPr>
      </w:pPr>
      <w:ins w:id="178"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179" w:author="松山 ファミリー" w:date="2023-02-07T20:57:00Z"/>
          <w:rFonts w:ascii="Times New Roman" w:eastAsia="ＭＳ 明朝" w:hAnsi="Times New Roman" w:cs="Times New Roman"/>
          <w:szCs w:val="21"/>
        </w:rPr>
      </w:pPr>
      <w:ins w:id="180"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181"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182" w:author="松山 ファミリー" w:date="2023-02-07T20:57:00Z"/>
          <w:rStyle w:val="normaltextrun"/>
          <w:rFonts w:ascii="Times New Roman" w:eastAsia="ＭＳ 明朝" w:hAnsi="Times New Roman" w:cs="Times New Roman"/>
          <w:szCs w:val="21"/>
        </w:rPr>
      </w:pPr>
      <w:ins w:id="183"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184" w:author="松山 ファミリー" w:date="2023-02-07T21:01:00Z">
        <w:r w:rsidR="00BE07D9">
          <w:rPr>
            <w:rStyle w:val="normaltextrun"/>
            <w:rFonts w:ascii="Times New Roman" w:eastAsia="ＭＳ 明朝" w:hAnsi="Times New Roman" w:cs="Times New Roman"/>
            <w:szCs w:val="21"/>
          </w:rPr>
          <w:t>2</w:t>
        </w:r>
      </w:ins>
      <w:ins w:id="185"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186" w:author="松山 ファミリー" w:date="2023-02-07T20:57:00Z"/>
          <w:rStyle w:val="normaltextrun"/>
          <w:rFonts w:ascii="Times New Roman" w:eastAsia="ＭＳ 明朝" w:hAnsi="Times New Roman" w:cs="Times New Roman" w:hint="eastAsia"/>
          <w:i/>
          <w:szCs w:val="21"/>
          <w:rPrChange w:id="187" w:author="松山 ファミリー" w:date="2023-02-07T21:01:00Z">
            <w:rPr>
              <w:ins w:id="188" w:author="松山 ファミリー" w:date="2023-02-07T20:57:00Z"/>
              <w:rStyle w:val="normaltextrun"/>
              <w:rFonts w:ascii="Times New Roman" w:eastAsia="ＭＳ 明朝" w:hAnsi="Times New Roman" w:cs="Times New Roman"/>
              <w:i/>
              <w:szCs w:val="21"/>
            </w:rPr>
          </w:rPrChange>
        </w:rPr>
      </w:pPr>
      <m:oMathPara>
        <m:oMath>
          <m:r>
            <w:ins w:id="189" w:author="松山 ファミリー" w:date="2023-02-07T20:57:00Z">
              <w:rPr>
                <w:rStyle w:val="normaltextrun"/>
                <w:rFonts w:ascii="Cambria Math" w:eastAsia="ＭＳ 明朝" w:hAnsi="Cambria Math" w:cs="Times New Roman"/>
                <w:szCs w:val="21"/>
              </w:rPr>
              <m:t xml:space="preserve">α = </m:t>
            </w:ins>
          </m:r>
          <m:d>
            <m:dPr>
              <m:ctrlPr>
                <w:ins w:id="190" w:author="松山 ファミリー" w:date="2023-02-07T20:57:00Z">
                  <w:rPr>
                    <w:rStyle w:val="normaltextrun"/>
                    <w:rFonts w:ascii="Cambria Math" w:eastAsia="ＭＳ 明朝" w:hAnsi="Cambria Math" w:cs="Times New Roman"/>
                    <w:i/>
                    <w:szCs w:val="21"/>
                  </w:rPr>
                </w:ins>
              </m:ctrlPr>
            </m:dPr>
            <m:e>
              <m:f>
                <m:fPr>
                  <m:ctrlPr>
                    <w:ins w:id="191" w:author="松山 ファミリー" w:date="2023-02-07T20:57:00Z">
                      <w:rPr>
                        <w:rStyle w:val="normaltextrun"/>
                        <w:rFonts w:ascii="Cambria Math" w:eastAsia="ＭＳ 明朝" w:hAnsi="Cambria Math" w:cs="Times New Roman"/>
                        <w:i/>
                        <w:szCs w:val="21"/>
                      </w:rPr>
                    </w:ins>
                  </m:ctrlPr>
                </m:fPr>
                <m:num>
                  <m:r>
                    <w:ins w:id="192" w:author="松山 ファミリー" w:date="2023-02-07T20:57:00Z">
                      <w:rPr>
                        <w:rStyle w:val="normaltextrun"/>
                        <w:rFonts w:ascii="Cambria Math" w:eastAsia="ＭＳ 明朝" w:hAnsi="Cambria Math" w:cs="Times New Roman"/>
                        <w:szCs w:val="21"/>
                      </w:rPr>
                      <m:t>β</m:t>
                    </w:ins>
                  </m:r>
                </m:num>
                <m:den>
                  <m:r>
                    <w:ins w:id="193" w:author="松山 ファミリー" w:date="2023-02-07T20:59:00Z">
                      <w:rPr>
                        <w:rStyle w:val="normaltextrun"/>
                        <w:rFonts w:ascii="Cambria Math" w:eastAsia="ＭＳ 明朝" w:hAnsi="Cambria Math" w:cs="Times New Roman"/>
                        <w:szCs w:val="21"/>
                      </w:rPr>
                      <m:t>511.9</m:t>
                    </w:ins>
                  </m:r>
                </m:den>
              </m:f>
              <m:r>
                <w:ins w:id="194" w:author="松山 ファミリー" w:date="2023-02-07T20:57:00Z">
                  <w:rPr>
                    <w:rStyle w:val="normaltextrun"/>
                    <w:rFonts w:ascii="Cambria Math" w:eastAsia="ＭＳ 明朝" w:hAnsi="Cambria Math" w:cs="Times New Roman"/>
                    <w:szCs w:val="21"/>
                  </w:rPr>
                  <m:t xml:space="preserve">÷ </m:t>
                </w:ins>
              </m:r>
              <m:f>
                <m:fPr>
                  <m:ctrlPr>
                    <w:ins w:id="195" w:author="松山 ファミリー" w:date="2023-02-07T20:57:00Z">
                      <w:rPr>
                        <w:rStyle w:val="normaltextrun"/>
                        <w:rFonts w:ascii="Cambria Math" w:eastAsia="ＭＳ 明朝" w:hAnsi="Cambria Math" w:cs="Times New Roman"/>
                        <w:i/>
                        <w:szCs w:val="21"/>
                      </w:rPr>
                    </w:ins>
                  </m:ctrlPr>
                </m:fPr>
                <m:num>
                  <m:r>
                    <w:ins w:id="196" w:author="松山 ファミリー" w:date="2023-02-07T20:57:00Z">
                      <w:rPr>
                        <w:rStyle w:val="normaltextrun"/>
                        <w:rFonts w:ascii="Cambria Math" w:eastAsia="ＭＳ 明朝" w:hAnsi="Cambria Math" w:cs="Times New Roman"/>
                        <w:szCs w:val="21"/>
                      </w:rPr>
                      <m:t>γ</m:t>
                    </w:ins>
                  </m:r>
                </m:num>
                <m:den>
                  <m:r>
                    <w:ins w:id="197" w:author="松山 ファミリー" w:date="2023-02-07T20:59:00Z">
                      <w:rPr>
                        <w:rStyle w:val="normaltextrun"/>
                        <w:rFonts w:ascii="Cambria Math" w:eastAsia="ＭＳ 明朝" w:hAnsi="Cambria Math" w:cs="Times New Roman"/>
                        <w:szCs w:val="21"/>
                      </w:rPr>
                      <m:t>245.47</m:t>
                    </w:ins>
                  </m:r>
                </m:den>
              </m:f>
            </m:e>
          </m:d>
          <m:r>
            <w:ins w:id="198" w:author="松山 ファミリー" w:date="2023-02-07T20:57:00Z">
              <w:rPr>
                <w:rStyle w:val="normaltextrun"/>
                <w:rFonts w:ascii="Cambria Math" w:eastAsia="ＭＳ 明朝" w:hAnsi="Cambria Math" w:cs="Times New Roman"/>
                <w:szCs w:val="21"/>
              </w:rPr>
              <m:t>× 10</m:t>
            </w:ins>
          </m:r>
          <m:r>
            <w:ins w:id="199"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200" w:author="松山 ファミリー" w:date="2023-02-07T20:57:00Z"/>
          <w:rStyle w:val="normaltextrun"/>
          <w:rFonts w:ascii="Times New Roman" w:eastAsia="ＭＳ 明朝" w:hAnsi="Times New Roman" w:cs="Times New Roman"/>
          <w:szCs w:val="21"/>
        </w:rPr>
      </w:pPr>
      <w:ins w:id="201"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202" w:author="松山 ファミリー" w:date="2023-02-07T20:57:00Z"/>
          <w:rStyle w:val="normaltextrun"/>
          <w:rFonts w:ascii="Times New Roman" w:eastAsia="ＭＳ 明朝" w:hAnsi="Times New Roman" w:cs="Times New Roman"/>
          <w:szCs w:val="21"/>
        </w:rPr>
      </w:pPr>
      <w:ins w:id="203"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204" w:author="松山 ファミリー" w:date="2023-02-07T20:57:00Z"/>
          <w:rStyle w:val="normaltextrun"/>
          <w:rFonts w:ascii="Times New Roman" w:eastAsia="ＭＳ 明朝" w:hAnsi="Times New Roman" w:cs="Times New Roman"/>
          <w:szCs w:val="21"/>
        </w:rPr>
      </w:pPr>
      <w:ins w:id="205" w:author="松山 ファミリー" w:date="2023-02-07T20:57:00Z">
        <w:r>
          <w:rPr>
            <w:rStyle w:val="normaltextrun"/>
            <w:rFonts w:ascii="Times New Roman" w:eastAsia="ＭＳ 明朝" w:hAnsi="Times New Roman" w:cs="Times New Roman"/>
            <w:szCs w:val="21"/>
          </w:rPr>
          <w:t xml:space="preserve">γ = </w:t>
        </w:r>
      </w:ins>
      <w:ins w:id="206"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207" w:author="松山 ファミリー" w:date="2023-02-07T20:57:00Z">
        <w:r>
          <w:rPr>
            <w:rStyle w:val="normaltextrun"/>
            <w:rFonts w:ascii="Times New Roman" w:eastAsia="ＭＳ 明朝" w:hAnsi="Times New Roman" w:cs="Times New Roman" w:hint="eastAsia"/>
            <w:szCs w:val="21"/>
          </w:rPr>
          <w:t>の</w:t>
        </w:r>
      </w:ins>
      <w:ins w:id="208" w:author="松山 ファミリー" w:date="2023-02-07T21:00:00Z">
        <w:r w:rsidR="00BB0A42">
          <w:rPr>
            <w:rStyle w:val="normaltextrun"/>
            <w:rFonts w:ascii="Times New Roman" w:eastAsia="ＭＳ 明朝" w:hAnsi="Times New Roman" w:cs="Times New Roman" w:hint="eastAsia"/>
            <w:szCs w:val="21"/>
          </w:rPr>
          <w:t>使用</w:t>
        </w:r>
      </w:ins>
      <w:ins w:id="209"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210" w:author="松山 ファミリー" w:date="2023-02-07T20:57:00Z"/>
          <w:rFonts w:ascii="Times New Roman" w:eastAsia="ＭＳ 明朝" w:hAnsi="Times New Roman" w:cs="Times New Roman" w:hint="eastAsia"/>
          <w:szCs w:val="21"/>
        </w:rPr>
      </w:pPr>
      <w:ins w:id="211"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212"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213" w:author="松山 ファミリー" w:date="2023-02-07T20:57:00Z"/>
          <w:rFonts w:ascii="Times New Roman" w:eastAsia="ＭＳ 明朝" w:hAnsi="Times New Roman" w:cs="Times New Roman"/>
          <w:szCs w:val="21"/>
        </w:rPr>
      </w:pPr>
      <w:ins w:id="214"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215" w:author="松山 ファミリー" w:date="2023-02-07T20:58:00Z">
        <w:r w:rsidR="00053D86">
          <w:rPr>
            <w:rFonts w:ascii="Times New Roman" w:eastAsia="ＭＳ 明朝" w:hAnsi="Times New Roman" w:cs="Times New Roman" w:hint="eastAsia"/>
            <w:szCs w:val="21"/>
          </w:rPr>
          <w:t>層間の拡大の確認</w:t>
        </w:r>
      </w:ins>
      <w:ins w:id="216"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217" w:author="松山 ファミリー" w:date="2023-02-07T20:57:00Z"/>
          <w:rFonts w:ascii="Times New Roman" w:eastAsia="ＭＳ 明朝" w:hAnsi="Times New Roman" w:cs="Times New Roman"/>
          <w:szCs w:val="21"/>
        </w:rPr>
      </w:pPr>
      <w:ins w:id="218"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219" w:author="松山 ファミリー" w:date="2023-02-07T20:57:00Z"/>
          <w:rFonts w:ascii="Times New Roman" w:eastAsia="ＭＳ 明朝" w:hAnsi="Times New Roman" w:cs="Times New Roman"/>
          <w:szCs w:val="21"/>
        </w:rPr>
        <w:pPrChange w:id="220" w:author="松山 ファミリー" w:date="2023-02-07T21:08:00Z">
          <w:pPr>
            <w:ind w:leftChars="100" w:left="210"/>
            <w:jc w:val="center"/>
          </w:pPr>
        </w:pPrChange>
      </w:pPr>
      <w:ins w:id="221"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222" w:author="松山 ファミリー" w:date="2023-02-07T20:57:00Z"/>
          <w:rFonts w:ascii="Times New Roman" w:eastAsia="ＭＳ 明朝" w:hAnsi="Times New Roman" w:cs="Times New Roman"/>
          <w:szCs w:val="21"/>
        </w:rPr>
        <w:pPrChange w:id="223" w:author="松山 ファミリー" w:date="2023-02-07T21:08:00Z">
          <w:pPr>
            <w:ind w:leftChars="100" w:left="210"/>
            <w:jc w:val="center"/>
          </w:pPr>
        </w:pPrChange>
      </w:pPr>
      <w:ins w:id="224"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225" w:author="松山 ファミリー" w:date="2023-02-07T20:57:00Z"/>
          <w:rFonts w:ascii="Times New Roman" w:eastAsia="ＭＳ 明朝" w:hAnsi="Times New Roman" w:cs="Times New Roman"/>
          <w:szCs w:val="21"/>
        </w:rPr>
        <w:pPrChange w:id="226" w:author="松山 ファミリー" w:date="2023-02-07T21:08:00Z">
          <w:pPr>
            <w:ind w:leftChars="100" w:left="210"/>
            <w:jc w:val="center"/>
          </w:pPr>
        </w:pPrChange>
      </w:pPr>
      <w:ins w:id="227"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228" w:author="松山 ファミリー" w:date="2023-02-07T20:57:00Z"/>
          <w:rFonts w:ascii="Times New Roman" w:eastAsia="ＭＳ 明朝" w:hAnsi="Times New Roman" w:cs="Times New Roman"/>
          <w:szCs w:val="21"/>
        </w:rPr>
        <w:pPrChange w:id="229" w:author="松山 ファミリー" w:date="2023-02-07T21:08:00Z">
          <w:pPr>
            <w:ind w:leftChars="100" w:left="210"/>
            <w:jc w:val="center"/>
          </w:pPr>
        </w:pPrChange>
      </w:pPr>
      <w:ins w:id="230"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231" w:author="松山 ファミリー" w:date="2023-02-07T20:58:00Z"/>
          <w:rFonts w:ascii="Times New Roman" w:eastAsia="ＭＳ 明朝" w:hAnsi="Times New Roman" w:cs="Times New Roman"/>
          <w:szCs w:val="21"/>
        </w:rPr>
        <w:pPrChange w:id="232" w:author="松山 ファミリー" w:date="2023-02-07T21:08:00Z">
          <w:pPr>
            <w:jc w:val="left"/>
          </w:pPr>
        </w:pPrChange>
      </w:pPr>
    </w:p>
    <w:p w14:paraId="26625EA1" w14:textId="77777777" w:rsidR="006A43D1" w:rsidRPr="00230890" w:rsidRDefault="006A43D1" w:rsidP="00540A32">
      <w:pPr>
        <w:rPr>
          <w:ins w:id="233" w:author="松山 ファミリー" w:date="2023-02-07T21:02:00Z"/>
          <w:rFonts w:ascii="Times New Roman" w:eastAsia="ＭＳ 明朝" w:hAnsi="Times New Roman" w:cs="Times New Roman" w:hint="eastAsia"/>
          <w:szCs w:val="21"/>
        </w:rPr>
        <w:pPrChange w:id="234"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235" w:author="松山 ファミリー" w:date="2023-02-07T21:08:00Z">
          <w:pPr>
            <w:jc w:val="left"/>
          </w:pPr>
        </w:pPrChange>
      </w:pPr>
      <w:del w:id="236"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237" w:author="松山 ファミリー" w:date="2023-02-07T20:57:00Z"/>
          <w:rFonts w:ascii="Times New Roman" w:eastAsia="ＭＳ 明朝" w:hAnsi="Times New Roman" w:cs="Times New Roman"/>
          <w:szCs w:val="21"/>
        </w:rPr>
        <w:pPrChange w:id="238" w:author="松山 ファミリー" w:date="2023-02-07T21:08:00Z">
          <w:pPr>
            <w:widowControl/>
            <w:jc w:val="left"/>
          </w:pPr>
        </w:pPrChange>
      </w:pPr>
      <w:del w:id="239"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240" w:author="松山 ファミリー" w:date="2023-02-07T21:02:00Z"/>
          <w:rFonts w:ascii="Times New Roman" w:eastAsia="ＭＳ 明朝" w:hAnsi="Times New Roman" w:cs="Times New Roman"/>
          <w:szCs w:val="21"/>
        </w:rPr>
        <w:pPrChange w:id="241" w:author="松山 ファミリー" w:date="2023-02-07T21:08:00Z">
          <w:pPr>
            <w:jc w:val="left"/>
          </w:pPr>
        </w:pPrChange>
      </w:pPr>
    </w:p>
    <w:p w14:paraId="31E3B89E" w14:textId="42ED9DD4" w:rsidR="00BD4CD2" w:rsidDel="006A43D1" w:rsidRDefault="00BD4CD2" w:rsidP="00540A32">
      <w:pPr>
        <w:widowControl/>
        <w:rPr>
          <w:del w:id="242" w:author="松山 ファミリー" w:date="2023-02-07T20:57:00Z"/>
          <w:rFonts w:ascii="Times New Roman" w:eastAsia="ＭＳ 明朝" w:hAnsi="Times New Roman" w:cs="Times New Roman"/>
          <w:szCs w:val="21"/>
        </w:rPr>
        <w:pPrChange w:id="243" w:author="松山 ファミリー" w:date="2023-02-07T21:08:00Z">
          <w:pPr>
            <w:widowControl/>
            <w:jc w:val="left"/>
          </w:pPr>
        </w:pPrChange>
      </w:pPr>
      <w:del w:id="244"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245" w:author="松山 ファミリー" w:date="2023-02-07T21:02:00Z"/>
          <w:rFonts w:ascii="Times New Roman" w:eastAsia="ＭＳ 明朝" w:hAnsi="Times New Roman" w:cs="Times New Roman" w:hint="eastAsia"/>
          <w:szCs w:val="21"/>
        </w:rPr>
        <w:pPrChange w:id="246"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247" w:author="松山 ファミリー" w:date="2023-02-07T20:57:00Z"/>
          <w:rFonts w:ascii="Times New Roman" w:eastAsia="ＭＳ 明朝" w:hAnsi="Times New Roman" w:cs="Times New Roman"/>
          <w:szCs w:val="21"/>
        </w:rPr>
        <w:pPrChange w:id="248" w:author="松山 ファミリー" w:date="2023-02-07T21:08:00Z">
          <w:pPr>
            <w:ind w:leftChars="100" w:left="210"/>
            <w:jc w:val="left"/>
          </w:pPr>
        </w:pPrChange>
      </w:pPr>
      <w:del w:id="249"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250" w:author="松山 ファミリー" w:date="2023-02-07T20:57:00Z"/>
          <w:rStyle w:val="normaltextrun"/>
          <w:rFonts w:ascii="Times New Roman" w:eastAsia="ＭＳ 明朝" w:hAnsi="Times New Roman" w:cs="Times New Roman"/>
          <w:color w:val="000000" w:themeColor="text1"/>
          <w:szCs w:val="21"/>
        </w:rPr>
        <w:pPrChange w:id="251" w:author="松山 ファミリー" w:date="2023-02-07T21:08:00Z">
          <w:pPr>
            <w:widowControl/>
            <w:jc w:val="left"/>
          </w:pPr>
        </w:pPrChange>
      </w:pPr>
      <w:del w:id="252"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253"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54" w:author="松山 ファミリー" w:date="2023-02-07T21:08:00Z">
          <w:pPr>
            <w:pStyle w:val="a4"/>
            <w:widowControl/>
            <w:numPr>
              <w:ilvl w:val="2"/>
              <w:numId w:val="62"/>
            </w:numPr>
            <w:ind w:leftChars="0" w:left="709" w:hanging="709"/>
            <w:jc w:val="left"/>
            <w:outlineLvl w:val="2"/>
          </w:pPr>
        </w:pPrChange>
      </w:pPr>
      <w:bookmarkStart w:id="255" w:name="_Toc126693627"/>
      <w:r w:rsidRPr="0048090B">
        <w:rPr>
          <w:rStyle w:val="normaltextrun"/>
          <w:rFonts w:ascii="Times New Roman" w:eastAsia="ＭＳ 明朝" w:hAnsi="Times New Roman" w:cs="Times New Roman"/>
          <w:color w:val="000000" w:themeColor="text1"/>
          <w:szCs w:val="21"/>
        </w:rPr>
        <w:t>220415Ni_OH_DS</w:t>
      </w:r>
      <w:bookmarkEnd w:id="255"/>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6"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8"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9"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0"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1"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3"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264"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265" w:author="松山 ファミリー" w:date="2023-02-07T21:08:00Z">
          <w:pPr>
            <w:pStyle w:val="a4"/>
            <w:widowControl/>
            <w:numPr>
              <w:ilvl w:val="2"/>
              <w:numId w:val="62"/>
            </w:numPr>
            <w:ind w:leftChars="0" w:left="709" w:hanging="709"/>
            <w:jc w:val="left"/>
            <w:outlineLvl w:val="2"/>
          </w:pPr>
        </w:pPrChange>
      </w:pPr>
      <w:bookmarkStart w:id="266" w:name="_Toc126693628"/>
      <w:r w:rsidRPr="0048090B">
        <w:rPr>
          <w:rStyle w:val="normaltextrun"/>
          <w:rFonts w:ascii="Times New Roman" w:eastAsia="ＭＳ 明朝" w:hAnsi="Times New Roman" w:cs="Times New Roman"/>
          <w:color w:val="000000" w:themeColor="text1"/>
          <w:szCs w:val="21"/>
        </w:rPr>
        <w:t>220906Ni_OH_DS</w:t>
      </w:r>
      <w:bookmarkEnd w:id="266"/>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8"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9"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270" w:author="松山 ファミリー" w:date="2023-02-07T21:05:00Z"/>
          <w:rStyle w:val="normaltextrun"/>
          <w:rFonts w:ascii="Times New Roman" w:eastAsia="ＭＳ 明朝" w:hAnsi="Times New Roman" w:cs="Times New Roman"/>
          <w:szCs w:val="21"/>
        </w:rPr>
        <w:pPrChange w:id="271"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272" w:author="松山 ファミリー" w:date="2023-02-07T21:08:00Z">
          <w:pPr>
            <w:pStyle w:val="a4"/>
            <w:widowControl/>
            <w:numPr>
              <w:numId w:val="16"/>
            </w:numPr>
            <w:ind w:leftChars="0" w:left="420" w:hanging="420"/>
            <w:jc w:val="left"/>
          </w:pPr>
        </w:pPrChange>
      </w:pPr>
      <w:ins w:id="273"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274" w:author="松山 ファミリー" w:date="2023-02-07T21:03:00Z"/>
          <w:rStyle w:val="normaltextrun"/>
          <w:rFonts w:ascii="Times New Roman" w:eastAsia="ＭＳ 明朝" w:hAnsi="Times New Roman" w:cs="Times New Roman" w:hint="eastAsia"/>
          <w:szCs w:val="21"/>
        </w:rPr>
        <w:pPrChange w:id="275" w:author="松山 ファミリー" w:date="2023-02-07T21:08:00Z">
          <w:pPr>
            <w:widowControl/>
            <w:jc w:val="left"/>
          </w:pPr>
        </w:pPrChange>
      </w:pPr>
      <w:del w:id="276"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277" w:author="松山 ファミリー" w:date="2023-02-07T21:03:00Z"/>
          <w:rStyle w:val="normaltextrun"/>
          <w:rFonts w:ascii="Times New Roman" w:eastAsia="ＭＳ 明朝" w:hAnsi="Times New Roman" w:cs="Times New Roman" w:hint="eastAsia"/>
          <w:szCs w:val="21"/>
        </w:rPr>
        <w:pPrChange w:id="278"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279"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E87075" w:rsidP="00540A32">
      <w:pPr>
        <w:widowControl/>
        <w:ind w:leftChars="100" w:left="210" w:rightChars="100" w:right="210"/>
        <w:rPr>
          <w:del w:id="280" w:author="松山 ファミリー" w:date="2023-02-07T21:03:00Z"/>
          <w:rStyle w:val="normaltextrun"/>
          <w:rFonts w:ascii="Times New Roman" w:eastAsia="ＭＳ 明朝" w:hAnsi="Times New Roman" w:cs="Times New Roman"/>
          <w:szCs w:val="21"/>
        </w:rPr>
        <w:pPrChange w:id="281"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282"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283" w:author="松山 ファミリー" w:date="2023-02-07T21:08:00Z">
          <w:pPr>
            <w:widowControl/>
            <w:jc w:val="left"/>
          </w:pPr>
        </w:pPrChange>
      </w:pPr>
      <w:del w:id="284"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285" w:author="松山 ファミリー" w:date="2023-02-07T21:04:00Z"/>
          <w:rStyle w:val="normaltextrun"/>
          <w:rFonts w:ascii="Times New Roman" w:eastAsia="ＭＳ 明朝" w:hAnsi="Times New Roman" w:cs="Times New Roman" w:hint="eastAsia"/>
          <w:szCs w:val="21"/>
        </w:rPr>
        <w:pPrChange w:id="286" w:author="松山 ファミリー" w:date="2023-02-07T21:08:00Z">
          <w:pPr>
            <w:widowControl/>
            <w:jc w:val="left"/>
          </w:pPr>
        </w:pPrChange>
      </w:pPr>
      <w:ins w:id="287" w:author="松山 ファミリー" w:date="2023-02-07T21:04:00Z">
        <w:r>
          <w:rPr>
            <w:rStyle w:val="normaltextrun"/>
            <w:rFonts w:ascii="Times New Roman" w:eastAsia="ＭＳ 明朝" w:hAnsi="Times New Roman" w:cs="Times New Roman" w:hint="eastAsia"/>
            <w:szCs w:val="21"/>
          </w:rPr>
          <w:t>収率は</w:t>
        </w:r>
      </w:ins>
      <w:del w:id="288"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289"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E87075" w:rsidP="00540A32">
      <w:pPr>
        <w:widowControl/>
        <w:ind w:leftChars="200" w:left="420"/>
        <w:rPr>
          <w:rStyle w:val="normaltextrun"/>
          <w:rFonts w:ascii="Times New Roman" w:eastAsia="ＭＳ 明朝" w:hAnsi="Times New Roman" w:cs="Times New Roman"/>
          <w:i/>
          <w:szCs w:val="21"/>
        </w:rPr>
        <w:pPrChange w:id="290"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291"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292" w:author="松山 ファミリー" w:date="2023-02-07T21:08:00Z">
          <w:pPr>
            <w:widowControl/>
            <w:jc w:val="left"/>
          </w:pPr>
        </w:pPrChange>
      </w:pPr>
      <w:del w:id="293"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294" w:author="松山 ファミリー" w:date="2023-02-07T21:05:00Z"/>
          <w:rStyle w:val="normaltextrun"/>
          <w:rFonts w:ascii="Times New Roman" w:eastAsia="ＭＳ 明朝" w:hAnsi="Times New Roman" w:cs="Times New Roman"/>
          <w:szCs w:val="21"/>
        </w:rPr>
        <w:pPrChange w:id="295" w:author="松山 ファミリー" w:date="2023-02-07T21:08:00Z">
          <w:pPr>
            <w:pStyle w:val="a4"/>
            <w:widowControl/>
            <w:numPr>
              <w:numId w:val="16"/>
            </w:numPr>
            <w:ind w:leftChars="0" w:left="420" w:hanging="420"/>
            <w:jc w:val="left"/>
          </w:pPr>
        </w:pPrChange>
      </w:pPr>
      <w:del w:id="296"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297"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98" w:author="松山 ファミリー" w:date="2023-02-07T21:08:00Z">
          <w:pPr>
            <w:pStyle w:val="a4"/>
            <w:widowControl/>
            <w:numPr>
              <w:ilvl w:val="2"/>
              <w:numId w:val="62"/>
            </w:numPr>
            <w:ind w:leftChars="0" w:left="709" w:hanging="709"/>
            <w:jc w:val="left"/>
            <w:outlineLvl w:val="2"/>
          </w:pPr>
        </w:pPrChange>
      </w:pPr>
      <w:bookmarkStart w:id="299" w:name="_Toc126693629"/>
      <w:r w:rsidRPr="0048090B">
        <w:rPr>
          <w:rStyle w:val="normaltextrun"/>
          <w:rFonts w:ascii="Times New Roman" w:eastAsia="ＭＳ 明朝" w:hAnsi="Times New Roman" w:cs="Times New Roman"/>
          <w:color w:val="000000" w:themeColor="text1"/>
          <w:szCs w:val="21"/>
        </w:rPr>
        <w:t>220914Ni_OH_DS</w:t>
      </w:r>
      <w:bookmarkEnd w:id="299"/>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0"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1"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2"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303" w:author="松山 ファミリー" w:date="2023-02-07T21:05:00Z"/>
          <w:rStyle w:val="normaltextrun"/>
          <w:rFonts w:ascii="Times New Roman" w:eastAsia="ＭＳ 明朝" w:hAnsi="Times New Roman" w:cs="Times New Roman"/>
          <w:szCs w:val="21"/>
          <w:rPrChange w:id="304" w:author="松山 ファミリー" w:date="2023-02-07T21:05:00Z">
            <w:rPr>
              <w:ins w:id="305" w:author="松山 ファミリー" w:date="2023-02-07T21:05:00Z"/>
              <w:rStyle w:val="normaltextrun"/>
              <w:rFonts w:ascii="Times New Roman" w:eastAsia="ＭＳ 明朝" w:hAnsi="Times New Roman" w:cs="Times New Roman"/>
              <w:color w:val="000000" w:themeColor="text1"/>
              <w:szCs w:val="21"/>
            </w:rPr>
          </w:rPrChange>
        </w:rPr>
        <w:pPrChange w:id="306"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307" w:author="松山 ファミリー" w:date="2023-02-07T21:08:00Z">
          <w:pPr>
            <w:pStyle w:val="a4"/>
            <w:widowControl/>
            <w:numPr>
              <w:numId w:val="17"/>
            </w:numPr>
            <w:ind w:leftChars="0" w:left="420" w:hanging="420"/>
            <w:jc w:val="left"/>
          </w:pPr>
        </w:pPrChange>
      </w:pPr>
      <w:ins w:id="308"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309" w:author="松山 ファミリー" w:date="2023-02-07T21:06:00Z"/>
          <w:rStyle w:val="normaltextrun"/>
          <w:rFonts w:ascii="Times New Roman" w:eastAsia="ＭＳ 明朝" w:hAnsi="Times New Roman" w:cs="Times New Roman"/>
          <w:szCs w:val="21"/>
        </w:rPr>
        <w:pPrChange w:id="310"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311"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E87075" w:rsidP="00540A32">
      <w:pPr>
        <w:widowControl/>
        <w:ind w:leftChars="100" w:left="210" w:rightChars="100" w:right="210"/>
        <w:rPr>
          <w:del w:id="312" w:author="松山 ファミリー" w:date="2023-02-07T21:06:00Z"/>
          <w:rStyle w:val="normaltextrun"/>
          <w:rFonts w:ascii="Times New Roman" w:eastAsia="ＭＳ 明朝" w:hAnsi="Times New Roman" w:cs="Times New Roman"/>
          <w:szCs w:val="21"/>
        </w:rPr>
        <w:pPrChange w:id="31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m:t>
          </m:r>
          <m:r>
            <w:rPr>
              <w:rStyle w:val="normaltextrun"/>
              <w:rFonts w:ascii="Cambria Math" w:eastAsia="ＭＳ 明朝" w:hAnsi="Cambria Math" w:cs="Times New Roman"/>
              <w:szCs w:val="21"/>
            </w:rPr>
            <m:t>351</m:t>
          </m:r>
          <m:r>
            <w:rPr>
              <w:rStyle w:val="normaltextrun"/>
              <w:rFonts w:ascii="Cambria Math" w:eastAsia="ＭＳ 明朝" w:hAnsi="Cambria Math" w:cs="Times New Roman"/>
              <w:szCs w:val="21"/>
            </w:rPr>
            <m:t>2</m:t>
          </m:r>
          <m:r>
            <w:ins w:id="314"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315" w:author="松山 ファミリー" w:date="2023-02-07T21:08:00Z">
          <w:pPr>
            <w:widowControl/>
            <w:jc w:val="left"/>
          </w:pPr>
        </w:pPrChange>
      </w:pPr>
      <w:del w:id="316"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317" w:author="松山 ファミリー" w:date="2023-02-07T21:07:00Z"/>
          <w:rStyle w:val="normaltextrun"/>
          <w:rFonts w:ascii="Times New Roman" w:eastAsia="ＭＳ 明朝" w:hAnsi="Times New Roman" w:cs="Times New Roman" w:hint="eastAsia"/>
          <w:szCs w:val="21"/>
        </w:rPr>
        <w:pPrChange w:id="318" w:author="松山 ファミリー" w:date="2023-02-07T21:08:00Z">
          <w:pPr>
            <w:widowControl/>
            <w:jc w:val="left"/>
          </w:pPr>
        </w:pPrChange>
      </w:pPr>
      <w:ins w:id="319" w:author="松山 ファミリー" w:date="2023-02-07T21:06:00Z">
        <w:r>
          <w:rPr>
            <w:rStyle w:val="normaltextrun"/>
            <w:rFonts w:ascii="Times New Roman" w:eastAsia="ＭＳ 明朝" w:hAnsi="Times New Roman" w:cs="Times New Roman" w:hint="eastAsia"/>
            <w:szCs w:val="21"/>
          </w:rPr>
          <w:t>収率</w:t>
        </w:r>
      </w:ins>
      <w:ins w:id="320" w:author="松山 ファミリー" w:date="2023-02-07T21:07:00Z">
        <w:r>
          <w:rPr>
            <w:rStyle w:val="normaltextrun"/>
            <w:rFonts w:ascii="Times New Roman" w:eastAsia="ＭＳ 明朝" w:hAnsi="Times New Roman" w:cs="Times New Roman" w:hint="eastAsia"/>
            <w:szCs w:val="21"/>
          </w:rPr>
          <w:t>は</w:t>
        </w:r>
      </w:ins>
      <w:del w:id="321"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322"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E87075" w:rsidP="00540A32">
      <w:pPr>
        <w:widowControl/>
        <w:ind w:leftChars="200" w:left="420"/>
        <w:rPr>
          <w:rStyle w:val="normaltextrun"/>
          <w:rFonts w:ascii="Times New Roman" w:eastAsia="ＭＳ 明朝" w:hAnsi="Times New Roman" w:cs="Times New Roman"/>
          <w:i/>
          <w:szCs w:val="21"/>
        </w:rPr>
        <w:pPrChange w:id="32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324" w:author="松山 ファミリー" w:date="2023-02-07T21:07:00Z">
              <w:rPr>
                <w:rStyle w:val="normaltextrun"/>
                <w:rFonts w:ascii="Cambria Math" w:eastAsia="ＭＳ 明朝" w:hAnsi="Cambria Math" w:cs="Times New Roman"/>
                <w:szCs w:val="21"/>
              </w:rPr>
              <m:t xml:space="preserve"> %</m:t>
            </w:ins>
          </m:r>
          <m:r>
            <w:del w:id="325"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326" w:author="松山 ファミリー" w:date="2023-02-07T21:08:00Z">
          <w:pPr>
            <w:widowControl/>
            <w:jc w:val="left"/>
          </w:pPr>
        </w:pPrChange>
      </w:pPr>
      <w:del w:id="327"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328" w:author="松山 ファミリー" w:date="2023-02-07T21:07:00Z"/>
          <w:rStyle w:val="normaltextrun"/>
          <w:rFonts w:ascii="Times New Roman" w:eastAsia="ＭＳ 明朝" w:hAnsi="Times New Roman" w:cs="Times New Roman"/>
          <w:szCs w:val="21"/>
        </w:rPr>
        <w:pPrChange w:id="329" w:author="松山 ファミリー" w:date="2023-02-07T21:08:00Z">
          <w:pPr>
            <w:pStyle w:val="a4"/>
            <w:widowControl/>
            <w:numPr>
              <w:numId w:val="17"/>
            </w:numPr>
            <w:ind w:leftChars="0" w:left="420" w:hanging="420"/>
            <w:jc w:val="left"/>
          </w:pPr>
        </w:pPrChange>
      </w:pPr>
      <w:del w:id="330"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331"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332" w:author="松山 ファミリー" w:date="2023-02-07T21:08:00Z">
          <w:pPr>
            <w:pStyle w:val="a4"/>
            <w:widowControl/>
            <w:numPr>
              <w:ilvl w:val="2"/>
              <w:numId w:val="62"/>
            </w:numPr>
            <w:ind w:leftChars="0" w:left="709" w:hanging="709"/>
            <w:jc w:val="left"/>
            <w:outlineLvl w:val="2"/>
          </w:pPr>
        </w:pPrChange>
      </w:pPr>
      <w:bookmarkStart w:id="333" w:name="_Toc126693630"/>
      <w:r w:rsidRPr="0048090B">
        <w:rPr>
          <w:rStyle w:val="normaltextrun"/>
          <w:rFonts w:ascii="Times New Roman" w:eastAsia="ＭＳ 明朝" w:hAnsi="Times New Roman" w:cs="Times New Roman"/>
          <w:color w:val="000000" w:themeColor="text1"/>
          <w:szCs w:val="21"/>
        </w:rPr>
        <w:t>221003Ni_OH_DS</w:t>
      </w:r>
      <w:bookmarkEnd w:id="333"/>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4"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6"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7"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338" w:author="松山 ファミリー" w:date="2023-02-07T21:08:00Z"/>
          <w:rStyle w:val="normaltextrun"/>
          <w:rFonts w:ascii="Times New Roman" w:eastAsia="ＭＳ 明朝" w:hAnsi="Times New Roman" w:cs="Times New Roman"/>
          <w:color w:val="000000" w:themeColor="text1"/>
          <w:szCs w:val="21"/>
        </w:rPr>
        <w:pPrChange w:id="339"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340" w:author="松山 ファミリー" w:date="2023-02-07T21:08:00Z">
            <w:rPr>
              <w:rStyle w:val="normaltextrun"/>
              <w:rFonts w:ascii="Times New Roman" w:eastAsia="ＭＳ 明朝" w:hAnsi="Times New Roman" w:cs="Times New Roman" w:hint="eastAsia"/>
              <w:color w:val="000000" w:themeColor="text1"/>
              <w:szCs w:val="21"/>
            </w:rPr>
          </w:rPrChange>
        </w:rPr>
        <w:pPrChange w:id="341" w:author="松山 ファミリー" w:date="2023-02-07T21:08:00Z">
          <w:pPr>
            <w:pStyle w:val="a4"/>
            <w:widowControl/>
            <w:numPr>
              <w:numId w:val="18"/>
            </w:numPr>
            <w:ind w:leftChars="0" w:left="420" w:hanging="420"/>
            <w:jc w:val="left"/>
          </w:pPr>
        </w:pPrChange>
      </w:pPr>
      <w:ins w:id="342"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343" w:author="松山 ファミリー" w:date="2023-02-07T21:09:00Z"/>
          <w:rStyle w:val="normaltextrun"/>
          <w:rFonts w:ascii="Times New Roman" w:eastAsia="ＭＳ 明朝" w:hAnsi="Times New Roman" w:cs="Times New Roman"/>
          <w:szCs w:val="21"/>
        </w:rPr>
        <w:pPrChange w:id="344"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E87075" w:rsidP="00AE608D">
      <w:pPr>
        <w:widowControl/>
        <w:ind w:leftChars="200" w:left="420"/>
        <w:rPr>
          <w:rStyle w:val="normaltextrun"/>
          <w:rFonts w:ascii="Times New Roman" w:eastAsia="ＭＳ 明朝" w:hAnsi="Times New Roman" w:cs="Times New Roman"/>
          <w:szCs w:val="21"/>
        </w:rPr>
        <w:pPrChange w:id="345"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346"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347" w:author="松山 ファミリー" w:date="2023-02-07T21:09:00Z"/>
          <w:rStyle w:val="normaltextrun"/>
          <w:rFonts w:ascii="Times New Roman" w:eastAsia="ＭＳ 明朝" w:hAnsi="Times New Roman" w:cs="Times New Roman" w:hint="eastAsia"/>
          <w:szCs w:val="21"/>
        </w:rPr>
        <w:pPrChange w:id="348" w:author="松山 ファミリー" w:date="2023-02-07T21:09:00Z">
          <w:pPr>
            <w:widowControl/>
            <w:jc w:val="left"/>
          </w:pPr>
        </w:pPrChange>
      </w:pPr>
      <w:ins w:id="349" w:author="松山 ファミリー" w:date="2023-02-07T21:09:00Z">
        <w:r>
          <w:rPr>
            <w:rStyle w:val="normaltextrun"/>
            <w:rFonts w:ascii="Times New Roman" w:eastAsia="ＭＳ 明朝" w:hAnsi="Times New Roman" w:cs="Times New Roman" w:hint="eastAsia"/>
            <w:szCs w:val="21"/>
          </w:rPr>
          <w:t>収率は</w:t>
        </w:r>
      </w:ins>
      <w:del w:id="350"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351" w:author="松山 ファミリー" w:date="2023-02-07T21:09:00Z"/>
          <w:rStyle w:val="normaltextrun"/>
          <w:rFonts w:ascii="Times New Roman" w:eastAsia="ＭＳ 明朝" w:hAnsi="Times New Roman" w:cs="Times New Roman" w:hint="eastAsia"/>
          <w:i/>
          <w:szCs w:val="21"/>
          <w:rPrChange w:id="352" w:author="松山 ファミリー" w:date="2023-02-07T21:09:00Z">
            <w:rPr>
              <w:del w:id="353" w:author="松山 ファミリー" w:date="2023-02-07T21:09:00Z"/>
              <w:rStyle w:val="normaltextrun"/>
              <w:rFonts w:ascii="Times New Roman" w:eastAsia="ＭＳ 明朝" w:hAnsi="Times New Roman" w:cs="Times New Roman" w:hint="eastAsia"/>
              <w:szCs w:val="21"/>
            </w:rPr>
          </w:rPrChange>
        </w:rPr>
        <w:pPrChange w:id="354" w:author="松山 ファミリー" w:date="2023-02-07T21:09:00Z">
          <w:pPr>
            <w:widowControl/>
            <w:jc w:val="left"/>
          </w:pPr>
        </w:pPrChange>
      </w:pPr>
      <w:del w:id="355"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356"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E87075" w:rsidP="00AE608D">
      <w:pPr>
        <w:widowControl/>
        <w:ind w:leftChars="200" w:left="420"/>
        <w:rPr>
          <w:rStyle w:val="normaltextrun"/>
          <w:rFonts w:ascii="Times New Roman" w:eastAsia="ＭＳ 明朝" w:hAnsi="Times New Roman" w:cs="Times New Roman"/>
          <w:i/>
          <w:szCs w:val="21"/>
        </w:rPr>
        <w:pPrChange w:id="357"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358"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359" w:author="松山 ファミリー" w:date="2023-02-07T21:09:00Z"/>
          <w:rStyle w:val="normaltextrun"/>
          <w:rFonts w:ascii="Times New Roman" w:eastAsia="ＭＳ 明朝" w:hAnsi="Times New Roman" w:cs="Times New Roman"/>
          <w:color w:val="000000" w:themeColor="text1"/>
          <w:szCs w:val="21"/>
        </w:rPr>
        <w:pPrChange w:id="360" w:author="松山 ファミリー" w:date="2023-02-07T21:09:00Z">
          <w:pPr>
            <w:widowControl/>
            <w:jc w:val="left"/>
          </w:pPr>
        </w:pPrChange>
      </w:pPr>
      <w:del w:id="361"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362" w:author="松山 ファミリー" w:date="2023-02-07T21:09:00Z">
          <w:pPr>
            <w:pStyle w:val="a4"/>
            <w:widowControl/>
            <w:numPr>
              <w:numId w:val="17"/>
            </w:numPr>
            <w:ind w:leftChars="0" w:left="420" w:hanging="420"/>
            <w:jc w:val="left"/>
          </w:pPr>
        </w:pPrChange>
      </w:pPr>
      <w:del w:id="363"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364" w:author="松山 ファミリー" w:date="2023-02-07T21:10:00Z"/>
          <w:rStyle w:val="normaltextrun"/>
          <w:rFonts w:ascii="Times New Roman" w:eastAsia="ＭＳ 明朝" w:hAnsi="Times New Roman" w:cs="Times New Roman"/>
          <w:color w:val="000000" w:themeColor="text1"/>
          <w:szCs w:val="21"/>
        </w:rPr>
        <w:pPrChange w:id="365"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366" w:author="松山 ファミリー" w:date="2023-02-07T21:10:00Z"/>
          <w:rStyle w:val="normaltextrun"/>
          <w:rFonts w:ascii="Times New Roman" w:eastAsia="ＭＳ 明朝" w:hAnsi="Times New Roman" w:cs="Times New Roman"/>
          <w:color w:val="000000" w:themeColor="text1"/>
          <w:szCs w:val="21"/>
        </w:rPr>
        <w:pPrChange w:id="367" w:author="松山 ファミリー" w:date="2023-02-07T21:08:00Z">
          <w:pPr>
            <w:pStyle w:val="a4"/>
            <w:widowControl/>
            <w:numPr>
              <w:ilvl w:val="2"/>
              <w:numId w:val="62"/>
            </w:numPr>
            <w:ind w:leftChars="0" w:left="709" w:hanging="709"/>
            <w:jc w:val="left"/>
            <w:outlineLvl w:val="2"/>
          </w:pPr>
        </w:pPrChange>
      </w:pPr>
      <w:bookmarkStart w:id="368" w:name="_Toc126693631"/>
      <w:commentRangeStart w:id="369"/>
      <w:del w:id="370"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369"/>
        <w:r w:rsidR="00170266" w:rsidRPr="0048090B" w:rsidDel="00E4604D">
          <w:rPr>
            <w:rStyle w:val="ad"/>
            <w:rFonts w:ascii="Times New Roman" w:eastAsia="ＭＳ 明朝" w:hAnsi="Times New Roman" w:cs="Times New Roman"/>
            <w:sz w:val="21"/>
            <w:szCs w:val="21"/>
          </w:rPr>
          <w:commentReference w:id="369"/>
        </w:r>
        <w:bookmarkEnd w:id="368"/>
      </w:del>
    </w:p>
    <w:p w14:paraId="6E96E466" w14:textId="62224AC1" w:rsidR="00847B91" w:rsidRPr="0048090B" w:rsidDel="00E4604D" w:rsidRDefault="00847B91" w:rsidP="00540A32">
      <w:pPr>
        <w:pStyle w:val="a4"/>
        <w:widowControl/>
        <w:numPr>
          <w:ilvl w:val="0"/>
          <w:numId w:val="19"/>
        </w:numPr>
        <w:ind w:leftChars="0"/>
        <w:rPr>
          <w:del w:id="371" w:author="松山 ファミリー" w:date="2023-02-07T21:10:00Z"/>
          <w:rStyle w:val="normaltextrun"/>
          <w:rFonts w:ascii="Times New Roman" w:eastAsia="ＭＳ 明朝" w:hAnsi="Times New Roman" w:cs="Times New Roman"/>
          <w:color w:val="000000" w:themeColor="text1"/>
          <w:szCs w:val="21"/>
        </w:rPr>
        <w:pPrChange w:id="372" w:author="松山 ファミリー" w:date="2023-02-07T21:08:00Z">
          <w:pPr>
            <w:pStyle w:val="a4"/>
            <w:widowControl/>
            <w:numPr>
              <w:numId w:val="19"/>
            </w:numPr>
            <w:ind w:leftChars="0" w:left="420" w:hanging="420"/>
            <w:jc w:val="left"/>
          </w:pPr>
        </w:pPrChange>
      </w:pPr>
      <w:del w:id="373"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374" w:author="松山 ファミリー" w:date="2023-02-07T21:10:00Z"/>
          <w:rStyle w:val="normaltextrun"/>
          <w:rFonts w:ascii="Times New Roman" w:eastAsia="ＭＳ 明朝" w:hAnsi="Times New Roman" w:cs="Times New Roman"/>
          <w:color w:val="000000" w:themeColor="text1"/>
          <w:szCs w:val="21"/>
        </w:rPr>
        <w:pPrChange w:id="375" w:author="松山 ファミリー" w:date="2023-02-07T21:08:00Z">
          <w:pPr>
            <w:pStyle w:val="a4"/>
            <w:widowControl/>
            <w:numPr>
              <w:numId w:val="19"/>
            </w:numPr>
            <w:ind w:leftChars="0" w:left="420" w:hanging="420"/>
            <w:jc w:val="left"/>
          </w:pPr>
        </w:pPrChange>
      </w:pPr>
      <w:del w:id="376"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377" w:author="松山 ファミリー" w:date="2023-02-07T21:10:00Z"/>
          <w:rStyle w:val="normaltextrun"/>
          <w:rFonts w:ascii="Times New Roman" w:eastAsia="ＭＳ 明朝" w:hAnsi="Times New Roman" w:cs="Times New Roman"/>
          <w:color w:val="000000" w:themeColor="text1"/>
          <w:szCs w:val="21"/>
        </w:rPr>
        <w:pPrChange w:id="378" w:author="松山 ファミリー" w:date="2023-02-07T21:08:00Z">
          <w:pPr>
            <w:pStyle w:val="a4"/>
            <w:widowControl/>
            <w:numPr>
              <w:numId w:val="19"/>
            </w:numPr>
            <w:ind w:leftChars="0" w:left="420" w:hanging="420"/>
            <w:jc w:val="left"/>
          </w:pPr>
        </w:pPrChange>
      </w:pPr>
      <w:del w:id="379"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380" w:author="松山 ファミリー" w:date="2023-02-07T21:10:00Z"/>
          <w:rStyle w:val="normaltextrun"/>
          <w:rFonts w:ascii="Times New Roman" w:eastAsia="ＭＳ 明朝" w:hAnsi="Times New Roman" w:cs="Times New Roman"/>
          <w:color w:val="000000" w:themeColor="text1"/>
          <w:szCs w:val="21"/>
        </w:rPr>
        <w:pPrChange w:id="381" w:author="松山 ファミリー" w:date="2023-02-07T21:08:00Z">
          <w:pPr>
            <w:pStyle w:val="a4"/>
            <w:widowControl/>
            <w:numPr>
              <w:numId w:val="19"/>
            </w:numPr>
            <w:ind w:leftChars="0" w:left="420" w:hanging="420"/>
            <w:jc w:val="left"/>
          </w:pPr>
        </w:pPrChange>
      </w:pPr>
      <w:del w:id="382"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383" w:author="松山 ファミリー" w:date="2023-02-07T21:10:00Z"/>
          <w:rStyle w:val="normaltextrun"/>
          <w:rFonts w:ascii="Times New Roman" w:eastAsia="ＭＳ 明朝" w:hAnsi="Times New Roman" w:cs="Times New Roman" w:hint="eastAsia"/>
          <w:szCs w:val="21"/>
          <w:rPrChange w:id="384" w:author="松山 ファミリー" w:date="2023-02-07T21:08:00Z">
            <w:rPr>
              <w:del w:id="385" w:author="松山 ファミリー" w:date="2023-02-07T21:10:00Z"/>
              <w:rStyle w:val="normaltextrun"/>
              <w:rFonts w:ascii="Times New Roman" w:eastAsia="ＭＳ 明朝" w:hAnsi="Times New Roman" w:cs="Times New Roman" w:hint="eastAsia"/>
              <w:color w:val="000000" w:themeColor="text1"/>
              <w:szCs w:val="21"/>
            </w:rPr>
          </w:rPrChange>
        </w:rPr>
        <w:pPrChange w:id="386" w:author="松山 ファミリー" w:date="2023-02-07T21:08:00Z">
          <w:pPr>
            <w:pStyle w:val="a4"/>
            <w:widowControl/>
            <w:numPr>
              <w:numId w:val="19"/>
            </w:numPr>
            <w:ind w:leftChars="0" w:left="420" w:hanging="420"/>
            <w:jc w:val="left"/>
          </w:pPr>
        </w:pPrChange>
      </w:pPr>
      <w:del w:id="387"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388" w:author="松山 ファミリー" w:date="2023-02-07T21:10:00Z"/>
          <w:rStyle w:val="normaltextrun"/>
          <w:rFonts w:ascii="Times New Roman" w:eastAsia="ＭＳ 明朝" w:hAnsi="Times New Roman" w:cs="Times New Roman"/>
          <w:szCs w:val="21"/>
        </w:rPr>
        <w:pPrChange w:id="389" w:author="松山 ファミリー" w:date="2023-02-07T21:08:00Z">
          <w:pPr>
            <w:widowControl/>
            <w:jc w:val="left"/>
          </w:pPr>
        </w:pPrChange>
      </w:pPr>
      <w:del w:id="390"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391"/>
    <w:p w14:paraId="463B5D07" w14:textId="28ED282B" w:rsidR="000B485A" w:rsidRPr="0048090B" w:rsidDel="00E4604D" w:rsidRDefault="00E87075" w:rsidP="00540A32">
      <w:pPr>
        <w:widowControl/>
        <w:rPr>
          <w:del w:id="392" w:author="松山 ファミリー" w:date="2023-02-07T21:10:00Z"/>
          <w:rStyle w:val="normaltextrun"/>
          <w:rFonts w:ascii="Times New Roman" w:eastAsia="ＭＳ 明朝" w:hAnsi="Times New Roman" w:cs="Times New Roman"/>
          <w:szCs w:val="21"/>
        </w:rPr>
        <w:pPrChange w:id="393" w:author="松山 ファミリー" w:date="2023-02-07T21:08:00Z">
          <w:pPr>
            <w:widowControl/>
            <w:jc w:val="left"/>
          </w:pPr>
        </w:pPrChange>
      </w:pPr>
      <m:oMathPara>
        <m:oMath>
          <m:d>
            <m:dPr>
              <m:ctrlPr>
                <w:del w:id="394" w:author="松山 ファミリー" w:date="2023-02-07T21:10:00Z">
                  <w:rPr>
                    <w:rStyle w:val="normaltextrun"/>
                    <w:rFonts w:ascii="Cambria Math" w:eastAsia="ＭＳ 明朝" w:hAnsi="Cambria Math" w:cs="Times New Roman"/>
                    <w:i/>
                    <w:szCs w:val="21"/>
                  </w:rPr>
                </w:del>
              </m:ctrlPr>
            </m:dPr>
            <m:e>
              <m:f>
                <m:fPr>
                  <m:ctrlPr>
                    <w:del w:id="395" w:author="松山 ファミリー" w:date="2023-02-07T21:10:00Z">
                      <w:rPr>
                        <w:rStyle w:val="normaltextrun"/>
                        <w:rFonts w:ascii="Cambria Math" w:eastAsia="ＭＳ 明朝" w:hAnsi="Cambria Math" w:cs="Times New Roman"/>
                        <w:i/>
                        <w:szCs w:val="21"/>
                      </w:rPr>
                    </w:del>
                  </m:ctrlPr>
                </m:fPr>
                <m:num>
                  <m:r>
                    <w:del w:id="396" w:author="松山 ファミリー" w:date="2023-02-07T21:10:00Z">
                      <w:rPr>
                        <w:rStyle w:val="normaltextrun"/>
                        <w:rFonts w:ascii="Cambria Math" w:eastAsia="ＭＳ 明朝" w:hAnsi="Cambria Math" w:cs="Times New Roman"/>
                        <w:szCs w:val="21"/>
                      </w:rPr>
                      <m:t>??</m:t>
                    </w:del>
                  </m:r>
                </m:num>
                <m:den>
                  <m:r>
                    <w:del w:id="397" w:author="松山 ファミリー" w:date="2023-02-07T21:10:00Z">
                      <w:rPr>
                        <w:rStyle w:val="normaltextrun"/>
                        <w:rFonts w:ascii="Cambria Math" w:eastAsia="ＭＳ 明朝" w:hAnsi="Cambria Math" w:cs="Times New Roman"/>
                        <w:szCs w:val="21"/>
                      </w:rPr>
                      <m:t>511.9</m:t>
                    </w:del>
                  </m:r>
                </m:den>
              </m:f>
            </m:e>
          </m:d>
          <m:r>
            <w:del w:id="398" w:author="松山 ファミリー" w:date="2023-02-07T21:10:00Z">
              <w:rPr>
                <w:rStyle w:val="normaltextrun"/>
                <w:rFonts w:ascii="Cambria Math" w:eastAsia="ＭＳ 明朝" w:hAnsi="Cambria Math" w:cs="Times New Roman"/>
                <w:szCs w:val="21"/>
              </w:rPr>
              <m:t xml:space="preserve">× 1000= </m:t>
            </w:del>
          </m:r>
          <w:commentRangeEnd w:id="391"/>
          <m:r>
            <w:del w:id="399" w:author="松山 ファミリー" w:date="2023-02-07T21:10:00Z">
              <w:rPr>
                <w:rStyle w:val="normaltextrun"/>
                <w:rFonts w:ascii="Cambria Math" w:eastAsia="ＭＳ 明朝" w:hAnsi="Cambria Math" w:cs="Times New Roman"/>
                <w:szCs w:val="21"/>
              </w:rPr>
              <m:t>???</m:t>
            </w:del>
          </m:r>
          <m:r>
            <w:del w:id="400" w:author="松山 ファミリー" w:date="2023-02-07T21:10:00Z">
              <m:rPr>
                <m:sty m:val="p"/>
              </m:rPr>
              <w:rPr>
                <w:rStyle w:val="ad"/>
                <w:rFonts w:ascii="Cambria Math" w:eastAsia="ＭＳ 明朝" w:hAnsi="Cambria Math" w:cs="Times New Roman"/>
                <w:sz w:val="21"/>
                <w:szCs w:val="21"/>
              </w:rPr>
              <w:commentReference w:id="391"/>
            </w:del>
          </m:r>
        </m:oMath>
      </m:oMathPara>
    </w:p>
    <w:p w14:paraId="6E6CAB7C" w14:textId="1C3E603E" w:rsidR="000B485A" w:rsidRPr="0048090B" w:rsidDel="00E4604D" w:rsidRDefault="000B485A" w:rsidP="00540A32">
      <w:pPr>
        <w:widowControl/>
        <w:rPr>
          <w:del w:id="401" w:author="松山 ファミリー" w:date="2023-02-07T21:10:00Z"/>
          <w:rStyle w:val="normaltextrun"/>
          <w:rFonts w:ascii="Times New Roman" w:eastAsia="ＭＳ 明朝" w:hAnsi="Times New Roman" w:cs="Times New Roman"/>
          <w:szCs w:val="21"/>
        </w:rPr>
        <w:pPrChange w:id="402" w:author="松山 ファミリー" w:date="2023-02-07T21:08:00Z">
          <w:pPr>
            <w:widowControl/>
            <w:jc w:val="left"/>
          </w:pPr>
        </w:pPrChange>
      </w:pPr>
      <w:del w:id="403"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404" w:author="松山 ファミリー" w:date="2023-02-07T21:10:00Z"/>
          <w:rStyle w:val="normaltextrun"/>
          <w:rFonts w:ascii="Times New Roman" w:eastAsia="ＭＳ 明朝" w:hAnsi="Times New Roman" w:cs="Times New Roman"/>
          <w:szCs w:val="21"/>
        </w:rPr>
        <w:pPrChange w:id="405" w:author="松山 ファミリー" w:date="2023-02-07T21:08:00Z">
          <w:pPr>
            <w:widowControl/>
            <w:jc w:val="left"/>
          </w:pPr>
        </w:pPrChange>
      </w:pPr>
      <w:del w:id="406"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407"/>
    <w:p w14:paraId="247618A8" w14:textId="62E9F231" w:rsidR="000B485A" w:rsidRPr="0048090B" w:rsidDel="00E4604D" w:rsidRDefault="00E87075" w:rsidP="00540A32">
      <w:pPr>
        <w:widowControl/>
        <w:rPr>
          <w:del w:id="408" w:author="松山 ファミリー" w:date="2023-02-07T21:10:00Z"/>
          <w:rStyle w:val="normaltextrun"/>
          <w:rFonts w:ascii="Times New Roman" w:eastAsia="ＭＳ 明朝" w:hAnsi="Times New Roman" w:cs="Times New Roman"/>
          <w:i/>
          <w:szCs w:val="21"/>
        </w:rPr>
        <w:pPrChange w:id="409" w:author="松山 ファミリー" w:date="2023-02-07T21:08:00Z">
          <w:pPr>
            <w:widowControl/>
            <w:jc w:val="left"/>
          </w:pPr>
        </w:pPrChange>
      </w:pPr>
      <m:oMathPara>
        <m:oMath>
          <m:d>
            <m:dPr>
              <m:ctrlPr>
                <w:del w:id="410" w:author="松山 ファミリー" w:date="2023-02-07T21:10:00Z">
                  <w:rPr>
                    <w:rStyle w:val="normaltextrun"/>
                    <w:rFonts w:ascii="Cambria Math" w:eastAsia="ＭＳ 明朝" w:hAnsi="Cambria Math" w:cs="Times New Roman"/>
                    <w:i/>
                    <w:szCs w:val="21"/>
                  </w:rPr>
                </w:del>
              </m:ctrlPr>
            </m:dPr>
            <m:e>
              <m:f>
                <m:fPr>
                  <m:ctrlPr>
                    <w:del w:id="411" w:author="松山 ファミリー" w:date="2023-02-07T21:10:00Z">
                      <w:rPr>
                        <w:rStyle w:val="normaltextrun"/>
                        <w:rFonts w:ascii="Cambria Math" w:eastAsia="ＭＳ 明朝" w:hAnsi="Cambria Math" w:cs="Times New Roman"/>
                        <w:i/>
                        <w:szCs w:val="21"/>
                      </w:rPr>
                    </w:del>
                  </m:ctrlPr>
                </m:fPr>
                <m:num>
                  <m:r>
                    <w:del w:id="412" w:author="松山 ファミリー" w:date="2023-02-07T21:10:00Z">
                      <w:rPr>
                        <w:rStyle w:val="normaltextrun"/>
                        <w:rFonts w:ascii="Cambria Math" w:eastAsia="ＭＳ 明朝" w:hAnsi="Cambria Math" w:cs="Times New Roman"/>
                        <w:szCs w:val="21"/>
                      </w:rPr>
                      <m:t>??</m:t>
                    </w:del>
                  </m:r>
                </m:num>
                <m:den>
                  <m:r>
                    <w:del w:id="413" w:author="松山 ファミリー" w:date="2023-02-07T21:10:00Z">
                      <w:rPr>
                        <w:rStyle w:val="normaltextrun"/>
                        <w:rFonts w:ascii="Cambria Math" w:eastAsia="ＭＳ 明朝" w:hAnsi="Cambria Math" w:cs="Times New Roman"/>
                        <w:szCs w:val="21"/>
                      </w:rPr>
                      <m:t>511.9</m:t>
                    </w:del>
                  </m:r>
                </m:den>
              </m:f>
              <m:r>
                <w:del w:id="414" w:author="松山 ファミリー" w:date="2023-02-07T21:10:00Z">
                  <w:rPr>
                    <w:rStyle w:val="normaltextrun"/>
                    <w:rFonts w:ascii="Cambria Math" w:eastAsia="ＭＳ 明朝" w:hAnsi="Cambria Math" w:cs="Times New Roman"/>
                    <w:szCs w:val="21"/>
                  </w:rPr>
                  <m:t xml:space="preserve">÷ </m:t>
                </w:del>
              </m:r>
              <m:f>
                <m:fPr>
                  <m:ctrlPr>
                    <w:del w:id="415" w:author="松山 ファミリー" w:date="2023-02-07T21:10:00Z">
                      <w:rPr>
                        <w:rStyle w:val="normaltextrun"/>
                        <w:rFonts w:ascii="Cambria Math" w:eastAsia="ＭＳ 明朝" w:hAnsi="Cambria Math" w:cs="Times New Roman"/>
                        <w:i/>
                        <w:szCs w:val="21"/>
                      </w:rPr>
                    </w:del>
                  </m:ctrlPr>
                </m:fPr>
                <m:num>
                  <m:r>
                    <w:del w:id="416" w:author="松山 ファミリー" w:date="2023-02-07T21:10:00Z">
                      <w:rPr>
                        <w:rStyle w:val="normaltextrun"/>
                        <w:rFonts w:ascii="Cambria Math" w:eastAsia="ＭＳ 明朝" w:hAnsi="Cambria Math" w:cs="Times New Roman"/>
                        <w:szCs w:val="21"/>
                      </w:rPr>
                      <m:t>??</m:t>
                    </w:del>
                  </m:r>
                </m:num>
                <m:den>
                  <m:r>
                    <w:del w:id="417" w:author="松山 ファミリー" w:date="2023-02-07T21:10:00Z">
                      <w:rPr>
                        <w:rStyle w:val="normaltextrun"/>
                        <w:rFonts w:ascii="Cambria Math" w:eastAsia="ＭＳ 明朝" w:hAnsi="Cambria Math" w:cs="Times New Roman"/>
                        <w:szCs w:val="21"/>
                      </w:rPr>
                      <m:t>245.47</m:t>
                    </w:del>
                  </m:r>
                </m:den>
              </m:f>
            </m:e>
          </m:d>
          <m:r>
            <w:del w:id="418" w:author="松山 ファミリー" w:date="2023-02-07T21:10:00Z">
              <w:rPr>
                <w:rStyle w:val="normaltextrun"/>
                <w:rFonts w:ascii="Cambria Math" w:eastAsia="ＭＳ 明朝" w:hAnsi="Cambria Math" w:cs="Times New Roman"/>
                <w:szCs w:val="21"/>
              </w:rPr>
              <m:t xml:space="preserve">× 100= </m:t>
            </w:del>
          </m:r>
          <w:commentRangeEnd w:id="407"/>
          <m:r>
            <w:del w:id="419" w:author="松山 ファミリー" w:date="2023-02-07T21:10:00Z">
              <w:rPr>
                <w:rStyle w:val="normaltextrun"/>
                <w:rFonts w:ascii="Cambria Math" w:eastAsia="ＭＳ 明朝" w:hAnsi="Cambria Math" w:cs="Times New Roman"/>
                <w:szCs w:val="21"/>
              </w:rPr>
              <m:t>??</m:t>
            </w:del>
          </m:r>
          <m:r>
            <w:del w:id="420" w:author="松山 ファミリー" w:date="2023-02-07T21:10:00Z">
              <m:rPr>
                <m:sty m:val="p"/>
              </m:rPr>
              <w:rPr>
                <w:rStyle w:val="ad"/>
                <w:rFonts w:ascii="Cambria Math" w:eastAsia="ＭＳ 明朝" w:hAnsi="Cambria Math" w:cs="Times New Roman"/>
                <w:sz w:val="21"/>
                <w:szCs w:val="21"/>
              </w:rPr>
              <w:commentReference w:id="407"/>
            </w:del>
          </m:r>
        </m:oMath>
      </m:oMathPara>
    </w:p>
    <w:p w14:paraId="4F33CCDD" w14:textId="27B8825A" w:rsidR="00847B91" w:rsidRPr="0048090B" w:rsidDel="00E4604D" w:rsidRDefault="000B485A" w:rsidP="00540A32">
      <w:pPr>
        <w:widowControl/>
        <w:rPr>
          <w:del w:id="421" w:author="松山 ファミリー" w:date="2023-02-07T21:10:00Z"/>
          <w:rStyle w:val="normaltextrun"/>
          <w:rFonts w:ascii="Times New Roman" w:eastAsia="ＭＳ 明朝" w:hAnsi="Times New Roman" w:cs="Times New Roman"/>
          <w:color w:val="000000" w:themeColor="text1"/>
          <w:szCs w:val="21"/>
        </w:rPr>
        <w:pPrChange w:id="422" w:author="松山 ファミリー" w:date="2023-02-07T21:08:00Z">
          <w:pPr>
            <w:widowControl/>
            <w:jc w:val="left"/>
          </w:pPr>
        </w:pPrChange>
      </w:pPr>
      <w:del w:id="423"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424" w:author="松山 ファミリー" w:date="2023-02-07T21:10:00Z"/>
          <w:rStyle w:val="normaltextrun"/>
          <w:rFonts w:ascii="Times New Roman" w:eastAsia="ＭＳ 明朝" w:hAnsi="Times New Roman" w:cs="Times New Roman"/>
          <w:color w:val="000000" w:themeColor="text1"/>
          <w:szCs w:val="21"/>
        </w:rPr>
        <w:pPrChange w:id="425"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426"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427" w:author="松山 ファミリー" w:date="2023-02-07T21:08:00Z">
          <w:pPr>
            <w:pStyle w:val="a4"/>
            <w:widowControl/>
            <w:numPr>
              <w:ilvl w:val="1"/>
              <w:numId w:val="62"/>
            </w:numPr>
            <w:ind w:leftChars="0" w:left="567" w:hanging="567"/>
            <w:jc w:val="left"/>
            <w:outlineLvl w:val="1"/>
          </w:pPr>
        </w:pPrChange>
      </w:pPr>
      <w:bookmarkStart w:id="428" w:name="_Toc126693632"/>
      <w:r w:rsidRPr="0048090B">
        <w:rPr>
          <w:rStyle w:val="normaltextrun"/>
          <w:rFonts w:ascii="Times New Roman" w:eastAsia="ＭＳ 明朝" w:hAnsi="Times New Roman" w:cs="Times New Roman"/>
          <w:color w:val="000000" w:themeColor="text1"/>
          <w:szCs w:val="21"/>
        </w:rPr>
        <w:t>分散液の作成</w:t>
      </w:r>
      <w:bookmarkEnd w:id="428"/>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429" w:author="松山 ファミリー" w:date="2023-02-07T21:08:00Z">
          <w:pPr>
            <w:widowControl/>
            <w:jc w:val="left"/>
          </w:pPr>
        </w:pPrChange>
      </w:pPr>
      <w:ins w:id="430"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431"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432"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433"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434"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435"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6"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7"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8"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7777777" w:rsidR="00F14FFE" w:rsidRPr="0048090B" w:rsidRDefault="00F14FFE" w:rsidP="00F14FFE">
      <w:pPr>
        <w:rPr>
          <w:rFonts w:ascii="Times New Roman" w:eastAsia="ＭＳ 明朝" w:hAnsi="Times New Roman" w:cs="Times New Roman" w:hint="eastAsia"/>
          <w:szCs w:val="21"/>
        </w:rPr>
      </w:pPr>
    </w:p>
    <w:p w14:paraId="0B925FB3" w14:textId="4ED4A0C5" w:rsidR="006B6272" w:rsidRPr="0048090B" w:rsidRDefault="006B6272" w:rsidP="006B6272">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4777F2" w:rsidRPr="0048090B">
        <w:rPr>
          <w:rFonts w:ascii="Times New Roman" w:eastAsia="ＭＳ 明朝" w:hAnsi="Times New Roman" w:cs="Times New Roman"/>
          <w:b w:val="0"/>
          <w:bCs w:val="0"/>
        </w:rPr>
        <w:t>3-3-1</w:t>
      </w:r>
      <w:r w:rsidRPr="0048090B">
        <w:rPr>
          <w:rFonts w:ascii="Times New Roman" w:eastAsia="ＭＳ 明朝" w:hAnsi="Times New Roman" w:cs="Times New Roman"/>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48090B" w14:paraId="6D122117" w14:textId="77777777" w:rsidTr="00622815">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835" w:type="dxa"/>
          </w:tcPr>
          <w:p w14:paraId="1AB5550F" w14:textId="6BF907EB"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r w:rsidRPr="0048090B">
              <w:rPr>
                <w:rFonts w:ascii="Times New Roman" w:eastAsia="ＭＳ 明朝" w:hAnsi="Times New Roman" w:cs="Times New Roman"/>
                <w:color w:val="000000" w:themeColor="text1"/>
                <w:szCs w:val="21"/>
              </w:rPr>
              <w:t>[g</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269" w:type="dxa"/>
          </w:tcPr>
          <w:p w14:paraId="398CE3F6" w14:textId="07A8F4FE"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ブタノール</w:t>
            </w:r>
            <w:r w:rsidRPr="0048090B">
              <w:rPr>
                <w:rFonts w:ascii="Times New Roman" w:eastAsia="ＭＳ 明朝" w:hAnsi="Times New Roman" w:cs="Times New Roman"/>
                <w:color w:val="000000" w:themeColor="text1"/>
                <w:szCs w:val="21"/>
              </w:rPr>
              <w:t>[mL]</w:t>
            </w:r>
          </w:p>
        </w:tc>
      </w:tr>
      <w:tr w:rsidR="00B8743B" w:rsidRPr="0048090B" w14:paraId="01D0A5B1" w14:textId="77777777" w:rsidTr="00622815">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269"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13FCCA9F" w14:textId="77777777" w:rsidTr="00622815">
        <w:tc>
          <w:tcPr>
            <w:tcW w:w="2365" w:type="dxa"/>
          </w:tcPr>
          <w:p w14:paraId="3C7127B4" w14:textId="587CC12D"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B762F9A" w14:textId="0BF635C8" w:rsidR="00B8743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w:t>
            </w:r>
            <w:r w:rsidR="0051307F" w:rsidRPr="0048090B">
              <w:rPr>
                <w:rFonts w:ascii="Times New Roman" w:eastAsia="ＭＳ 明朝" w:hAnsi="Times New Roman" w:cs="Times New Roman"/>
                <w:color w:val="000000" w:themeColor="text1"/>
                <w:szCs w:val="21"/>
              </w:rPr>
              <w:t>0.107</w:t>
            </w:r>
            <w:r w:rsidR="00622815" w:rsidRPr="0048090B">
              <w:rPr>
                <w:rFonts w:ascii="Times New Roman" w:eastAsia="ＭＳ 明朝" w:hAnsi="Times New Roman" w:cs="Times New Roman"/>
                <w:color w:val="000000" w:themeColor="text1"/>
                <w:szCs w:val="21"/>
              </w:rPr>
              <w:t>)</w:t>
            </w:r>
          </w:p>
        </w:tc>
        <w:tc>
          <w:tcPr>
            <w:tcW w:w="1269" w:type="dxa"/>
          </w:tcPr>
          <w:p w14:paraId="000D297A" w14:textId="64AADE4D"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517DE3E9" w14:textId="77777777" w:rsidTr="00622815">
        <w:tc>
          <w:tcPr>
            <w:tcW w:w="2365" w:type="dxa"/>
          </w:tcPr>
          <w:p w14:paraId="63F5EA10" w14:textId="249BF8D9"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6C214710" w14:textId="4F483350"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835" w:type="dxa"/>
          </w:tcPr>
          <w:p w14:paraId="53B023FA" w14:textId="7F79DF31" w:rsidR="00B8743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(0.111)</w:t>
            </w:r>
          </w:p>
        </w:tc>
        <w:tc>
          <w:tcPr>
            <w:tcW w:w="1269" w:type="dxa"/>
          </w:tcPr>
          <w:p w14:paraId="27610EB4" w14:textId="6446BC8B"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451D11DF" w14:textId="77777777" w:rsidTr="00622815">
        <w:tc>
          <w:tcPr>
            <w:tcW w:w="2365" w:type="dxa"/>
          </w:tcPr>
          <w:p w14:paraId="5498F47E" w14:textId="1F119645"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0AE85FB1" w14:textId="71875208"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0FABBB95" w14:textId="01745B15" w:rsidR="001C546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(0.107)</w:t>
            </w:r>
          </w:p>
        </w:tc>
        <w:tc>
          <w:tcPr>
            <w:tcW w:w="1269" w:type="dxa"/>
          </w:tcPr>
          <w:p w14:paraId="4A47F209" w14:textId="3000B596"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3CD43F6" w14:textId="77777777" w:rsidTr="00622815">
        <w:tc>
          <w:tcPr>
            <w:tcW w:w="2365" w:type="dxa"/>
          </w:tcPr>
          <w:p w14:paraId="0743603F" w14:textId="2C5A6233"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3ED00842" w14:textId="65A0BC2B"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4DD9AEBB" w14:textId="67D6E6E7" w:rsidR="001C546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w:t>
            </w:r>
            <w:r w:rsidR="00AB28AB" w:rsidRPr="0048090B">
              <w:rPr>
                <w:rFonts w:ascii="Times New Roman" w:eastAsia="ＭＳ 明朝" w:hAnsi="Times New Roman" w:cs="Times New Roman"/>
                <w:color w:val="000000" w:themeColor="text1"/>
                <w:szCs w:val="21"/>
              </w:rPr>
              <w:t>0583</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(0.114)</w:t>
            </w:r>
          </w:p>
        </w:tc>
        <w:tc>
          <w:tcPr>
            <w:tcW w:w="1269" w:type="dxa"/>
          </w:tcPr>
          <w:p w14:paraId="33112535" w14:textId="74404A73"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2CBFA867" w14:textId="77777777" w:rsidTr="00622815">
        <w:tc>
          <w:tcPr>
            <w:tcW w:w="2365" w:type="dxa"/>
          </w:tcPr>
          <w:p w14:paraId="64B508CF" w14:textId="247E0EC2"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101FE23E" w14:textId="625FB7C1"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32370D5C" w14:textId="3A65278D"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5085C0A" w14:textId="6134E428"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62B3A66" w14:textId="77777777" w:rsidTr="00622815">
        <w:tc>
          <w:tcPr>
            <w:tcW w:w="2365" w:type="dxa"/>
          </w:tcPr>
          <w:p w14:paraId="4FAC36CF" w14:textId="331BED83"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7441049" w14:textId="55AB2649"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931CA51" w14:textId="3D172E0C"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D2880FD" w14:textId="77777777" w:rsidTr="00622815">
        <w:tc>
          <w:tcPr>
            <w:tcW w:w="2365" w:type="dxa"/>
          </w:tcPr>
          <w:p w14:paraId="536C4501" w14:textId="57C1EC46"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45D5142B" w14:textId="21E8A519"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(0.110)</w:t>
            </w:r>
          </w:p>
        </w:tc>
        <w:tc>
          <w:tcPr>
            <w:tcW w:w="1269" w:type="dxa"/>
          </w:tcPr>
          <w:p w14:paraId="1A7387AC" w14:textId="026A7FBF"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58BDAB5" w14:textId="77777777" w:rsidTr="00622815">
        <w:tc>
          <w:tcPr>
            <w:tcW w:w="2365" w:type="dxa"/>
          </w:tcPr>
          <w:p w14:paraId="75E949E4" w14:textId="10A687FB"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3FCD69A9" w14:textId="75127D1B"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w:t>
            </w:r>
            <w:r w:rsidR="00A2793D" w:rsidRPr="0048090B">
              <w:rPr>
                <w:rFonts w:ascii="Times New Roman" w:eastAsia="ＭＳ 明朝" w:hAnsi="Times New Roman" w:cs="Times New Roman"/>
                <w:color w:val="000000" w:themeColor="text1"/>
                <w:szCs w:val="21"/>
              </w:rPr>
              <w:t>0.093</w:t>
            </w:r>
            <w:r w:rsidR="0051307F" w:rsidRPr="0048090B">
              <w:rPr>
                <w:rFonts w:ascii="Times New Roman" w:eastAsia="ＭＳ 明朝" w:hAnsi="Times New Roman" w:cs="Times New Roman"/>
                <w:color w:val="000000" w:themeColor="text1"/>
                <w:szCs w:val="21"/>
              </w:rPr>
              <w:t>)</w:t>
            </w:r>
          </w:p>
        </w:tc>
        <w:tc>
          <w:tcPr>
            <w:tcW w:w="1269" w:type="dxa"/>
          </w:tcPr>
          <w:p w14:paraId="465B3EFA" w14:textId="616FD473"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6DAAD687" w14:textId="77777777" w:rsidR="00B8743B" w:rsidRPr="0048090B" w:rsidRDefault="00B8743B" w:rsidP="00E74B2F">
      <w:pPr>
        <w:widowControl/>
        <w:jc w:val="left"/>
        <w:rPr>
          <w:rFonts w:ascii="Times New Roman" w:eastAsia="ＭＳ 明朝" w:hAnsi="Times New Roman" w:cs="Times New Roman"/>
          <w:color w:val="000000" w:themeColor="text1"/>
          <w:szCs w:val="21"/>
        </w:rPr>
      </w:pPr>
    </w:p>
    <w:p w14:paraId="53C494C4" w14:textId="5CE948B9" w:rsidR="00436100" w:rsidRPr="0048090B" w:rsidRDefault="00436100" w:rsidP="00E74B2F">
      <w:pPr>
        <w:widowControl/>
        <w:jc w:val="left"/>
        <w:rPr>
          <w:rFonts w:ascii="Times New Roman" w:eastAsia="ＭＳ 明朝" w:hAnsi="Times New Roman" w:cs="Times New Roman"/>
          <w:color w:val="000000" w:themeColor="text1"/>
          <w:szCs w:val="21"/>
        </w:rPr>
      </w:pPr>
    </w:p>
    <w:p w14:paraId="144B9492" w14:textId="363EB06E" w:rsidR="00436100" w:rsidRPr="0048090B" w:rsidRDefault="006A5E7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39" w:name="_Toc12669363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439"/>
    </w:p>
    <w:p w14:paraId="268420FA" w14:textId="185D3F55" w:rsidR="00751CF6" w:rsidRPr="0048090B" w:rsidRDefault="00420680" w:rsidP="00751CF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w:t>
      </w:r>
      <w:r w:rsidR="002516F5" w:rsidRPr="0048090B">
        <w:rPr>
          <w:rFonts w:ascii="Times New Roman" w:eastAsia="ＭＳ 明朝" w:hAnsi="Times New Roman" w:cs="Times New Roman"/>
          <w:color w:val="000000" w:themeColor="text1"/>
          <w:szCs w:val="21"/>
        </w:rPr>
        <w:t>流動パラフィンを用いて</w:t>
      </w:r>
      <w:r w:rsidRPr="0048090B">
        <w:rPr>
          <w:rFonts w:ascii="Times New Roman" w:eastAsia="ＭＳ 明朝" w:hAnsi="Times New Roman" w:cs="Times New Roman"/>
          <w:color w:val="000000" w:themeColor="text1"/>
          <w:szCs w:val="21"/>
        </w:rPr>
        <w:t>電極を作成した</w:t>
      </w:r>
      <w:r w:rsidR="00E30879" w:rsidRPr="0048090B">
        <w:rPr>
          <w:rFonts w:ascii="Times New Roman" w:eastAsia="ＭＳ 明朝" w:hAnsi="Times New Roman" w:cs="Times New Roman"/>
          <w:color w:val="000000" w:themeColor="text1"/>
          <w:szCs w:val="21"/>
        </w:rPr>
        <w:t>。なお、</w:t>
      </w:r>
      <w:r w:rsidR="008641B0" w:rsidRPr="0048090B">
        <w:rPr>
          <w:rFonts w:ascii="Times New Roman" w:eastAsia="ＭＳ 明朝" w:hAnsi="Times New Roman" w:cs="Times New Roman"/>
          <w:color w:val="000000" w:themeColor="text1"/>
          <w:szCs w:val="21"/>
        </w:rPr>
        <w:t>カーボンペースト電極</w:t>
      </w:r>
      <w:r w:rsidR="00A5340C" w:rsidRPr="0048090B">
        <w:rPr>
          <w:rFonts w:ascii="Times New Roman" w:eastAsia="ＭＳ 明朝" w:hAnsi="Times New Roman" w:cs="Times New Roman"/>
          <w:color w:val="000000" w:themeColor="text1"/>
          <w:szCs w:val="21"/>
        </w:rPr>
        <w:t>は以下</w:t>
      </w:r>
      <w:r w:rsidR="00B1193D" w:rsidRPr="0048090B">
        <w:rPr>
          <w:rFonts w:ascii="Times New Roman" w:eastAsia="ＭＳ 明朝" w:hAnsi="Times New Roman" w:cs="Times New Roman"/>
          <w:color w:val="000000" w:themeColor="text1"/>
          <w:szCs w:val="21"/>
        </w:rPr>
        <w:t>CP</w:t>
      </w:r>
      <w:r w:rsidR="00B1193D" w:rsidRPr="0048090B">
        <w:rPr>
          <w:rFonts w:ascii="Times New Roman" w:eastAsia="ＭＳ 明朝" w:hAnsi="Times New Roman" w:cs="Times New Roman"/>
          <w:color w:val="000000" w:themeColor="text1"/>
          <w:szCs w:val="21"/>
        </w:rPr>
        <w:t>電極と表記する。</w:t>
      </w:r>
    </w:p>
    <w:p w14:paraId="05339E45" w14:textId="77777777" w:rsidR="00B1193D" w:rsidRPr="0048090B" w:rsidRDefault="00B1193D" w:rsidP="00751CF6">
      <w:pPr>
        <w:widowControl/>
        <w:jc w:val="left"/>
        <w:rPr>
          <w:rFonts w:ascii="Times New Roman" w:eastAsia="ＭＳ 明朝" w:hAnsi="Times New Roman" w:cs="Times New Roman"/>
          <w:color w:val="000000" w:themeColor="text1"/>
          <w:szCs w:val="21"/>
        </w:rPr>
      </w:pPr>
    </w:p>
    <w:p w14:paraId="733FFE1C" w14:textId="21D4FE76" w:rsidR="00B1193D" w:rsidRPr="0048090B" w:rsidRDefault="006E7D1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40" w:name="_Toc126693634"/>
      <w:commentRangeStart w:id="441"/>
      <w:r w:rsidRPr="0048090B">
        <w:rPr>
          <w:rFonts w:ascii="Times New Roman" w:eastAsia="ＭＳ 明朝" w:hAnsi="Times New Roman" w:cs="Times New Roman"/>
          <w:color w:val="000000" w:themeColor="text1"/>
          <w:szCs w:val="21"/>
        </w:rPr>
        <w:t>220415CP_para5μL</w:t>
      </w:r>
      <w:commentRangeEnd w:id="441"/>
      <w:r w:rsidR="00407078" w:rsidRPr="0048090B">
        <w:rPr>
          <w:rStyle w:val="ad"/>
          <w:rFonts w:ascii="Times New Roman" w:eastAsia="ＭＳ 明朝" w:hAnsi="Times New Roman" w:cs="Times New Roman"/>
          <w:sz w:val="21"/>
          <w:szCs w:val="21"/>
        </w:rPr>
        <w:commentReference w:id="441"/>
      </w:r>
      <w:bookmarkEnd w:id="440"/>
    </w:p>
    <w:p w14:paraId="7BB65BC2" w14:textId="60B23722"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7BE06A4B" w:rsidR="00DB18C8"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RPr="0048090B" w:rsidRDefault="00B83E3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42" w:name="_Toc126693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442"/>
    </w:p>
    <w:p w14:paraId="26A9A8CB" w14:textId="0A424F55" w:rsidR="006D5C9B" w:rsidRPr="0048090B" w:rsidRDefault="006D5C9B" w:rsidP="006D5C9B">
      <w:pPr>
        <w:widowControl/>
        <w:ind w:left="-147"/>
        <w:jc w:val="left"/>
        <w:outlineLvl w:val="1"/>
        <w:rPr>
          <w:rFonts w:ascii="Times New Roman" w:eastAsia="ＭＳ 明朝" w:hAnsi="Times New Roman" w:cs="Times New Roman"/>
          <w:color w:val="000000" w:themeColor="text1"/>
          <w:szCs w:val="21"/>
        </w:rPr>
      </w:pPr>
    </w:p>
    <w:p w14:paraId="7CB8CE5D" w14:textId="0332AB6B" w:rsidR="005B0976" w:rsidRPr="0048090B" w:rsidRDefault="00213F9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43" w:name="_Toc126693636"/>
      <w:commentRangeStart w:id="444"/>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7929F7" w:rsidRPr="0048090B">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commentRangeEnd w:id="444"/>
      <w:r w:rsidR="00AE2731" w:rsidRPr="0048090B">
        <w:rPr>
          <w:rStyle w:val="ad"/>
          <w:rFonts w:ascii="Times New Roman" w:eastAsia="ＭＳ 明朝" w:hAnsi="Times New Roman" w:cs="Times New Roman"/>
          <w:sz w:val="21"/>
          <w:szCs w:val="21"/>
        </w:rPr>
        <w:commentReference w:id="444"/>
      </w:r>
      <w:bookmarkEnd w:id="443"/>
    </w:p>
    <w:p w14:paraId="7F01F68E" w14:textId="5C064C09" w:rsidR="005B0976" w:rsidRPr="0048090B" w:rsidRDefault="00393AC7"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8E35D0E" w14:textId="77777777" w:rsidR="002E45CE" w:rsidRPr="0048090B" w:rsidRDefault="002E45CE"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5031CFC" w14:textId="0F0D7916" w:rsidR="005F4B88" w:rsidRPr="0048090B" w:rsidRDefault="008E5048"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45" w:name="_Toc126693637"/>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445"/>
    </w:p>
    <w:p w14:paraId="5FC1AEF3" w14:textId="389759B4" w:rsidR="007A26BF" w:rsidRPr="0048090B" w:rsidRDefault="00E26F8C" w:rsidP="00E56A85">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作成した分散液を濃縮し、キャスティング法を用いて電極に</w:t>
      </w:r>
      <w:r w:rsidR="00561158" w:rsidRPr="0048090B">
        <w:rPr>
          <w:rFonts w:ascii="Times New Roman" w:eastAsia="ＭＳ 明朝" w:hAnsi="Times New Roman" w:cs="Times New Roman"/>
          <w:color w:val="000000" w:themeColor="text1"/>
          <w:szCs w:val="21"/>
        </w:rPr>
        <w:t>滴下</w:t>
      </w:r>
      <w:r w:rsidRPr="0048090B">
        <w:rPr>
          <w:rFonts w:ascii="Times New Roman" w:eastAsia="ＭＳ 明朝" w:hAnsi="Times New Roman" w:cs="Times New Roman"/>
          <w:color w:val="000000" w:themeColor="text1"/>
          <w:szCs w:val="21"/>
        </w:rPr>
        <w:t>した</w:t>
      </w:r>
      <w:r w:rsidR="007A26BF" w:rsidRPr="0048090B">
        <w:rPr>
          <w:rFonts w:ascii="Times New Roman" w:eastAsia="ＭＳ 明朝" w:hAnsi="Times New Roman" w:cs="Times New Roman"/>
          <w:color w:val="000000" w:themeColor="text1"/>
          <w:szCs w:val="21"/>
        </w:rPr>
        <w:t>。</w:t>
      </w:r>
    </w:p>
    <w:p w14:paraId="4A462631" w14:textId="414324F7" w:rsidR="007A26BF" w:rsidRPr="0048090B" w:rsidRDefault="007A26B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46" w:name="_Toc126693638"/>
      <w:commentRangeStart w:id="447"/>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commentRangeEnd w:id="447"/>
      <w:r w:rsidR="00FA417A" w:rsidRPr="0048090B">
        <w:rPr>
          <w:rStyle w:val="ad"/>
          <w:rFonts w:ascii="Times New Roman" w:eastAsia="ＭＳ 明朝" w:hAnsi="Times New Roman" w:cs="Times New Roman"/>
          <w:sz w:val="21"/>
          <w:szCs w:val="21"/>
        </w:rPr>
        <w:commentReference w:id="447"/>
      </w:r>
      <w:bookmarkEnd w:id="446"/>
    </w:p>
    <w:p w14:paraId="77C59DF4" w14:textId="2139CDBE" w:rsidR="00A15311" w:rsidRPr="0048090B" w:rsidRDefault="00A15311" w:rsidP="00D54FFE">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C3F1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EB543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48" w:name="_Toc126693639"/>
      <w:commentRangeStart w:id="449"/>
      <w:r w:rsidRPr="0048090B">
        <w:rPr>
          <w:rFonts w:ascii="Times New Roman" w:eastAsia="ＭＳ 明朝" w:hAnsi="Times New Roman" w:cs="Times New Roman"/>
          <w:color w:val="000000" w:themeColor="text1"/>
          <w:szCs w:val="21"/>
        </w:rPr>
        <w:t>220415Cast_2</w:t>
      </w:r>
      <w:commentRangeEnd w:id="449"/>
      <w:r w:rsidR="00FA417A" w:rsidRPr="0048090B">
        <w:rPr>
          <w:rStyle w:val="ad"/>
          <w:rFonts w:ascii="Times New Roman" w:eastAsia="ＭＳ 明朝" w:hAnsi="Times New Roman" w:cs="Times New Roman"/>
          <w:sz w:val="21"/>
          <w:szCs w:val="21"/>
        </w:rPr>
        <w:commentReference w:id="449"/>
      </w:r>
      <w:bookmarkEnd w:id="448"/>
    </w:p>
    <w:p w14:paraId="58FEB517" w14:textId="75DCC3C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DD51F6">
      <w:pPr>
        <w:widowControl/>
        <w:ind w:leftChars="-100" w:left="-210"/>
        <w:jc w:val="left"/>
        <w:rPr>
          <w:rFonts w:ascii="Times New Roman" w:eastAsia="ＭＳ 明朝" w:hAnsi="Times New Roman" w:cs="Times New Roman"/>
          <w:color w:val="000000" w:themeColor="text1"/>
          <w:szCs w:val="21"/>
        </w:rPr>
      </w:pPr>
    </w:p>
    <w:p w14:paraId="1267B4BF" w14:textId="77777777" w:rsidR="00B02BB6" w:rsidRPr="0048090B" w:rsidRDefault="00B02BB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50" w:name="_Toc126693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50"/>
    </w:p>
    <w:p w14:paraId="39A9A6A4" w14:textId="51CD88DE" w:rsidR="00B839B4" w:rsidRPr="0048090B" w:rsidRDefault="00FB10D5" w:rsidP="00B839B4">
      <w:pPr>
        <w:rPr>
          <w:rFonts w:ascii="Times New Roman" w:eastAsia="ＭＳ 明朝" w:hAnsi="Times New Roman" w:cs="Times New Roman"/>
          <w:color w:val="000000"/>
          <w:szCs w:val="21"/>
        </w:rPr>
      </w:pPr>
      <w:r w:rsidRPr="0048090B">
        <w:rPr>
          <w:rFonts w:ascii="Times New Roman" w:eastAsia="ＭＳ 明朝" w:hAnsi="Times New Roman" w:cs="Times New Roman"/>
          <w:szCs w:val="21"/>
        </w:rPr>
        <w:t>作成した</w:t>
      </w:r>
      <w:r w:rsidR="00B839B4" w:rsidRPr="0048090B">
        <w:rPr>
          <w:rFonts w:ascii="Times New Roman" w:eastAsia="ＭＳ 明朝" w:hAnsi="Times New Roman" w:cs="Times New Roman"/>
          <w:szCs w:val="21"/>
        </w:rPr>
        <w:t>修飾電極</w:t>
      </w:r>
      <w:r w:rsidR="00B839B4" w:rsidRPr="0048090B">
        <w:rPr>
          <w:rFonts w:ascii="Times New Roman" w:eastAsia="ＭＳ 明朝" w:hAnsi="Times New Roman" w:cs="Times New Roman"/>
          <w:color w:val="000000"/>
          <w:szCs w:val="21"/>
        </w:rPr>
        <w:t>を作用極として、大気下で電気化学測定を行った。電解液は</w:t>
      </w:r>
      <w:r w:rsidR="00B839B4" w:rsidRPr="0048090B">
        <w:rPr>
          <w:rFonts w:ascii="Times New Roman" w:eastAsia="ＭＳ 明朝" w:hAnsi="Times New Roman" w:cs="Times New Roman"/>
          <w:color w:val="000000"/>
          <w:szCs w:val="21"/>
        </w:rPr>
        <w:t>0.1 M NaOH</w:t>
      </w:r>
      <w:r w:rsidR="00B839B4" w:rsidRPr="0048090B">
        <w:rPr>
          <w:rFonts w:ascii="Times New Roman" w:eastAsia="ＭＳ 明朝" w:hAnsi="Times New Roman" w:cs="Times New Roman"/>
          <w:color w:val="000000"/>
          <w:szCs w:val="21"/>
        </w:rPr>
        <w:t>水溶液、参照極には</w:t>
      </w:r>
      <w:r w:rsidR="00B839B4" w:rsidRPr="0048090B">
        <w:rPr>
          <w:rFonts w:ascii="Times New Roman" w:eastAsia="ＭＳ 明朝" w:hAnsi="Times New Roman" w:cs="Times New Roman"/>
          <w:color w:val="000000"/>
          <w:szCs w:val="21"/>
        </w:rPr>
        <w:t>Ag/AgCl</w:t>
      </w:r>
      <w:r w:rsidR="00B839B4" w:rsidRPr="0048090B">
        <w:rPr>
          <w:rFonts w:ascii="Times New Roman" w:eastAsia="ＭＳ 明朝" w:hAnsi="Times New Roman" w:cs="Times New Roman"/>
          <w:color w:val="000000"/>
          <w:szCs w:val="21"/>
        </w:rPr>
        <w:t>電極、対極には白金線を使用し</w:t>
      </w:r>
      <w:r w:rsidR="00E024F1" w:rsidRPr="0048090B">
        <w:rPr>
          <w:rFonts w:ascii="Times New Roman" w:eastAsia="ＭＳ 明朝" w:hAnsi="Times New Roman" w:cs="Times New Roman"/>
          <w:color w:val="000000"/>
          <w:szCs w:val="21"/>
        </w:rPr>
        <w:t>、</w:t>
      </w:r>
      <w:r w:rsidRPr="0048090B">
        <w:rPr>
          <w:rFonts w:ascii="Times New Roman" w:eastAsia="ＭＳ 明朝" w:hAnsi="Times New Roman" w:cs="Times New Roman"/>
          <w:color w:val="000000"/>
          <w:szCs w:val="21"/>
        </w:rPr>
        <w:t>設定は</w:t>
      </w:r>
      <w:r w:rsidR="002013C3" w:rsidRPr="0048090B">
        <w:rPr>
          <w:rFonts w:ascii="Times New Roman" w:eastAsia="ＭＳ 明朝" w:hAnsi="Times New Roman" w:cs="Times New Roman"/>
          <w:color w:val="000000"/>
          <w:szCs w:val="21"/>
        </w:rPr>
        <w:t>アノード、右側、</w:t>
      </w:r>
      <w:r w:rsidR="002013C3" w:rsidRPr="0048090B">
        <w:rPr>
          <w:rFonts w:ascii="Times New Roman" w:eastAsia="ＭＳ 明朝" w:hAnsi="Times New Roman" w:cs="Times New Roman"/>
          <w:color w:val="000000"/>
          <w:szCs w:val="21"/>
        </w:rPr>
        <w:t>60 Hz</w:t>
      </w:r>
      <w:r w:rsidR="002013C3" w:rsidRPr="0048090B">
        <w:rPr>
          <w:rFonts w:ascii="Times New Roman" w:eastAsia="ＭＳ 明朝" w:hAnsi="Times New Roman" w:cs="Times New Roman"/>
          <w:color w:val="000000"/>
          <w:szCs w:val="21"/>
        </w:rPr>
        <w:t>で</w:t>
      </w:r>
      <w:r w:rsidR="001353E4" w:rsidRPr="0048090B">
        <w:rPr>
          <w:rFonts w:ascii="Times New Roman" w:eastAsia="ＭＳ 明朝" w:hAnsi="Times New Roman" w:cs="Times New Roman"/>
          <w:color w:val="000000"/>
          <w:szCs w:val="21"/>
        </w:rPr>
        <w:t>行なった。初期電位の設定は</w:t>
      </w:r>
      <w:r w:rsidR="002D6A45" w:rsidRPr="0048090B">
        <w:rPr>
          <w:rFonts w:ascii="Times New Roman" w:eastAsia="ＭＳ 明朝" w:hAnsi="Times New Roman" w:cs="Times New Roman"/>
          <w:color w:val="000000"/>
          <w:szCs w:val="21"/>
        </w:rPr>
        <w:t>オープンサーキットポテンシャル測定で出た静止電位</w:t>
      </w:r>
      <w:r w:rsidR="007C103B" w:rsidRPr="0048090B">
        <w:rPr>
          <w:rFonts w:ascii="Times New Roman" w:eastAsia="ＭＳ 明朝" w:hAnsi="Times New Roman" w:cs="Times New Roman"/>
          <w:color w:val="000000"/>
          <w:szCs w:val="21"/>
        </w:rPr>
        <w:t>を設定。</w:t>
      </w:r>
      <w:r w:rsidR="002D6A45" w:rsidRPr="0048090B">
        <w:rPr>
          <w:rFonts w:ascii="Times New Roman" w:eastAsia="ＭＳ 明朝" w:hAnsi="Times New Roman" w:cs="Times New Roman"/>
          <w:color w:val="000000"/>
          <w:szCs w:val="21"/>
        </w:rPr>
        <w:t>0 V</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vs</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Ag/AgCl</w:t>
      </w:r>
      <w:r w:rsidR="002D6A45" w:rsidRPr="0048090B">
        <w:rPr>
          <w:rFonts w:ascii="Times New Roman" w:eastAsia="ＭＳ 明朝" w:hAnsi="Times New Roman" w:cs="Times New Roman"/>
          <w:color w:val="000000"/>
          <w:szCs w:val="21"/>
        </w:rPr>
        <w:t>以下の場合は</w:t>
      </w:r>
      <w:r w:rsidR="002D6A45" w:rsidRPr="0048090B">
        <w:rPr>
          <w:rFonts w:ascii="Times New Roman" w:eastAsia="ＭＳ 明朝" w:hAnsi="Times New Roman" w:cs="Times New Roman"/>
          <w:color w:val="000000"/>
          <w:szCs w:val="21"/>
        </w:rPr>
        <w:t>0</w:t>
      </w:r>
      <w:r w:rsidR="00E56449" w:rsidRPr="0048090B">
        <w:rPr>
          <w:rFonts w:ascii="Times New Roman" w:eastAsia="ＭＳ 明朝" w:hAnsi="Times New Roman" w:cs="Times New Roman"/>
          <w:color w:val="000000"/>
          <w:szCs w:val="21"/>
        </w:rPr>
        <w:t xml:space="preserve"> V vs Ag/AgCl</w:t>
      </w:r>
      <w:r w:rsidR="002D6A45" w:rsidRPr="0048090B">
        <w:rPr>
          <w:rFonts w:ascii="Times New Roman" w:eastAsia="ＭＳ 明朝" w:hAnsi="Times New Roman" w:cs="Times New Roman"/>
          <w:color w:val="000000"/>
          <w:szCs w:val="21"/>
        </w:rPr>
        <w:t>に</w:t>
      </w:r>
      <w:r w:rsidR="007C103B" w:rsidRPr="0048090B">
        <w:rPr>
          <w:rFonts w:ascii="Times New Roman" w:eastAsia="ＭＳ 明朝" w:hAnsi="Times New Roman" w:cs="Times New Roman"/>
          <w:color w:val="000000"/>
          <w:szCs w:val="21"/>
        </w:rPr>
        <w:t>設定した。</w:t>
      </w:r>
    </w:p>
    <w:p w14:paraId="7BB41AA5" w14:textId="77777777" w:rsidR="00EB682F" w:rsidRPr="0048090B" w:rsidRDefault="00EB682F" w:rsidP="00E82CA9">
      <w:pPr>
        <w:rPr>
          <w:rFonts w:ascii="Times New Roman" w:eastAsia="ＭＳ 明朝" w:hAnsi="Times New Roman" w:cs="Times New Roman"/>
          <w:color w:val="000000" w:themeColor="text1"/>
          <w:szCs w:val="21"/>
        </w:rPr>
      </w:pPr>
    </w:p>
    <w:p w14:paraId="6BB4D286" w14:textId="6B8BE43E" w:rsidR="00FD3D4E" w:rsidRPr="0048090B" w:rsidRDefault="00FD3D4E" w:rsidP="00E82CA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26D5F18D"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8A06B96" w14:textId="77777777" w:rsidR="003146E5" w:rsidRPr="0048090B" w:rsidRDefault="0014533A" w:rsidP="003146E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D4C5C21"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5773F2C"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ABF4504"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68215CA"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0D04971"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F8DAE19" w14:textId="71E59ABD" w:rsidR="00B02BB6" w:rsidRPr="0048090B" w:rsidRDefault="00B02BB6"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51" w:name="_Toc126693641"/>
      <w:commentRangeStart w:id="452"/>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commentRangeEnd w:id="452"/>
      <w:r w:rsidR="007F76E6" w:rsidRPr="0048090B">
        <w:rPr>
          <w:rStyle w:val="ad"/>
          <w:rFonts w:ascii="Times New Roman" w:eastAsia="ＭＳ 明朝" w:hAnsi="Times New Roman" w:cs="Times New Roman"/>
          <w:sz w:val="21"/>
          <w:szCs w:val="21"/>
        </w:rPr>
        <w:commentReference w:id="452"/>
      </w:r>
      <w:bookmarkEnd w:id="451"/>
    </w:p>
    <w:p w14:paraId="695CBD16" w14:textId="138C038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F3918F2" w:rsidR="00F33A34" w:rsidRPr="0048090B" w:rsidRDefault="004A1E7E" w:rsidP="004A1E7E">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7D7AEE" w:rsidRPr="0048090B">
        <w:rPr>
          <w:rFonts w:ascii="Times New Roman" w:eastAsia="ＭＳ 明朝" w:hAnsi="Times New Roman" w:cs="Times New Roman"/>
          <w:b w:val="0"/>
          <w:bCs w:val="0"/>
        </w:rPr>
        <w:t>7</w:t>
      </w:r>
      <w:r w:rsidRPr="0048090B">
        <w:rPr>
          <w:rFonts w:ascii="Times New Roman" w:eastAsia="ＭＳ 明朝" w:hAnsi="Times New Roman" w:cs="Times New Roman"/>
          <w:b w:val="0"/>
          <w:bCs w:val="0"/>
        </w:rPr>
        <w:t>-1</w:t>
      </w:r>
      <w:commentRangeStart w:id="453"/>
      <w:r w:rsidRPr="0048090B">
        <w:rPr>
          <w:rFonts w:ascii="Times New Roman" w:eastAsia="ＭＳ 明朝" w:hAnsi="Times New Roman" w:cs="Times New Roman"/>
          <w:b w:val="0"/>
          <w:bCs w:val="0"/>
        </w:rPr>
        <w:t>セル内のグルコース濃度</w:t>
      </w:r>
      <w:commentRangeEnd w:id="453"/>
      <w:r w:rsidRPr="0048090B">
        <w:rPr>
          <w:rStyle w:val="ad"/>
          <w:rFonts w:ascii="Times New Roman" w:eastAsia="ＭＳ 明朝" w:hAnsi="Times New Roman" w:cs="Times New Roman"/>
          <w:b w:val="0"/>
          <w:bCs w:val="0"/>
          <w:sz w:val="21"/>
          <w:szCs w:val="21"/>
        </w:rPr>
        <w:commentReference w:id="453"/>
      </w:r>
    </w:p>
    <w:tbl>
      <w:tblPr>
        <w:tblStyle w:val="a5"/>
        <w:tblW w:w="0" w:type="auto"/>
        <w:tblLook w:val="04A0" w:firstRow="1" w:lastRow="0" w:firstColumn="1" w:lastColumn="0" w:noHBand="0" w:noVBand="1"/>
      </w:tblPr>
      <w:tblGrid>
        <w:gridCol w:w="1129"/>
        <w:gridCol w:w="1276"/>
        <w:gridCol w:w="9"/>
      </w:tblGrid>
      <w:tr w:rsidR="00DF768A" w:rsidRPr="0048090B" w14:paraId="05241856" w14:textId="77777777" w:rsidTr="007D7AEE">
        <w:trPr>
          <w:gridAfter w:val="1"/>
          <w:wAfter w:w="9" w:type="dxa"/>
          <w:trHeight w:val="416"/>
        </w:trPr>
        <w:tc>
          <w:tcPr>
            <w:tcW w:w="1129" w:type="dxa"/>
            <w:hideMark/>
          </w:tcPr>
          <w:p w14:paraId="519F647D" w14:textId="7896F088" w:rsidR="00450A09" w:rsidRPr="0048090B" w:rsidRDefault="007D7AE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276" w:type="dxa"/>
            <w:hideMark/>
          </w:tcPr>
          <w:p w14:paraId="6ADEEC82" w14:textId="7C07C9CE" w:rsidR="00450A09" w:rsidRPr="0048090B" w:rsidRDefault="00450A09"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7D7AEE">
        <w:trPr>
          <w:gridAfter w:val="1"/>
          <w:wAfter w:w="9" w:type="dxa"/>
          <w:trHeight w:val="416"/>
        </w:trPr>
        <w:tc>
          <w:tcPr>
            <w:tcW w:w="1129" w:type="dxa"/>
          </w:tcPr>
          <w:p w14:paraId="0B9B5F85" w14:textId="4029928A"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62AC3593" w14:textId="68CD83A2"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7D7AEE">
        <w:trPr>
          <w:gridAfter w:val="1"/>
          <w:wAfter w:w="9" w:type="dxa"/>
          <w:trHeight w:val="400"/>
        </w:trPr>
        <w:tc>
          <w:tcPr>
            <w:tcW w:w="1129" w:type="dxa"/>
            <w:noWrap/>
            <w:hideMark/>
          </w:tcPr>
          <w:p w14:paraId="54C65E4D" w14:textId="13EBEFAE"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591C9F9D" w14:textId="5EDFA045"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0.E+</w:t>
            </w:r>
            <w:r w:rsidRPr="0048090B">
              <w:rPr>
                <w:rFonts w:ascii="Times New Roman" w:eastAsia="ＭＳ 明朝" w:hAnsi="Times New Roman" w:cs="Times New Roman"/>
                <w:sz w:val="21"/>
                <w:szCs w:val="21"/>
              </w:rPr>
              <w:t>00</w:t>
            </w:r>
          </w:p>
        </w:tc>
      </w:tr>
      <w:tr w:rsidR="00450A09" w:rsidRPr="0048090B" w14:paraId="06E851E4" w14:textId="77777777" w:rsidTr="007D7AEE">
        <w:trPr>
          <w:gridAfter w:val="1"/>
          <w:wAfter w:w="9" w:type="dxa"/>
          <w:trHeight w:val="400"/>
        </w:trPr>
        <w:tc>
          <w:tcPr>
            <w:tcW w:w="1129" w:type="dxa"/>
            <w:noWrap/>
            <w:hideMark/>
          </w:tcPr>
          <w:p w14:paraId="1B35AF5F" w14:textId="07CD4B3E"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276" w:type="dxa"/>
            <w:noWrap/>
            <w:hideMark/>
          </w:tcPr>
          <w:p w14:paraId="759597AA" w14:textId="5C5004CE" w:rsidR="00450A09" w:rsidRPr="0048090B" w:rsidRDefault="006340B4"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r w:rsidR="007D7AEE" w:rsidRPr="0048090B">
              <w:rPr>
                <w:rFonts w:ascii="Times New Roman" w:eastAsia="ＭＳ 明朝" w:hAnsi="Times New Roman" w:cs="Times New Roman"/>
                <w:sz w:val="21"/>
                <w:szCs w:val="21"/>
              </w:rPr>
              <w:t>.E-0</w:t>
            </w:r>
            <w:r w:rsidR="009104EA" w:rsidRPr="0048090B">
              <w:rPr>
                <w:rFonts w:ascii="Times New Roman" w:eastAsia="ＭＳ 明朝" w:hAnsi="Times New Roman" w:cs="Times New Roman"/>
                <w:sz w:val="21"/>
                <w:szCs w:val="21"/>
              </w:rPr>
              <w:t>3</w:t>
            </w:r>
          </w:p>
        </w:tc>
      </w:tr>
      <w:tr w:rsidR="00450A09" w:rsidRPr="0048090B" w14:paraId="7C48DC6F" w14:textId="77777777" w:rsidTr="007D7AEE">
        <w:trPr>
          <w:gridAfter w:val="1"/>
          <w:wAfter w:w="9" w:type="dxa"/>
          <w:trHeight w:val="400"/>
        </w:trPr>
        <w:tc>
          <w:tcPr>
            <w:tcW w:w="1129" w:type="dxa"/>
            <w:noWrap/>
            <w:hideMark/>
          </w:tcPr>
          <w:p w14:paraId="1C0EAB63" w14:textId="5C38B011"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276" w:type="dxa"/>
            <w:noWrap/>
            <w:hideMark/>
          </w:tcPr>
          <w:p w14:paraId="79D1AF8E" w14:textId="45C0BC2F" w:rsidR="00450A09" w:rsidRPr="0048090B" w:rsidRDefault="00557D08"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FF6D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r w:rsidR="00FF6DE3" w:rsidRPr="0048090B">
              <w:rPr>
                <w:rFonts w:ascii="Times New Roman" w:eastAsia="ＭＳ 明朝" w:hAnsi="Times New Roman" w:cs="Times New Roman"/>
                <w:sz w:val="21"/>
                <w:szCs w:val="21"/>
              </w:rPr>
              <w:t>3</w:t>
            </w:r>
            <w:r w:rsidR="007D7AEE"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2</w:t>
            </w:r>
          </w:p>
        </w:tc>
      </w:tr>
      <w:tr w:rsidR="00450A09" w:rsidRPr="0048090B" w14:paraId="7241B643" w14:textId="77777777" w:rsidTr="007D7AEE">
        <w:trPr>
          <w:gridAfter w:val="1"/>
          <w:wAfter w:w="9" w:type="dxa"/>
          <w:trHeight w:val="400"/>
        </w:trPr>
        <w:tc>
          <w:tcPr>
            <w:tcW w:w="1129" w:type="dxa"/>
            <w:noWrap/>
            <w:hideMark/>
          </w:tcPr>
          <w:p w14:paraId="0EAFA472" w14:textId="4C441D3A"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276" w:type="dxa"/>
            <w:noWrap/>
            <w:hideMark/>
          </w:tcPr>
          <w:p w14:paraId="03446775" w14:textId="3A5CEDD5"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FF6DE3" w:rsidRPr="0048090B">
              <w:rPr>
                <w:rFonts w:ascii="Times New Roman" w:eastAsia="ＭＳ 明朝" w:hAnsi="Times New Roman" w:cs="Times New Roman"/>
                <w:sz w:val="21"/>
                <w:szCs w:val="21"/>
              </w:rPr>
              <w:t>.</w:t>
            </w:r>
            <w:r w:rsidR="00494351" w:rsidRPr="0048090B">
              <w:rPr>
                <w:rFonts w:ascii="Times New Roman" w:eastAsia="ＭＳ 明朝" w:hAnsi="Times New Roman" w:cs="Times New Roman"/>
                <w:sz w:val="21"/>
                <w:szCs w:val="21"/>
              </w:rPr>
              <w:t>5</w:t>
            </w:r>
            <w:r w:rsidR="00FF6DE3"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.E-02</w:t>
            </w:r>
          </w:p>
        </w:tc>
      </w:tr>
      <w:tr w:rsidR="007F67E3" w:rsidRPr="0048090B" w14:paraId="747AC465" w14:textId="77777777" w:rsidTr="007D7AEE">
        <w:trPr>
          <w:trHeight w:val="400"/>
        </w:trPr>
        <w:tc>
          <w:tcPr>
            <w:tcW w:w="1129" w:type="dxa"/>
            <w:noWrap/>
          </w:tcPr>
          <w:p w14:paraId="1F3EC417" w14:textId="0FFA89EA" w:rsidR="007F67E3" w:rsidRPr="0048090B" w:rsidRDefault="007F67E3"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276" w:type="dxa"/>
            <w:gridSpan w:val="2"/>
            <w:noWrap/>
          </w:tcPr>
          <w:p w14:paraId="45F57448" w14:textId="0C3DEFE7" w:rsidR="007F67E3" w:rsidRPr="0048090B" w:rsidRDefault="00494351"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r w:rsidR="007F67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w:t>
            </w:r>
            <w:r w:rsidR="002C216C" w:rsidRPr="0048090B">
              <w:rPr>
                <w:rFonts w:ascii="Times New Roman" w:eastAsia="ＭＳ 明朝" w:hAnsi="Times New Roman" w:cs="Times New Roman"/>
                <w:sz w:val="21"/>
                <w:szCs w:val="21"/>
              </w:rPr>
              <w:t>4</w:t>
            </w:r>
            <w:r w:rsidR="007F67E3" w:rsidRPr="0048090B">
              <w:rPr>
                <w:rFonts w:ascii="Times New Roman" w:eastAsia="ＭＳ 明朝" w:hAnsi="Times New Roman" w:cs="Times New Roman"/>
                <w:sz w:val="21"/>
                <w:szCs w:val="21"/>
              </w:rPr>
              <w:t>.E-02</w:t>
            </w:r>
          </w:p>
        </w:tc>
      </w:tr>
    </w:tbl>
    <w:p w14:paraId="1EC1B09F" w14:textId="77777777" w:rsidR="00B02BB6" w:rsidRPr="0048090B" w:rsidRDefault="00B02BB6" w:rsidP="00566E26">
      <w:pPr>
        <w:widowControl/>
        <w:jc w:val="left"/>
        <w:rPr>
          <w:rFonts w:ascii="Times New Roman" w:eastAsia="ＭＳ 明朝" w:hAnsi="Times New Roman" w:cs="Times New Roman"/>
          <w:color w:val="000000" w:themeColor="text1"/>
          <w:szCs w:val="21"/>
        </w:rPr>
      </w:pPr>
    </w:p>
    <w:p w14:paraId="3D896597" w14:textId="2335B83D" w:rsidR="00450AD2" w:rsidRPr="0048090B" w:rsidRDefault="00450AD2"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54" w:name="_Toc126693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54"/>
    </w:p>
    <w:p w14:paraId="5B0B1956" w14:textId="7B6BE186"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00494985" w:rsidRPr="0048090B">
        <w:rPr>
          <w:rFonts w:ascii="Times New Roman" w:eastAsia="ＭＳ 明朝" w:hAnsi="Times New Roman" w:cs="Times New Roman"/>
          <w:color w:val="000000"/>
          <w:szCs w:val="21"/>
        </w:rPr>
        <w:t>十分撹拌しながら、電解液に</w:t>
      </w:r>
      <w:r w:rsidR="00494985" w:rsidRPr="0048090B">
        <w:rPr>
          <w:rFonts w:ascii="Times New Roman" w:eastAsia="ＭＳ 明朝" w:hAnsi="Times New Roman" w:cs="Times New Roman"/>
          <w:color w:val="000000"/>
          <w:szCs w:val="21"/>
        </w:rPr>
        <w:t>0.7 M</w:t>
      </w:r>
      <w:r w:rsidR="00494985" w:rsidRPr="0048090B">
        <w:rPr>
          <w:rFonts w:ascii="Times New Roman" w:eastAsia="ＭＳ 明朝" w:hAnsi="Times New Roman" w:cs="Times New Roman"/>
          <w:color w:val="000000"/>
          <w:szCs w:val="21"/>
        </w:rPr>
        <w:t>グルコース溶液を任意量加えて電流値の時間変化を調べた。</w:t>
      </w:r>
    </w:p>
    <w:p w14:paraId="53D7DD05" w14:textId="5D71AA07"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58193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58193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581931">
      <w:pPr>
        <w:rPr>
          <w:rFonts w:ascii="Times New Roman" w:eastAsia="ＭＳ 明朝" w:hAnsi="Times New Roman" w:cs="Times New Roman"/>
          <w:color w:val="000000" w:themeColor="text1"/>
          <w:szCs w:val="21"/>
        </w:rPr>
      </w:pPr>
    </w:p>
    <w:p w14:paraId="1B46EE6C" w14:textId="507D02C1"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58193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450AD2">
      <w:pPr>
        <w:widowControl/>
        <w:jc w:val="left"/>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E82CA9">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450AD2">
      <w:pPr>
        <w:widowControl/>
        <w:jc w:val="left"/>
        <w:outlineLvl w:val="1"/>
        <w:rPr>
          <w:rStyle w:val="normaltextrun"/>
          <w:rFonts w:ascii="Times New Roman" w:eastAsia="ＭＳ 明朝" w:hAnsi="Times New Roman" w:cs="Times New Roman"/>
          <w:color w:val="000000" w:themeColor="text1"/>
          <w:szCs w:val="21"/>
        </w:rPr>
      </w:pPr>
    </w:p>
    <w:p w14:paraId="0AE982E8" w14:textId="488C6806" w:rsidR="00450AD2" w:rsidRPr="0048090B" w:rsidRDefault="00450AD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55" w:name="_Toc126693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455"/>
    </w:p>
    <w:p w14:paraId="248A93C4" w14:textId="488F2D52" w:rsidR="005C2D7A" w:rsidRPr="0048090B" w:rsidRDefault="005C2D7A"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37532759" w14:textId="25F9B907"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3F7C1F63" w14:textId="07611889" w:rsidR="0026379D"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58193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8CA116D" w14:textId="77777777" w:rsidR="00A53248" w:rsidRPr="0048090B" w:rsidRDefault="00A53248" w:rsidP="00581931">
      <w:pPr>
        <w:widowControl/>
        <w:jc w:val="left"/>
        <w:rPr>
          <w:rFonts w:ascii="Times New Roman" w:eastAsia="ＭＳ 明朝" w:hAnsi="Times New Roman" w:cs="Times New Roman"/>
          <w:szCs w:val="21"/>
        </w:rPr>
      </w:pPr>
    </w:p>
    <w:p w14:paraId="1740ACEE" w14:textId="0E5A3F1C" w:rsidR="00BD026A" w:rsidRPr="0048090B" w:rsidRDefault="00BD026A"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933F79" w:rsidRPr="0048090B">
        <w:rPr>
          <w:rFonts w:ascii="Times New Roman" w:eastAsia="ＭＳ 明朝" w:hAnsi="Times New Roman" w:cs="Times New Roman"/>
          <w:b w:val="0"/>
          <w:bCs w:val="0"/>
        </w:rPr>
        <w:t>3-</w:t>
      </w:r>
      <w:r w:rsidR="003B3445" w:rsidRPr="0048090B">
        <w:rPr>
          <w:rFonts w:ascii="Times New Roman" w:eastAsia="ＭＳ 明朝" w:hAnsi="Times New Roman" w:cs="Times New Roman"/>
          <w:b w:val="0"/>
          <w:bCs w:val="0"/>
        </w:rPr>
        <w:t>8</w:t>
      </w:r>
      <w:r w:rsidR="00933F79" w:rsidRPr="0048090B">
        <w:rPr>
          <w:rFonts w:ascii="Times New Roman" w:eastAsia="ＭＳ 明朝" w:hAnsi="Times New Roman" w:cs="Times New Roman"/>
          <w:b w:val="0"/>
          <w:bCs w:val="0"/>
        </w:rPr>
        <w:t>-</w:t>
      </w:r>
      <w:r w:rsidR="003B3445" w:rsidRPr="0048090B">
        <w:rPr>
          <w:rFonts w:ascii="Times New Roman" w:eastAsia="ＭＳ 明朝" w:hAnsi="Times New Roman" w:cs="Times New Roman"/>
          <w:b w:val="0"/>
          <w:bCs w:val="0"/>
        </w:rPr>
        <w:t>1</w:t>
      </w:r>
      <w:commentRangeStart w:id="456"/>
      <w:r w:rsidRPr="0048090B">
        <w:rPr>
          <w:rFonts w:ascii="Times New Roman" w:eastAsia="ＭＳ 明朝" w:hAnsi="Times New Roman" w:cs="Times New Roman"/>
          <w:b w:val="0"/>
          <w:bCs w:val="0"/>
        </w:rPr>
        <w:t>セル内のグルコース濃度</w:t>
      </w:r>
      <w:commentRangeEnd w:id="456"/>
      <w:r w:rsidR="00855798" w:rsidRPr="0048090B">
        <w:rPr>
          <w:rStyle w:val="ad"/>
          <w:rFonts w:ascii="Times New Roman" w:eastAsia="ＭＳ 明朝" w:hAnsi="Times New Roman" w:cs="Times New Roman"/>
          <w:b w:val="0"/>
          <w:bCs w:val="0"/>
          <w:sz w:val="21"/>
          <w:szCs w:val="21"/>
        </w:rPr>
        <w:commentReference w:id="456"/>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8090B"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23090" w:rsidRPr="0048090B"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23090" w:rsidRPr="0048090B"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23090" w:rsidRPr="0048090B"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4.374.E-04</w:t>
            </w:r>
          </w:p>
        </w:tc>
      </w:tr>
      <w:tr w:rsidR="00423090" w:rsidRPr="0048090B"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8.743.E-04</w:t>
            </w:r>
          </w:p>
        </w:tc>
      </w:tr>
      <w:tr w:rsidR="00423090" w:rsidRPr="0048090B"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1.311.E-03</w:t>
            </w:r>
          </w:p>
        </w:tc>
      </w:tr>
      <w:tr w:rsidR="00423090" w:rsidRPr="0048090B"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1.746.E-03</w:t>
            </w:r>
          </w:p>
        </w:tc>
      </w:tr>
      <w:tr w:rsidR="00423090" w:rsidRPr="0048090B"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2.182.E-03</w:t>
            </w:r>
          </w:p>
        </w:tc>
      </w:tr>
      <w:tr w:rsidR="00423090" w:rsidRPr="0048090B"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2.616.E-03</w:t>
            </w:r>
          </w:p>
        </w:tc>
      </w:tr>
      <w:tr w:rsidR="00423090" w:rsidRPr="0048090B"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3.051.E-03</w:t>
            </w:r>
          </w:p>
        </w:tc>
      </w:tr>
      <w:tr w:rsidR="00423090" w:rsidRPr="0048090B"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3.484.E-03</w:t>
            </w:r>
          </w:p>
        </w:tc>
      </w:tr>
      <w:tr w:rsidR="00423090" w:rsidRPr="0048090B"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3.917.E-03</w:t>
            </w:r>
          </w:p>
        </w:tc>
      </w:tr>
      <w:tr w:rsidR="00423090" w:rsidRPr="0048090B"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423090" w:rsidRPr="0048090B"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423090" w:rsidRPr="0048090B"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423090" w:rsidRPr="0048090B"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423090" w:rsidRPr="0048090B"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423090" w:rsidRPr="0048090B"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423090" w:rsidRPr="0048090B"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423090" w:rsidRPr="0048090B"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423090" w:rsidRPr="0048090B"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bl>
    <w:p w14:paraId="610FFAE0" w14:textId="77777777" w:rsidR="00770C56" w:rsidRPr="0048090B" w:rsidRDefault="00770C56" w:rsidP="00121B53">
      <w:pPr>
        <w:widowControl/>
        <w:jc w:val="left"/>
        <w:rPr>
          <w:rFonts w:ascii="Times New Roman" w:eastAsia="ＭＳ 明朝" w:hAnsi="Times New Roman" w:cs="Times New Roman"/>
          <w:color w:val="000000" w:themeColor="text1"/>
          <w:szCs w:val="21"/>
        </w:rPr>
      </w:pPr>
    </w:p>
    <w:p w14:paraId="57BB071B" w14:textId="70B65718" w:rsidR="00E55C1B" w:rsidRPr="0048090B" w:rsidRDefault="00E55C1B"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57" w:name="_Toc126693644"/>
      <w:commentRangeStart w:id="458"/>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58"/>
      <w:r w:rsidR="001E0A1A" w:rsidRPr="0048090B">
        <w:rPr>
          <w:rStyle w:val="ad"/>
          <w:rFonts w:ascii="Times New Roman" w:eastAsia="ＭＳ 明朝" w:hAnsi="Times New Roman" w:cs="Times New Roman"/>
          <w:kern w:val="2"/>
          <w:sz w:val="21"/>
          <w:szCs w:val="21"/>
        </w:rPr>
        <w:commentReference w:id="458"/>
      </w:r>
      <w:bookmarkEnd w:id="457"/>
    </w:p>
    <w:p w14:paraId="3D0C82DB" w14:textId="796343D6"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C868C4">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Pr="0048090B" w:rsidRDefault="00E55C1B" w:rsidP="00C868C4">
      <w:pPr>
        <w:widowControl/>
        <w:jc w:val="left"/>
        <w:rPr>
          <w:rFonts w:ascii="Times New Roman" w:eastAsia="ＭＳ 明朝" w:hAnsi="Times New Roman" w:cs="Times New Roman"/>
          <w:szCs w:val="21"/>
        </w:rPr>
      </w:pPr>
    </w:p>
    <w:p w14:paraId="16239566" w14:textId="057ED3BF" w:rsidR="00E55C1B" w:rsidRPr="0048090B" w:rsidRDefault="00E55C1B"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1E0A1A" w:rsidRPr="0048090B">
        <w:rPr>
          <w:rFonts w:ascii="Times New Roman" w:eastAsia="ＭＳ 明朝" w:hAnsi="Times New Roman" w:cs="Times New Roman"/>
          <w:b w:val="0"/>
          <w:bCs w:val="0"/>
        </w:rPr>
        <w:t>8</w:t>
      </w:r>
      <w:r w:rsidRPr="0048090B">
        <w:rPr>
          <w:rFonts w:ascii="Times New Roman" w:eastAsia="ＭＳ 明朝" w:hAnsi="Times New Roman" w:cs="Times New Roman"/>
          <w:b w:val="0"/>
          <w:bCs w:val="0"/>
        </w:rPr>
        <w:t>-2</w:t>
      </w:r>
      <w:commentRangeStart w:id="459"/>
      <w:r w:rsidRPr="0048090B">
        <w:rPr>
          <w:rFonts w:ascii="Times New Roman" w:eastAsia="ＭＳ 明朝" w:hAnsi="Times New Roman" w:cs="Times New Roman"/>
          <w:b w:val="0"/>
          <w:bCs w:val="0"/>
        </w:rPr>
        <w:t>セル内のグルコース濃度</w:t>
      </w:r>
      <w:commentRangeEnd w:id="459"/>
      <w:r w:rsidR="001E0A1A" w:rsidRPr="0048090B">
        <w:rPr>
          <w:rStyle w:val="ad"/>
          <w:rFonts w:ascii="Times New Roman" w:eastAsia="ＭＳ 明朝" w:hAnsi="Times New Roman" w:cs="Times New Roman"/>
          <w:b w:val="0"/>
          <w:bCs w:val="0"/>
          <w:sz w:val="21"/>
          <w:szCs w:val="21"/>
        </w:rPr>
        <w:commentReference w:id="459"/>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48090B"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12E22" w:rsidRPr="0048090B"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12E22" w:rsidRPr="0048090B"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12E22" w:rsidRPr="0048090B"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4.389.E-04</w:t>
            </w:r>
          </w:p>
        </w:tc>
      </w:tr>
      <w:tr w:rsidR="00A12E22" w:rsidRPr="0048090B"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8.772.E-04</w:t>
            </w:r>
          </w:p>
        </w:tc>
      </w:tr>
      <w:tr w:rsidR="00A12E22" w:rsidRPr="0048090B"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A12E22" w:rsidRPr="0048090B"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A12E22" w:rsidRPr="0048090B"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A12E22" w:rsidRPr="0048090B"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A12E22" w:rsidRPr="0048090B"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A12E22" w:rsidRPr="0048090B"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A12E22" w:rsidRPr="0048090B"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A12E22" w:rsidRPr="0048090B"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A12E22" w:rsidRPr="0048090B"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4.798.E-03</w:t>
            </w:r>
          </w:p>
        </w:tc>
      </w:tr>
      <w:tr w:rsidR="00A12E22" w:rsidRPr="0048090B"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A12E22" w:rsidRPr="0048090B"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5.663.E-03</w:t>
            </w:r>
          </w:p>
        </w:tc>
      </w:tr>
      <w:tr w:rsidR="00A12E22" w:rsidRPr="0048090B"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6.095.E-03</w:t>
            </w:r>
          </w:p>
        </w:tc>
      </w:tr>
      <w:tr w:rsidR="00A12E22" w:rsidRPr="0048090B"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6.526.E-03</w:t>
            </w:r>
          </w:p>
        </w:tc>
      </w:tr>
      <w:tr w:rsidR="00A12E22" w:rsidRPr="0048090B"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6.957.E-03</w:t>
            </w:r>
          </w:p>
        </w:tc>
      </w:tr>
      <w:tr w:rsidR="00A12E22" w:rsidRPr="0048090B"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7.387.E-03</w:t>
            </w:r>
          </w:p>
        </w:tc>
      </w:tr>
    </w:tbl>
    <w:p w14:paraId="6C0BD948" w14:textId="77777777" w:rsidR="00F67D61" w:rsidRPr="0048090B" w:rsidRDefault="00F67D61" w:rsidP="00AF0E00">
      <w:pPr>
        <w:widowControl/>
        <w:jc w:val="left"/>
        <w:rPr>
          <w:rFonts w:ascii="Times New Roman" w:eastAsia="ＭＳ 明朝" w:hAnsi="Times New Roman" w:cs="Times New Roman"/>
          <w:color w:val="000000" w:themeColor="text1"/>
          <w:szCs w:val="21"/>
        </w:rPr>
      </w:pPr>
    </w:p>
    <w:p w14:paraId="34642070"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003D4048"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60" w:name="_Toc126693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460"/>
    </w:p>
    <w:p w14:paraId="48D7CA98"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作成した分散液を濃縮し、セルロースナノファイバーを用いて電極を作成した。</w:t>
      </w:r>
    </w:p>
    <w:p w14:paraId="19840B27"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48090B" w:rsidRDefault="00F67D61" w:rsidP="00F67D61">
      <w:pPr>
        <w:pStyle w:val="paragraph"/>
        <w:numPr>
          <w:ilvl w:val="2"/>
          <w:numId w:val="61"/>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461" w:name="_Toc126693646"/>
      <w:commentRangeStart w:id="462"/>
      <w:r w:rsidRPr="0048090B">
        <w:rPr>
          <w:rStyle w:val="normaltextrun"/>
          <w:rFonts w:ascii="Times New Roman" w:eastAsia="ＭＳ 明朝" w:hAnsi="Times New Roman" w:cs="Times New Roman"/>
          <w:sz w:val="21"/>
          <w:szCs w:val="21"/>
        </w:rPr>
        <w:t>220415CP_ cell0.02g</w:t>
      </w:r>
      <w:commentRangeEnd w:id="462"/>
      <w:r w:rsidRPr="0048090B">
        <w:rPr>
          <w:rStyle w:val="ad"/>
          <w:rFonts w:ascii="Times New Roman" w:eastAsia="ＭＳ 明朝" w:hAnsi="Times New Roman" w:cs="Times New Roman"/>
          <w:kern w:val="2"/>
          <w:sz w:val="21"/>
          <w:szCs w:val="21"/>
        </w:rPr>
        <w:commentReference w:id="462"/>
      </w:r>
      <w:bookmarkEnd w:id="461"/>
    </w:p>
    <w:p w14:paraId="6FCA9A02"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63" w:name="_Toc126693647"/>
      <w:commentRangeStart w:id="464"/>
      <w:r w:rsidRPr="0048090B">
        <w:rPr>
          <w:rStyle w:val="normaltextrun"/>
          <w:rFonts w:ascii="Times New Roman" w:eastAsia="ＭＳ 明朝" w:hAnsi="Times New Roman" w:cs="Times New Roman"/>
          <w:sz w:val="21"/>
          <w:szCs w:val="21"/>
        </w:rPr>
        <w:t>220415CP_ cell0.2g</w:t>
      </w:r>
      <w:commentRangeEnd w:id="464"/>
      <w:r w:rsidRPr="0048090B">
        <w:rPr>
          <w:rStyle w:val="ad"/>
          <w:rFonts w:ascii="Times New Roman" w:eastAsia="ＭＳ 明朝" w:hAnsi="Times New Roman" w:cs="Times New Roman"/>
          <w:kern w:val="2"/>
          <w:sz w:val="21"/>
          <w:szCs w:val="21"/>
        </w:rPr>
        <w:commentReference w:id="464"/>
      </w:r>
      <w:bookmarkEnd w:id="463"/>
    </w:p>
    <w:p w14:paraId="21504790"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65" w:name="_Toc126693648"/>
      <w:commentRangeStart w:id="466"/>
      <w:r w:rsidRPr="0048090B">
        <w:rPr>
          <w:rStyle w:val="normaltextrun"/>
          <w:rFonts w:ascii="Times New Roman" w:eastAsia="ＭＳ 明朝" w:hAnsi="Times New Roman" w:cs="Times New Roman"/>
          <w:sz w:val="21"/>
          <w:szCs w:val="21"/>
        </w:rPr>
        <w:t>220906CP_ cell0.02g</w:t>
      </w:r>
      <w:commentRangeEnd w:id="466"/>
      <w:r w:rsidRPr="0048090B">
        <w:rPr>
          <w:rStyle w:val="ad"/>
          <w:rFonts w:ascii="Times New Roman" w:eastAsia="ＭＳ 明朝" w:hAnsi="Times New Roman" w:cs="Times New Roman"/>
          <w:kern w:val="2"/>
          <w:sz w:val="21"/>
          <w:szCs w:val="21"/>
        </w:rPr>
        <w:commentReference w:id="466"/>
      </w:r>
      <w:bookmarkEnd w:id="465"/>
    </w:p>
    <w:p w14:paraId="3955DBEF"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67" w:name="_Toc126693649"/>
      <w:commentRangeStart w:id="468"/>
      <w:r w:rsidRPr="0048090B">
        <w:rPr>
          <w:rStyle w:val="normaltextrun"/>
          <w:rFonts w:ascii="Times New Roman" w:eastAsia="ＭＳ 明朝" w:hAnsi="Times New Roman" w:cs="Times New Roman"/>
          <w:sz w:val="21"/>
          <w:szCs w:val="21"/>
        </w:rPr>
        <w:t>220906CP_ cell0.2g</w:t>
      </w:r>
      <w:commentRangeEnd w:id="468"/>
      <w:r w:rsidRPr="0048090B">
        <w:rPr>
          <w:rStyle w:val="ad"/>
          <w:rFonts w:ascii="Times New Roman" w:eastAsia="ＭＳ 明朝" w:hAnsi="Times New Roman" w:cs="Times New Roman"/>
          <w:kern w:val="2"/>
          <w:sz w:val="21"/>
          <w:szCs w:val="21"/>
        </w:rPr>
        <w:commentReference w:id="468"/>
      </w:r>
      <w:r w:rsidR="006B4E26" w:rsidRPr="0048090B">
        <w:rPr>
          <w:rStyle w:val="normaltextrun"/>
          <w:rFonts w:ascii="Times New Roman" w:eastAsia="ＭＳ 明朝" w:hAnsi="Times New Roman" w:cs="Times New Roman"/>
          <w:sz w:val="21"/>
          <w:szCs w:val="21"/>
        </w:rPr>
        <w:t>_1</w:t>
      </w:r>
      <w:bookmarkEnd w:id="467"/>
    </w:p>
    <w:p w14:paraId="3101012E" w14:textId="1750B472"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77777777"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F67D6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6B4E26">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69" w:name="_Toc126693650"/>
      <w:r w:rsidRPr="0048090B">
        <w:rPr>
          <w:rStyle w:val="normaltextrun"/>
          <w:rFonts w:ascii="Times New Roman" w:eastAsia="ＭＳ 明朝" w:hAnsi="Times New Roman" w:cs="Times New Roman"/>
          <w:sz w:val="21"/>
          <w:szCs w:val="21"/>
        </w:rPr>
        <w:t xml:space="preserve">220906CP_ cell0.2g_2 &amp; 220906CP_ cell0.2g_3 &amp; </w:t>
      </w:r>
      <w:commentRangeStart w:id="470"/>
      <w:r w:rsidRPr="0048090B">
        <w:rPr>
          <w:rStyle w:val="normaltextrun"/>
          <w:rFonts w:ascii="Times New Roman" w:eastAsia="ＭＳ 明朝" w:hAnsi="Times New Roman" w:cs="Times New Roman"/>
          <w:sz w:val="21"/>
          <w:szCs w:val="21"/>
        </w:rPr>
        <w:t>220906CP_ cell0.2g</w:t>
      </w:r>
      <w:commentRangeEnd w:id="470"/>
      <w:r w:rsidRPr="0048090B">
        <w:rPr>
          <w:rStyle w:val="ad"/>
          <w:rFonts w:ascii="Times New Roman" w:eastAsia="ＭＳ 明朝" w:hAnsi="Times New Roman" w:cs="Times New Roman"/>
          <w:kern w:val="2"/>
          <w:sz w:val="21"/>
          <w:szCs w:val="21"/>
        </w:rPr>
        <w:commentReference w:id="470"/>
      </w:r>
      <w:r w:rsidRPr="0048090B">
        <w:rPr>
          <w:rStyle w:val="normaltextrun"/>
          <w:rFonts w:ascii="Times New Roman" w:eastAsia="ＭＳ 明朝" w:hAnsi="Times New Roman" w:cs="Times New Roman"/>
          <w:sz w:val="21"/>
          <w:szCs w:val="21"/>
        </w:rPr>
        <w:t>_4</w:t>
      </w:r>
      <w:bookmarkEnd w:id="469"/>
    </w:p>
    <w:p w14:paraId="70557CE8"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 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6B4E26">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71" w:name="_Toc126693651"/>
      <w:commentRangeStart w:id="472"/>
      <w:r w:rsidRPr="0048090B">
        <w:rPr>
          <w:rStyle w:val="normaltextrun"/>
          <w:rFonts w:ascii="Times New Roman" w:eastAsia="ＭＳ 明朝" w:hAnsi="Times New Roman" w:cs="Times New Roman"/>
          <w:sz w:val="21"/>
          <w:szCs w:val="21"/>
        </w:rPr>
        <w:t>220906CP_ cell0.8g</w:t>
      </w:r>
      <w:commentRangeEnd w:id="472"/>
      <w:r w:rsidRPr="0048090B">
        <w:rPr>
          <w:rStyle w:val="ad"/>
          <w:rFonts w:ascii="Times New Roman" w:eastAsia="ＭＳ 明朝" w:hAnsi="Times New Roman" w:cs="Times New Roman"/>
          <w:kern w:val="2"/>
          <w:sz w:val="21"/>
          <w:szCs w:val="21"/>
        </w:rPr>
        <w:commentReference w:id="472"/>
      </w:r>
      <w:bookmarkEnd w:id="471"/>
    </w:p>
    <w:p w14:paraId="1710D8D4"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F67D61">
      <w:pPr>
        <w:widowControl/>
        <w:jc w:val="left"/>
        <w:rPr>
          <w:rStyle w:val="normaltextrun"/>
          <w:rFonts w:ascii="Times New Roman" w:eastAsia="ＭＳ 明朝" w:hAnsi="Times New Roman" w:cs="Times New Roman"/>
          <w:color w:val="000000" w:themeColor="text1"/>
          <w:szCs w:val="21"/>
        </w:rPr>
      </w:pPr>
    </w:p>
    <w:p w14:paraId="11C0B73F"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73" w:name="_Toc126693652"/>
      <w:commentRangeStart w:id="474"/>
      <w:r w:rsidRPr="0048090B">
        <w:rPr>
          <w:rStyle w:val="normaltextrun"/>
          <w:rFonts w:ascii="Times New Roman" w:eastAsia="ＭＳ 明朝" w:hAnsi="Times New Roman" w:cs="Times New Roman"/>
          <w:sz w:val="21"/>
          <w:szCs w:val="21"/>
        </w:rPr>
        <w:t>220914CP_ cell500μL</w:t>
      </w:r>
      <w:commentRangeEnd w:id="474"/>
      <w:r w:rsidRPr="0048090B">
        <w:rPr>
          <w:rStyle w:val="ad"/>
          <w:rFonts w:ascii="Times New Roman" w:eastAsia="ＭＳ 明朝" w:hAnsi="Times New Roman" w:cs="Times New Roman"/>
          <w:kern w:val="2"/>
          <w:sz w:val="21"/>
          <w:szCs w:val="21"/>
        </w:rPr>
        <w:commentReference w:id="474"/>
      </w:r>
      <w:bookmarkEnd w:id="473"/>
    </w:p>
    <w:p w14:paraId="294295C6"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77777777" w:rsidR="00F67D61" w:rsidRPr="0048090B" w:rsidRDefault="00F67D61" w:rsidP="00F67D6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F8E0557"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75" w:name="_Toc12669365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75"/>
    </w:p>
    <w:p w14:paraId="266F9FD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2353CEA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612BA47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250AA1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B99234B"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CEBDB46"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F47DCE8"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386295B8"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76" w:name="_Toc126693654"/>
      <w:commentRangeStart w:id="477"/>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commentRangeEnd w:id="477"/>
      <w:r w:rsidRPr="0048090B">
        <w:rPr>
          <w:rStyle w:val="ad"/>
          <w:rFonts w:ascii="Times New Roman" w:eastAsia="ＭＳ 明朝" w:hAnsi="Times New Roman" w:cs="Times New Roman"/>
          <w:sz w:val="21"/>
          <w:szCs w:val="21"/>
        </w:rPr>
        <w:commentReference w:id="477"/>
      </w:r>
      <w:bookmarkEnd w:id="476"/>
    </w:p>
    <w:p w14:paraId="3916799A" w14:textId="77777777" w:rsidR="00F67D61" w:rsidRPr="0048090B" w:rsidRDefault="00F67D61" w:rsidP="00F67D61">
      <w:pPr>
        <w:pStyle w:val="a4"/>
        <w:widowControl/>
        <w:numPr>
          <w:ilvl w:val="0"/>
          <w:numId w:val="5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F67D61">
      <w:pPr>
        <w:pStyle w:val="a4"/>
        <w:widowControl/>
        <w:numPr>
          <w:ilvl w:val="0"/>
          <w:numId w:val="50"/>
        </w:numPr>
        <w:ind w:leftChars="0"/>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F67D6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9A7C1AE"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53BDECAD" w14:textId="1E06E264"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-1</w:t>
      </w:r>
      <w:commentRangeStart w:id="478"/>
      <w:r w:rsidRPr="0048090B">
        <w:rPr>
          <w:rFonts w:ascii="Times New Roman" w:eastAsia="ＭＳ 明朝" w:hAnsi="Times New Roman" w:cs="Times New Roman"/>
          <w:b w:val="0"/>
          <w:bCs w:val="0"/>
        </w:rPr>
        <w:t>セル内のグルコース濃度</w:t>
      </w:r>
      <w:commentRangeEnd w:id="478"/>
      <w:r w:rsidRPr="0048090B">
        <w:rPr>
          <w:rStyle w:val="ad"/>
          <w:rFonts w:ascii="Times New Roman" w:eastAsia="ＭＳ 明朝" w:hAnsi="Times New Roman" w:cs="Times New Roman"/>
          <w:b w:val="0"/>
          <w:bCs w:val="0"/>
          <w:sz w:val="21"/>
          <w:szCs w:val="21"/>
        </w:rPr>
        <w:commentReference w:id="478"/>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8.48.E-05</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2.11.E-03</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1.70.E-02</w:t>
            </w:r>
          </w:p>
        </w:tc>
      </w:tr>
    </w:tbl>
    <w:p w14:paraId="06E04241"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645A7A60"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79" w:name="_Toc126693655"/>
      <w:commentRangeStart w:id="480"/>
      <w:r w:rsidRPr="0048090B">
        <w:rPr>
          <w:rStyle w:val="normaltextrun"/>
          <w:rFonts w:ascii="Times New Roman" w:eastAsia="ＭＳ 明朝" w:hAnsi="Times New Roman" w:cs="Times New Roman"/>
          <w:szCs w:val="21"/>
        </w:rPr>
        <w:t>220914CP_cell</w:t>
      </w:r>
      <w:commentRangeEnd w:id="480"/>
      <w:r w:rsidRPr="0048090B">
        <w:rPr>
          <w:rStyle w:val="normaltextrun"/>
          <w:rFonts w:ascii="Times New Roman" w:eastAsia="ＭＳ 明朝" w:hAnsi="Times New Roman" w:cs="Times New Roman"/>
          <w:szCs w:val="21"/>
        </w:rPr>
        <w:t>500μL</w:t>
      </w:r>
      <w:r w:rsidRPr="0048090B">
        <w:rPr>
          <w:rStyle w:val="ad"/>
          <w:rFonts w:ascii="Times New Roman" w:eastAsia="ＭＳ 明朝" w:hAnsi="Times New Roman" w:cs="Times New Roman"/>
          <w:sz w:val="21"/>
          <w:szCs w:val="21"/>
        </w:rPr>
        <w:commentReference w:id="480"/>
      </w:r>
      <w:bookmarkEnd w:id="479"/>
    </w:p>
    <w:p w14:paraId="7E15964C"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F67D61">
      <w:pPr>
        <w:pStyle w:val="a4"/>
        <w:widowControl/>
        <w:numPr>
          <w:ilvl w:val="0"/>
          <w:numId w:val="59"/>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319060F1" w14:textId="56C07225"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-2</w:t>
      </w:r>
      <w:commentRangeStart w:id="481"/>
      <w:r w:rsidRPr="0048090B">
        <w:rPr>
          <w:rFonts w:ascii="Times New Roman" w:eastAsia="ＭＳ 明朝" w:hAnsi="Times New Roman" w:cs="Times New Roman"/>
          <w:b w:val="0"/>
          <w:bCs w:val="0"/>
        </w:rPr>
        <w:t>セル内のグルコース濃度</w:t>
      </w:r>
      <w:commentRangeEnd w:id="481"/>
      <w:r w:rsidRPr="0048090B">
        <w:rPr>
          <w:rStyle w:val="ad"/>
          <w:rFonts w:ascii="Times New Roman" w:eastAsia="ＭＳ 明朝" w:hAnsi="Times New Roman" w:cs="Times New Roman"/>
          <w:b w:val="0"/>
          <w:bCs w:val="0"/>
          <w:sz w:val="21"/>
          <w:szCs w:val="21"/>
        </w:rPr>
        <w:commentReference w:id="481"/>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8.78.E-05</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2.19.E-03</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1.63.E-02</w:t>
            </w:r>
          </w:p>
        </w:tc>
      </w:tr>
    </w:tbl>
    <w:p w14:paraId="3D7600F6"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730FA645"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82" w:name="_Toc12669365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82"/>
    </w:p>
    <w:p w14:paraId="3A6A9B2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26CF0B3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6FED69CF"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2011294" w14:textId="77777777" w:rsidR="00F67D61" w:rsidRPr="0048090B" w:rsidRDefault="00F67D61" w:rsidP="00F67D6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7E326C4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6F713962"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5B36819" w14:textId="77777777" w:rsidR="00F67D61" w:rsidRPr="0048090B" w:rsidRDefault="00F67D61" w:rsidP="00F67D6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EAD7EE5" w14:textId="77777777" w:rsidR="00F67D61" w:rsidRPr="0048090B" w:rsidRDefault="00F67D61" w:rsidP="00F67D61">
      <w:pPr>
        <w:rPr>
          <w:rFonts w:ascii="Times New Roman" w:eastAsia="ＭＳ 明朝" w:hAnsi="Times New Roman" w:cs="Times New Roman"/>
          <w:color w:val="000000" w:themeColor="text1"/>
          <w:szCs w:val="21"/>
        </w:rPr>
      </w:pPr>
    </w:p>
    <w:p w14:paraId="50E9DBAD"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369D567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D09D15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CAFE6F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533C8A1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4897D13"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39902602" w14:textId="77777777" w:rsidR="00F67D61" w:rsidRPr="0048090B" w:rsidRDefault="00F67D61" w:rsidP="00F67D61">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F67D61">
      <w:pPr>
        <w:widowControl/>
        <w:jc w:val="left"/>
        <w:rPr>
          <w:rFonts w:ascii="Times New Roman" w:eastAsia="ＭＳ 明朝" w:hAnsi="Times New Roman" w:cs="Times New Roman"/>
          <w:szCs w:val="21"/>
        </w:rPr>
      </w:pPr>
    </w:p>
    <w:p w14:paraId="58E64613"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3" w:name="_Toc126693657"/>
      <w:commentRangeStart w:id="484"/>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commentRangeEnd w:id="484"/>
      <w:r w:rsidRPr="0048090B">
        <w:rPr>
          <w:rStyle w:val="ad"/>
          <w:rFonts w:ascii="Times New Roman" w:eastAsia="ＭＳ 明朝" w:hAnsi="Times New Roman" w:cs="Times New Roman"/>
          <w:kern w:val="2"/>
          <w:sz w:val="21"/>
          <w:szCs w:val="21"/>
        </w:rPr>
        <w:commentReference w:id="484"/>
      </w:r>
      <w:bookmarkEnd w:id="483"/>
    </w:p>
    <w:p w14:paraId="151B2218"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F67D61">
      <w:pPr>
        <w:widowControl/>
        <w:jc w:val="left"/>
        <w:rPr>
          <w:rFonts w:ascii="Times New Roman" w:eastAsia="ＭＳ 明朝" w:hAnsi="Times New Roman" w:cs="Times New Roman"/>
          <w:szCs w:val="21"/>
        </w:rPr>
      </w:pPr>
    </w:p>
    <w:p w14:paraId="3250D447" w14:textId="6C2741E5"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0615E4C8"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8A62E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D111D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B264C8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FE1F9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D15C6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06707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68B17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14A9D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4E8E1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E29A4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7161BA8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65AB22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75688D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822AD8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032B29B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9829F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230EA2C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7BAC4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6D7EEE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CF992B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5BB3FC5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8D5A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ED8EC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2F7E9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3B2302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E5BD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29A19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CE1F6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DDBC42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EE15A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9C12DB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047A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1169F50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0210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13DC9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A65E0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20A9A9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A5B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1C303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17B4B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77AD088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D9CA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D34D8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F6959F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721C9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2D454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7C6FEE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82E66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2EE5EDD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46AF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0D559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3CCB2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0F9F3E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157A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70EDB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27B0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bl>
    <w:p w14:paraId="6B35B012" w14:textId="77777777" w:rsidR="00F67D61" w:rsidRPr="0048090B" w:rsidRDefault="00F67D61" w:rsidP="00F67D61">
      <w:pPr>
        <w:widowControl/>
        <w:jc w:val="left"/>
        <w:rPr>
          <w:rFonts w:ascii="Times New Roman" w:eastAsia="ＭＳ 明朝" w:hAnsi="Times New Roman" w:cs="Times New Roman"/>
          <w:szCs w:val="21"/>
        </w:rPr>
      </w:pPr>
    </w:p>
    <w:p w14:paraId="05B08838" w14:textId="77777777" w:rsidR="00F67D61" w:rsidRPr="0048090B" w:rsidRDefault="00F67D61" w:rsidP="00F67D61">
      <w:pPr>
        <w:widowControl/>
        <w:jc w:val="left"/>
        <w:rPr>
          <w:rFonts w:ascii="Times New Roman" w:eastAsia="ＭＳ 明朝" w:hAnsi="Times New Roman" w:cs="Times New Roman"/>
          <w:szCs w:val="21"/>
        </w:rPr>
      </w:pPr>
    </w:p>
    <w:p w14:paraId="6066928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5" w:name="_Toc126693658"/>
      <w:commentRangeStart w:id="486"/>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86"/>
      <w:r w:rsidRPr="0048090B">
        <w:rPr>
          <w:rStyle w:val="ad"/>
          <w:rFonts w:ascii="Times New Roman" w:eastAsia="ＭＳ 明朝" w:hAnsi="Times New Roman" w:cs="Times New Roman"/>
          <w:kern w:val="2"/>
          <w:sz w:val="21"/>
          <w:szCs w:val="21"/>
        </w:rPr>
        <w:commentReference w:id="486"/>
      </w:r>
      <w:bookmarkEnd w:id="485"/>
    </w:p>
    <w:p w14:paraId="5A110CA1"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F67D61">
      <w:pPr>
        <w:widowControl/>
        <w:jc w:val="left"/>
        <w:rPr>
          <w:rFonts w:ascii="Times New Roman" w:eastAsia="ＭＳ 明朝" w:hAnsi="Times New Roman" w:cs="Times New Roman"/>
          <w:szCs w:val="21"/>
        </w:rPr>
      </w:pPr>
    </w:p>
    <w:p w14:paraId="3E3B1D11" w14:textId="61CBDC5B"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F28A2C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EB31B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F1B630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B264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903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5F7A96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DA97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0B4B4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6C10C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71352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0E6697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AC1E85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BFBAB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BC0C3E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D8A9E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9F8E0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55BA9E2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694A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AA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54FD787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0B1787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6857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2A6D4C1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7A211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F73D98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64481AF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23A4F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21B16D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1A058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82BA0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CC521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4079AF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45AB3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6AE1C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ED217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4E7D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73E5F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26045D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E3DF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0426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35517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3520EBF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6470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239A9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93659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7310AA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0A2EE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60B59C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24097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30B01E9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E3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67977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CF0E5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5F27AE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925A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AB88C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BAC61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103996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5F23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CCF56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3924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4049B4D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41CE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3AB36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43A6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1BD34F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AC00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F8D28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54890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1DF0F5D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962B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601237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E49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4B40582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3A7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D1638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8882D5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7E83433B" w14:textId="77777777" w:rsidR="00F67D61" w:rsidRPr="0048090B" w:rsidRDefault="00F67D61" w:rsidP="00F67D61">
      <w:pPr>
        <w:widowControl/>
        <w:jc w:val="left"/>
        <w:rPr>
          <w:rFonts w:ascii="Times New Roman" w:eastAsia="ＭＳ 明朝" w:hAnsi="Times New Roman" w:cs="Times New Roman"/>
          <w:szCs w:val="21"/>
        </w:rPr>
      </w:pPr>
    </w:p>
    <w:p w14:paraId="0CB737E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7" w:name="_Toc126693659"/>
      <w:commentRangeStart w:id="488"/>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88"/>
      <w:r w:rsidRPr="0048090B">
        <w:rPr>
          <w:rStyle w:val="ad"/>
          <w:rFonts w:ascii="Times New Roman" w:eastAsia="ＭＳ 明朝" w:hAnsi="Times New Roman" w:cs="Times New Roman"/>
          <w:kern w:val="2"/>
          <w:sz w:val="21"/>
          <w:szCs w:val="21"/>
        </w:rPr>
        <w:commentReference w:id="488"/>
      </w:r>
      <w:bookmarkEnd w:id="487"/>
    </w:p>
    <w:p w14:paraId="6BE964E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015CF56"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2E5963B" w14:textId="77777777" w:rsidR="00F67D61" w:rsidRPr="0048090B" w:rsidRDefault="00F67D61" w:rsidP="00F67D61">
      <w:pPr>
        <w:widowControl/>
        <w:jc w:val="left"/>
        <w:rPr>
          <w:rFonts w:ascii="Times New Roman" w:eastAsia="ＭＳ 明朝" w:hAnsi="Times New Roman" w:cs="Times New Roman"/>
          <w:szCs w:val="21"/>
        </w:rPr>
      </w:pPr>
    </w:p>
    <w:p w14:paraId="5CC127EE" w14:textId="54584732"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6417E8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198DA3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7004D0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4F59AF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780F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17446D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F718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5A5D72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77F51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635F41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3D7F9A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29E2996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963E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13F68EE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9B8DC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7C51BDF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42A78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40447FC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8FF2B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2E6C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79A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204544F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964EF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6D0D980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7473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A9039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E83A3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4C52CD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8D6AA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5407D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61C7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4A551DA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980C3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719E4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7718D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BE960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5FA0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5ABB2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50B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2A93213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3A7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BB3E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4EA8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60CC66C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6F2B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8F22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9C50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6B6C2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90BE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7E0BB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0372E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1A650C9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3AC3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96A13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57C3E0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C72E3C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068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71E05A0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6EBBB0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53D078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98C9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0674DB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C221D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bl>
    <w:p w14:paraId="7FADA6C4" w14:textId="77777777" w:rsidR="00F67D61" w:rsidRPr="0048090B" w:rsidRDefault="00F67D61" w:rsidP="00F67D61">
      <w:pPr>
        <w:widowControl/>
        <w:jc w:val="left"/>
        <w:rPr>
          <w:rFonts w:ascii="Times New Roman" w:eastAsia="ＭＳ 明朝" w:hAnsi="Times New Roman" w:cs="Times New Roman"/>
          <w:szCs w:val="21"/>
        </w:rPr>
      </w:pPr>
    </w:p>
    <w:p w14:paraId="43E39C79"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9" w:name="_Toc126693660"/>
      <w:commentRangeStart w:id="490"/>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90"/>
      <w:r w:rsidRPr="0048090B">
        <w:rPr>
          <w:rStyle w:val="ad"/>
          <w:rFonts w:ascii="Times New Roman" w:eastAsia="ＭＳ 明朝" w:hAnsi="Times New Roman" w:cs="Times New Roman"/>
          <w:kern w:val="2"/>
          <w:sz w:val="21"/>
          <w:szCs w:val="21"/>
        </w:rPr>
        <w:commentReference w:id="490"/>
      </w:r>
      <w:bookmarkEnd w:id="489"/>
    </w:p>
    <w:p w14:paraId="0DF69DC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0567304" w14:textId="77777777" w:rsidR="00F67D61" w:rsidRPr="0048090B" w:rsidRDefault="00F67D61" w:rsidP="00F67D61">
      <w:pPr>
        <w:widowControl/>
        <w:jc w:val="left"/>
        <w:rPr>
          <w:rFonts w:ascii="Times New Roman" w:eastAsia="ＭＳ 明朝" w:hAnsi="Times New Roman" w:cs="Times New Roman"/>
          <w:szCs w:val="21"/>
        </w:rPr>
      </w:pPr>
    </w:p>
    <w:p w14:paraId="2F8732F3" w14:textId="55ABC9FE"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bl>
    <w:p w14:paraId="096C9244" w14:textId="77777777" w:rsidR="00F67D61" w:rsidRPr="0048090B" w:rsidRDefault="00F67D61" w:rsidP="00F67D61">
      <w:pPr>
        <w:widowControl/>
        <w:jc w:val="left"/>
        <w:rPr>
          <w:rFonts w:ascii="Times New Roman" w:eastAsia="ＭＳ 明朝" w:hAnsi="Times New Roman" w:cs="Times New Roman"/>
          <w:szCs w:val="21"/>
        </w:rPr>
      </w:pPr>
    </w:p>
    <w:p w14:paraId="2533E26B"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1" w:name="_Toc126693661"/>
      <w:commentRangeStart w:id="492"/>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commentRangeEnd w:id="492"/>
      <w:r w:rsidRPr="0048090B">
        <w:rPr>
          <w:rStyle w:val="ad"/>
          <w:rFonts w:ascii="Times New Roman" w:eastAsia="ＭＳ 明朝" w:hAnsi="Times New Roman" w:cs="Times New Roman"/>
          <w:kern w:val="2"/>
          <w:sz w:val="21"/>
          <w:szCs w:val="21"/>
        </w:rPr>
        <w:commentReference w:id="492"/>
      </w:r>
      <w:bookmarkEnd w:id="491"/>
    </w:p>
    <w:p w14:paraId="5281E0B0"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F67D61">
      <w:pPr>
        <w:widowControl/>
        <w:jc w:val="left"/>
        <w:rPr>
          <w:rFonts w:ascii="Times New Roman" w:eastAsia="ＭＳ 明朝" w:hAnsi="Times New Roman" w:cs="Times New Roman"/>
          <w:szCs w:val="21"/>
        </w:rPr>
      </w:pPr>
    </w:p>
    <w:p w14:paraId="6BCC78A6" w14:textId="1869EA8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F80287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054A329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F853B8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03D2C8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15F7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E5CB61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E75F5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F67D61" w:rsidRPr="0048090B" w14:paraId="07E2A4F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12808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F67D61" w:rsidRPr="0048090B" w14:paraId="260A0A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1F8EF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F67D61" w:rsidRPr="0048090B" w14:paraId="2A58B29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2A120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F67D61" w:rsidRPr="0048090B" w14:paraId="66A6EF2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1BF6D06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4.362.E-04</w:t>
            </w:r>
          </w:p>
        </w:tc>
      </w:tr>
      <w:tr w:rsidR="00F67D61" w:rsidRPr="0048090B" w14:paraId="29B48F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B3209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5.234.E-04</w:t>
            </w:r>
          </w:p>
        </w:tc>
      </w:tr>
      <w:tr w:rsidR="00F67D61" w:rsidRPr="0048090B" w14:paraId="72284E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2BFF09D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6.105.E-04</w:t>
            </w:r>
          </w:p>
        </w:tc>
      </w:tr>
      <w:tr w:rsidR="00F67D61" w:rsidRPr="0048090B" w14:paraId="1775EBD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415128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6.977.E-04</w:t>
            </w:r>
          </w:p>
        </w:tc>
      </w:tr>
      <w:tr w:rsidR="00F67D61" w:rsidRPr="0048090B" w14:paraId="3FD19F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657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CA658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349B2B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1.133.E-03</w:t>
            </w:r>
          </w:p>
        </w:tc>
      </w:tr>
      <w:tr w:rsidR="00F67D61" w:rsidRPr="0048090B" w14:paraId="1BA886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CE7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6EFDA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6AA6CA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1.568.E-03</w:t>
            </w:r>
          </w:p>
        </w:tc>
      </w:tr>
      <w:tr w:rsidR="00F67D61" w:rsidRPr="0048090B" w14:paraId="102D39A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DA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11D612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C9D0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2.002.E-03</w:t>
            </w:r>
          </w:p>
        </w:tc>
      </w:tr>
      <w:tr w:rsidR="00F67D61" w:rsidRPr="0048090B" w14:paraId="5D4DC85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09D1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DA6A7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3D64C1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2.436.E-03</w:t>
            </w:r>
          </w:p>
        </w:tc>
      </w:tr>
      <w:tr w:rsidR="00F67D61" w:rsidRPr="0048090B" w14:paraId="168A90F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0B7E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FF49C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636FC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3.302.E-03</w:t>
            </w:r>
          </w:p>
        </w:tc>
      </w:tr>
      <w:tr w:rsidR="00F67D61" w:rsidRPr="0048090B" w14:paraId="7C143C5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E71C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293B83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6B216B0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4.165.E-03</w:t>
            </w:r>
          </w:p>
        </w:tc>
      </w:tr>
      <w:tr w:rsidR="00F67D61" w:rsidRPr="0048090B" w14:paraId="7D6D91C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5CC4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14FD9B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03572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r w:rsidR="00F67D61" w:rsidRPr="0048090B" w14:paraId="087F5A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7DD7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C9FE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53049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bl>
    <w:p w14:paraId="18D14518" w14:textId="77777777" w:rsidR="00F67D61" w:rsidRPr="0048090B" w:rsidRDefault="00F67D61" w:rsidP="00F67D61">
      <w:pPr>
        <w:widowControl/>
        <w:jc w:val="left"/>
        <w:outlineLvl w:val="1"/>
        <w:rPr>
          <w:rFonts w:ascii="Times New Roman" w:eastAsia="ＭＳ 明朝" w:hAnsi="Times New Roman" w:cs="Times New Roman"/>
          <w:szCs w:val="21"/>
        </w:rPr>
      </w:pPr>
    </w:p>
    <w:p w14:paraId="2F546643" w14:textId="77777777" w:rsidR="00F67D61" w:rsidRPr="0048090B" w:rsidRDefault="00F67D61" w:rsidP="00F67D61">
      <w:pPr>
        <w:widowControl/>
        <w:jc w:val="left"/>
        <w:rPr>
          <w:rFonts w:ascii="Times New Roman" w:eastAsia="ＭＳ 明朝" w:hAnsi="Times New Roman" w:cs="Times New Roman"/>
          <w:szCs w:val="21"/>
        </w:rPr>
      </w:pPr>
    </w:p>
    <w:p w14:paraId="53E3E930"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3" w:name="_Toc126693662"/>
      <w:commentRangeStart w:id="494"/>
      <w:r w:rsidRPr="0048090B">
        <w:rPr>
          <w:rStyle w:val="normaltextrun"/>
          <w:rFonts w:ascii="Times New Roman" w:eastAsia="ＭＳ 明朝" w:hAnsi="Times New Roman" w:cs="Times New Roman"/>
          <w:sz w:val="21"/>
          <w:szCs w:val="21"/>
        </w:rPr>
        <w:t>220906CP_cell0.2g_1  CA</w:t>
      </w:r>
      <w:r w:rsidRPr="0048090B">
        <w:rPr>
          <w:rStyle w:val="normaltextrun"/>
          <w:rFonts w:ascii="Times New Roman" w:eastAsia="ＭＳ 明朝" w:hAnsi="Times New Roman" w:cs="Times New Roman"/>
          <w:sz w:val="21"/>
          <w:szCs w:val="21"/>
        </w:rPr>
        <w:t>測定</w:t>
      </w:r>
      <w:commentRangeEnd w:id="494"/>
      <w:r w:rsidRPr="0048090B">
        <w:rPr>
          <w:rStyle w:val="ad"/>
          <w:rFonts w:ascii="Times New Roman" w:eastAsia="ＭＳ 明朝" w:hAnsi="Times New Roman" w:cs="Times New Roman"/>
          <w:kern w:val="2"/>
          <w:sz w:val="21"/>
          <w:szCs w:val="21"/>
        </w:rPr>
        <w:commentReference w:id="494"/>
      </w:r>
      <w:bookmarkEnd w:id="493"/>
    </w:p>
    <w:p w14:paraId="6975AFE6"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F67D61">
      <w:pPr>
        <w:widowControl/>
        <w:jc w:val="left"/>
        <w:rPr>
          <w:rFonts w:ascii="Times New Roman" w:eastAsia="ＭＳ 明朝" w:hAnsi="Times New Roman" w:cs="Times New Roman"/>
          <w:szCs w:val="21"/>
        </w:rPr>
      </w:pPr>
    </w:p>
    <w:p w14:paraId="75A90C16" w14:textId="52634A4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0F2BF8E"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675AD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511CF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0D2CBA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E0354A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567245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E064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4.386.E-04</w:t>
            </w:r>
          </w:p>
        </w:tc>
      </w:tr>
      <w:tr w:rsidR="00F67D61" w:rsidRPr="0048090B" w14:paraId="40E1D6C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62E14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8.766.E-04</w:t>
            </w:r>
          </w:p>
        </w:tc>
      </w:tr>
      <w:tr w:rsidR="00F67D61" w:rsidRPr="0048090B" w14:paraId="19591D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27699A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1.314.E-03</w:t>
            </w:r>
          </w:p>
        </w:tc>
      </w:tr>
      <w:tr w:rsidR="00F67D61" w:rsidRPr="0048090B" w14:paraId="40980BF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C8475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1.751.E-03</w:t>
            </w:r>
          </w:p>
        </w:tc>
      </w:tr>
      <w:tr w:rsidR="00F67D61" w:rsidRPr="0048090B" w14:paraId="2BD91F5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66FB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2.187.E-03</w:t>
            </w:r>
          </w:p>
        </w:tc>
      </w:tr>
      <w:tr w:rsidR="00F67D61" w:rsidRPr="0048090B" w14:paraId="0E03A17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05B6A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2.623.E-03</w:t>
            </w:r>
          </w:p>
        </w:tc>
      </w:tr>
      <w:tr w:rsidR="00F67D61" w:rsidRPr="0048090B" w14:paraId="4F02049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77503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3.059.E-03</w:t>
            </w:r>
          </w:p>
        </w:tc>
      </w:tr>
      <w:tr w:rsidR="00F67D61" w:rsidRPr="0048090B" w14:paraId="77775D2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B8FD1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3.493.E-03</w:t>
            </w:r>
          </w:p>
        </w:tc>
      </w:tr>
      <w:tr w:rsidR="00F67D61" w:rsidRPr="0048090B" w14:paraId="408ACF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B31CCC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3.928.E-03</w:t>
            </w:r>
          </w:p>
        </w:tc>
      </w:tr>
      <w:tr w:rsidR="00F67D61" w:rsidRPr="0048090B" w14:paraId="04AEF7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448B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8AE2D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D0A06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4.361.E-03</w:t>
            </w:r>
          </w:p>
        </w:tc>
      </w:tr>
      <w:tr w:rsidR="00F67D61" w:rsidRPr="0048090B" w14:paraId="3432F4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71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0CED4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9CD4D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4.794.E-03</w:t>
            </w:r>
          </w:p>
        </w:tc>
      </w:tr>
      <w:tr w:rsidR="00F67D61" w:rsidRPr="0048090B" w14:paraId="4A89EBE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290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BCAB8A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B1AB47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5.227.E-03</w:t>
            </w:r>
          </w:p>
        </w:tc>
      </w:tr>
      <w:tr w:rsidR="00F67D61" w:rsidRPr="0048090B" w14:paraId="196220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2B0E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E57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B3D0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5.659.E-03</w:t>
            </w:r>
          </w:p>
        </w:tc>
      </w:tr>
      <w:tr w:rsidR="00F67D61" w:rsidRPr="0048090B" w14:paraId="58707A8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82249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FC2F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20051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6.091.E-03</w:t>
            </w:r>
          </w:p>
        </w:tc>
      </w:tr>
      <w:tr w:rsidR="00F67D61" w:rsidRPr="0048090B" w14:paraId="21B6602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1A77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86EC6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CD13A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6.522.E-03</w:t>
            </w:r>
          </w:p>
        </w:tc>
      </w:tr>
      <w:tr w:rsidR="00F67D61" w:rsidRPr="0048090B" w14:paraId="361E0B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93C39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BC412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C117E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6.952.E-03</w:t>
            </w:r>
          </w:p>
        </w:tc>
      </w:tr>
      <w:tr w:rsidR="00F67D61" w:rsidRPr="0048090B" w14:paraId="4043C80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BD1E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74706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DD20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r w:rsidR="00F67D61" w:rsidRPr="0048090B" w14:paraId="7D87F1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5DC8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FEE32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01054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bl>
    <w:p w14:paraId="634F2E85" w14:textId="77777777" w:rsidR="00F67D61" w:rsidRPr="0048090B" w:rsidRDefault="00F67D61" w:rsidP="00F67D61">
      <w:pPr>
        <w:widowControl/>
        <w:jc w:val="left"/>
        <w:rPr>
          <w:rFonts w:ascii="Times New Roman" w:eastAsia="ＭＳ 明朝" w:hAnsi="Times New Roman" w:cs="Times New Roman"/>
          <w:szCs w:val="21"/>
        </w:rPr>
      </w:pPr>
    </w:p>
    <w:p w14:paraId="6FB898D4"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5" w:name="_Toc126693663"/>
      <w:commentRangeStart w:id="496"/>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96"/>
      <w:r w:rsidRPr="0048090B">
        <w:rPr>
          <w:rStyle w:val="ad"/>
          <w:rFonts w:ascii="Times New Roman" w:eastAsia="ＭＳ 明朝" w:hAnsi="Times New Roman" w:cs="Times New Roman"/>
          <w:kern w:val="2"/>
          <w:sz w:val="21"/>
          <w:szCs w:val="21"/>
        </w:rPr>
        <w:commentReference w:id="496"/>
      </w:r>
      <w:bookmarkEnd w:id="495"/>
    </w:p>
    <w:p w14:paraId="17CBE82A"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F67D61">
      <w:pPr>
        <w:widowControl/>
        <w:jc w:val="left"/>
        <w:rPr>
          <w:rFonts w:ascii="Times New Roman" w:eastAsia="ＭＳ 明朝" w:hAnsi="Times New Roman" w:cs="Times New Roman"/>
          <w:szCs w:val="21"/>
        </w:rPr>
      </w:pPr>
    </w:p>
    <w:p w14:paraId="02F09307" w14:textId="2913B37E"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1952F4E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73C7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0EB8AE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8D7E26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6EBA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A7AF5B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DACD52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56155B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81B303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78A0B0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41B5B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1D8A59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7BC4A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511C51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A0446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47B630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042983E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16645A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137F51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9.316.E-04</w:t>
            </w:r>
          </w:p>
        </w:tc>
      </w:tr>
      <w:tr w:rsidR="00F67D61" w:rsidRPr="0048090B" w14:paraId="782F44A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B39EC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1.354.E-03</w:t>
            </w:r>
          </w:p>
        </w:tc>
      </w:tr>
      <w:tr w:rsidR="00F67D61" w:rsidRPr="0048090B" w14:paraId="7C2F9BD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2D143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1.776.E-03</w:t>
            </w:r>
          </w:p>
        </w:tc>
      </w:tr>
      <w:tr w:rsidR="00F67D61" w:rsidRPr="0048090B" w14:paraId="27AF6CE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7A8D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D944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3CB9319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2.198.E-03</w:t>
            </w:r>
          </w:p>
        </w:tc>
      </w:tr>
      <w:tr w:rsidR="00F67D61" w:rsidRPr="0048090B" w14:paraId="58BEE7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1C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8D170E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25E4E2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2.619.E-03</w:t>
            </w:r>
          </w:p>
        </w:tc>
      </w:tr>
      <w:tr w:rsidR="00F67D61" w:rsidRPr="0048090B" w14:paraId="37AAE9B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5E5F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914E59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1B9958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3.039.E-03</w:t>
            </w:r>
          </w:p>
        </w:tc>
      </w:tr>
      <w:tr w:rsidR="00F67D61" w:rsidRPr="0048090B" w14:paraId="0F1B4F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D4BA6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5FF6E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534EBF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3.879.E-03</w:t>
            </w:r>
          </w:p>
        </w:tc>
      </w:tr>
      <w:tr w:rsidR="00F67D61" w:rsidRPr="0048090B" w14:paraId="0E09B2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D10EB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02D5E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477C7E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4.716.E-03</w:t>
            </w:r>
          </w:p>
        </w:tc>
      </w:tr>
      <w:tr w:rsidR="00F67D61" w:rsidRPr="0048090B" w14:paraId="40DB20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0BC9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02B59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2A0C9C7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5.551.E-03</w:t>
            </w:r>
          </w:p>
        </w:tc>
      </w:tr>
      <w:tr w:rsidR="00F67D61" w:rsidRPr="0048090B" w14:paraId="0936F7A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879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0FFB66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3A8B332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6.385.E-03</w:t>
            </w:r>
          </w:p>
        </w:tc>
      </w:tr>
      <w:tr w:rsidR="00F67D61" w:rsidRPr="0048090B" w14:paraId="2624E20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C68A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7B813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3BC8EC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7.216.E-03</w:t>
            </w:r>
          </w:p>
        </w:tc>
      </w:tr>
      <w:tr w:rsidR="00F67D61" w:rsidRPr="0048090B" w14:paraId="241ECC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0115D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4AFC2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15C0E5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r w:rsidR="00F67D61" w:rsidRPr="0048090B" w14:paraId="7BD3DB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909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304CC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4A2155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bl>
    <w:p w14:paraId="09AAB27B"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748DD60C"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7" w:name="_Toc126693664"/>
      <w:commentRangeStart w:id="498"/>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commentRangeEnd w:id="498"/>
      <w:r w:rsidRPr="0048090B">
        <w:rPr>
          <w:rStyle w:val="ad"/>
          <w:rFonts w:ascii="Times New Roman" w:eastAsia="ＭＳ 明朝" w:hAnsi="Times New Roman" w:cs="Times New Roman"/>
          <w:kern w:val="2"/>
          <w:sz w:val="21"/>
          <w:szCs w:val="21"/>
        </w:rPr>
        <w:commentReference w:id="498"/>
      </w:r>
      <w:bookmarkEnd w:id="497"/>
    </w:p>
    <w:p w14:paraId="00598180"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7A6412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601D58CB" w14:textId="7F2F2AB4"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79026D0"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7108876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98A54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47C34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DAB6C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73F84B8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24BE0B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7790463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C4895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089EFB3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63EF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78B65E1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BE46F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43960AA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A596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6E7B9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E7FF8E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0BED6C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69FF8D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5.931.E-04</w:t>
            </w:r>
          </w:p>
        </w:tc>
      </w:tr>
      <w:tr w:rsidR="00F67D61" w:rsidRPr="0048090B" w14:paraId="32C8122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1090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6.778.E-04</w:t>
            </w:r>
          </w:p>
        </w:tc>
      </w:tr>
      <w:tr w:rsidR="00F67D61" w:rsidRPr="0048090B" w14:paraId="46DE2F5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6CF7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F6EF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05E2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7.624.E-04</w:t>
            </w:r>
          </w:p>
        </w:tc>
      </w:tr>
      <w:tr w:rsidR="00F67D61" w:rsidRPr="0048090B" w14:paraId="24C1B47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A5F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2CE68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9B38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0EBD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353B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339A5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58A2C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D3E0E5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DB69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670F6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9FD8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3488C7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B9AD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E44A5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A84D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5023DB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624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A8F71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BF4F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4A8BAE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21D8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E22C6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134D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5E1C4D9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AE28B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135CCE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6A5872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2.955.E-03</w:t>
            </w:r>
          </w:p>
        </w:tc>
      </w:tr>
    </w:tbl>
    <w:p w14:paraId="7ED87C47"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5224B05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9" w:name="_Toc126693665"/>
      <w:commentRangeStart w:id="500"/>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commentRangeEnd w:id="500"/>
      <w:r w:rsidRPr="0048090B">
        <w:rPr>
          <w:rStyle w:val="ad"/>
          <w:rFonts w:ascii="Times New Roman" w:eastAsia="ＭＳ 明朝" w:hAnsi="Times New Roman" w:cs="Times New Roman"/>
          <w:kern w:val="2"/>
          <w:sz w:val="21"/>
          <w:szCs w:val="21"/>
        </w:rPr>
        <w:commentReference w:id="500"/>
      </w:r>
      <w:bookmarkEnd w:id="499"/>
    </w:p>
    <w:p w14:paraId="648EFAA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292F7F9"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BC54EE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375DDA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CC24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5AF0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955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B79C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247E50A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EBC9A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7835F9D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E031B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4DDDD7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08087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40A53EB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64E30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549D1B9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648A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21ECF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305E7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4D85F0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3972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8F562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8D2E4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3.375.E-03</w:t>
            </w:r>
          </w:p>
        </w:tc>
      </w:tr>
      <w:tr w:rsidR="00F67D61" w:rsidRPr="0048090B" w14:paraId="2CA36E0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5C88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46FCDE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DF009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4.214.E-03</w:t>
            </w:r>
          </w:p>
        </w:tc>
      </w:tr>
      <w:tr w:rsidR="00F67D61" w:rsidRPr="0048090B" w14:paraId="3BBBBFA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C1D6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B5FBCC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2DB223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5.051.E-03</w:t>
            </w:r>
          </w:p>
        </w:tc>
      </w:tr>
      <w:tr w:rsidR="00F67D61" w:rsidRPr="0048090B" w14:paraId="782825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B3CA8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86C5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EFC82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r w:rsidR="00F67D61" w:rsidRPr="0048090B" w14:paraId="30AAEE4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3A0C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90DD6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2E906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bl>
    <w:p w14:paraId="288335B1"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4CAF875D" w14:textId="77777777" w:rsidR="00F67D61" w:rsidRPr="0048090B" w:rsidRDefault="00F67D61" w:rsidP="00F67D61">
      <w:pPr>
        <w:pStyle w:val="paragraph"/>
        <w:numPr>
          <w:ilvl w:val="2"/>
          <w:numId w:val="62"/>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501" w:name="_Toc126693666"/>
      <w:commentRangeStart w:id="502"/>
      <w:r w:rsidRPr="0048090B">
        <w:rPr>
          <w:rStyle w:val="normaltextrun"/>
          <w:rFonts w:ascii="Times New Roman" w:eastAsia="ＭＳ 明朝" w:hAnsi="Times New Roman" w:cs="Times New Roman"/>
          <w:sz w:val="21"/>
          <w:szCs w:val="21"/>
        </w:rPr>
        <w:t>220906CP_cell0.8g  CA</w:t>
      </w:r>
      <w:r w:rsidRPr="0048090B">
        <w:rPr>
          <w:rStyle w:val="normaltextrun"/>
          <w:rFonts w:ascii="Times New Roman" w:eastAsia="ＭＳ 明朝" w:hAnsi="Times New Roman" w:cs="Times New Roman"/>
          <w:sz w:val="21"/>
          <w:szCs w:val="21"/>
        </w:rPr>
        <w:t>測定</w:t>
      </w:r>
      <w:commentRangeEnd w:id="502"/>
      <w:r w:rsidRPr="0048090B">
        <w:rPr>
          <w:rStyle w:val="ad"/>
          <w:rFonts w:ascii="Times New Roman" w:eastAsia="ＭＳ 明朝" w:hAnsi="Times New Roman" w:cs="Times New Roman"/>
          <w:kern w:val="2"/>
          <w:sz w:val="21"/>
          <w:szCs w:val="21"/>
        </w:rPr>
        <w:commentReference w:id="502"/>
      </w:r>
      <w:bookmarkEnd w:id="501"/>
    </w:p>
    <w:p w14:paraId="04E8E03E" w14:textId="77777777" w:rsidR="00F67D61" w:rsidRPr="0048090B" w:rsidRDefault="00F67D61" w:rsidP="00F67D6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34CF023D"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5814D0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BD3669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43A64E0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DF24D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4CA3C3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38DDF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70267E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33B97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6F3F67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F8E0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3EA600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A1124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47330C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350CCD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6C7A5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280F42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3FEA71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1356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ACAE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34F48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74AE49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2AFF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473E17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B0B9AC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1896A6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1EBE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A75BA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1760B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2DA1E3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903C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67694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E1C45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113B7D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046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3895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B7CC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0C8AD3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54EA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C633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4BF5E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938CA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D75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4692C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1EDC2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781D7D3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B2E4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3F2A6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EFAD7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6EE0E94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5A67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D39BC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F6F34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609C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1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4EE12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C59A4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708EC1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3DF7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3DD1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BA0BD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372C514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A9F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D7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17C433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3A35F924"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03" w:name="_Toc126693667"/>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503"/>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4" w:name="_Toc126693668"/>
      <w:commentRangeStart w:id="505"/>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505"/>
      <w:r w:rsidR="00737AE0" w:rsidRPr="0048090B">
        <w:rPr>
          <w:rStyle w:val="ad"/>
          <w:rFonts w:ascii="Times New Roman" w:eastAsia="ＭＳ 明朝" w:hAnsi="Times New Roman" w:cs="Times New Roman"/>
          <w:kern w:val="2"/>
          <w:sz w:val="21"/>
          <w:szCs w:val="21"/>
        </w:rPr>
        <w:commentReference w:id="505"/>
      </w:r>
      <w:r w:rsidR="00C8628A" w:rsidRPr="0048090B">
        <w:rPr>
          <w:rStyle w:val="normaltextrun"/>
          <w:rFonts w:ascii="Times New Roman" w:eastAsia="ＭＳ 明朝" w:hAnsi="Times New Roman" w:cs="Times New Roman"/>
          <w:sz w:val="21"/>
          <w:szCs w:val="21"/>
        </w:rPr>
        <w:t xml:space="preserve"> &amp; 220906CP_ naf5μL_2</w:t>
      </w:r>
      <w:bookmarkEnd w:id="504"/>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6" w:name="_Toc126693669"/>
      <w:commentRangeStart w:id="507"/>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507"/>
      <w:r w:rsidR="008765B6" w:rsidRPr="0048090B">
        <w:rPr>
          <w:rStyle w:val="ad"/>
          <w:rFonts w:ascii="Times New Roman" w:eastAsia="ＭＳ 明朝" w:hAnsi="Times New Roman" w:cs="Times New Roman"/>
          <w:kern w:val="2"/>
          <w:sz w:val="21"/>
          <w:szCs w:val="21"/>
        </w:rPr>
        <w:commentReference w:id="507"/>
      </w:r>
      <w:bookmarkEnd w:id="506"/>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8" w:name="_Toc126693670"/>
      <w:commentRangeStart w:id="509"/>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509"/>
      <w:r w:rsidR="008765B6" w:rsidRPr="0048090B">
        <w:rPr>
          <w:rStyle w:val="ad"/>
          <w:rFonts w:ascii="Times New Roman" w:eastAsia="ＭＳ 明朝" w:hAnsi="Times New Roman" w:cs="Times New Roman"/>
          <w:kern w:val="2"/>
          <w:sz w:val="21"/>
          <w:szCs w:val="21"/>
        </w:rPr>
        <w:commentReference w:id="509"/>
      </w:r>
      <w:bookmarkEnd w:id="508"/>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0" w:name="_Toc126693671"/>
      <w:commentRangeStart w:id="511"/>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511"/>
      <w:r w:rsidR="00313543" w:rsidRPr="0048090B">
        <w:rPr>
          <w:rStyle w:val="ad"/>
          <w:rFonts w:ascii="Times New Roman" w:eastAsia="ＭＳ 明朝" w:hAnsi="Times New Roman" w:cs="Times New Roman"/>
          <w:kern w:val="2"/>
          <w:sz w:val="21"/>
          <w:szCs w:val="21"/>
        </w:rPr>
        <w:commentReference w:id="511"/>
      </w:r>
      <w:bookmarkEnd w:id="510"/>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2" w:name="_Toc126693672"/>
      <w:commentRangeStart w:id="513"/>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513"/>
      <w:r w:rsidRPr="0048090B">
        <w:rPr>
          <w:rStyle w:val="ad"/>
          <w:rFonts w:ascii="Times New Roman" w:eastAsia="ＭＳ 明朝" w:hAnsi="Times New Roman" w:cs="Times New Roman"/>
          <w:kern w:val="2"/>
          <w:sz w:val="21"/>
          <w:szCs w:val="21"/>
        </w:rPr>
        <w:commentReference w:id="513"/>
      </w:r>
      <w:bookmarkEnd w:id="512"/>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4" w:name="_Toc126693673"/>
      <w:commentRangeStart w:id="515"/>
      <w:r w:rsidRPr="0048090B">
        <w:rPr>
          <w:rStyle w:val="normaltextrun"/>
          <w:rFonts w:ascii="Times New Roman" w:eastAsia="ＭＳ 明朝" w:hAnsi="Times New Roman" w:cs="Times New Roman"/>
          <w:sz w:val="21"/>
          <w:szCs w:val="21"/>
        </w:rPr>
        <w:t>220906CP_ naf20μL</w:t>
      </w:r>
      <w:commentRangeEnd w:id="515"/>
      <w:r w:rsidRPr="0048090B">
        <w:rPr>
          <w:rStyle w:val="ad"/>
          <w:rFonts w:ascii="Times New Roman" w:eastAsia="ＭＳ 明朝" w:hAnsi="Times New Roman" w:cs="Times New Roman"/>
          <w:kern w:val="2"/>
          <w:sz w:val="21"/>
          <w:szCs w:val="21"/>
        </w:rPr>
        <w:commentReference w:id="515"/>
      </w:r>
      <w:bookmarkEnd w:id="514"/>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 xml:space="preserve">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16" w:name="_Toc126693674"/>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516"/>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2925BB83"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17" w:name="_Toc126693675"/>
      <w:commentRangeStart w:id="518"/>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518"/>
      <w:r w:rsidR="009A6FF2" w:rsidRPr="0048090B">
        <w:rPr>
          <w:rStyle w:val="ad"/>
          <w:rFonts w:ascii="Times New Roman" w:eastAsia="ＭＳ 明朝" w:hAnsi="Times New Roman" w:cs="Times New Roman"/>
          <w:sz w:val="21"/>
          <w:szCs w:val="21"/>
        </w:rPr>
        <w:commentReference w:id="518"/>
      </w:r>
      <w:bookmarkEnd w:id="517"/>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519"/>
      <w:r w:rsidRPr="0048090B">
        <w:rPr>
          <w:rFonts w:ascii="Times New Roman" w:eastAsia="ＭＳ 明朝" w:hAnsi="Times New Roman" w:cs="Times New Roman"/>
          <w:b w:val="0"/>
          <w:bCs w:val="0"/>
        </w:rPr>
        <w:t>セル内のグルコース濃度</w:t>
      </w:r>
      <w:commentRangeEnd w:id="519"/>
      <w:r w:rsidRPr="0048090B">
        <w:rPr>
          <w:rStyle w:val="ad"/>
          <w:rFonts w:ascii="Times New Roman" w:eastAsia="ＭＳ 明朝" w:hAnsi="Times New Roman" w:cs="Times New Roman"/>
          <w:b w:val="0"/>
          <w:bCs w:val="0"/>
          <w:sz w:val="21"/>
          <w:szCs w:val="21"/>
        </w:rPr>
        <w:commentReference w:id="519"/>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20" w:name="_Toc12669367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520"/>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1" w:name="_Toc126693677"/>
      <w:commentRangeStart w:id="52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522"/>
      <w:r w:rsidR="00423754" w:rsidRPr="0048090B">
        <w:rPr>
          <w:rStyle w:val="ad"/>
          <w:rFonts w:ascii="Times New Roman" w:eastAsia="ＭＳ 明朝" w:hAnsi="Times New Roman" w:cs="Times New Roman"/>
          <w:kern w:val="2"/>
          <w:sz w:val="21"/>
          <w:szCs w:val="21"/>
        </w:rPr>
        <w:commentReference w:id="522"/>
      </w:r>
      <w:bookmarkEnd w:id="521"/>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523"/>
      <w:r w:rsidRPr="0048090B">
        <w:rPr>
          <w:rFonts w:ascii="Times New Roman" w:eastAsia="ＭＳ 明朝" w:hAnsi="Times New Roman" w:cs="Times New Roman"/>
          <w:szCs w:val="21"/>
        </w:rPr>
        <w:t>セル内のグルコース濃度</w:t>
      </w:r>
      <w:commentRangeEnd w:id="523"/>
      <w:r w:rsidRPr="0048090B">
        <w:rPr>
          <w:rStyle w:val="ad"/>
          <w:rFonts w:ascii="Times New Roman" w:eastAsia="ＭＳ 明朝" w:hAnsi="Times New Roman" w:cs="Times New Roman"/>
          <w:b/>
          <w:bCs/>
          <w:sz w:val="21"/>
          <w:szCs w:val="21"/>
        </w:rPr>
        <w:commentReference w:id="523"/>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4" w:name="_Toc126693678"/>
      <w:commentRangeStart w:id="525"/>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25"/>
      <w:r w:rsidR="00AB6914" w:rsidRPr="0048090B">
        <w:rPr>
          <w:rStyle w:val="ad"/>
          <w:rFonts w:ascii="Times New Roman" w:eastAsia="ＭＳ 明朝" w:hAnsi="Times New Roman" w:cs="Times New Roman"/>
          <w:kern w:val="2"/>
          <w:sz w:val="21"/>
          <w:szCs w:val="21"/>
        </w:rPr>
        <w:commentReference w:id="525"/>
      </w:r>
      <w:bookmarkEnd w:id="524"/>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526"/>
      <w:r w:rsidRPr="0048090B">
        <w:rPr>
          <w:rFonts w:ascii="Times New Roman" w:eastAsia="ＭＳ 明朝" w:hAnsi="Times New Roman" w:cs="Times New Roman"/>
          <w:szCs w:val="21"/>
        </w:rPr>
        <w:t>セル内のグルコース濃度</w:t>
      </w:r>
      <w:commentRangeEnd w:id="526"/>
      <w:r w:rsidR="00B44565" w:rsidRPr="0048090B">
        <w:rPr>
          <w:rStyle w:val="ad"/>
          <w:rFonts w:ascii="Times New Roman" w:eastAsia="ＭＳ 明朝" w:hAnsi="Times New Roman" w:cs="Times New Roman"/>
          <w:sz w:val="21"/>
          <w:szCs w:val="21"/>
        </w:rPr>
        <w:commentReference w:id="526"/>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7" w:name="_Toc126693679"/>
      <w:commentRangeStart w:id="528"/>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28"/>
      <w:r w:rsidR="004C302E" w:rsidRPr="0048090B">
        <w:rPr>
          <w:rStyle w:val="ad"/>
          <w:rFonts w:ascii="Times New Roman" w:eastAsia="ＭＳ 明朝" w:hAnsi="Times New Roman" w:cs="Times New Roman"/>
          <w:kern w:val="2"/>
          <w:sz w:val="21"/>
          <w:szCs w:val="21"/>
        </w:rPr>
        <w:commentReference w:id="528"/>
      </w:r>
      <w:bookmarkEnd w:id="527"/>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529"/>
      <w:r w:rsidRPr="0048090B">
        <w:rPr>
          <w:rFonts w:ascii="Times New Roman" w:eastAsia="ＭＳ 明朝" w:hAnsi="Times New Roman" w:cs="Times New Roman"/>
          <w:szCs w:val="21"/>
        </w:rPr>
        <w:t>セル内のグルコース濃度</w:t>
      </w:r>
      <w:commentRangeEnd w:id="529"/>
      <w:r w:rsidR="00B44565" w:rsidRPr="0048090B">
        <w:rPr>
          <w:rStyle w:val="ad"/>
          <w:rFonts w:ascii="Times New Roman" w:eastAsia="ＭＳ 明朝" w:hAnsi="Times New Roman" w:cs="Times New Roman"/>
          <w:sz w:val="21"/>
          <w:szCs w:val="21"/>
        </w:rPr>
        <w:commentReference w:id="529"/>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0" w:name="_Toc126693680"/>
      <w:commentRangeStart w:id="531"/>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31"/>
      <w:r w:rsidR="004C302E" w:rsidRPr="0048090B">
        <w:rPr>
          <w:rStyle w:val="ad"/>
          <w:rFonts w:ascii="Times New Roman" w:eastAsia="ＭＳ 明朝" w:hAnsi="Times New Roman" w:cs="Times New Roman"/>
          <w:kern w:val="2"/>
          <w:sz w:val="21"/>
          <w:szCs w:val="21"/>
        </w:rPr>
        <w:commentReference w:id="531"/>
      </w:r>
      <w:bookmarkEnd w:id="530"/>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532"/>
      <w:r w:rsidRPr="0048090B">
        <w:rPr>
          <w:rFonts w:ascii="Times New Roman" w:eastAsia="ＭＳ 明朝" w:hAnsi="Times New Roman" w:cs="Times New Roman"/>
          <w:szCs w:val="21"/>
        </w:rPr>
        <w:t>セル内のグルコース濃度</w:t>
      </w:r>
      <w:commentRangeEnd w:id="532"/>
      <w:r w:rsidR="00B44565" w:rsidRPr="0048090B">
        <w:rPr>
          <w:rStyle w:val="ad"/>
          <w:rFonts w:ascii="Times New Roman" w:eastAsia="ＭＳ 明朝" w:hAnsi="Times New Roman" w:cs="Times New Roman"/>
          <w:sz w:val="21"/>
          <w:szCs w:val="21"/>
        </w:rPr>
        <w:commentReference w:id="532"/>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3" w:name="_Toc126693681"/>
      <w:commentRangeStart w:id="534"/>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34"/>
      <w:r w:rsidR="004C302E" w:rsidRPr="0048090B">
        <w:rPr>
          <w:rStyle w:val="ad"/>
          <w:rFonts w:ascii="Times New Roman" w:eastAsia="ＭＳ 明朝" w:hAnsi="Times New Roman" w:cs="Times New Roman"/>
          <w:kern w:val="2"/>
          <w:sz w:val="21"/>
          <w:szCs w:val="21"/>
        </w:rPr>
        <w:commentReference w:id="534"/>
      </w:r>
      <w:bookmarkEnd w:id="533"/>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535"/>
      <w:r w:rsidRPr="0048090B">
        <w:rPr>
          <w:rFonts w:ascii="Times New Roman" w:eastAsia="ＭＳ 明朝" w:hAnsi="Times New Roman" w:cs="Times New Roman"/>
          <w:szCs w:val="21"/>
        </w:rPr>
        <w:t>セル内のグルコース濃度</w:t>
      </w:r>
      <w:commentRangeEnd w:id="535"/>
      <w:r w:rsidR="00B44565" w:rsidRPr="0048090B">
        <w:rPr>
          <w:rStyle w:val="ad"/>
          <w:rFonts w:ascii="Times New Roman" w:eastAsia="ＭＳ 明朝" w:hAnsi="Times New Roman" w:cs="Times New Roman"/>
          <w:sz w:val="21"/>
          <w:szCs w:val="21"/>
        </w:rPr>
        <w:commentReference w:id="535"/>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6" w:name="_Toc126693682"/>
      <w:commentRangeStart w:id="537"/>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37"/>
      <w:r w:rsidR="004C302E" w:rsidRPr="0048090B">
        <w:rPr>
          <w:rStyle w:val="ad"/>
          <w:rFonts w:ascii="Times New Roman" w:eastAsia="ＭＳ 明朝" w:hAnsi="Times New Roman" w:cs="Times New Roman"/>
          <w:kern w:val="2"/>
          <w:sz w:val="21"/>
          <w:szCs w:val="21"/>
        </w:rPr>
        <w:commentReference w:id="537"/>
      </w:r>
      <w:bookmarkEnd w:id="536"/>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538"/>
      <w:r w:rsidRPr="0048090B">
        <w:rPr>
          <w:rFonts w:ascii="Times New Roman" w:eastAsia="ＭＳ 明朝" w:hAnsi="Times New Roman" w:cs="Times New Roman"/>
          <w:szCs w:val="21"/>
        </w:rPr>
        <w:t>セル内のグルコース濃度</w:t>
      </w:r>
      <w:commentRangeEnd w:id="538"/>
      <w:r w:rsidR="00327D25" w:rsidRPr="0048090B">
        <w:rPr>
          <w:rStyle w:val="ad"/>
          <w:rFonts w:ascii="Times New Roman" w:eastAsia="ＭＳ 明朝" w:hAnsi="Times New Roman" w:cs="Times New Roman"/>
          <w:sz w:val="21"/>
          <w:szCs w:val="21"/>
        </w:rPr>
        <w:commentReference w:id="538"/>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9" w:name="_Toc126693683"/>
      <w:commentRangeStart w:id="540"/>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540"/>
      <w:r w:rsidR="00286E7A" w:rsidRPr="0048090B">
        <w:rPr>
          <w:rStyle w:val="ad"/>
          <w:rFonts w:ascii="Times New Roman" w:eastAsia="ＭＳ 明朝" w:hAnsi="Times New Roman" w:cs="Times New Roman"/>
          <w:kern w:val="2"/>
          <w:sz w:val="21"/>
          <w:szCs w:val="21"/>
        </w:rPr>
        <w:commentReference w:id="540"/>
      </w:r>
      <w:bookmarkEnd w:id="539"/>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541"/>
      <w:r w:rsidRPr="0048090B">
        <w:rPr>
          <w:rFonts w:ascii="Times New Roman" w:eastAsia="ＭＳ 明朝" w:hAnsi="Times New Roman" w:cs="Times New Roman"/>
          <w:szCs w:val="21"/>
        </w:rPr>
        <w:t>セル内のグルコース濃度</w:t>
      </w:r>
      <w:commentRangeEnd w:id="541"/>
      <w:r w:rsidR="003C5FD8" w:rsidRPr="0048090B">
        <w:rPr>
          <w:rStyle w:val="ad"/>
          <w:rFonts w:ascii="Times New Roman" w:eastAsia="ＭＳ 明朝" w:hAnsi="Times New Roman" w:cs="Times New Roman"/>
          <w:sz w:val="21"/>
          <w:szCs w:val="21"/>
        </w:rPr>
        <w:commentReference w:id="541"/>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2" w:name="_Toc126693684"/>
      <w:commentRangeStart w:id="543"/>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543"/>
      <w:r w:rsidR="00552F2B" w:rsidRPr="0048090B">
        <w:rPr>
          <w:rStyle w:val="ad"/>
          <w:rFonts w:ascii="Times New Roman" w:eastAsia="ＭＳ 明朝" w:hAnsi="Times New Roman" w:cs="Times New Roman"/>
          <w:kern w:val="2"/>
          <w:sz w:val="21"/>
          <w:szCs w:val="21"/>
        </w:rPr>
        <w:commentReference w:id="543"/>
      </w:r>
      <w:bookmarkEnd w:id="542"/>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544"/>
      <w:r w:rsidRPr="0048090B">
        <w:rPr>
          <w:rFonts w:ascii="Times New Roman" w:eastAsia="ＭＳ 明朝" w:hAnsi="Times New Roman" w:cs="Times New Roman"/>
          <w:szCs w:val="21"/>
        </w:rPr>
        <w:t>セル内のグルコース濃度</w:t>
      </w:r>
      <w:commentRangeEnd w:id="544"/>
      <w:r w:rsidR="00444E1E" w:rsidRPr="0048090B">
        <w:rPr>
          <w:rStyle w:val="ad"/>
          <w:rFonts w:ascii="Times New Roman" w:eastAsia="ＭＳ 明朝" w:hAnsi="Times New Roman" w:cs="Times New Roman"/>
          <w:sz w:val="21"/>
          <w:szCs w:val="21"/>
        </w:rPr>
        <w:commentReference w:id="544"/>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D1D7DA0" w14:textId="77777777" w:rsidR="00FA3772" w:rsidRPr="0048090B" w:rsidRDefault="00FA3772" w:rsidP="00F67D61">
      <w:pPr>
        <w:widowControl/>
        <w:jc w:val="left"/>
        <w:rPr>
          <w:rFonts w:ascii="Times New Roman" w:eastAsia="ＭＳ 明朝" w:hAnsi="Times New Roman" w:cs="Times New Roman"/>
          <w:color w:val="000000" w:themeColor="text1"/>
          <w:szCs w:val="21"/>
        </w:rPr>
      </w:pPr>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545" w:name="_Toc126693685"/>
      <w:r w:rsidRPr="0048090B">
        <w:rPr>
          <w:rFonts w:ascii="Times New Roman" w:eastAsia="ＭＳ 明朝" w:hAnsi="Times New Roman" w:cs="Times New Roman"/>
          <w:color w:val="000000" w:themeColor="text1"/>
          <w:szCs w:val="21"/>
        </w:rPr>
        <w:t>結果・考察</w:t>
      </w:r>
      <w:bookmarkEnd w:id="545"/>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46" w:name="_Toc126693686"/>
      <w:r w:rsidRPr="0048090B">
        <w:rPr>
          <w:rFonts w:ascii="Times New Roman" w:eastAsia="ＭＳ 明朝" w:hAnsi="Times New Roman" w:cs="Times New Roman"/>
          <w:color w:val="000000" w:themeColor="text1"/>
          <w:szCs w:val="21"/>
        </w:rPr>
        <w:t>塩基性酢酸ニッケルの合成について</w:t>
      </w:r>
      <w:bookmarkEnd w:id="546"/>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E87075"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m:t>
          </m:r>
          <m:r>
            <w:rPr>
              <w:rFonts w:ascii="Cambria Math" w:eastAsia="ＭＳ 明朝" w:hAnsi="Cambria Math" w:cs="Times New Roman"/>
              <w:color w:val="000000" w:themeColor="text1"/>
              <w:szCs w:val="21"/>
            </w:rPr>
            <m:t>d</m:t>
          </m:r>
          <m:r>
            <w:rPr>
              <w:rFonts w:ascii="Cambria Math" w:eastAsia="ＭＳ 明朝" w:hAnsi="Cambria Math" w:cs="Times New Roman"/>
              <w:color w:val="000000" w:themeColor="text1"/>
              <w:szCs w:val="21"/>
            </w:rPr>
            <m:t xml:space="preserve"> </m:t>
          </m:r>
          <m:r>
            <w:rPr>
              <w:rFonts w:ascii="Cambria Math" w:eastAsia="ＭＳ 明朝" w:hAnsi="Cambria Math" w:cs="Times New Roman"/>
              <w:color w:val="000000" w:themeColor="text1"/>
              <w:szCs w:val="21"/>
            </w:rPr>
            <m:t>sin</m:t>
          </m:r>
          <m:r>
            <w:rPr>
              <w:rFonts w:ascii="Cambria Math" w:eastAsia="ＭＳ 明朝" w:hAnsi="Cambria Math" w:cs="Times New Roman"/>
              <w:color w:val="000000" w:themeColor="text1"/>
              <w:szCs w:val="21"/>
            </w:rPr>
            <m:t>θ</m:t>
          </m:r>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n</m:t>
          </m:r>
          <m:r>
            <w:rPr>
              <w:rFonts w:ascii="Cambria Math" w:eastAsia="ＭＳ 明朝" w:hAnsi="Cambria Math" w:cs="Times New Roman"/>
              <w:color w:val="000000" w:themeColor="text1"/>
              <w:szCs w:val="21"/>
            </w:rPr>
            <m:t>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547"/>
      <w:proofErr w:type="spellStart"/>
      <w:r w:rsidR="00C92D9C" w:rsidRPr="0048090B">
        <w:rPr>
          <w:rFonts w:ascii="Times New Roman" w:eastAsia="ＭＳ 明朝" w:hAnsi="Times New Roman" w:cs="Times New Roman"/>
          <w:color w:val="000000" w:themeColor="text1"/>
          <w:szCs w:val="21"/>
        </w:rPr>
        <w:t>CellCalc</w:t>
      </w:r>
      <w:commentRangeEnd w:id="547"/>
      <w:proofErr w:type="spellEnd"/>
      <w:r w:rsidR="008D3C0D" w:rsidRPr="0048090B">
        <w:rPr>
          <w:rStyle w:val="ad"/>
          <w:rFonts w:ascii="Times New Roman" w:eastAsia="ＭＳ 明朝" w:hAnsi="Times New Roman" w:cs="Times New Roman"/>
          <w:sz w:val="21"/>
          <w:szCs w:val="21"/>
        </w:rPr>
        <w:commentReference w:id="547"/>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48" w:name="_Toc126693687"/>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548"/>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408F73A4" w14:textId="55B22563" w:rsidR="00565FC2" w:rsidRPr="0048090B" w:rsidRDefault="00565FC2" w:rsidP="00FD0085">
      <w:pPr>
        <w:widowControl/>
        <w:jc w:val="left"/>
        <w:rPr>
          <w:rFonts w:ascii="Times New Roman" w:eastAsia="ＭＳ 明朝" w:hAnsi="Times New Roman" w:cs="Times New Roman"/>
          <w:color w:val="000000" w:themeColor="text1"/>
          <w:szCs w:val="21"/>
        </w:rPr>
      </w:pPr>
    </w:p>
    <w:p w14:paraId="2B26A659" w14:textId="7F4622F6" w:rsidR="00281406" w:rsidRPr="0048090B" w:rsidRDefault="00281406" w:rsidP="00FD0085">
      <w:pPr>
        <w:widowControl/>
        <w:jc w:val="left"/>
        <w:rPr>
          <w:rFonts w:ascii="Times New Roman" w:eastAsia="ＭＳ 明朝" w:hAnsi="Times New Roman" w:cs="Times New Roman"/>
          <w:color w:val="000000" w:themeColor="text1"/>
          <w:szCs w:val="21"/>
        </w:rPr>
      </w:pPr>
    </w:p>
    <w:p w14:paraId="66E4B49F" w14:textId="1E71F4BA" w:rsidR="00F12B1D" w:rsidRPr="0048090B" w:rsidRDefault="00F12B1D" w:rsidP="00FD0085">
      <w:pPr>
        <w:widowControl/>
        <w:jc w:val="left"/>
        <w:rPr>
          <w:rFonts w:ascii="Times New Roman" w:eastAsia="ＭＳ 明朝" w:hAnsi="Times New Roman" w:cs="Times New Roman"/>
          <w:color w:val="000000" w:themeColor="text1"/>
          <w:szCs w:val="21"/>
        </w:rPr>
      </w:pPr>
    </w:p>
    <w:p w14:paraId="59A81AF3" w14:textId="51D93E4F" w:rsidR="00F12B1D" w:rsidRPr="0048090B" w:rsidRDefault="00F12B1D" w:rsidP="00FD0085">
      <w:pPr>
        <w:widowControl/>
        <w:jc w:val="left"/>
        <w:rPr>
          <w:rFonts w:ascii="Times New Roman" w:eastAsia="ＭＳ 明朝" w:hAnsi="Times New Roman" w:cs="Times New Roman"/>
          <w:color w:val="000000" w:themeColor="text1"/>
          <w:szCs w:val="21"/>
        </w:rPr>
      </w:pPr>
    </w:p>
    <w:p w14:paraId="0ED504E0"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650BFFB2"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05D59FD9"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7DE7169A"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2A9F7C8F"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440E853D" w14:textId="2412727C" w:rsidR="004E6B44" w:rsidRPr="0048090B" w:rsidRDefault="004E6B44" w:rsidP="00FD0085">
      <w:pPr>
        <w:widowControl/>
        <w:jc w:val="left"/>
        <w:rPr>
          <w:rFonts w:ascii="Times New Roman" w:eastAsia="ＭＳ 明朝" w:hAnsi="Times New Roman" w:cs="Times New Roman"/>
          <w:color w:val="000000" w:themeColor="text1"/>
          <w:szCs w:val="21"/>
        </w:rPr>
      </w:pPr>
    </w:p>
    <w:p w14:paraId="1ABC3A5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C7EAAB0"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E15015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170B2A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844AC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7B0F73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10198C4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00D9BE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7844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5E50A1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4B6692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447A2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5FE7AE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3A5BEE0D"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B9AA59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55E82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2520A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BD2A6CA"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40ECAD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16512C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6D7A61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874711F"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153509D" w14:textId="50717681"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49" w:name="_Toc126693688"/>
      <w:r w:rsidRPr="0048090B">
        <w:rPr>
          <w:rFonts w:ascii="Times New Roman" w:eastAsia="ＭＳ 明朝" w:hAnsi="Times New Roman" w:cs="Times New Roman"/>
          <w:color w:val="000000" w:themeColor="text1"/>
          <w:szCs w:val="21"/>
        </w:rPr>
        <w:t>イオン交換について</w:t>
      </w:r>
      <w:bookmarkEnd w:id="549"/>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Pr="0048090B" w:rsidRDefault="003B6BBE" w:rsidP="00FD0085">
      <w:pPr>
        <w:widowControl/>
        <w:jc w:val="left"/>
        <w:rPr>
          <w:rFonts w:ascii="Times New Roman" w:eastAsia="ＭＳ 明朝" w:hAnsi="Times New Roman" w:cs="Times New Roman"/>
          <w:color w:val="000000" w:themeColor="text1"/>
          <w:szCs w:val="21"/>
        </w:rPr>
      </w:pPr>
    </w:p>
    <w:p w14:paraId="12C01E0D" w14:textId="58A5657C" w:rsidR="00BD37E2" w:rsidRPr="0048090B" w:rsidRDefault="00BD37E2" w:rsidP="00FD0085">
      <w:pPr>
        <w:widowControl/>
        <w:jc w:val="left"/>
        <w:rPr>
          <w:rFonts w:ascii="Times New Roman" w:eastAsia="ＭＳ 明朝" w:hAnsi="Times New Roman" w:cs="Times New Roman"/>
          <w:color w:val="000000" w:themeColor="text1"/>
          <w:szCs w:val="21"/>
        </w:rPr>
      </w:pPr>
    </w:p>
    <w:p w14:paraId="10134F28" w14:textId="1AF759F4" w:rsidR="00BD37E2" w:rsidRPr="0048090B" w:rsidRDefault="00BD37E2" w:rsidP="00FD0085">
      <w:pPr>
        <w:widowControl/>
        <w:jc w:val="left"/>
        <w:rPr>
          <w:rFonts w:ascii="Times New Roman" w:eastAsia="ＭＳ 明朝" w:hAnsi="Times New Roman" w:cs="Times New Roman"/>
          <w:color w:val="000000" w:themeColor="text1"/>
          <w:szCs w:val="21"/>
        </w:rPr>
      </w:pPr>
    </w:p>
    <w:p w14:paraId="26A934A8" w14:textId="5C3334B7" w:rsidR="003B6BBE" w:rsidRPr="0048090B" w:rsidRDefault="003B6BBE" w:rsidP="00FD0085">
      <w:pPr>
        <w:widowControl/>
        <w:jc w:val="left"/>
        <w:rPr>
          <w:rFonts w:ascii="Times New Roman" w:eastAsia="ＭＳ 明朝" w:hAnsi="Times New Roman" w:cs="Times New Roman"/>
          <w:color w:val="000000" w:themeColor="text1"/>
          <w:szCs w:val="21"/>
        </w:rPr>
      </w:pPr>
    </w:p>
    <w:p w14:paraId="40535811" w14:textId="150E4B68" w:rsidR="00BD37E2" w:rsidRPr="0048090B" w:rsidRDefault="00BD37E2" w:rsidP="00FD0085">
      <w:pPr>
        <w:widowControl/>
        <w:jc w:val="left"/>
        <w:rPr>
          <w:rFonts w:ascii="Times New Roman" w:eastAsia="ＭＳ 明朝" w:hAnsi="Times New Roman" w:cs="Times New Roman"/>
          <w:color w:val="000000" w:themeColor="text1"/>
          <w:szCs w:val="21"/>
        </w:rPr>
      </w:pPr>
    </w:p>
    <w:p w14:paraId="327795E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6381407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8CF403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354F98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A4AC3D0"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3C674932"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9257C1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48ADA3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469AB7D"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46494661" w14:textId="69B13DBE" w:rsidR="002B4513" w:rsidRPr="0048090B" w:rsidRDefault="002B4513" w:rsidP="00FD0085">
      <w:pPr>
        <w:widowControl/>
        <w:jc w:val="left"/>
        <w:rPr>
          <w:rFonts w:ascii="Times New Roman" w:eastAsia="ＭＳ 明朝" w:hAnsi="Times New Roman" w:cs="Times New Roman"/>
          <w:color w:val="000000" w:themeColor="text1"/>
          <w:szCs w:val="21"/>
        </w:rPr>
      </w:pPr>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50" w:name="_Toc12669368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550"/>
    </w:p>
    <w:p w14:paraId="31E013C8" w14:textId="49E6E45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1" w:name="_Toc126693690"/>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bookmarkEnd w:id="551"/>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72B3A97A"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2" w:name="_Toc126693691"/>
      <w:r w:rsidRPr="0048090B">
        <w:rPr>
          <w:rFonts w:ascii="Times New Roman" w:eastAsia="ＭＳ 明朝" w:hAnsi="Times New Roman" w:cs="Times New Roman"/>
          <w:color w:val="000000" w:themeColor="text1"/>
          <w:szCs w:val="21"/>
        </w:rPr>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bookmarkEnd w:id="552"/>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7322683" w14:textId="7206AA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r w:rsidR="00CD6CB0" w:rsidRPr="0048090B">
        <w:rPr>
          <w:rFonts w:ascii="Times New Roman" w:eastAsia="ＭＳ 明朝" w:hAnsi="Times New Roman" w:cs="Times New Roman"/>
          <w:color w:val="000000" w:themeColor="text1"/>
          <w:szCs w:val="21"/>
        </w:rPr>
        <w:br w:type="page"/>
      </w:r>
    </w:p>
    <w:p w14:paraId="4A156C9C" w14:textId="06635EEF"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3" w:name="OLE_LINK2"/>
      <w:bookmarkStart w:id="554" w:name="_Toc126693692"/>
      <w:r w:rsidRPr="0048090B">
        <w:rPr>
          <w:rFonts w:ascii="Times New Roman" w:eastAsia="ＭＳ 明朝" w:hAnsi="Times New Roman" w:cs="Times New Roman"/>
          <w:color w:val="000000" w:themeColor="text1"/>
          <w:szCs w:val="21"/>
        </w:rPr>
        <w:t>220906CP_Cell0.2g_2_1</w:t>
      </w:r>
      <w:r w:rsidRPr="0048090B">
        <w:rPr>
          <w:rFonts w:ascii="Times New Roman" w:eastAsia="ＭＳ 明朝" w:hAnsi="Times New Roman" w:cs="Times New Roman"/>
          <w:color w:val="000000" w:themeColor="text1"/>
          <w:szCs w:val="21"/>
        </w:rPr>
        <w:t>回目</w:t>
      </w:r>
      <w:bookmarkEnd w:id="554"/>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553"/>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6ECF8462"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5" w:name="_Toc126693693"/>
      <w:r w:rsidRPr="0048090B">
        <w:rPr>
          <w:rFonts w:ascii="Times New Roman" w:eastAsia="ＭＳ 明朝" w:hAnsi="Times New Roman" w:cs="Times New Roman"/>
          <w:color w:val="000000" w:themeColor="text1"/>
          <w:szCs w:val="21"/>
        </w:rPr>
        <w:t>220906CP_naf5μL_1</w:t>
      </w:r>
      <w:bookmarkEnd w:id="555"/>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669A7D7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6" w:name="_Toc126693694"/>
      <w:r w:rsidRPr="0048090B">
        <w:rPr>
          <w:rFonts w:ascii="Times New Roman" w:eastAsia="ＭＳ 明朝" w:hAnsi="Times New Roman" w:cs="Times New Roman"/>
          <w:color w:val="000000" w:themeColor="text1"/>
          <w:szCs w:val="21"/>
        </w:rPr>
        <w:t>220914CP_ cell500μL</w:t>
      </w:r>
      <w:bookmarkEnd w:id="556"/>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57" w:name="_Toc126693695"/>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557"/>
    </w:p>
    <w:p w14:paraId="674BF6B3" w14:textId="1A542C5E"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58" w:name="OLE_LINK7"/>
      <w:bookmarkStart w:id="559" w:name="_Toc126693696"/>
      <w:commentRangeStart w:id="560"/>
      <w:r w:rsidRPr="0048090B">
        <w:rPr>
          <w:rFonts w:ascii="Times New Roman" w:eastAsia="ＭＳ 明朝" w:hAnsi="Times New Roman" w:cs="Times New Roman"/>
          <w:color w:val="000000" w:themeColor="text1"/>
          <w:szCs w:val="21"/>
        </w:rPr>
        <w:t>220415</w:t>
      </w:r>
      <w:bookmarkEnd w:id="558"/>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commentRangeEnd w:id="560"/>
      <w:r w:rsidR="00DC0A89" w:rsidRPr="0048090B">
        <w:rPr>
          <w:rStyle w:val="ad"/>
          <w:rFonts w:ascii="Times New Roman" w:eastAsia="ＭＳ 明朝" w:hAnsi="Times New Roman" w:cs="Times New Roman"/>
          <w:sz w:val="21"/>
          <w:szCs w:val="21"/>
        </w:rPr>
        <w:commentReference w:id="560"/>
      </w:r>
      <w:bookmarkEnd w:id="559"/>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777777"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1" w:name="_Toc126693697"/>
      <w:commentRangeStart w:id="562"/>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commentRangeEnd w:id="562"/>
      <w:r w:rsidR="00607BEB" w:rsidRPr="0048090B">
        <w:rPr>
          <w:rStyle w:val="ad"/>
          <w:rFonts w:ascii="Times New Roman" w:eastAsia="ＭＳ 明朝" w:hAnsi="Times New Roman" w:cs="Times New Roman"/>
          <w:sz w:val="21"/>
          <w:szCs w:val="21"/>
        </w:rPr>
        <w:commentReference w:id="562"/>
      </w:r>
      <w:bookmarkEnd w:id="561"/>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7777777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3" w:name="_Toc126693698"/>
      <w:commentRangeStart w:id="564"/>
      <w:r w:rsidRPr="0048090B">
        <w:rPr>
          <w:rFonts w:ascii="Times New Roman" w:eastAsia="ＭＳ 明朝" w:hAnsi="Times New Roman" w:cs="Times New Roman"/>
          <w:color w:val="000000" w:themeColor="text1"/>
          <w:szCs w:val="21"/>
        </w:rPr>
        <w:t>220415CP_cell0.02g</w:t>
      </w:r>
      <w:commentRangeEnd w:id="564"/>
      <w:r w:rsidR="009D40EA" w:rsidRPr="0048090B">
        <w:rPr>
          <w:rStyle w:val="ad"/>
          <w:rFonts w:ascii="Times New Roman" w:eastAsia="ＭＳ 明朝" w:hAnsi="Times New Roman" w:cs="Times New Roman"/>
          <w:sz w:val="21"/>
          <w:szCs w:val="21"/>
        </w:rPr>
        <w:commentReference w:id="564"/>
      </w:r>
      <w:bookmarkEnd w:id="563"/>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77777777"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5" w:name="_Toc126693699"/>
      <w:commentRangeStart w:id="566"/>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commentRangeEnd w:id="566"/>
      <w:r w:rsidR="0001037F" w:rsidRPr="0048090B">
        <w:rPr>
          <w:rStyle w:val="ad"/>
          <w:rFonts w:ascii="Times New Roman" w:eastAsia="ＭＳ 明朝" w:hAnsi="Times New Roman" w:cs="Times New Roman"/>
          <w:sz w:val="21"/>
          <w:szCs w:val="21"/>
        </w:rPr>
        <w:commentReference w:id="566"/>
      </w:r>
      <w:bookmarkEnd w:id="565"/>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183BEF79"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7" w:name="_Toc126693700"/>
      <w:commentRangeStart w:id="568"/>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commentRangeEnd w:id="568"/>
      <w:r w:rsidR="00FB59CD" w:rsidRPr="0048090B">
        <w:rPr>
          <w:rStyle w:val="ad"/>
          <w:rFonts w:ascii="Times New Roman" w:eastAsia="ＭＳ 明朝" w:hAnsi="Times New Roman" w:cs="Times New Roman"/>
          <w:sz w:val="21"/>
          <w:szCs w:val="21"/>
        </w:rPr>
        <w:commentReference w:id="568"/>
      </w:r>
      <w:bookmarkEnd w:id="567"/>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49A3BC2E"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9" w:name="_Toc126693701"/>
      <w:commentRangeStart w:id="570"/>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commentRangeEnd w:id="570"/>
      <w:r w:rsidR="00772E81" w:rsidRPr="0048090B">
        <w:rPr>
          <w:rStyle w:val="ad"/>
          <w:rFonts w:ascii="Times New Roman" w:eastAsia="ＭＳ 明朝" w:hAnsi="Times New Roman" w:cs="Times New Roman"/>
          <w:sz w:val="21"/>
          <w:szCs w:val="21"/>
        </w:rPr>
        <w:commentReference w:id="570"/>
      </w:r>
      <w:bookmarkEnd w:id="569"/>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D1B1A6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1" w:name="_Toc126693702"/>
      <w:commentRangeStart w:id="572"/>
      <w:r w:rsidRPr="0048090B">
        <w:rPr>
          <w:rFonts w:ascii="Times New Roman" w:eastAsia="ＭＳ 明朝" w:hAnsi="Times New Roman" w:cs="Times New Roman"/>
          <w:color w:val="000000" w:themeColor="text1"/>
          <w:szCs w:val="21"/>
        </w:rPr>
        <w:t>220906CP_cell0.02g</w:t>
      </w:r>
      <w:commentRangeEnd w:id="572"/>
      <w:r w:rsidR="004A145F" w:rsidRPr="0048090B">
        <w:rPr>
          <w:rStyle w:val="ad"/>
          <w:rFonts w:ascii="Times New Roman" w:eastAsia="ＭＳ 明朝" w:hAnsi="Times New Roman" w:cs="Times New Roman"/>
          <w:sz w:val="21"/>
          <w:szCs w:val="21"/>
        </w:rPr>
        <w:commentReference w:id="572"/>
      </w:r>
      <w:bookmarkEnd w:id="571"/>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573"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5AB769EE"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4" w:name="_Toc126693703"/>
      <w:commentRangeStart w:id="575"/>
      <w:commentRangeStart w:id="576"/>
      <w:r w:rsidRPr="0048090B">
        <w:rPr>
          <w:rFonts w:ascii="Times New Roman" w:eastAsia="ＭＳ 明朝" w:hAnsi="Times New Roman" w:cs="Times New Roman"/>
          <w:color w:val="000000" w:themeColor="text1"/>
          <w:szCs w:val="21"/>
        </w:rPr>
        <w:t>220906CP_cell0.2g_1</w:t>
      </w:r>
      <w:bookmarkEnd w:id="573"/>
      <w:commentRangeEnd w:id="575"/>
      <w:r w:rsidR="00A760F5" w:rsidRPr="0048090B">
        <w:rPr>
          <w:rStyle w:val="ad"/>
          <w:rFonts w:ascii="Times New Roman" w:eastAsia="ＭＳ 明朝" w:hAnsi="Times New Roman" w:cs="Times New Roman"/>
          <w:sz w:val="21"/>
          <w:szCs w:val="21"/>
        </w:rPr>
        <w:commentReference w:id="575"/>
      </w:r>
      <w:commentRangeEnd w:id="576"/>
      <w:r w:rsidR="007F232C" w:rsidRPr="0048090B">
        <w:rPr>
          <w:rStyle w:val="ad"/>
          <w:rFonts w:ascii="Times New Roman" w:eastAsia="ＭＳ 明朝" w:hAnsi="Times New Roman" w:cs="Times New Roman"/>
          <w:sz w:val="21"/>
          <w:szCs w:val="21"/>
        </w:rPr>
        <w:commentReference w:id="576"/>
      </w:r>
      <w:bookmarkEnd w:id="574"/>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7777777"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7" w:name="_Toc126693704"/>
      <w:commentRangeStart w:id="578"/>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commentRangeEnd w:id="578"/>
      <w:r w:rsidR="00F97E31" w:rsidRPr="0048090B">
        <w:rPr>
          <w:rStyle w:val="ad"/>
          <w:rFonts w:ascii="Times New Roman" w:eastAsia="ＭＳ 明朝" w:hAnsi="Times New Roman" w:cs="Times New Roman"/>
          <w:sz w:val="21"/>
          <w:szCs w:val="21"/>
        </w:rPr>
        <w:commentReference w:id="578"/>
      </w:r>
      <w:bookmarkEnd w:id="577"/>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6E621077"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579"/>
      <w:commentRangeStart w:id="580"/>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commentRangeEnd w:id="579"/>
      <w:r w:rsidR="00F97E31" w:rsidRPr="0048090B">
        <w:rPr>
          <w:rStyle w:val="ad"/>
          <w:rFonts w:ascii="Times New Roman" w:eastAsia="ＭＳ 明朝" w:hAnsi="Times New Roman" w:cs="Times New Roman"/>
          <w:sz w:val="21"/>
          <w:szCs w:val="21"/>
        </w:rPr>
        <w:commentReference w:id="579"/>
      </w:r>
      <w:commentRangeEnd w:id="580"/>
      <w:r w:rsidR="007F232C" w:rsidRPr="0048090B">
        <w:rPr>
          <w:rStyle w:val="ad"/>
          <w:rFonts w:ascii="Times New Roman" w:eastAsia="ＭＳ 明朝" w:hAnsi="Times New Roman" w:cs="Times New Roman"/>
          <w:sz w:val="21"/>
          <w:szCs w:val="21"/>
        </w:rPr>
        <w:commentReference w:id="580"/>
      </w:r>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6ECE429"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581"/>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commentRangeEnd w:id="581"/>
      <w:r w:rsidR="00D75562" w:rsidRPr="0048090B">
        <w:rPr>
          <w:rStyle w:val="ad"/>
          <w:rFonts w:ascii="Times New Roman" w:eastAsia="ＭＳ 明朝" w:hAnsi="Times New Roman" w:cs="Times New Roman"/>
          <w:sz w:val="21"/>
          <w:szCs w:val="21"/>
        </w:rPr>
        <w:commentReference w:id="581"/>
      </w:r>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RDefault="005841E9" w:rsidP="008036F0">
      <w:pPr>
        <w:pStyle w:val="a4"/>
        <w:widowControl/>
        <w:ind w:leftChars="0" w:left="368"/>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RDefault="00E72BE4" w:rsidP="003C780C">
      <w:pPr>
        <w:pStyle w:val="a4"/>
        <w:widowControl/>
        <w:ind w:leftChars="0" w:left="368"/>
        <w:jc w:val="left"/>
        <w:outlineLvl w:val="2"/>
        <w:rPr>
          <w:rFonts w:ascii="Times New Roman" w:eastAsia="ＭＳ 明朝" w:hAnsi="Times New Roman" w:cs="Times New Roman"/>
          <w:color w:val="000000" w:themeColor="text1"/>
          <w:szCs w:val="21"/>
        </w:rPr>
      </w:pPr>
    </w:p>
    <w:p w14:paraId="124AED5C" w14:textId="77777777" w:rsidR="00E72BE4" w:rsidRPr="0048090B" w:rsidRDefault="00E72BE4" w:rsidP="00397EA1">
      <w:pPr>
        <w:widowControl/>
        <w:jc w:val="left"/>
        <w:outlineLvl w:val="2"/>
        <w:rPr>
          <w:rFonts w:ascii="Times New Roman" w:eastAsia="ＭＳ 明朝" w:hAnsi="Times New Roman" w:cs="Times New Roman"/>
          <w:color w:val="000000" w:themeColor="text1"/>
          <w:szCs w:val="21"/>
        </w:rPr>
      </w:pPr>
    </w:p>
    <w:p w14:paraId="1AA10757" w14:textId="694F8DB6"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2" w:name="_Toc126693705"/>
      <w:commentRangeStart w:id="583"/>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commentRangeEnd w:id="583"/>
      <w:r w:rsidR="00D75562" w:rsidRPr="0048090B">
        <w:rPr>
          <w:rStyle w:val="ad"/>
          <w:rFonts w:ascii="Times New Roman" w:eastAsia="ＭＳ 明朝" w:hAnsi="Times New Roman" w:cs="Times New Roman"/>
          <w:sz w:val="21"/>
          <w:szCs w:val="21"/>
        </w:rPr>
        <w:commentReference w:id="583"/>
      </w:r>
      <w:bookmarkEnd w:id="582"/>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10FD37BE"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4" w:name="_Toc126693706"/>
      <w:commentRangeStart w:id="585"/>
      <w:r w:rsidRPr="0048090B">
        <w:rPr>
          <w:rFonts w:ascii="Times New Roman" w:eastAsia="ＭＳ 明朝" w:hAnsi="Times New Roman" w:cs="Times New Roman"/>
          <w:color w:val="000000" w:themeColor="text1"/>
          <w:szCs w:val="21"/>
        </w:rPr>
        <w:t>220906CP_naf5μL_2</w:t>
      </w:r>
      <w:commentRangeEnd w:id="585"/>
      <w:r w:rsidR="00D75562" w:rsidRPr="0048090B">
        <w:rPr>
          <w:rStyle w:val="ad"/>
          <w:rFonts w:ascii="Times New Roman" w:eastAsia="ＭＳ 明朝" w:hAnsi="Times New Roman" w:cs="Times New Roman"/>
          <w:sz w:val="21"/>
          <w:szCs w:val="21"/>
        </w:rPr>
        <w:commentReference w:id="585"/>
      </w:r>
      <w:bookmarkEnd w:id="584"/>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4C7CD91"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586"/>
      <w:r w:rsidR="00FE3483" w:rsidRPr="0048090B">
        <w:rPr>
          <w:rFonts w:ascii="Times New Roman" w:eastAsia="ＭＳ 明朝" w:hAnsi="Times New Roman" w:cs="Times New Roman"/>
          <w:color w:val="000000" w:themeColor="text1"/>
          <w:szCs w:val="21"/>
        </w:rPr>
        <w:t>220906CP_naf5μL_3</w:t>
      </w:r>
      <w:commentRangeEnd w:id="586"/>
      <w:r w:rsidR="00DB1E7E" w:rsidRPr="0048090B">
        <w:rPr>
          <w:rStyle w:val="ad"/>
          <w:rFonts w:ascii="Times New Roman" w:eastAsia="ＭＳ 明朝" w:hAnsi="Times New Roman" w:cs="Times New Roman"/>
          <w:sz w:val="21"/>
          <w:szCs w:val="21"/>
        </w:rPr>
        <w:commentReference w:id="586"/>
      </w:r>
      <w:r w:rsidR="002A063A" w:rsidRPr="0048090B">
        <w:rPr>
          <w:rFonts w:ascii="Times New Roman" w:eastAsia="ＭＳ 明朝" w:hAnsi="Times New Roman" w:cs="Times New Roman"/>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05E7811C"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7" w:name="_Toc126693707"/>
      <w:commentRangeStart w:id="588"/>
      <w:r w:rsidRPr="0048090B">
        <w:rPr>
          <w:rFonts w:ascii="Times New Roman" w:eastAsia="ＭＳ 明朝" w:hAnsi="Times New Roman" w:cs="Times New Roman"/>
          <w:color w:val="000000" w:themeColor="text1"/>
          <w:szCs w:val="21"/>
        </w:rPr>
        <w:t>220906CP_naf10μL_1</w:t>
      </w:r>
      <w:commentRangeEnd w:id="588"/>
      <w:r w:rsidR="00DB1E7E" w:rsidRPr="0048090B">
        <w:rPr>
          <w:rStyle w:val="ad"/>
          <w:rFonts w:ascii="Times New Roman" w:eastAsia="ＭＳ 明朝" w:hAnsi="Times New Roman" w:cs="Times New Roman"/>
          <w:sz w:val="21"/>
          <w:szCs w:val="21"/>
        </w:rPr>
        <w:commentReference w:id="588"/>
      </w:r>
      <w:bookmarkEnd w:id="587"/>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73E71664"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9" w:name="_Toc126693708"/>
      <w:commentRangeStart w:id="590"/>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commentRangeEnd w:id="590"/>
      <w:r w:rsidR="00DB1E7E" w:rsidRPr="0048090B">
        <w:rPr>
          <w:rStyle w:val="ad"/>
          <w:rFonts w:ascii="Times New Roman" w:eastAsia="ＭＳ 明朝" w:hAnsi="Times New Roman" w:cs="Times New Roman"/>
          <w:sz w:val="21"/>
          <w:szCs w:val="21"/>
        </w:rPr>
        <w:commentReference w:id="590"/>
      </w:r>
      <w:bookmarkEnd w:id="589"/>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77777777"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1" w:name="_Toc126693709"/>
      <w:commentRangeStart w:id="592"/>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commentRangeEnd w:id="592"/>
      <w:r w:rsidR="003E1DA0" w:rsidRPr="0048090B">
        <w:rPr>
          <w:rStyle w:val="ad"/>
          <w:rFonts w:ascii="Times New Roman" w:eastAsia="ＭＳ 明朝" w:hAnsi="Times New Roman" w:cs="Times New Roman"/>
          <w:sz w:val="21"/>
          <w:szCs w:val="21"/>
        </w:rPr>
        <w:commentReference w:id="592"/>
      </w:r>
      <w:bookmarkEnd w:id="591"/>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37B55E9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3" w:name="_Toc126693710"/>
      <w:commentRangeStart w:id="594"/>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commentRangeEnd w:id="594"/>
      <w:r w:rsidR="003E1DA0" w:rsidRPr="0048090B">
        <w:rPr>
          <w:rStyle w:val="ad"/>
          <w:rFonts w:ascii="Times New Roman" w:eastAsia="ＭＳ 明朝" w:hAnsi="Times New Roman" w:cs="Times New Roman"/>
          <w:sz w:val="21"/>
          <w:szCs w:val="21"/>
        </w:rPr>
        <w:commentReference w:id="594"/>
      </w:r>
      <w:bookmarkEnd w:id="593"/>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EFAEC06"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5" w:name="_Toc126693711"/>
      <w:commentRangeStart w:id="596"/>
      <w:r w:rsidRPr="0048090B">
        <w:rPr>
          <w:rFonts w:ascii="Times New Roman" w:eastAsia="ＭＳ 明朝" w:hAnsi="Times New Roman" w:cs="Times New Roman"/>
          <w:color w:val="000000" w:themeColor="text1"/>
          <w:szCs w:val="21"/>
        </w:rPr>
        <w:t>220906CP_naf15μL</w:t>
      </w:r>
      <w:commentRangeEnd w:id="596"/>
      <w:r w:rsidR="00560D6F" w:rsidRPr="0048090B">
        <w:rPr>
          <w:rStyle w:val="ad"/>
          <w:rFonts w:ascii="Times New Roman" w:eastAsia="ＭＳ 明朝" w:hAnsi="Times New Roman" w:cs="Times New Roman"/>
          <w:sz w:val="21"/>
          <w:szCs w:val="21"/>
        </w:rPr>
        <w:commentReference w:id="596"/>
      </w:r>
      <w:bookmarkEnd w:id="595"/>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29A4301C"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7" w:name="_Toc126693712"/>
      <w:commentRangeStart w:id="598"/>
      <w:r w:rsidRPr="0048090B">
        <w:rPr>
          <w:rFonts w:ascii="Times New Roman" w:eastAsia="ＭＳ 明朝" w:hAnsi="Times New Roman" w:cs="Times New Roman"/>
          <w:color w:val="000000" w:themeColor="text1"/>
          <w:szCs w:val="21"/>
        </w:rPr>
        <w:t>220906CP_naf20μL</w:t>
      </w:r>
      <w:commentRangeEnd w:id="598"/>
      <w:r w:rsidR="00560D6F" w:rsidRPr="0048090B">
        <w:rPr>
          <w:rStyle w:val="ad"/>
          <w:rFonts w:ascii="Times New Roman" w:eastAsia="ＭＳ 明朝" w:hAnsi="Times New Roman" w:cs="Times New Roman"/>
          <w:sz w:val="21"/>
          <w:szCs w:val="21"/>
        </w:rPr>
        <w:commentReference w:id="598"/>
      </w:r>
      <w:bookmarkEnd w:id="597"/>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599" w:name="_Toc126693713"/>
      <w:r w:rsidRPr="0048090B">
        <w:rPr>
          <w:rFonts w:ascii="Times New Roman" w:eastAsia="ＭＳ 明朝" w:hAnsi="Times New Roman" w:cs="Times New Roman"/>
          <w:color w:val="000000" w:themeColor="text1"/>
          <w:szCs w:val="21"/>
        </w:rPr>
        <w:t>結言</w:t>
      </w:r>
      <w:bookmarkEnd w:id="599"/>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00" w:name="_Toc126693714"/>
      <w:r w:rsidRPr="0048090B">
        <w:rPr>
          <w:rFonts w:ascii="Times New Roman" w:eastAsia="ＭＳ 明朝" w:hAnsi="Times New Roman" w:cs="Times New Roman"/>
          <w:color w:val="000000" w:themeColor="text1"/>
          <w:szCs w:val="21"/>
        </w:rPr>
        <w:t>謝辞</w:t>
      </w:r>
      <w:bookmarkEnd w:id="600"/>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01" w:name="_Toc126693715"/>
      <w:r w:rsidRPr="0048090B">
        <w:rPr>
          <w:rFonts w:ascii="Times New Roman" w:eastAsia="ＭＳ 明朝" w:hAnsi="Times New Roman" w:cs="Times New Roman"/>
          <w:color w:val="000000" w:themeColor="text1"/>
          <w:szCs w:val="21"/>
        </w:rPr>
        <w:t>参考文献</w:t>
      </w:r>
      <w:bookmarkEnd w:id="601"/>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369"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391"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407"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441" w:author="松山 ファミリー" w:date="2023-01-30T16:43:00Z" w:initials="松山">
    <w:p w14:paraId="0DD39400" w14:textId="77777777" w:rsidR="00407078" w:rsidRDefault="00407078" w:rsidP="00BD12C1">
      <w:pPr>
        <w:jc w:val="left"/>
      </w:pPr>
      <w:r>
        <w:rPr>
          <w:rStyle w:val="ad"/>
        </w:rPr>
        <w:annotationRef/>
      </w:r>
      <w:r>
        <w:rPr>
          <w:color w:val="000000"/>
        </w:rPr>
        <w:t>OK</w:t>
      </w:r>
    </w:p>
  </w:comment>
  <w:comment w:id="444" w:author="松山 ファミリー" w:date="2023-01-30T16:46:00Z" w:initials="松山">
    <w:p w14:paraId="4D4BAAE0" w14:textId="77777777" w:rsidR="00AE2731" w:rsidRDefault="00AE2731" w:rsidP="00BD12C1">
      <w:pPr>
        <w:jc w:val="left"/>
      </w:pPr>
      <w:r>
        <w:rPr>
          <w:rStyle w:val="ad"/>
        </w:rPr>
        <w:annotationRef/>
      </w:r>
      <w:r>
        <w:rPr>
          <w:color w:val="000000"/>
        </w:rPr>
        <w:t>OK</w:t>
      </w:r>
    </w:p>
  </w:comment>
  <w:comment w:id="447" w:author="松山 ファミリー" w:date="2023-01-30T16:50:00Z" w:initials="松山">
    <w:p w14:paraId="2D6808DE" w14:textId="77777777" w:rsidR="00FA417A" w:rsidRDefault="00FA417A" w:rsidP="00BD12C1">
      <w:pPr>
        <w:jc w:val="left"/>
      </w:pPr>
      <w:r>
        <w:rPr>
          <w:rStyle w:val="ad"/>
        </w:rPr>
        <w:annotationRef/>
      </w:r>
      <w:r>
        <w:rPr>
          <w:color w:val="000000"/>
        </w:rPr>
        <w:t>OK</w:t>
      </w:r>
    </w:p>
  </w:comment>
  <w:comment w:id="449" w:author="松山 ファミリー" w:date="2023-01-30T16:50:00Z" w:initials="松山">
    <w:p w14:paraId="1072EB61" w14:textId="77777777" w:rsidR="00FA417A" w:rsidRDefault="00FA417A" w:rsidP="00BD12C1">
      <w:pPr>
        <w:jc w:val="left"/>
      </w:pPr>
      <w:r>
        <w:rPr>
          <w:rStyle w:val="ad"/>
        </w:rPr>
        <w:annotationRef/>
      </w:r>
      <w:r>
        <w:rPr>
          <w:color w:val="000000"/>
        </w:rPr>
        <w:t>OK</w:t>
      </w:r>
    </w:p>
  </w:comment>
  <w:comment w:id="452" w:author="松山 ファミリー" w:date="2023-01-30T17:04:00Z" w:initials="松山">
    <w:p w14:paraId="1A60B173" w14:textId="77777777" w:rsidR="007F76E6" w:rsidRDefault="007F76E6" w:rsidP="00BD12C1">
      <w:pPr>
        <w:jc w:val="left"/>
      </w:pPr>
      <w:r>
        <w:rPr>
          <w:rStyle w:val="ad"/>
        </w:rPr>
        <w:annotationRef/>
      </w:r>
      <w:r>
        <w:rPr>
          <w:color w:val="000000"/>
        </w:rPr>
        <w:t>OK</w:t>
      </w:r>
    </w:p>
  </w:comment>
  <w:comment w:id="453"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456" w:author="松山 ファミリー" w:date="2023-01-30T17:06:00Z" w:initials="松山">
    <w:p w14:paraId="1CEA6A33" w14:textId="77777777" w:rsidR="00855798" w:rsidRDefault="00855798" w:rsidP="00BD12C1">
      <w:pPr>
        <w:jc w:val="left"/>
      </w:pPr>
      <w:r>
        <w:rPr>
          <w:rStyle w:val="ad"/>
        </w:rPr>
        <w:annotationRef/>
      </w:r>
      <w:r>
        <w:rPr>
          <w:color w:val="000000"/>
        </w:rPr>
        <w:t>OK</w:t>
      </w:r>
    </w:p>
  </w:comment>
  <w:comment w:id="458" w:author="松山 ファミリー" w:date="2023-01-30T17:09:00Z" w:initials="松山">
    <w:p w14:paraId="40CD4387" w14:textId="77777777" w:rsidR="001E0A1A" w:rsidRDefault="001E0A1A" w:rsidP="00BD12C1">
      <w:pPr>
        <w:jc w:val="left"/>
      </w:pPr>
      <w:r>
        <w:rPr>
          <w:rStyle w:val="ad"/>
        </w:rPr>
        <w:annotationRef/>
      </w:r>
      <w:r>
        <w:rPr>
          <w:color w:val="000000"/>
        </w:rPr>
        <w:t>OK</w:t>
      </w:r>
    </w:p>
  </w:comment>
  <w:comment w:id="459" w:author="松山 ファミリー" w:date="2023-01-30T17:09:00Z" w:initials="松山">
    <w:p w14:paraId="6D8DEDCC" w14:textId="77777777" w:rsidR="001E0A1A" w:rsidRDefault="001E0A1A" w:rsidP="00BD12C1">
      <w:pPr>
        <w:jc w:val="left"/>
      </w:pPr>
      <w:r>
        <w:rPr>
          <w:rStyle w:val="ad"/>
        </w:rPr>
        <w:annotationRef/>
      </w:r>
      <w:r>
        <w:rPr>
          <w:color w:val="000000"/>
        </w:rPr>
        <w:t>OK</w:t>
      </w:r>
    </w:p>
  </w:comment>
  <w:comment w:id="462" w:author="松山 ファミリー" w:date="2023-01-30T17:49:00Z" w:initials="松山">
    <w:p w14:paraId="768B3A75" w14:textId="77777777" w:rsidR="00F67D61" w:rsidRDefault="00F67D61" w:rsidP="00F67D61">
      <w:pPr>
        <w:jc w:val="left"/>
      </w:pPr>
      <w:r>
        <w:rPr>
          <w:rStyle w:val="ad"/>
        </w:rPr>
        <w:annotationRef/>
      </w:r>
      <w:r>
        <w:rPr>
          <w:color w:val="000000"/>
        </w:rPr>
        <w:t>OK</w:t>
      </w:r>
    </w:p>
  </w:comment>
  <w:comment w:id="464" w:author="松山 ファミリー" w:date="2023-01-30T17:49:00Z" w:initials="松山">
    <w:p w14:paraId="564EA33F" w14:textId="77777777" w:rsidR="00F67D61" w:rsidRDefault="00F67D61" w:rsidP="00F67D61">
      <w:pPr>
        <w:jc w:val="left"/>
      </w:pPr>
      <w:r>
        <w:rPr>
          <w:rStyle w:val="ad"/>
        </w:rPr>
        <w:annotationRef/>
      </w:r>
      <w:r>
        <w:rPr>
          <w:color w:val="000000"/>
        </w:rPr>
        <w:t>OK</w:t>
      </w:r>
    </w:p>
  </w:comment>
  <w:comment w:id="466" w:author="松山 ファミリー" w:date="2023-01-30T17:49:00Z" w:initials="松山">
    <w:p w14:paraId="21D994C2" w14:textId="77777777" w:rsidR="00F67D61" w:rsidRDefault="00F67D61" w:rsidP="00F67D61">
      <w:pPr>
        <w:jc w:val="left"/>
      </w:pPr>
      <w:r>
        <w:rPr>
          <w:rStyle w:val="ad"/>
        </w:rPr>
        <w:annotationRef/>
      </w:r>
      <w:r>
        <w:t>未確認</w:t>
      </w:r>
    </w:p>
  </w:comment>
  <w:comment w:id="468" w:author="松山 ファミリー" w:date="2023-01-30T17:49:00Z" w:initials="松山">
    <w:p w14:paraId="332CAD65" w14:textId="77777777" w:rsidR="00F67D61" w:rsidRDefault="00F67D61" w:rsidP="00F67D61">
      <w:pPr>
        <w:jc w:val="left"/>
      </w:pPr>
      <w:r>
        <w:rPr>
          <w:rStyle w:val="ad"/>
        </w:rPr>
        <w:annotationRef/>
      </w:r>
      <w:r>
        <w:rPr>
          <w:color w:val="000000"/>
        </w:rPr>
        <w:t>OK</w:t>
      </w:r>
    </w:p>
  </w:comment>
  <w:comment w:id="470" w:author="松山 ファミリー" w:date="2023-01-30T17:49:00Z" w:initials="松山">
    <w:p w14:paraId="05965C60" w14:textId="77777777" w:rsidR="006B4E26" w:rsidRDefault="006B4E26" w:rsidP="006B4E26">
      <w:pPr>
        <w:jc w:val="left"/>
      </w:pPr>
      <w:r>
        <w:rPr>
          <w:rStyle w:val="ad"/>
        </w:rPr>
        <w:annotationRef/>
      </w:r>
      <w:r>
        <w:rPr>
          <w:color w:val="000000"/>
        </w:rPr>
        <w:t>OK</w:t>
      </w:r>
    </w:p>
  </w:comment>
  <w:comment w:id="472" w:author="松山 ファミリー" w:date="2023-01-30T17:49:00Z" w:initials="松山">
    <w:p w14:paraId="5404CA24" w14:textId="77777777" w:rsidR="00F67D61" w:rsidRDefault="00F67D61" w:rsidP="00F67D61">
      <w:pPr>
        <w:jc w:val="left"/>
      </w:pPr>
      <w:r>
        <w:rPr>
          <w:rStyle w:val="ad"/>
        </w:rPr>
        <w:annotationRef/>
      </w:r>
      <w:r>
        <w:rPr>
          <w:color w:val="000000"/>
        </w:rPr>
        <w:t>OK</w:t>
      </w:r>
    </w:p>
  </w:comment>
  <w:comment w:id="474" w:author="松山 ファミリー" w:date="2023-01-30T17:49:00Z" w:initials="松山">
    <w:p w14:paraId="56CBA7BC" w14:textId="77777777" w:rsidR="00F67D61" w:rsidRDefault="00F67D61" w:rsidP="00F67D61">
      <w:pPr>
        <w:jc w:val="left"/>
      </w:pPr>
      <w:r>
        <w:rPr>
          <w:rStyle w:val="ad"/>
        </w:rPr>
        <w:annotationRef/>
      </w:r>
      <w:r>
        <w:rPr>
          <w:color w:val="000000"/>
        </w:rPr>
        <w:t>OK</w:t>
      </w:r>
    </w:p>
  </w:comment>
  <w:comment w:id="477" w:author="松山 ファミリー" w:date="2023-01-30T21:23:00Z" w:initials="松山">
    <w:p w14:paraId="5DEEBD46" w14:textId="77777777" w:rsidR="00F67D61" w:rsidRDefault="00F67D61" w:rsidP="00F67D61">
      <w:pPr>
        <w:jc w:val="left"/>
      </w:pPr>
      <w:r>
        <w:rPr>
          <w:rStyle w:val="ad"/>
        </w:rPr>
        <w:annotationRef/>
      </w:r>
      <w:r>
        <w:rPr>
          <w:color w:val="000000"/>
        </w:rPr>
        <w:t>OK</w:t>
      </w:r>
    </w:p>
  </w:comment>
  <w:comment w:id="478" w:author="松山 ファミリー" w:date="2023-01-30T17:06:00Z" w:initials="松山">
    <w:p w14:paraId="2AE00870" w14:textId="77777777" w:rsidR="00F67D61" w:rsidRDefault="00F67D61" w:rsidP="00F67D61">
      <w:pPr>
        <w:jc w:val="left"/>
      </w:pPr>
      <w:r>
        <w:rPr>
          <w:rStyle w:val="ad"/>
        </w:rPr>
        <w:annotationRef/>
      </w:r>
      <w:r>
        <w:t>OK</w:t>
      </w:r>
    </w:p>
  </w:comment>
  <w:comment w:id="480" w:author="松山 ファミリー" w:date="2023-01-30T21:23:00Z" w:initials="松山">
    <w:p w14:paraId="6FB07AA4" w14:textId="77777777" w:rsidR="00F67D61" w:rsidRDefault="00F67D61" w:rsidP="00F67D61">
      <w:pPr>
        <w:jc w:val="left"/>
      </w:pPr>
      <w:r>
        <w:rPr>
          <w:rStyle w:val="ad"/>
        </w:rPr>
        <w:annotationRef/>
      </w:r>
      <w:r>
        <w:rPr>
          <w:color w:val="000000"/>
        </w:rPr>
        <w:t>OK</w:t>
      </w:r>
    </w:p>
  </w:comment>
  <w:comment w:id="481" w:author="松山 ファミリー" w:date="2023-01-30T17:06:00Z" w:initials="松山">
    <w:p w14:paraId="605DCA21" w14:textId="77777777" w:rsidR="00F67D61" w:rsidRDefault="00F67D61" w:rsidP="00F67D61">
      <w:pPr>
        <w:jc w:val="left"/>
      </w:pPr>
      <w:r>
        <w:rPr>
          <w:rStyle w:val="ad"/>
        </w:rPr>
        <w:annotationRef/>
      </w:r>
      <w:r>
        <w:t>OK</w:t>
      </w:r>
    </w:p>
  </w:comment>
  <w:comment w:id="484" w:author="松山 ファミリー" w:date="2023-01-30T21:23:00Z" w:initials="松山">
    <w:p w14:paraId="09204B34" w14:textId="77777777" w:rsidR="00F67D61" w:rsidRDefault="00F67D61" w:rsidP="00F67D61">
      <w:pPr>
        <w:jc w:val="left"/>
      </w:pPr>
      <w:r>
        <w:rPr>
          <w:rStyle w:val="ad"/>
        </w:rPr>
        <w:annotationRef/>
      </w:r>
      <w:r>
        <w:rPr>
          <w:color w:val="000000"/>
        </w:rPr>
        <w:t>OK</w:t>
      </w:r>
    </w:p>
  </w:comment>
  <w:comment w:id="486" w:author="松山 ファミリー" w:date="2023-01-30T21:23:00Z" w:initials="松山">
    <w:p w14:paraId="36F1BCFE" w14:textId="77777777" w:rsidR="00F67D61" w:rsidRDefault="00F67D61" w:rsidP="00F67D61">
      <w:pPr>
        <w:jc w:val="left"/>
      </w:pPr>
      <w:r>
        <w:rPr>
          <w:rStyle w:val="ad"/>
        </w:rPr>
        <w:annotationRef/>
      </w:r>
      <w:r>
        <w:rPr>
          <w:color w:val="000000"/>
        </w:rPr>
        <w:t>OK</w:t>
      </w:r>
    </w:p>
  </w:comment>
  <w:comment w:id="488" w:author="松山 ファミリー" w:date="2023-01-30T21:23:00Z" w:initials="松山">
    <w:p w14:paraId="72EC3177" w14:textId="77777777" w:rsidR="00F67D61" w:rsidRDefault="00F67D61" w:rsidP="00F67D61">
      <w:pPr>
        <w:jc w:val="left"/>
      </w:pPr>
      <w:r>
        <w:rPr>
          <w:rStyle w:val="ad"/>
        </w:rPr>
        <w:annotationRef/>
      </w:r>
      <w:r>
        <w:rPr>
          <w:color w:val="000000"/>
        </w:rPr>
        <w:t>OK</w:t>
      </w:r>
    </w:p>
  </w:comment>
  <w:comment w:id="490" w:author="松山 ファミリー" w:date="2023-01-30T21:23:00Z" w:initials="松山">
    <w:p w14:paraId="6A329039" w14:textId="77777777" w:rsidR="00F67D61" w:rsidRDefault="00F67D61" w:rsidP="00F67D61">
      <w:pPr>
        <w:jc w:val="left"/>
      </w:pPr>
      <w:r>
        <w:rPr>
          <w:rStyle w:val="ad"/>
        </w:rPr>
        <w:annotationRef/>
      </w:r>
      <w:r>
        <w:rPr>
          <w:color w:val="000000"/>
        </w:rPr>
        <w:t>OK</w:t>
      </w:r>
    </w:p>
  </w:comment>
  <w:comment w:id="492" w:author="松山 ファミリー" w:date="2023-01-30T21:37:00Z" w:initials="松山">
    <w:p w14:paraId="30D3CD6C" w14:textId="77777777" w:rsidR="00F67D61" w:rsidRDefault="00F67D61" w:rsidP="00F67D61">
      <w:pPr>
        <w:jc w:val="left"/>
      </w:pPr>
      <w:r>
        <w:rPr>
          <w:rStyle w:val="ad"/>
        </w:rPr>
        <w:annotationRef/>
      </w:r>
      <w:r>
        <w:rPr>
          <w:color w:val="000000"/>
        </w:rPr>
        <w:t>OK</w:t>
      </w:r>
    </w:p>
  </w:comment>
  <w:comment w:id="494" w:author="松山 ファミリー" w:date="2023-01-30T21:37:00Z" w:initials="松山">
    <w:p w14:paraId="487C8598" w14:textId="77777777" w:rsidR="00F67D61" w:rsidRDefault="00F67D61" w:rsidP="00F67D61">
      <w:pPr>
        <w:jc w:val="left"/>
      </w:pPr>
      <w:r>
        <w:rPr>
          <w:rStyle w:val="ad"/>
        </w:rPr>
        <w:annotationRef/>
      </w:r>
      <w:r>
        <w:rPr>
          <w:color w:val="000000"/>
        </w:rPr>
        <w:t>OK</w:t>
      </w:r>
    </w:p>
  </w:comment>
  <w:comment w:id="496" w:author="松山 ファミリー" w:date="2023-01-30T21:44:00Z" w:initials="松山">
    <w:p w14:paraId="6C1DFE7E" w14:textId="77777777" w:rsidR="00F67D61" w:rsidRDefault="00F67D61" w:rsidP="00F67D61">
      <w:pPr>
        <w:jc w:val="left"/>
      </w:pPr>
      <w:r>
        <w:rPr>
          <w:rStyle w:val="ad"/>
        </w:rPr>
        <w:annotationRef/>
      </w:r>
      <w:r>
        <w:rPr>
          <w:color w:val="000000"/>
        </w:rPr>
        <w:t>OK</w:t>
      </w:r>
    </w:p>
  </w:comment>
  <w:comment w:id="498" w:author="松山 ファミリー" w:date="2023-01-30T21:51:00Z" w:initials="松山">
    <w:p w14:paraId="55B925A7" w14:textId="77777777" w:rsidR="00F67D61" w:rsidRDefault="00F67D61" w:rsidP="00F67D61">
      <w:pPr>
        <w:jc w:val="left"/>
      </w:pPr>
      <w:r>
        <w:rPr>
          <w:rStyle w:val="ad"/>
        </w:rPr>
        <w:annotationRef/>
      </w:r>
      <w:r>
        <w:rPr>
          <w:color w:val="000000"/>
        </w:rPr>
        <w:t>OK</w:t>
      </w:r>
    </w:p>
  </w:comment>
  <w:comment w:id="500" w:author="松山 ファミリー" w:date="2023-01-30T21:51:00Z" w:initials="松山">
    <w:p w14:paraId="3AE65780" w14:textId="77777777" w:rsidR="00F67D61" w:rsidRDefault="00F67D61" w:rsidP="00F67D61">
      <w:pPr>
        <w:jc w:val="left"/>
      </w:pPr>
      <w:r>
        <w:rPr>
          <w:rStyle w:val="ad"/>
        </w:rPr>
        <w:annotationRef/>
      </w:r>
      <w:r>
        <w:rPr>
          <w:color w:val="000000"/>
        </w:rPr>
        <w:t>OK</w:t>
      </w:r>
    </w:p>
  </w:comment>
  <w:comment w:id="502"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505"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507"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509"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511"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513"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515"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518"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519"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522"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523"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525"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526"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528"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529"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531"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532"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534"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535"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537"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538"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540"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541"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543"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544"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547"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560"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562"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564"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566"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568"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570"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572"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575"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576"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578"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579"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580"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581"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583"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585"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586"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588"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590"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592"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594"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596"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598"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768B3A75" w15:done="0"/>
  <w15:commentEx w15:paraId="564EA33F" w15:done="0"/>
  <w15:commentEx w15:paraId="21D994C2" w15:done="0"/>
  <w15:commentEx w15:paraId="332CAD65" w15:done="0"/>
  <w15:commentEx w15:paraId="05965C60" w15:done="0"/>
  <w15:commentEx w15:paraId="5404CA24" w15:done="0"/>
  <w15:commentEx w15:paraId="56CBA7BC" w15:done="0"/>
  <w15:commentEx w15:paraId="5DEEBD46" w15:done="0"/>
  <w15:commentEx w15:paraId="2AE00870" w15:done="0"/>
  <w15:commentEx w15:paraId="6FB07AA4" w15:done="0"/>
  <w15:commentEx w15:paraId="605DCA21" w15:done="0"/>
  <w15:commentEx w15:paraId="09204B34" w15:done="0"/>
  <w15:commentEx w15:paraId="36F1BCFE" w15:done="0"/>
  <w15:commentEx w15:paraId="72EC3177" w15:done="0"/>
  <w15:commentEx w15:paraId="6A329039" w15:done="0"/>
  <w15:commentEx w15:paraId="30D3CD6C" w15:done="0"/>
  <w15:commentEx w15:paraId="487C8598" w15:done="0"/>
  <w15:commentEx w15:paraId="6C1DFE7E" w15:done="0"/>
  <w15:commentEx w15:paraId="55B925A7" w15:done="0"/>
  <w15:commentEx w15:paraId="3AE65780"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C2A24"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768B3A75" w16cid:durableId="27829D24"/>
  <w16cid:commentId w16cid:paraId="564EA33F" w16cid:durableId="27829C4D"/>
  <w16cid:commentId w16cid:paraId="21D994C2" w16cid:durableId="27829DD8"/>
  <w16cid:commentId w16cid:paraId="332CAD65" w16cid:durableId="27829DD9"/>
  <w16cid:commentId w16cid:paraId="05965C60" w16cid:durableId="278C2A24"/>
  <w16cid:commentId w16cid:paraId="5404CA24" w16cid:durableId="27829EE9"/>
  <w16cid:commentId w16cid:paraId="56CBA7BC" w16cid:durableId="27829940"/>
  <w16cid:commentId w16cid:paraId="5DEEBD46" w16cid:durableId="2782B3C6"/>
  <w16cid:commentId w16cid:paraId="2AE00870" w16cid:durableId="27869E3C"/>
  <w16cid:commentId w16cid:paraId="6FB07AA4" w16cid:durableId="2782BDD5"/>
  <w16cid:commentId w16cid:paraId="605DCA21" w16cid:durableId="2786A852"/>
  <w16cid:commentId w16cid:paraId="09204B34" w16cid:durableId="2782B4EC"/>
  <w16cid:commentId w16cid:paraId="36F1BCFE" w16cid:durableId="2782B3D3"/>
  <w16cid:commentId w16cid:paraId="72EC3177" w16cid:durableId="2782B3DF"/>
  <w16cid:commentId w16cid:paraId="6A329039" w16cid:durableId="2782B409"/>
  <w16cid:commentId w16cid:paraId="30D3CD6C" w16cid:durableId="2782B714"/>
  <w16cid:commentId w16cid:paraId="487C8598" w16cid:durableId="2782B70D"/>
  <w16cid:commentId w16cid:paraId="6C1DFE7E" w16cid:durableId="2782B8AE"/>
  <w16cid:commentId w16cid:paraId="55B925A7" w16cid:durableId="2782BA6C"/>
  <w16cid:commentId w16cid:paraId="3AE65780" w16cid:durableId="2782BA75"/>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D8A0" w14:textId="77777777" w:rsidR="00576156" w:rsidRDefault="00576156" w:rsidP="00576156">
      <w:r>
        <w:separator/>
      </w:r>
    </w:p>
  </w:endnote>
  <w:endnote w:type="continuationSeparator" w:id="0">
    <w:p w14:paraId="756736B4" w14:textId="77777777" w:rsidR="00576156" w:rsidRDefault="00576156"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7270" w14:textId="77777777" w:rsidR="00576156" w:rsidRDefault="00576156" w:rsidP="00576156">
      <w:r>
        <w:separator/>
      </w:r>
    </w:p>
  </w:footnote>
  <w:footnote w:type="continuationSeparator" w:id="0">
    <w:p w14:paraId="169E15C7" w14:textId="77777777" w:rsidR="00576156" w:rsidRDefault="00576156"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70B6C28"/>
    <w:multiLevelType w:val="multilevel"/>
    <w:tmpl w:val="0409001F"/>
    <w:numStyleLink w:val="111111"/>
  </w:abstractNum>
  <w:abstractNum w:abstractNumId="24"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0"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6"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7"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3"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3"/>
  </w:num>
  <w:num w:numId="2" w16cid:durableId="1569266219">
    <w:abstractNumId w:val="19"/>
  </w:num>
  <w:num w:numId="3" w16cid:durableId="1226523977">
    <w:abstractNumId w:val="35"/>
  </w:num>
  <w:num w:numId="4" w16cid:durableId="1645890940">
    <w:abstractNumId w:val="36"/>
  </w:num>
  <w:num w:numId="5" w16cid:durableId="1800683321">
    <w:abstractNumId w:val="18"/>
  </w:num>
  <w:num w:numId="6" w16cid:durableId="1070736851">
    <w:abstractNumId w:val="34"/>
  </w:num>
  <w:num w:numId="7" w16cid:durableId="1811626936">
    <w:abstractNumId w:val="5"/>
  </w:num>
  <w:num w:numId="8" w16cid:durableId="519395444">
    <w:abstractNumId w:val="61"/>
  </w:num>
  <w:num w:numId="9" w16cid:durableId="801727530">
    <w:abstractNumId w:val="7"/>
  </w:num>
  <w:num w:numId="10" w16cid:durableId="130173410">
    <w:abstractNumId w:val="14"/>
  </w:num>
  <w:num w:numId="11" w16cid:durableId="193154180">
    <w:abstractNumId w:val="38"/>
  </w:num>
  <w:num w:numId="12" w16cid:durableId="229003330">
    <w:abstractNumId w:val="25"/>
  </w:num>
  <w:num w:numId="13" w16cid:durableId="1566263516">
    <w:abstractNumId w:val="41"/>
  </w:num>
  <w:num w:numId="14" w16cid:durableId="707795979">
    <w:abstractNumId w:val="37"/>
  </w:num>
  <w:num w:numId="15" w16cid:durableId="1194729923">
    <w:abstractNumId w:val="45"/>
  </w:num>
  <w:num w:numId="16" w16cid:durableId="1331102978">
    <w:abstractNumId w:val="1"/>
  </w:num>
  <w:num w:numId="17" w16cid:durableId="686441044">
    <w:abstractNumId w:val="27"/>
  </w:num>
  <w:num w:numId="18" w16cid:durableId="661734305">
    <w:abstractNumId w:val="64"/>
  </w:num>
  <w:num w:numId="19" w16cid:durableId="361444703">
    <w:abstractNumId w:val="0"/>
  </w:num>
  <w:num w:numId="20" w16cid:durableId="1166820306">
    <w:abstractNumId w:val="49"/>
  </w:num>
  <w:num w:numId="21" w16cid:durableId="1784300502">
    <w:abstractNumId w:val="48"/>
  </w:num>
  <w:num w:numId="22" w16cid:durableId="1053383960">
    <w:abstractNumId w:val="46"/>
  </w:num>
  <w:num w:numId="23" w16cid:durableId="1547788826">
    <w:abstractNumId w:val="59"/>
  </w:num>
  <w:num w:numId="24" w16cid:durableId="1620720149">
    <w:abstractNumId w:val="21"/>
  </w:num>
  <w:num w:numId="25" w16cid:durableId="1262641860">
    <w:abstractNumId w:val="62"/>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30"/>
  </w:num>
  <w:num w:numId="31" w16cid:durableId="855198126">
    <w:abstractNumId w:val="33"/>
  </w:num>
  <w:num w:numId="32" w16cid:durableId="2074347501">
    <w:abstractNumId w:val="11"/>
  </w:num>
  <w:num w:numId="33" w16cid:durableId="1162425567">
    <w:abstractNumId w:val="50"/>
  </w:num>
  <w:num w:numId="34" w16cid:durableId="2113042445">
    <w:abstractNumId w:val="53"/>
  </w:num>
  <w:num w:numId="35" w16cid:durableId="649990584">
    <w:abstractNumId w:val="15"/>
  </w:num>
  <w:num w:numId="36" w16cid:durableId="1001813819">
    <w:abstractNumId w:val="2"/>
  </w:num>
  <w:num w:numId="37" w16cid:durableId="126164567">
    <w:abstractNumId w:val="28"/>
  </w:num>
  <w:num w:numId="38" w16cid:durableId="1107115335">
    <w:abstractNumId w:val="58"/>
  </w:num>
  <w:num w:numId="39" w16cid:durableId="860045783">
    <w:abstractNumId w:val="16"/>
  </w:num>
  <w:num w:numId="40" w16cid:durableId="1396007377">
    <w:abstractNumId w:val="57"/>
  </w:num>
  <w:num w:numId="41" w16cid:durableId="1680540216">
    <w:abstractNumId w:val="26"/>
  </w:num>
  <w:num w:numId="42" w16cid:durableId="469984366">
    <w:abstractNumId w:val="31"/>
  </w:num>
  <w:num w:numId="43" w16cid:durableId="1716468401">
    <w:abstractNumId w:val="56"/>
  </w:num>
  <w:num w:numId="44" w16cid:durableId="260115921">
    <w:abstractNumId w:val="63"/>
  </w:num>
  <w:num w:numId="45" w16cid:durableId="452796236">
    <w:abstractNumId w:val="6"/>
  </w:num>
  <w:num w:numId="46" w16cid:durableId="32267308">
    <w:abstractNumId w:val="60"/>
  </w:num>
  <w:num w:numId="47" w16cid:durableId="315497234">
    <w:abstractNumId w:val="44"/>
  </w:num>
  <w:num w:numId="48" w16cid:durableId="241070306">
    <w:abstractNumId w:val="47"/>
  </w:num>
  <w:num w:numId="49" w16cid:durableId="317658528">
    <w:abstractNumId w:val="12"/>
  </w:num>
  <w:num w:numId="50" w16cid:durableId="528421155">
    <w:abstractNumId w:val="39"/>
  </w:num>
  <w:num w:numId="51" w16cid:durableId="1080903848">
    <w:abstractNumId w:val="8"/>
  </w:num>
  <w:num w:numId="52" w16cid:durableId="363989026">
    <w:abstractNumId w:val="42"/>
  </w:num>
  <w:num w:numId="53" w16cid:durableId="1509903858">
    <w:abstractNumId w:val="10"/>
  </w:num>
  <w:num w:numId="54" w16cid:durableId="1882815428">
    <w:abstractNumId w:val="3"/>
  </w:num>
  <w:num w:numId="55" w16cid:durableId="1489130218">
    <w:abstractNumId w:val="9"/>
  </w:num>
  <w:num w:numId="56" w16cid:durableId="1097553056">
    <w:abstractNumId w:val="40"/>
  </w:num>
  <w:num w:numId="57" w16cid:durableId="1956673803">
    <w:abstractNumId w:val="32"/>
  </w:num>
  <w:num w:numId="58" w16cid:durableId="785732053">
    <w:abstractNumId w:val="55"/>
  </w:num>
  <w:num w:numId="59" w16cid:durableId="573903880">
    <w:abstractNumId w:val="29"/>
  </w:num>
  <w:num w:numId="60" w16cid:durableId="1217737274">
    <w:abstractNumId w:val="24"/>
  </w:num>
  <w:num w:numId="61" w16cid:durableId="730226094">
    <w:abstractNumId w:val="23"/>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3"/>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1"/>
  </w:num>
  <w:num w:numId="64" w16cid:durableId="2121097751">
    <w:abstractNumId w:val="54"/>
  </w:num>
  <w:num w:numId="65" w16cid:durableId="1039356093">
    <w:abstractNumId w:val="22"/>
  </w:num>
  <w:num w:numId="66" w16cid:durableId="59716276">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activeWritingStyle w:appName="MSWord" w:lang="en-US" w:vendorID="64" w:dllVersion="0" w:nlCheck="1" w:checkStyle="0"/>
  <w:activeWritingStyle w:appName="MSWord" w:lang="ja-JP" w:vendorID="64" w:dllVersion="0" w:nlCheck="1" w:checkStyle="1"/>
  <w:proofState w:spelling="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31F"/>
    <w:rsid w:val="000D588B"/>
    <w:rsid w:val="000E1302"/>
    <w:rsid w:val="000E1CAC"/>
    <w:rsid w:val="000E1F2C"/>
    <w:rsid w:val="000E233B"/>
    <w:rsid w:val="000E397F"/>
    <w:rsid w:val="000E49A6"/>
    <w:rsid w:val="000E4D16"/>
    <w:rsid w:val="000E4D18"/>
    <w:rsid w:val="000E681F"/>
    <w:rsid w:val="000E7DE4"/>
    <w:rsid w:val="000F0BF1"/>
    <w:rsid w:val="000F0DB8"/>
    <w:rsid w:val="000F0DD3"/>
    <w:rsid w:val="000F13B6"/>
    <w:rsid w:val="000F3E1A"/>
    <w:rsid w:val="000F6D91"/>
    <w:rsid w:val="000F7EEE"/>
    <w:rsid w:val="001008C8"/>
    <w:rsid w:val="00101424"/>
    <w:rsid w:val="001043F7"/>
    <w:rsid w:val="00104482"/>
    <w:rsid w:val="001048BC"/>
    <w:rsid w:val="001117E0"/>
    <w:rsid w:val="00111A8C"/>
    <w:rsid w:val="001121D6"/>
    <w:rsid w:val="00116A02"/>
    <w:rsid w:val="00116B7C"/>
    <w:rsid w:val="0012044A"/>
    <w:rsid w:val="00121B53"/>
    <w:rsid w:val="00122631"/>
    <w:rsid w:val="00122F8E"/>
    <w:rsid w:val="0012425E"/>
    <w:rsid w:val="00124261"/>
    <w:rsid w:val="00126418"/>
    <w:rsid w:val="0012784F"/>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791"/>
    <w:rsid w:val="0015391C"/>
    <w:rsid w:val="0015645D"/>
    <w:rsid w:val="0015693A"/>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493"/>
    <w:rsid w:val="00197665"/>
    <w:rsid w:val="001A42F9"/>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3354"/>
    <w:rsid w:val="00224A75"/>
    <w:rsid w:val="00224C0C"/>
    <w:rsid w:val="00225B3F"/>
    <w:rsid w:val="002265F9"/>
    <w:rsid w:val="002278DC"/>
    <w:rsid w:val="00227D3B"/>
    <w:rsid w:val="00230515"/>
    <w:rsid w:val="00230890"/>
    <w:rsid w:val="00230ED8"/>
    <w:rsid w:val="0023293B"/>
    <w:rsid w:val="00235691"/>
    <w:rsid w:val="00235CEF"/>
    <w:rsid w:val="00235EE3"/>
    <w:rsid w:val="002367CF"/>
    <w:rsid w:val="002370D0"/>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1898"/>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167"/>
    <w:rsid w:val="002A063A"/>
    <w:rsid w:val="002A3CE8"/>
    <w:rsid w:val="002A4848"/>
    <w:rsid w:val="002A69D9"/>
    <w:rsid w:val="002B0510"/>
    <w:rsid w:val="002B0AB0"/>
    <w:rsid w:val="002B2A85"/>
    <w:rsid w:val="002B2D5A"/>
    <w:rsid w:val="002B36B2"/>
    <w:rsid w:val="002B4513"/>
    <w:rsid w:val="002B4637"/>
    <w:rsid w:val="002B471B"/>
    <w:rsid w:val="002B4DD6"/>
    <w:rsid w:val="002B548F"/>
    <w:rsid w:val="002B5B49"/>
    <w:rsid w:val="002B5F10"/>
    <w:rsid w:val="002B7348"/>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059"/>
    <w:rsid w:val="002D7975"/>
    <w:rsid w:val="002E0122"/>
    <w:rsid w:val="002E035D"/>
    <w:rsid w:val="002E2657"/>
    <w:rsid w:val="002E4048"/>
    <w:rsid w:val="002E45CE"/>
    <w:rsid w:val="002E4BD5"/>
    <w:rsid w:val="002E53D3"/>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5F48"/>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4328"/>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2247"/>
    <w:rsid w:val="00453279"/>
    <w:rsid w:val="00453ABD"/>
    <w:rsid w:val="004578F1"/>
    <w:rsid w:val="00460551"/>
    <w:rsid w:val="00460B10"/>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2A29"/>
    <w:rsid w:val="004E3E0B"/>
    <w:rsid w:val="004E417D"/>
    <w:rsid w:val="004E4AFC"/>
    <w:rsid w:val="004E53CF"/>
    <w:rsid w:val="004E5D4B"/>
    <w:rsid w:val="004E64F7"/>
    <w:rsid w:val="004E6B44"/>
    <w:rsid w:val="004E6BEB"/>
    <w:rsid w:val="004E7D97"/>
    <w:rsid w:val="004F272F"/>
    <w:rsid w:val="00500D5F"/>
    <w:rsid w:val="00500F3D"/>
    <w:rsid w:val="005015FA"/>
    <w:rsid w:val="00502B3E"/>
    <w:rsid w:val="0050355C"/>
    <w:rsid w:val="00503F96"/>
    <w:rsid w:val="0050416E"/>
    <w:rsid w:val="00504978"/>
    <w:rsid w:val="00505696"/>
    <w:rsid w:val="00505E7A"/>
    <w:rsid w:val="0050659F"/>
    <w:rsid w:val="005118ED"/>
    <w:rsid w:val="00512701"/>
    <w:rsid w:val="0051307F"/>
    <w:rsid w:val="00515D4A"/>
    <w:rsid w:val="005167C4"/>
    <w:rsid w:val="00516A64"/>
    <w:rsid w:val="00516B5B"/>
    <w:rsid w:val="005170DC"/>
    <w:rsid w:val="0052081A"/>
    <w:rsid w:val="0052178C"/>
    <w:rsid w:val="005222A9"/>
    <w:rsid w:val="005256FA"/>
    <w:rsid w:val="0052726D"/>
    <w:rsid w:val="00527BC9"/>
    <w:rsid w:val="00527FD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916C7"/>
    <w:rsid w:val="0059240D"/>
    <w:rsid w:val="00593F77"/>
    <w:rsid w:val="00595BD6"/>
    <w:rsid w:val="005A11F0"/>
    <w:rsid w:val="005A2076"/>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7B7F"/>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55B96"/>
    <w:rsid w:val="00660169"/>
    <w:rsid w:val="00661D4C"/>
    <w:rsid w:val="0066262E"/>
    <w:rsid w:val="00664E77"/>
    <w:rsid w:val="00666D27"/>
    <w:rsid w:val="00666FF7"/>
    <w:rsid w:val="0067081F"/>
    <w:rsid w:val="006710F9"/>
    <w:rsid w:val="006726AB"/>
    <w:rsid w:val="00672886"/>
    <w:rsid w:val="00672D67"/>
    <w:rsid w:val="006735D0"/>
    <w:rsid w:val="006743F8"/>
    <w:rsid w:val="00674844"/>
    <w:rsid w:val="00675CE6"/>
    <w:rsid w:val="006778A3"/>
    <w:rsid w:val="00677F39"/>
    <w:rsid w:val="00681694"/>
    <w:rsid w:val="00683EE1"/>
    <w:rsid w:val="00684A5A"/>
    <w:rsid w:val="00686D46"/>
    <w:rsid w:val="00686F58"/>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3C64"/>
    <w:rsid w:val="006B4C73"/>
    <w:rsid w:val="006B4E26"/>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DF1"/>
    <w:rsid w:val="00716B57"/>
    <w:rsid w:val="00716EAE"/>
    <w:rsid w:val="00717D16"/>
    <w:rsid w:val="00720E28"/>
    <w:rsid w:val="007218C4"/>
    <w:rsid w:val="007227DB"/>
    <w:rsid w:val="00722E4C"/>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185"/>
    <w:rsid w:val="00783E18"/>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5C30"/>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9F9"/>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48AB"/>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9008A5"/>
    <w:rsid w:val="00900B79"/>
    <w:rsid w:val="00902B20"/>
    <w:rsid w:val="009040D7"/>
    <w:rsid w:val="00906024"/>
    <w:rsid w:val="00906B7A"/>
    <w:rsid w:val="009104EA"/>
    <w:rsid w:val="009107A3"/>
    <w:rsid w:val="009115AE"/>
    <w:rsid w:val="00911E48"/>
    <w:rsid w:val="00912C8C"/>
    <w:rsid w:val="00913700"/>
    <w:rsid w:val="00922F79"/>
    <w:rsid w:val="009242D9"/>
    <w:rsid w:val="00924ABF"/>
    <w:rsid w:val="009252F7"/>
    <w:rsid w:val="00933DDF"/>
    <w:rsid w:val="00933F79"/>
    <w:rsid w:val="009345E4"/>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6EB3"/>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1A83"/>
    <w:rsid w:val="00992A7C"/>
    <w:rsid w:val="0099544B"/>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5A56"/>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213F"/>
    <w:rsid w:val="00A53248"/>
    <w:rsid w:val="00A5340C"/>
    <w:rsid w:val="00A54927"/>
    <w:rsid w:val="00A54F64"/>
    <w:rsid w:val="00A55522"/>
    <w:rsid w:val="00A55D5F"/>
    <w:rsid w:val="00A571B0"/>
    <w:rsid w:val="00A60B12"/>
    <w:rsid w:val="00A61DA1"/>
    <w:rsid w:val="00A67039"/>
    <w:rsid w:val="00A671B3"/>
    <w:rsid w:val="00A67E76"/>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5325"/>
    <w:rsid w:val="00A8785C"/>
    <w:rsid w:val="00A87A5F"/>
    <w:rsid w:val="00A906CA"/>
    <w:rsid w:val="00A907A0"/>
    <w:rsid w:val="00A92F41"/>
    <w:rsid w:val="00A93352"/>
    <w:rsid w:val="00A93C1D"/>
    <w:rsid w:val="00A94881"/>
    <w:rsid w:val="00A952F7"/>
    <w:rsid w:val="00A9677B"/>
    <w:rsid w:val="00A96E79"/>
    <w:rsid w:val="00AA03C4"/>
    <w:rsid w:val="00AA0892"/>
    <w:rsid w:val="00AA2709"/>
    <w:rsid w:val="00AA32BF"/>
    <w:rsid w:val="00AA389B"/>
    <w:rsid w:val="00AA39E4"/>
    <w:rsid w:val="00AA47FD"/>
    <w:rsid w:val="00AA4ADE"/>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69F9"/>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743B"/>
    <w:rsid w:val="00B87457"/>
    <w:rsid w:val="00B90754"/>
    <w:rsid w:val="00B91017"/>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0A42"/>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07D9"/>
    <w:rsid w:val="00BE138E"/>
    <w:rsid w:val="00BE3638"/>
    <w:rsid w:val="00BE5C0A"/>
    <w:rsid w:val="00BE6D75"/>
    <w:rsid w:val="00BF19DC"/>
    <w:rsid w:val="00BF2585"/>
    <w:rsid w:val="00BF39C7"/>
    <w:rsid w:val="00BF52D4"/>
    <w:rsid w:val="00BF630C"/>
    <w:rsid w:val="00C02492"/>
    <w:rsid w:val="00C0485A"/>
    <w:rsid w:val="00C060DC"/>
    <w:rsid w:val="00C06911"/>
    <w:rsid w:val="00C1042E"/>
    <w:rsid w:val="00C10D0D"/>
    <w:rsid w:val="00C11351"/>
    <w:rsid w:val="00C12116"/>
    <w:rsid w:val="00C121CA"/>
    <w:rsid w:val="00C12C6A"/>
    <w:rsid w:val="00C152B3"/>
    <w:rsid w:val="00C20E6A"/>
    <w:rsid w:val="00C2177C"/>
    <w:rsid w:val="00C21C9A"/>
    <w:rsid w:val="00C25AF3"/>
    <w:rsid w:val="00C26CC6"/>
    <w:rsid w:val="00C3007F"/>
    <w:rsid w:val="00C30088"/>
    <w:rsid w:val="00C32CA4"/>
    <w:rsid w:val="00C3652C"/>
    <w:rsid w:val="00C3676D"/>
    <w:rsid w:val="00C36AF5"/>
    <w:rsid w:val="00C4012C"/>
    <w:rsid w:val="00C407D2"/>
    <w:rsid w:val="00C41CF0"/>
    <w:rsid w:val="00C446D0"/>
    <w:rsid w:val="00C45149"/>
    <w:rsid w:val="00C453B5"/>
    <w:rsid w:val="00C45A82"/>
    <w:rsid w:val="00C45DEF"/>
    <w:rsid w:val="00C468E5"/>
    <w:rsid w:val="00C470BA"/>
    <w:rsid w:val="00C50201"/>
    <w:rsid w:val="00C51265"/>
    <w:rsid w:val="00C54296"/>
    <w:rsid w:val="00C54506"/>
    <w:rsid w:val="00C54D8F"/>
    <w:rsid w:val="00C55EC2"/>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882"/>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377D9"/>
    <w:rsid w:val="00D408BC"/>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274A"/>
    <w:rsid w:val="00D828A5"/>
    <w:rsid w:val="00D832B6"/>
    <w:rsid w:val="00D834CB"/>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8F4"/>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48DC"/>
    <w:rsid w:val="00E4604D"/>
    <w:rsid w:val="00E4609D"/>
    <w:rsid w:val="00E4779D"/>
    <w:rsid w:val="00E5006E"/>
    <w:rsid w:val="00E51C71"/>
    <w:rsid w:val="00E539E5"/>
    <w:rsid w:val="00E54A83"/>
    <w:rsid w:val="00E54D1B"/>
    <w:rsid w:val="00E554E8"/>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328"/>
    <w:rsid w:val="00E82CA9"/>
    <w:rsid w:val="00E8597E"/>
    <w:rsid w:val="00E85AC5"/>
    <w:rsid w:val="00E86710"/>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46F9"/>
    <w:rsid w:val="00EB543F"/>
    <w:rsid w:val="00EB62E0"/>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DCF"/>
    <w:rsid w:val="00F714A9"/>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88</Pages>
  <Words>7373</Words>
  <Characters>42030</Characters>
  <Application>Microsoft Office Word</Application>
  <DocSecurity>0</DocSecurity>
  <Lines>350</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49305</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13</cp:revision>
  <cp:lastPrinted>2023-02-07T05:28:00Z</cp:lastPrinted>
  <dcterms:created xsi:type="dcterms:W3CDTF">2023-02-07T12:24:00Z</dcterms:created>
  <dcterms:modified xsi:type="dcterms:W3CDTF">2023-02-07T12:43:00Z</dcterms:modified>
</cp:coreProperties>
</file>